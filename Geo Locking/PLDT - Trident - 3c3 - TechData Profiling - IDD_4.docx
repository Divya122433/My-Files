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B224A" w14:textId="48928D05" w:rsidR="00C70C07" w:rsidRPr="003A4ED1" w:rsidRDefault="008F4C32" w:rsidP="00C70C07">
      <w:pPr>
        <w:pStyle w:val="AccountName"/>
      </w:pPr>
      <w:bookmarkStart w:id="0" w:name="_Toc304107625"/>
      <w:bookmarkStart w:id="1" w:name="_Toc210110040"/>
      <w:bookmarkStart w:id="2" w:name="_Toc162345703"/>
      <w:bookmarkStart w:id="3" w:name="_Toc111544189"/>
      <w:bookmarkStart w:id="4" w:name="_Toc110135889"/>
      <w:bookmarkStart w:id="5" w:name="_Toc304106389"/>
      <w:bookmarkStart w:id="6" w:name="_Toc304460655"/>
      <w:bookmarkStart w:id="7" w:name="_Toc315702889"/>
      <w:bookmarkStart w:id="8" w:name="_Toc100488109"/>
      <w:bookmarkStart w:id="9" w:name="_Toc99349398"/>
      <w:bookmarkStart w:id="10" w:name="_Toc82833864"/>
      <w:r>
        <w:t>PLDT TRIDENT</w:t>
      </w:r>
    </w:p>
    <w:p w14:paraId="6F9F45DA" w14:textId="55D3733C" w:rsidR="00C70C07" w:rsidRPr="003A4ED1" w:rsidRDefault="008F4C32" w:rsidP="00907D53">
      <w:pPr>
        <w:pStyle w:val="AccountName"/>
      </w:pPr>
      <w:r>
        <w:t>Software Release 10.3.2</w:t>
      </w:r>
    </w:p>
    <w:p w14:paraId="4C47AC4A" w14:textId="7CD09A8A" w:rsidR="00C70C07" w:rsidRPr="003A4ED1" w:rsidRDefault="008F4C32" w:rsidP="002E53CD">
      <w:pPr>
        <w:pStyle w:val="DocumentName"/>
      </w:pPr>
      <w:r>
        <w:t xml:space="preserve">PLDT - Trident - 3c3 - </w:t>
      </w:r>
      <w:proofErr w:type="spellStart"/>
      <w:r>
        <w:t>TechData</w:t>
      </w:r>
      <w:proofErr w:type="spellEnd"/>
      <w:r>
        <w:t xml:space="preserve"> Profiling - IDD</w:t>
      </w:r>
    </w:p>
    <w:p w14:paraId="74A96287" w14:textId="5A29BD14" w:rsidR="00C70C07" w:rsidRDefault="008F4C32" w:rsidP="00C70C07">
      <w:pPr>
        <w:pStyle w:val="DocumentType"/>
        <w:rPr>
          <w:lang w:val="fr-FR"/>
        </w:rPr>
      </w:pPr>
      <w:r>
        <w:rPr>
          <w:lang w:val="fr-FR"/>
        </w:rPr>
        <w:t>Interface Design Document</w:t>
      </w:r>
    </w:p>
    <w:p w14:paraId="2135D878" w14:textId="6B0BD850" w:rsidR="00C70C07" w:rsidRPr="00DA31B9" w:rsidRDefault="008F4C32" w:rsidP="0018619D">
      <w:pPr>
        <w:pStyle w:val="DocumentType"/>
        <w:rPr>
          <w:lang w:val="fr-FR"/>
        </w:rPr>
      </w:pPr>
      <w:r>
        <w:rPr>
          <w:lang w:val="fr-FR"/>
        </w:rPr>
        <w:t>Version 0.14</w:t>
      </w:r>
    </w:p>
    <w:p w14:paraId="29BE3E26" w14:textId="77777777" w:rsidR="00C70C07" w:rsidRPr="00DA31B9" w:rsidRDefault="00C70C07" w:rsidP="00C70C07">
      <w:pPr>
        <w:pStyle w:val="DocumentInformation"/>
        <w:rPr>
          <w:lang w:val="fr-FR"/>
        </w:rPr>
      </w:pPr>
      <w:r w:rsidRPr="00DA31B9">
        <w:rPr>
          <w:lang w:val="fr-FR"/>
        </w:rPr>
        <w:t>Document Information</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92"/>
        <w:gridCol w:w="6627"/>
      </w:tblGrid>
      <w:tr w:rsidR="00C70C07" w:rsidRPr="003A4ED1" w14:paraId="39108D68" w14:textId="77777777" w:rsidTr="00C70C07">
        <w:trPr>
          <w:cantSplit/>
          <w:tblHeader/>
        </w:trPr>
        <w:tc>
          <w:tcPr>
            <w:tcW w:w="1326" w:type="pct"/>
            <w:tcBorders>
              <w:bottom w:val="single" w:sz="4" w:space="0" w:color="808080"/>
            </w:tcBorders>
            <w:shd w:val="clear" w:color="auto" w:fill="626469"/>
            <w:vAlign w:val="center"/>
          </w:tcPr>
          <w:p w14:paraId="02630762" w14:textId="77777777" w:rsidR="00C70C07" w:rsidRPr="003A4ED1" w:rsidRDefault="00C70C07" w:rsidP="00C70C07">
            <w:pPr>
              <w:pStyle w:val="HeaderTable"/>
              <w:rPr>
                <w:color w:val="FFFFFF"/>
              </w:rPr>
            </w:pPr>
            <w:r w:rsidRPr="003A4ED1">
              <w:rPr>
                <w:color w:val="FFFFFF"/>
              </w:rPr>
              <w:t>Software Release:</w:t>
            </w:r>
          </w:p>
        </w:tc>
        <w:tc>
          <w:tcPr>
            <w:tcW w:w="3674" w:type="pct"/>
            <w:tcBorders>
              <w:bottom w:val="single" w:sz="4" w:space="0" w:color="808080"/>
            </w:tcBorders>
            <w:shd w:val="clear" w:color="auto" w:fill="626469"/>
            <w:vAlign w:val="center"/>
          </w:tcPr>
          <w:p w14:paraId="2C1EEA55" w14:textId="03A50422" w:rsidR="00C70C07" w:rsidRPr="003A4ED1" w:rsidRDefault="008F4C32" w:rsidP="00907D53">
            <w:pPr>
              <w:pStyle w:val="HeaderTable"/>
              <w:rPr>
                <w:bCs/>
                <w:color w:val="FFFFFF"/>
              </w:rPr>
            </w:pPr>
            <w:r>
              <w:rPr>
                <w:bCs/>
                <w:color w:val="FFFFFF"/>
              </w:rPr>
              <w:t>10.3.2</w:t>
            </w:r>
          </w:p>
        </w:tc>
      </w:tr>
      <w:tr w:rsidR="00C70C07" w:rsidRPr="003A4ED1" w14:paraId="36E5A503" w14:textId="77777777" w:rsidTr="00C70C07">
        <w:trPr>
          <w:cantSplit/>
        </w:trPr>
        <w:tc>
          <w:tcPr>
            <w:tcW w:w="1326" w:type="pct"/>
            <w:tcBorders>
              <w:bottom w:val="single" w:sz="4" w:space="0" w:color="808080"/>
            </w:tcBorders>
            <w:shd w:val="clear" w:color="auto" w:fill="auto"/>
          </w:tcPr>
          <w:p w14:paraId="4B0DA70C" w14:textId="77777777" w:rsidR="00C70C07" w:rsidRPr="003A4ED1" w:rsidRDefault="00C70C07" w:rsidP="00C70C07">
            <w:pPr>
              <w:pStyle w:val="BodyTextTable"/>
            </w:pPr>
            <w:r w:rsidRPr="003A4ED1">
              <w:t>Catalog Number:</w:t>
            </w:r>
          </w:p>
        </w:tc>
        <w:tc>
          <w:tcPr>
            <w:tcW w:w="3674" w:type="pct"/>
            <w:tcBorders>
              <w:bottom w:val="single" w:sz="4" w:space="0" w:color="808080"/>
            </w:tcBorders>
            <w:shd w:val="clear" w:color="auto" w:fill="auto"/>
          </w:tcPr>
          <w:p w14:paraId="65CE5026" w14:textId="33A9C3D9" w:rsidR="00C70C07" w:rsidRPr="003A4ED1" w:rsidRDefault="008F4C32" w:rsidP="0018619D">
            <w:pPr>
              <w:pStyle w:val="BodyTextTable"/>
              <w:rPr>
                <w:b/>
                <w:bCs/>
              </w:rPr>
            </w:pPr>
            <w:proofErr w:type="spellStart"/>
            <w:r>
              <w:rPr>
                <w:b/>
                <w:bCs/>
              </w:rPr>
              <w:t>document_center</w:t>
            </w:r>
            <w:proofErr w:type="spellEnd"/>
            <w:r>
              <w:rPr>
                <w:b/>
                <w:bCs/>
              </w:rPr>
              <w:t>\3692556 Version 0.14</w:t>
            </w:r>
          </w:p>
        </w:tc>
      </w:tr>
      <w:tr w:rsidR="00C70C07" w:rsidRPr="003A4ED1" w14:paraId="6B84572B" w14:textId="77777777" w:rsidTr="00C70C07">
        <w:trPr>
          <w:cantSplit/>
        </w:trPr>
        <w:tc>
          <w:tcPr>
            <w:tcW w:w="1326" w:type="pct"/>
            <w:tcBorders>
              <w:bottom w:val="single" w:sz="4" w:space="0" w:color="808080"/>
            </w:tcBorders>
            <w:shd w:val="clear" w:color="auto" w:fill="auto"/>
          </w:tcPr>
          <w:p w14:paraId="22F82A73" w14:textId="77777777" w:rsidR="00C70C07" w:rsidRPr="003A4ED1" w:rsidRDefault="00C70C07" w:rsidP="00C70C07">
            <w:pPr>
              <w:pStyle w:val="BodyTextTable"/>
            </w:pPr>
            <w:r w:rsidRPr="003A4ED1">
              <w:t>Information Security:</w:t>
            </w:r>
          </w:p>
        </w:tc>
        <w:tc>
          <w:tcPr>
            <w:tcW w:w="3674" w:type="pct"/>
            <w:tcBorders>
              <w:bottom w:val="single" w:sz="4" w:space="0" w:color="808080"/>
            </w:tcBorders>
            <w:shd w:val="clear" w:color="auto" w:fill="auto"/>
          </w:tcPr>
          <w:p w14:paraId="258146C2" w14:textId="1710AD98" w:rsidR="00C70C07" w:rsidRPr="003A4ED1" w:rsidRDefault="008F4C32" w:rsidP="00C70C07">
            <w:pPr>
              <w:pStyle w:val="BodyTextTable"/>
              <w:rPr>
                <w:b/>
                <w:bCs/>
              </w:rPr>
            </w:pPr>
            <w:r>
              <w:rPr>
                <w:b/>
                <w:bCs/>
              </w:rPr>
              <w:t>Level 1 - Confidential</w:t>
            </w:r>
          </w:p>
        </w:tc>
      </w:tr>
      <w:tr w:rsidR="00C70C07" w:rsidRPr="003A4ED1" w14:paraId="08901EAB" w14:textId="77777777" w:rsidTr="00C70C07">
        <w:trPr>
          <w:cantSplit/>
        </w:trPr>
        <w:tc>
          <w:tcPr>
            <w:tcW w:w="1326" w:type="pct"/>
            <w:tcBorders>
              <w:bottom w:val="single" w:sz="4" w:space="0" w:color="808080"/>
            </w:tcBorders>
            <w:shd w:val="clear" w:color="auto" w:fill="auto"/>
          </w:tcPr>
          <w:p w14:paraId="4F10EC87" w14:textId="77777777" w:rsidR="00C70C07" w:rsidRPr="003A4ED1" w:rsidRDefault="00C70C07" w:rsidP="00C70C07">
            <w:pPr>
              <w:pStyle w:val="BodyTextTable"/>
            </w:pPr>
            <w:r w:rsidRPr="003A4ED1">
              <w:t>Account/FOP:</w:t>
            </w:r>
          </w:p>
        </w:tc>
        <w:tc>
          <w:tcPr>
            <w:tcW w:w="3674" w:type="pct"/>
            <w:tcBorders>
              <w:bottom w:val="single" w:sz="4" w:space="0" w:color="808080"/>
            </w:tcBorders>
            <w:shd w:val="clear" w:color="auto" w:fill="auto"/>
          </w:tcPr>
          <w:p w14:paraId="574EE410" w14:textId="39BE27EC" w:rsidR="00C70C07" w:rsidRPr="003A4ED1" w:rsidRDefault="008F4C32" w:rsidP="00C70C07">
            <w:pPr>
              <w:pStyle w:val="BodyTextTable"/>
              <w:rPr>
                <w:b/>
                <w:bCs/>
              </w:rPr>
            </w:pPr>
            <w:r>
              <w:rPr>
                <w:b/>
                <w:bCs/>
              </w:rPr>
              <w:t>PLDT - Project 3c AIA - IDDs</w:t>
            </w:r>
          </w:p>
        </w:tc>
      </w:tr>
      <w:tr w:rsidR="00C70C07" w:rsidRPr="003A4ED1" w14:paraId="7BCF23AA" w14:textId="77777777" w:rsidTr="00C70C07">
        <w:trPr>
          <w:cantSplit/>
        </w:trPr>
        <w:tc>
          <w:tcPr>
            <w:tcW w:w="1326" w:type="pct"/>
            <w:tcBorders>
              <w:bottom w:val="single" w:sz="4" w:space="0" w:color="808080"/>
            </w:tcBorders>
            <w:shd w:val="clear" w:color="auto" w:fill="auto"/>
          </w:tcPr>
          <w:p w14:paraId="1BF54C55" w14:textId="77777777" w:rsidR="00C70C07" w:rsidRPr="003A4ED1" w:rsidRDefault="00C70C07" w:rsidP="00C70C07">
            <w:pPr>
              <w:pStyle w:val="BodyTextTable"/>
            </w:pPr>
            <w:r w:rsidRPr="003A4ED1">
              <w:t>Author:</w:t>
            </w:r>
          </w:p>
        </w:tc>
        <w:tc>
          <w:tcPr>
            <w:tcW w:w="3674" w:type="pct"/>
            <w:tcBorders>
              <w:bottom w:val="single" w:sz="4" w:space="0" w:color="808080"/>
            </w:tcBorders>
            <w:shd w:val="clear" w:color="auto" w:fill="auto"/>
          </w:tcPr>
          <w:p w14:paraId="2C7E13ED" w14:textId="76B769C2" w:rsidR="00C70C07" w:rsidRPr="003A4ED1" w:rsidRDefault="008F4C32" w:rsidP="00C70C07">
            <w:pPr>
              <w:pStyle w:val="BodyTextTable"/>
              <w:rPr>
                <w:b/>
                <w:bCs/>
              </w:rPr>
            </w:pPr>
            <w:proofErr w:type="spellStart"/>
            <w:r>
              <w:rPr>
                <w:b/>
                <w:bCs/>
              </w:rPr>
              <w:t>Shaul</w:t>
            </w:r>
            <w:proofErr w:type="spellEnd"/>
            <w:r>
              <w:rPr>
                <w:b/>
                <w:bCs/>
              </w:rPr>
              <w:t xml:space="preserve"> Cohen</w:t>
            </w:r>
          </w:p>
        </w:tc>
      </w:tr>
      <w:tr w:rsidR="00C70C07" w:rsidRPr="003A4ED1" w14:paraId="088FBA01" w14:textId="77777777" w:rsidTr="00C70C07">
        <w:trPr>
          <w:cantSplit/>
        </w:trPr>
        <w:tc>
          <w:tcPr>
            <w:tcW w:w="1326" w:type="pct"/>
            <w:tcBorders>
              <w:bottom w:val="single" w:sz="4" w:space="0" w:color="808080"/>
            </w:tcBorders>
            <w:shd w:val="clear" w:color="auto" w:fill="auto"/>
          </w:tcPr>
          <w:p w14:paraId="54983647" w14:textId="77777777" w:rsidR="00C70C07" w:rsidRPr="003A4ED1" w:rsidRDefault="00C70C07" w:rsidP="00C70C07">
            <w:pPr>
              <w:pStyle w:val="BodyTextTable"/>
            </w:pPr>
            <w:r w:rsidRPr="003A4ED1">
              <w:t>Editor:</w:t>
            </w:r>
          </w:p>
        </w:tc>
        <w:tc>
          <w:tcPr>
            <w:tcW w:w="3674" w:type="pct"/>
            <w:tcBorders>
              <w:bottom w:val="single" w:sz="4" w:space="0" w:color="808080"/>
            </w:tcBorders>
            <w:shd w:val="clear" w:color="auto" w:fill="auto"/>
          </w:tcPr>
          <w:p w14:paraId="6E673601" w14:textId="2F178F26" w:rsidR="00C70C07" w:rsidRPr="003A4ED1" w:rsidRDefault="008F4C32" w:rsidP="00C70C07">
            <w:pPr>
              <w:pStyle w:val="BodyTextTable"/>
              <w:rPr>
                <w:b/>
                <w:bCs/>
              </w:rPr>
            </w:pPr>
            <w:proofErr w:type="spellStart"/>
            <w:r>
              <w:rPr>
                <w:b/>
                <w:bCs/>
              </w:rPr>
              <w:t>Shaul</w:t>
            </w:r>
            <w:proofErr w:type="spellEnd"/>
            <w:r>
              <w:rPr>
                <w:b/>
                <w:bCs/>
              </w:rPr>
              <w:t xml:space="preserve"> Cohen</w:t>
            </w:r>
          </w:p>
        </w:tc>
      </w:tr>
      <w:tr w:rsidR="00C70C07" w:rsidRPr="003A4ED1" w14:paraId="2D9501A0" w14:textId="77777777" w:rsidTr="00C70C07">
        <w:trPr>
          <w:cantSplit/>
        </w:trPr>
        <w:tc>
          <w:tcPr>
            <w:tcW w:w="1326" w:type="pct"/>
            <w:tcBorders>
              <w:bottom w:val="single" w:sz="4" w:space="0" w:color="808080"/>
            </w:tcBorders>
            <w:shd w:val="clear" w:color="auto" w:fill="auto"/>
          </w:tcPr>
          <w:p w14:paraId="0CDF72BC" w14:textId="77777777" w:rsidR="00C70C07" w:rsidRPr="003A4ED1" w:rsidRDefault="00C70C07" w:rsidP="00C70C07">
            <w:pPr>
              <w:pStyle w:val="BodyTextTable"/>
            </w:pPr>
            <w:r w:rsidRPr="003A4ED1">
              <w:t>Last Edited:</w:t>
            </w:r>
          </w:p>
        </w:tc>
        <w:tc>
          <w:tcPr>
            <w:tcW w:w="3674" w:type="pct"/>
            <w:tcBorders>
              <w:bottom w:val="single" w:sz="4" w:space="0" w:color="808080"/>
            </w:tcBorders>
            <w:shd w:val="clear" w:color="auto" w:fill="auto"/>
          </w:tcPr>
          <w:p w14:paraId="73415CE0" w14:textId="3C07461F" w:rsidR="00C70C07" w:rsidRPr="003A4ED1" w:rsidRDefault="008F4C32" w:rsidP="00C70C07">
            <w:pPr>
              <w:pStyle w:val="BodyTextTable"/>
              <w:rPr>
                <w:b/>
                <w:bCs/>
              </w:rPr>
            </w:pPr>
            <w:r>
              <w:rPr>
                <w:b/>
                <w:bCs/>
              </w:rPr>
              <w:t>Sep-21-2022 10:03:18 AM</w:t>
            </w:r>
          </w:p>
        </w:tc>
      </w:tr>
      <w:tr w:rsidR="00C70C07" w:rsidRPr="003A4ED1" w14:paraId="318D2455" w14:textId="77777777" w:rsidTr="00C70C07">
        <w:trPr>
          <w:cantSplit/>
        </w:trPr>
        <w:tc>
          <w:tcPr>
            <w:tcW w:w="1326" w:type="pct"/>
            <w:tcBorders>
              <w:bottom w:val="single" w:sz="4" w:space="0" w:color="808080"/>
            </w:tcBorders>
            <w:shd w:val="clear" w:color="auto" w:fill="auto"/>
          </w:tcPr>
          <w:p w14:paraId="486C2187" w14:textId="77777777" w:rsidR="00C70C07" w:rsidRPr="003A4ED1" w:rsidRDefault="00C70C07" w:rsidP="00C70C07">
            <w:pPr>
              <w:pStyle w:val="BodyTextTable"/>
              <w:keepNext/>
              <w:keepLines/>
            </w:pPr>
            <w:r w:rsidRPr="003A4ED1">
              <w:t>File Name:</w:t>
            </w:r>
          </w:p>
        </w:tc>
        <w:tc>
          <w:tcPr>
            <w:tcW w:w="3674" w:type="pct"/>
            <w:tcBorders>
              <w:bottom w:val="single" w:sz="4" w:space="0" w:color="808080"/>
            </w:tcBorders>
            <w:shd w:val="clear" w:color="auto" w:fill="auto"/>
          </w:tcPr>
          <w:p w14:paraId="774F200A" w14:textId="415F6A80" w:rsidR="00C70C07" w:rsidRPr="003A4ED1" w:rsidRDefault="008F4C32" w:rsidP="00C70C07">
            <w:pPr>
              <w:pStyle w:val="BodyTextTable"/>
              <w:rPr>
                <w:b/>
                <w:bCs/>
              </w:rPr>
            </w:pPr>
            <w:r>
              <w:rPr>
                <w:b/>
                <w:bCs/>
              </w:rPr>
              <w:t xml:space="preserve">PLDT - Trident - 3c3 - </w:t>
            </w:r>
            <w:proofErr w:type="spellStart"/>
            <w:r>
              <w:rPr>
                <w:b/>
                <w:bCs/>
              </w:rPr>
              <w:t>TechData</w:t>
            </w:r>
            <w:proofErr w:type="spellEnd"/>
            <w:r>
              <w:rPr>
                <w:b/>
                <w:bCs/>
              </w:rPr>
              <w:t xml:space="preserve"> Profiling - IDD.docx</w:t>
            </w:r>
          </w:p>
        </w:tc>
      </w:tr>
      <w:tr w:rsidR="00C70C07" w:rsidRPr="003A4ED1" w14:paraId="085940D7" w14:textId="77777777" w:rsidTr="00C70C07">
        <w:trPr>
          <w:cantSplit/>
        </w:trPr>
        <w:tc>
          <w:tcPr>
            <w:tcW w:w="1326" w:type="pct"/>
            <w:shd w:val="clear" w:color="auto" w:fill="auto"/>
          </w:tcPr>
          <w:p w14:paraId="0EB79EBC" w14:textId="77777777" w:rsidR="00C70C07" w:rsidRPr="003A4ED1" w:rsidRDefault="00C70C07" w:rsidP="00C70C07">
            <w:pPr>
              <w:pStyle w:val="BodyTextTable"/>
            </w:pPr>
            <w:r w:rsidRPr="003A4ED1">
              <w:t>Template:</w:t>
            </w:r>
          </w:p>
        </w:tc>
        <w:tc>
          <w:tcPr>
            <w:tcW w:w="3674" w:type="pct"/>
            <w:shd w:val="clear" w:color="auto" w:fill="auto"/>
          </w:tcPr>
          <w:p w14:paraId="35513B35" w14:textId="118F037D" w:rsidR="00C70C07" w:rsidRPr="003A4ED1" w:rsidRDefault="008F4C32" w:rsidP="00C70C07">
            <w:pPr>
              <w:pStyle w:val="BodyTextTable"/>
              <w:rPr>
                <w:b/>
                <w:bCs/>
              </w:rPr>
            </w:pPr>
            <w:r>
              <w:rPr>
                <w:b/>
                <w:bCs/>
              </w:rPr>
              <w:t>New Development.dotm</w:t>
            </w:r>
          </w:p>
        </w:tc>
      </w:tr>
    </w:tbl>
    <w:p w14:paraId="631930C0" w14:textId="77777777" w:rsidR="00C70C07" w:rsidRPr="003A4ED1" w:rsidRDefault="00C70C07" w:rsidP="00C70C07">
      <w:pPr>
        <w:pStyle w:val="ReleaseNotesTitle"/>
        <w:outlineLvl w:val="0"/>
        <w:sectPr w:rsidR="00C70C07" w:rsidRPr="003A4ED1" w:rsidSect="008F4C32">
          <w:headerReference w:type="even" r:id="rId11"/>
          <w:headerReference w:type="default" r:id="rId12"/>
          <w:footerReference w:type="even" r:id="rId13"/>
          <w:footerReference w:type="default" r:id="rId14"/>
          <w:headerReference w:type="first" r:id="rId15"/>
          <w:footerReference w:type="first" r:id="rId16"/>
          <w:pgSz w:w="11909" w:h="16834" w:code="1"/>
          <w:pgMar w:top="1440" w:right="1440" w:bottom="1440" w:left="1440" w:header="720" w:footer="801" w:gutter="0"/>
          <w:pgBorders w:offsetFrom="page">
            <w:bottom w:val="single" w:sz="4" w:space="24" w:color="FFFFFF"/>
          </w:pgBorders>
          <w:pgNumType w:start="1"/>
          <w:cols w:space="708"/>
          <w:titlePg/>
          <w:docGrid w:linePitch="360"/>
        </w:sectPr>
      </w:pPr>
    </w:p>
    <w:p w14:paraId="58701BE0" w14:textId="77777777" w:rsidR="00C70C07" w:rsidRPr="003A4ED1" w:rsidRDefault="00C70C07" w:rsidP="00C70C07">
      <w:pPr>
        <w:pStyle w:val="ReleaseNotesTitle"/>
      </w:pPr>
      <w:r w:rsidRPr="003A4ED1">
        <w:t>Document Release Information</w:t>
      </w:r>
    </w:p>
    <w:tbl>
      <w:tblPr>
        <w:tblW w:w="3576"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Change w:id="11" w:author="Eyal Bekerman" w:date="2022-09-20T11:03:00Z">
          <w:tblPr>
            <w:tblW w:w="40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PrChange>
      </w:tblPr>
      <w:tblGrid>
        <w:gridCol w:w="2138"/>
        <w:gridCol w:w="1644"/>
        <w:gridCol w:w="1458"/>
        <w:gridCol w:w="2814"/>
        <w:gridCol w:w="872"/>
        <w:gridCol w:w="1047"/>
        <w:tblGridChange w:id="12">
          <w:tblGrid>
            <w:gridCol w:w="2138"/>
            <w:gridCol w:w="36"/>
            <w:gridCol w:w="1608"/>
            <w:gridCol w:w="64"/>
            <w:gridCol w:w="1483"/>
            <w:gridCol w:w="2725"/>
            <w:gridCol w:w="137"/>
            <w:gridCol w:w="735"/>
            <w:gridCol w:w="151"/>
            <w:gridCol w:w="896"/>
            <w:gridCol w:w="171"/>
          </w:tblGrid>
        </w:tblGridChange>
      </w:tblGrid>
      <w:tr w:rsidR="001364D2" w:rsidRPr="003A4ED1" w14:paraId="50F309C7" w14:textId="77777777" w:rsidTr="001364D2">
        <w:trPr>
          <w:cantSplit/>
          <w:tblHeader/>
          <w:trPrChange w:id="13" w:author="Eyal Bekerman" w:date="2022-09-20T11:03:00Z">
            <w:trPr>
              <w:cantSplit/>
              <w:tblHeader/>
            </w:trPr>
          </w:trPrChange>
        </w:trPr>
        <w:tc>
          <w:tcPr>
            <w:tcW w:w="1072" w:type="pct"/>
            <w:tcBorders>
              <w:bottom w:val="single" w:sz="4" w:space="0" w:color="808080"/>
            </w:tcBorders>
            <w:shd w:val="clear" w:color="auto" w:fill="626469"/>
            <w:vAlign w:val="center"/>
            <w:hideMark/>
            <w:tcPrChange w:id="14" w:author="Eyal Bekerman" w:date="2022-09-20T11:03:00Z">
              <w:tcPr>
                <w:tcW w:w="935" w:type="pct"/>
                <w:gridSpan w:val="2"/>
                <w:tcBorders>
                  <w:bottom w:val="single" w:sz="4" w:space="0" w:color="808080"/>
                </w:tcBorders>
                <w:shd w:val="clear" w:color="auto" w:fill="626469"/>
                <w:vAlign w:val="center"/>
                <w:hideMark/>
              </w:tcPr>
            </w:tcPrChange>
          </w:tcPr>
          <w:p w14:paraId="3B181B80" w14:textId="77777777" w:rsidR="001364D2" w:rsidRPr="003A4ED1" w:rsidRDefault="001364D2" w:rsidP="00C70C07">
            <w:pPr>
              <w:pStyle w:val="HeaderTable"/>
              <w:rPr>
                <w:color w:val="FFFFFF"/>
              </w:rPr>
            </w:pPr>
            <w:r w:rsidRPr="003A4ED1">
              <w:rPr>
                <w:color w:val="FFFFFF"/>
              </w:rPr>
              <w:t>Editor/Author</w:t>
            </w:r>
          </w:p>
        </w:tc>
        <w:tc>
          <w:tcPr>
            <w:tcW w:w="824" w:type="pct"/>
            <w:tcBorders>
              <w:bottom w:val="single" w:sz="4" w:space="0" w:color="808080"/>
            </w:tcBorders>
            <w:shd w:val="clear" w:color="auto" w:fill="626469"/>
            <w:vAlign w:val="center"/>
            <w:hideMark/>
            <w:tcPrChange w:id="15" w:author="Eyal Bekerman" w:date="2022-09-20T11:03:00Z">
              <w:tcPr>
                <w:tcW w:w="719" w:type="pct"/>
                <w:gridSpan w:val="2"/>
                <w:tcBorders>
                  <w:bottom w:val="single" w:sz="4" w:space="0" w:color="808080"/>
                </w:tcBorders>
                <w:shd w:val="clear" w:color="auto" w:fill="626469"/>
                <w:vAlign w:val="center"/>
                <w:hideMark/>
              </w:tcPr>
            </w:tcPrChange>
          </w:tcPr>
          <w:p w14:paraId="0F80C27E" w14:textId="77777777" w:rsidR="001364D2" w:rsidRPr="003A4ED1" w:rsidRDefault="001364D2" w:rsidP="00C70C07">
            <w:pPr>
              <w:pStyle w:val="HeaderTable"/>
              <w:rPr>
                <w:rFonts w:eastAsiaTheme="minorHAnsi" w:cs="Arial"/>
                <w:color w:val="FFFFFF"/>
                <w:szCs w:val="18"/>
              </w:rPr>
            </w:pPr>
            <w:r w:rsidRPr="003A4ED1">
              <w:rPr>
                <w:color w:val="FFFFFF"/>
              </w:rPr>
              <w:t>Edit Date*</w:t>
            </w:r>
          </w:p>
        </w:tc>
        <w:tc>
          <w:tcPr>
            <w:tcW w:w="731" w:type="pct"/>
            <w:shd w:val="clear" w:color="auto" w:fill="626469"/>
            <w:vAlign w:val="center"/>
            <w:hideMark/>
            <w:tcPrChange w:id="16" w:author="Eyal Bekerman" w:date="2022-09-20T11:03:00Z">
              <w:tcPr>
                <w:tcW w:w="638" w:type="pct"/>
                <w:shd w:val="clear" w:color="auto" w:fill="626469"/>
                <w:vAlign w:val="center"/>
                <w:hideMark/>
              </w:tcPr>
            </w:tcPrChange>
          </w:tcPr>
          <w:p w14:paraId="59B22474" w14:textId="77777777" w:rsidR="001364D2" w:rsidRPr="003A4ED1" w:rsidRDefault="001364D2" w:rsidP="00C70C07">
            <w:pPr>
              <w:pStyle w:val="HeaderTable"/>
              <w:rPr>
                <w:color w:val="FFFFFF"/>
              </w:rPr>
            </w:pPr>
            <w:r w:rsidRPr="003A4ED1">
              <w:rPr>
                <w:color w:val="FFFFFF"/>
              </w:rPr>
              <w:t>Section</w:t>
            </w:r>
          </w:p>
        </w:tc>
        <w:tc>
          <w:tcPr>
            <w:tcW w:w="1411" w:type="pct"/>
            <w:shd w:val="clear" w:color="auto" w:fill="626469"/>
            <w:vAlign w:val="center"/>
            <w:hideMark/>
            <w:tcPrChange w:id="17" w:author="Eyal Bekerman" w:date="2022-09-20T11:03:00Z">
              <w:tcPr>
                <w:tcW w:w="1231" w:type="pct"/>
                <w:gridSpan w:val="2"/>
                <w:shd w:val="clear" w:color="auto" w:fill="626469"/>
                <w:vAlign w:val="center"/>
                <w:hideMark/>
              </w:tcPr>
            </w:tcPrChange>
          </w:tcPr>
          <w:p w14:paraId="222D5753" w14:textId="77777777" w:rsidR="001364D2" w:rsidRPr="003A4ED1" w:rsidRDefault="001364D2" w:rsidP="00C70C07">
            <w:pPr>
              <w:pStyle w:val="HeaderTable"/>
              <w:rPr>
                <w:color w:val="FFFFFF"/>
              </w:rPr>
            </w:pPr>
            <w:r w:rsidRPr="003A4ED1">
              <w:rPr>
                <w:color w:val="FFFFFF"/>
              </w:rPr>
              <w:t>Changes</w:t>
            </w:r>
          </w:p>
        </w:tc>
        <w:tc>
          <w:tcPr>
            <w:tcW w:w="437" w:type="pct"/>
            <w:tcBorders>
              <w:bottom w:val="single" w:sz="4" w:space="0" w:color="808080"/>
            </w:tcBorders>
            <w:shd w:val="clear" w:color="auto" w:fill="626469"/>
            <w:vAlign w:val="center"/>
            <w:hideMark/>
            <w:tcPrChange w:id="18" w:author="Eyal Bekerman" w:date="2022-09-20T11:03:00Z">
              <w:tcPr>
                <w:tcW w:w="381" w:type="pct"/>
                <w:gridSpan w:val="2"/>
                <w:tcBorders>
                  <w:bottom w:val="single" w:sz="4" w:space="0" w:color="808080"/>
                </w:tcBorders>
                <w:shd w:val="clear" w:color="auto" w:fill="626469"/>
                <w:vAlign w:val="center"/>
                <w:hideMark/>
              </w:tcPr>
            </w:tcPrChange>
          </w:tcPr>
          <w:p w14:paraId="407BD52F" w14:textId="77777777" w:rsidR="001364D2" w:rsidRPr="003A4ED1" w:rsidRDefault="001364D2" w:rsidP="00C70C07">
            <w:pPr>
              <w:pStyle w:val="HeaderTable"/>
              <w:rPr>
                <w:color w:val="FFFFFF"/>
              </w:rPr>
            </w:pPr>
            <w:r w:rsidRPr="003A4ED1">
              <w:rPr>
                <w:color w:val="FFFFFF"/>
              </w:rPr>
              <w:t>Sent to site</w:t>
            </w:r>
          </w:p>
        </w:tc>
        <w:tc>
          <w:tcPr>
            <w:tcW w:w="525" w:type="pct"/>
            <w:tcBorders>
              <w:bottom w:val="single" w:sz="4" w:space="0" w:color="808080"/>
            </w:tcBorders>
            <w:shd w:val="clear" w:color="auto" w:fill="626469"/>
            <w:vAlign w:val="center"/>
            <w:hideMark/>
            <w:tcPrChange w:id="19" w:author="Eyal Bekerman" w:date="2022-09-20T11:03:00Z">
              <w:tcPr>
                <w:tcW w:w="460" w:type="pct"/>
                <w:gridSpan w:val="2"/>
                <w:tcBorders>
                  <w:bottom w:val="single" w:sz="4" w:space="0" w:color="808080"/>
                </w:tcBorders>
                <w:shd w:val="clear" w:color="auto" w:fill="626469"/>
                <w:vAlign w:val="center"/>
                <w:hideMark/>
              </w:tcPr>
            </w:tcPrChange>
          </w:tcPr>
          <w:p w14:paraId="5AA3975F" w14:textId="77777777" w:rsidR="001364D2" w:rsidRPr="003A4ED1" w:rsidRDefault="001364D2" w:rsidP="00C70C07">
            <w:pPr>
              <w:pStyle w:val="HeaderTable"/>
              <w:rPr>
                <w:color w:val="FFFFFF"/>
              </w:rPr>
            </w:pPr>
            <w:r w:rsidRPr="003A4ED1">
              <w:rPr>
                <w:color w:val="FFFFFF"/>
              </w:rPr>
              <w:t>DC Ver.</w:t>
            </w:r>
          </w:p>
        </w:tc>
      </w:tr>
      <w:tr w:rsidR="001364D2" w:rsidRPr="00C90E97" w14:paraId="0CD64B09" w14:textId="77777777" w:rsidTr="001364D2">
        <w:trPr>
          <w:cantSplit/>
          <w:trPrChange w:id="20" w:author="Eyal Bekerman" w:date="2022-09-20T11:03:00Z">
            <w:trPr>
              <w:cantSplit/>
            </w:trPr>
          </w:trPrChange>
        </w:trPr>
        <w:tc>
          <w:tcPr>
            <w:tcW w:w="1072" w:type="pct"/>
            <w:tcBorders>
              <w:bottom w:val="single" w:sz="4" w:space="0" w:color="808080"/>
            </w:tcBorders>
            <w:shd w:val="clear" w:color="auto" w:fill="auto"/>
            <w:tcPrChange w:id="21" w:author="Eyal Bekerman" w:date="2022-09-20T11:03:00Z">
              <w:tcPr>
                <w:tcW w:w="935" w:type="pct"/>
                <w:gridSpan w:val="2"/>
                <w:tcBorders>
                  <w:bottom w:val="single" w:sz="4" w:space="0" w:color="808080"/>
                </w:tcBorders>
                <w:shd w:val="clear" w:color="auto" w:fill="auto"/>
              </w:tcPr>
            </w:tcPrChange>
          </w:tcPr>
          <w:p w14:paraId="029456E6" w14:textId="77777777" w:rsidR="001364D2" w:rsidRPr="00C90E97" w:rsidRDefault="001364D2" w:rsidP="00C70C07">
            <w:pPr>
              <w:pStyle w:val="BodyTextTable"/>
            </w:pPr>
          </w:p>
        </w:tc>
        <w:tc>
          <w:tcPr>
            <w:tcW w:w="824" w:type="pct"/>
            <w:tcBorders>
              <w:bottom w:val="single" w:sz="4" w:space="0" w:color="808080"/>
            </w:tcBorders>
            <w:shd w:val="clear" w:color="auto" w:fill="auto"/>
            <w:tcPrChange w:id="22" w:author="Eyal Bekerman" w:date="2022-09-20T11:03:00Z">
              <w:tcPr>
                <w:tcW w:w="719" w:type="pct"/>
                <w:gridSpan w:val="2"/>
                <w:tcBorders>
                  <w:bottom w:val="single" w:sz="4" w:space="0" w:color="808080"/>
                </w:tcBorders>
                <w:shd w:val="clear" w:color="auto" w:fill="auto"/>
              </w:tcPr>
            </w:tcPrChange>
          </w:tcPr>
          <w:p w14:paraId="2ED8D178" w14:textId="77777777" w:rsidR="001364D2" w:rsidRPr="00C90E97" w:rsidRDefault="001364D2" w:rsidP="00C70C07">
            <w:pPr>
              <w:pStyle w:val="BodyTextTable"/>
            </w:pPr>
          </w:p>
        </w:tc>
        <w:tc>
          <w:tcPr>
            <w:tcW w:w="731" w:type="pct"/>
            <w:tcBorders>
              <w:bottom w:val="single" w:sz="4" w:space="0" w:color="808080"/>
            </w:tcBorders>
            <w:shd w:val="clear" w:color="auto" w:fill="auto"/>
            <w:tcPrChange w:id="23" w:author="Eyal Bekerman" w:date="2022-09-20T11:03:00Z">
              <w:tcPr>
                <w:tcW w:w="638" w:type="pct"/>
                <w:tcBorders>
                  <w:bottom w:val="single" w:sz="4" w:space="0" w:color="808080"/>
                </w:tcBorders>
                <w:shd w:val="clear" w:color="auto" w:fill="auto"/>
              </w:tcPr>
            </w:tcPrChange>
          </w:tcPr>
          <w:p w14:paraId="4EE8C7D4" w14:textId="77777777" w:rsidR="001364D2" w:rsidRPr="00C90E97" w:rsidRDefault="001364D2" w:rsidP="00C70C07">
            <w:pPr>
              <w:pStyle w:val="BodyTextTable"/>
            </w:pPr>
          </w:p>
        </w:tc>
        <w:tc>
          <w:tcPr>
            <w:tcW w:w="1411" w:type="pct"/>
            <w:tcBorders>
              <w:bottom w:val="single" w:sz="4" w:space="0" w:color="808080"/>
            </w:tcBorders>
            <w:shd w:val="clear" w:color="auto" w:fill="auto"/>
            <w:tcPrChange w:id="24" w:author="Eyal Bekerman" w:date="2022-09-20T11:03:00Z">
              <w:tcPr>
                <w:tcW w:w="1231" w:type="pct"/>
                <w:gridSpan w:val="2"/>
                <w:tcBorders>
                  <w:bottom w:val="single" w:sz="4" w:space="0" w:color="808080"/>
                </w:tcBorders>
                <w:shd w:val="clear" w:color="auto" w:fill="auto"/>
              </w:tcPr>
            </w:tcPrChange>
          </w:tcPr>
          <w:p w14:paraId="5346E4AF" w14:textId="77777777" w:rsidR="001364D2" w:rsidRPr="00C90E97" w:rsidRDefault="001364D2" w:rsidP="00C70C07">
            <w:pPr>
              <w:pStyle w:val="BodyTextTable"/>
            </w:pPr>
          </w:p>
        </w:tc>
        <w:tc>
          <w:tcPr>
            <w:tcW w:w="437" w:type="pct"/>
            <w:tcBorders>
              <w:bottom w:val="single" w:sz="4" w:space="0" w:color="808080"/>
            </w:tcBorders>
            <w:shd w:val="clear" w:color="auto" w:fill="auto"/>
            <w:tcPrChange w:id="25" w:author="Eyal Bekerman" w:date="2022-09-20T11:03:00Z">
              <w:tcPr>
                <w:tcW w:w="381" w:type="pct"/>
                <w:gridSpan w:val="2"/>
                <w:tcBorders>
                  <w:bottom w:val="single" w:sz="4" w:space="0" w:color="808080"/>
                </w:tcBorders>
                <w:shd w:val="clear" w:color="auto" w:fill="auto"/>
              </w:tcPr>
            </w:tcPrChange>
          </w:tcPr>
          <w:p w14:paraId="61BFF127" w14:textId="77777777" w:rsidR="001364D2" w:rsidRPr="00C90E97" w:rsidRDefault="001364D2" w:rsidP="00C70C07">
            <w:pPr>
              <w:pStyle w:val="BodyTextTable"/>
            </w:pPr>
          </w:p>
        </w:tc>
        <w:tc>
          <w:tcPr>
            <w:tcW w:w="525" w:type="pct"/>
            <w:tcBorders>
              <w:bottom w:val="single" w:sz="4" w:space="0" w:color="808080"/>
            </w:tcBorders>
            <w:shd w:val="clear" w:color="auto" w:fill="auto"/>
            <w:tcPrChange w:id="26" w:author="Eyal Bekerman" w:date="2022-09-20T11:03:00Z">
              <w:tcPr>
                <w:tcW w:w="460" w:type="pct"/>
                <w:gridSpan w:val="2"/>
                <w:tcBorders>
                  <w:bottom w:val="single" w:sz="4" w:space="0" w:color="808080"/>
                </w:tcBorders>
                <w:shd w:val="clear" w:color="auto" w:fill="auto"/>
              </w:tcPr>
            </w:tcPrChange>
          </w:tcPr>
          <w:p w14:paraId="7D3246E2" w14:textId="77777777" w:rsidR="001364D2" w:rsidRPr="00C90E97" w:rsidRDefault="001364D2" w:rsidP="00C70C07">
            <w:pPr>
              <w:pStyle w:val="BodyTextTable"/>
            </w:pPr>
          </w:p>
        </w:tc>
      </w:tr>
      <w:tr w:rsidR="001364D2" w:rsidRPr="00C90E97" w14:paraId="3367E1A4" w14:textId="77777777" w:rsidTr="001364D2">
        <w:trPr>
          <w:cantSplit/>
          <w:ins w:id="27" w:author="Eyal Bekerman" w:date="2022-09-20T11:03:00Z"/>
        </w:trPr>
        <w:tc>
          <w:tcPr>
            <w:tcW w:w="1072" w:type="pct"/>
            <w:tcBorders>
              <w:bottom w:val="single" w:sz="4" w:space="0" w:color="808080"/>
            </w:tcBorders>
            <w:shd w:val="clear" w:color="auto" w:fill="auto"/>
          </w:tcPr>
          <w:p w14:paraId="2996AD6B" w14:textId="50A56F64" w:rsidR="001364D2" w:rsidRPr="00C90E97" w:rsidRDefault="001364D2" w:rsidP="00C70C07">
            <w:pPr>
              <w:pStyle w:val="BodyTextTable"/>
              <w:rPr>
                <w:ins w:id="28" w:author="Eyal Bekerman" w:date="2022-09-20T11:03:00Z"/>
              </w:rPr>
            </w:pPr>
            <w:ins w:id="29" w:author="Eyal Bekerman" w:date="2022-09-20T11:03:00Z">
              <w:r>
                <w:t>Eyal Bekerman</w:t>
              </w:r>
            </w:ins>
          </w:p>
        </w:tc>
        <w:tc>
          <w:tcPr>
            <w:tcW w:w="824" w:type="pct"/>
            <w:tcBorders>
              <w:bottom w:val="single" w:sz="4" w:space="0" w:color="808080"/>
            </w:tcBorders>
            <w:shd w:val="clear" w:color="auto" w:fill="auto"/>
          </w:tcPr>
          <w:p w14:paraId="3447BD2A" w14:textId="3E2CE09E" w:rsidR="001364D2" w:rsidRPr="00C90E97" w:rsidRDefault="001364D2" w:rsidP="00C70C07">
            <w:pPr>
              <w:pStyle w:val="BodyTextTable"/>
              <w:rPr>
                <w:ins w:id="30" w:author="Eyal Bekerman" w:date="2022-09-20T11:03:00Z"/>
              </w:rPr>
            </w:pPr>
            <w:ins w:id="31" w:author="Eyal Bekerman" w:date="2022-09-20T11:04:00Z">
              <w:r>
                <w:t>Sep-20-2022</w:t>
              </w:r>
            </w:ins>
          </w:p>
        </w:tc>
        <w:tc>
          <w:tcPr>
            <w:tcW w:w="2142" w:type="pct"/>
            <w:gridSpan w:val="2"/>
            <w:tcBorders>
              <w:bottom w:val="single" w:sz="4" w:space="0" w:color="808080"/>
            </w:tcBorders>
            <w:shd w:val="clear" w:color="auto" w:fill="auto"/>
          </w:tcPr>
          <w:p w14:paraId="4BE9E313" w14:textId="2B7263F5" w:rsidR="001364D2" w:rsidRPr="00C90E97" w:rsidRDefault="001364D2" w:rsidP="00C70C07">
            <w:pPr>
              <w:pStyle w:val="BodyTextTable"/>
              <w:rPr>
                <w:ins w:id="32" w:author="Eyal Bekerman" w:date="2022-09-20T11:03:00Z"/>
              </w:rPr>
            </w:pPr>
            <w:ins w:id="33" w:author="Eyal Bekerman" w:date="2022-09-20T11:04:00Z">
              <w:r>
                <w:t xml:space="preserve">Updates for </w:t>
              </w:r>
              <w:r w:rsidRPr="001364D2">
                <w:t>DMND0009366 Launch regional pricing or Geo Locking capability for Prepaid</w:t>
              </w:r>
            </w:ins>
          </w:p>
        </w:tc>
        <w:tc>
          <w:tcPr>
            <w:tcW w:w="437" w:type="pct"/>
            <w:tcBorders>
              <w:bottom w:val="single" w:sz="4" w:space="0" w:color="808080"/>
            </w:tcBorders>
            <w:shd w:val="clear" w:color="auto" w:fill="auto"/>
          </w:tcPr>
          <w:p w14:paraId="66B93D72" w14:textId="1941B48D" w:rsidR="001364D2" w:rsidRPr="00C90E97" w:rsidRDefault="001364D2" w:rsidP="00C70C07">
            <w:pPr>
              <w:pStyle w:val="BodyTextTable"/>
              <w:rPr>
                <w:ins w:id="34" w:author="Eyal Bekerman" w:date="2022-09-20T11:03:00Z"/>
              </w:rPr>
            </w:pPr>
            <w:ins w:id="35" w:author="Eyal Bekerman" w:date="2022-09-20T11:04:00Z">
              <w:r>
                <w:t>Y</w:t>
              </w:r>
            </w:ins>
          </w:p>
        </w:tc>
        <w:tc>
          <w:tcPr>
            <w:tcW w:w="525" w:type="pct"/>
            <w:tcBorders>
              <w:bottom w:val="single" w:sz="4" w:space="0" w:color="808080"/>
            </w:tcBorders>
            <w:shd w:val="clear" w:color="auto" w:fill="auto"/>
          </w:tcPr>
          <w:p w14:paraId="5620624C" w14:textId="66AF2299" w:rsidR="001364D2" w:rsidRPr="00C90E97" w:rsidRDefault="001364D2" w:rsidP="00C70C07">
            <w:pPr>
              <w:pStyle w:val="BodyTextTable"/>
              <w:rPr>
                <w:ins w:id="36" w:author="Eyal Bekerman" w:date="2022-09-20T11:03:00Z"/>
              </w:rPr>
            </w:pPr>
            <w:ins w:id="37" w:author="Eyal Bekerman" w:date="2022-09-20T11:04:00Z">
              <w:r>
                <w:t>0.15</w:t>
              </w:r>
            </w:ins>
          </w:p>
        </w:tc>
      </w:tr>
      <w:tr w:rsidR="001364D2" w:rsidRPr="00C90E97" w14:paraId="5F04BFB0" w14:textId="77777777" w:rsidTr="001364D2">
        <w:trPr>
          <w:cantSplit/>
          <w:trPrChange w:id="38" w:author="Eyal Bekerman" w:date="2022-09-20T11:03:00Z">
            <w:trPr>
              <w:cantSplit/>
            </w:trPr>
          </w:trPrChange>
        </w:trPr>
        <w:tc>
          <w:tcPr>
            <w:tcW w:w="1072" w:type="pct"/>
            <w:tcBorders>
              <w:bottom w:val="single" w:sz="4" w:space="0" w:color="808080"/>
            </w:tcBorders>
            <w:shd w:val="clear" w:color="auto" w:fill="auto"/>
            <w:tcPrChange w:id="39" w:author="Eyal Bekerman" w:date="2022-09-20T11:03:00Z">
              <w:tcPr>
                <w:tcW w:w="935" w:type="pct"/>
                <w:gridSpan w:val="2"/>
                <w:tcBorders>
                  <w:bottom w:val="single" w:sz="4" w:space="0" w:color="808080"/>
                </w:tcBorders>
                <w:shd w:val="clear" w:color="auto" w:fill="auto"/>
              </w:tcPr>
            </w:tcPrChange>
          </w:tcPr>
          <w:p w14:paraId="472B10C4" w14:textId="77777777" w:rsidR="001364D2" w:rsidRPr="00C90E97" w:rsidRDefault="001364D2" w:rsidP="0044413A">
            <w:pPr>
              <w:pStyle w:val="BodyTextTable"/>
            </w:pPr>
            <w:r>
              <w:t>Eyal Bekerman</w:t>
            </w:r>
          </w:p>
        </w:tc>
        <w:tc>
          <w:tcPr>
            <w:tcW w:w="824" w:type="pct"/>
            <w:tcBorders>
              <w:bottom w:val="single" w:sz="4" w:space="0" w:color="808080"/>
            </w:tcBorders>
            <w:shd w:val="clear" w:color="auto" w:fill="auto"/>
            <w:tcPrChange w:id="40" w:author="Eyal Bekerman" w:date="2022-09-20T11:03:00Z">
              <w:tcPr>
                <w:tcW w:w="719" w:type="pct"/>
                <w:gridSpan w:val="2"/>
                <w:tcBorders>
                  <w:bottom w:val="single" w:sz="4" w:space="0" w:color="808080"/>
                </w:tcBorders>
                <w:shd w:val="clear" w:color="auto" w:fill="auto"/>
              </w:tcPr>
            </w:tcPrChange>
          </w:tcPr>
          <w:p w14:paraId="5A8610A4" w14:textId="011DB052" w:rsidR="001364D2" w:rsidRPr="00C90E97" w:rsidRDefault="001364D2" w:rsidP="0044413A">
            <w:pPr>
              <w:pStyle w:val="BodyTextTable"/>
            </w:pPr>
            <w:r>
              <w:t>Apr-20-2021</w:t>
            </w:r>
          </w:p>
        </w:tc>
        <w:tc>
          <w:tcPr>
            <w:tcW w:w="2142" w:type="pct"/>
            <w:gridSpan w:val="2"/>
            <w:tcBorders>
              <w:bottom w:val="single" w:sz="4" w:space="0" w:color="808080"/>
            </w:tcBorders>
            <w:shd w:val="clear" w:color="auto" w:fill="auto"/>
            <w:tcPrChange w:id="41" w:author="Eyal Bekerman" w:date="2022-09-20T11:03:00Z">
              <w:tcPr>
                <w:tcW w:w="1869" w:type="pct"/>
                <w:gridSpan w:val="3"/>
                <w:tcBorders>
                  <w:bottom w:val="single" w:sz="4" w:space="0" w:color="808080"/>
                </w:tcBorders>
                <w:shd w:val="clear" w:color="auto" w:fill="auto"/>
              </w:tcPr>
            </w:tcPrChange>
          </w:tcPr>
          <w:p w14:paraId="64393D57" w14:textId="38BC8CB5" w:rsidR="001364D2" w:rsidRPr="00C90E97" w:rsidRDefault="001364D2" w:rsidP="0044413A">
            <w:pPr>
              <w:pStyle w:val="BodyTextTable"/>
            </w:pPr>
            <w:r>
              <w:t xml:space="preserve">Updates for DMND </w:t>
            </w:r>
            <w:r w:rsidRPr="00B6206E">
              <w:t>0004668 - GIGA Hello</w:t>
            </w:r>
          </w:p>
        </w:tc>
        <w:tc>
          <w:tcPr>
            <w:tcW w:w="437" w:type="pct"/>
            <w:tcBorders>
              <w:bottom w:val="single" w:sz="4" w:space="0" w:color="808080"/>
            </w:tcBorders>
            <w:shd w:val="clear" w:color="auto" w:fill="auto"/>
            <w:tcPrChange w:id="42" w:author="Eyal Bekerman" w:date="2022-09-20T11:03:00Z">
              <w:tcPr>
                <w:tcW w:w="381" w:type="pct"/>
                <w:gridSpan w:val="2"/>
                <w:tcBorders>
                  <w:bottom w:val="single" w:sz="4" w:space="0" w:color="808080"/>
                </w:tcBorders>
                <w:shd w:val="clear" w:color="auto" w:fill="auto"/>
              </w:tcPr>
            </w:tcPrChange>
          </w:tcPr>
          <w:p w14:paraId="02F323AD" w14:textId="77777777" w:rsidR="001364D2" w:rsidRPr="00C90E97" w:rsidRDefault="001364D2" w:rsidP="0044413A">
            <w:pPr>
              <w:pStyle w:val="BodyTextTable"/>
            </w:pPr>
          </w:p>
        </w:tc>
        <w:tc>
          <w:tcPr>
            <w:tcW w:w="525" w:type="pct"/>
            <w:tcBorders>
              <w:bottom w:val="single" w:sz="4" w:space="0" w:color="808080"/>
            </w:tcBorders>
            <w:shd w:val="clear" w:color="auto" w:fill="auto"/>
            <w:tcPrChange w:id="43" w:author="Eyal Bekerman" w:date="2022-09-20T11:03:00Z">
              <w:tcPr>
                <w:tcW w:w="460" w:type="pct"/>
                <w:gridSpan w:val="2"/>
                <w:tcBorders>
                  <w:bottom w:val="single" w:sz="4" w:space="0" w:color="808080"/>
                </w:tcBorders>
                <w:shd w:val="clear" w:color="auto" w:fill="auto"/>
              </w:tcPr>
            </w:tcPrChange>
          </w:tcPr>
          <w:p w14:paraId="232BB67E" w14:textId="77777777" w:rsidR="001364D2" w:rsidRPr="00C90E97" w:rsidRDefault="001364D2" w:rsidP="0044413A">
            <w:pPr>
              <w:pStyle w:val="BodyTextTable"/>
            </w:pPr>
          </w:p>
        </w:tc>
      </w:tr>
      <w:tr w:rsidR="001364D2" w:rsidRPr="00C90E97" w14:paraId="5F0B1E46" w14:textId="77777777" w:rsidTr="001364D2">
        <w:trPr>
          <w:cantSplit/>
          <w:trPrChange w:id="44" w:author="Eyal Bekerman" w:date="2022-09-20T11:03:00Z">
            <w:trPr>
              <w:cantSplit/>
            </w:trPr>
          </w:trPrChange>
        </w:trPr>
        <w:tc>
          <w:tcPr>
            <w:tcW w:w="1072" w:type="pct"/>
            <w:tcBorders>
              <w:bottom w:val="single" w:sz="4" w:space="0" w:color="808080"/>
            </w:tcBorders>
            <w:shd w:val="clear" w:color="auto" w:fill="auto"/>
            <w:tcPrChange w:id="45" w:author="Eyal Bekerman" w:date="2022-09-20T11:03:00Z">
              <w:tcPr>
                <w:tcW w:w="935" w:type="pct"/>
                <w:gridSpan w:val="2"/>
                <w:tcBorders>
                  <w:bottom w:val="single" w:sz="4" w:space="0" w:color="808080"/>
                </w:tcBorders>
                <w:shd w:val="clear" w:color="auto" w:fill="auto"/>
              </w:tcPr>
            </w:tcPrChange>
          </w:tcPr>
          <w:p w14:paraId="41F6C3B7" w14:textId="7EBAD745" w:rsidR="001364D2" w:rsidRPr="00C90E97" w:rsidRDefault="001364D2" w:rsidP="00C70C07">
            <w:pPr>
              <w:pStyle w:val="BodyTextTable"/>
            </w:pPr>
            <w:r>
              <w:t>Eyal Bekerman</w:t>
            </w:r>
          </w:p>
        </w:tc>
        <w:tc>
          <w:tcPr>
            <w:tcW w:w="824" w:type="pct"/>
            <w:tcBorders>
              <w:bottom w:val="single" w:sz="4" w:space="0" w:color="808080"/>
            </w:tcBorders>
            <w:shd w:val="clear" w:color="auto" w:fill="auto"/>
            <w:tcPrChange w:id="46" w:author="Eyal Bekerman" w:date="2022-09-20T11:03:00Z">
              <w:tcPr>
                <w:tcW w:w="719" w:type="pct"/>
                <w:gridSpan w:val="2"/>
                <w:tcBorders>
                  <w:bottom w:val="single" w:sz="4" w:space="0" w:color="808080"/>
                </w:tcBorders>
                <w:shd w:val="clear" w:color="auto" w:fill="auto"/>
              </w:tcPr>
            </w:tcPrChange>
          </w:tcPr>
          <w:p w14:paraId="6AA64F82" w14:textId="15C2A6EB" w:rsidR="001364D2" w:rsidRPr="00C90E97" w:rsidRDefault="001364D2" w:rsidP="00C70C07">
            <w:pPr>
              <w:pStyle w:val="BodyTextTable"/>
            </w:pPr>
            <w:r>
              <w:t>Oct-13-2020</w:t>
            </w:r>
          </w:p>
        </w:tc>
        <w:tc>
          <w:tcPr>
            <w:tcW w:w="2142" w:type="pct"/>
            <w:gridSpan w:val="2"/>
            <w:tcBorders>
              <w:bottom w:val="single" w:sz="4" w:space="0" w:color="808080"/>
            </w:tcBorders>
            <w:shd w:val="clear" w:color="auto" w:fill="auto"/>
            <w:tcPrChange w:id="47" w:author="Eyal Bekerman" w:date="2022-09-20T11:03:00Z">
              <w:tcPr>
                <w:tcW w:w="1869" w:type="pct"/>
                <w:gridSpan w:val="3"/>
                <w:tcBorders>
                  <w:bottom w:val="single" w:sz="4" w:space="0" w:color="808080"/>
                </w:tcBorders>
                <w:shd w:val="clear" w:color="auto" w:fill="auto"/>
              </w:tcPr>
            </w:tcPrChange>
          </w:tcPr>
          <w:p w14:paraId="09451E8C" w14:textId="2A41E680" w:rsidR="001364D2" w:rsidRPr="00C90E97" w:rsidRDefault="001364D2" w:rsidP="00C70C07">
            <w:pPr>
              <w:pStyle w:val="BodyTextTable"/>
            </w:pPr>
            <w:r>
              <w:t>Removed Device/SIM update dates</w:t>
            </w:r>
          </w:p>
        </w:tc>
        <w:tc>
          <w:tcPr>
            <w:tcW w:w="437" w:type="pct"/>
            <w:tcBorders>
              <w:bottom w:val="single" w:sz="4" w:space="0" w:color="808080"/>
            </w:tcBorders>
            <w:shd w:val="clear" w:color="auto" w:fill="auto"/>
            <w:tcPrChange w:id="48" w:author="Eyal Bekerman" w:date="2022-09-20T11:03:00Z">
              <w:tcPr>
                <w:tcW w:w="381" w:type="pct"/>
                <w:gridSpan w:val="2"/>
                <w:tcBorders>
                  <w:bottom w:val="single" w:sz="4" w:space="0" w:color="808080"/>
                </w:tcBorders>
                <w:shd w:val="clear" w:color="auto" w:fill="auto"/>
              </w:tcPr>
            </w:tcPrChange>
          </w:tcPr>
          <w:p w14:paraId="3BB19F0D" w14:textId="77777777" w:rsidR="001364D2" w:rsidRPr="00C90E97" w:rsidRDefault="001364D2" w:rsidP="00C70C07">
            <w:pPr>
              <w:pStyle w:val="BodyTextTable"/>
            </w:pPr>
          </w:p>
        </w:tc>
        <w:tc>
          <w:tcPr>
            <w:tcW w:w="525" w:type="pct"/>
            <w:tcBorders>
              <w:bottom w:val="single" w:sz="4" w:space="0" w:color="808080"/>
            </w:tcBorders>
            <w:shd w:val="clear" w:color="auto" w:fill="auto"/>
            <w:tcPrChange w:id="49" w:author="Eyal Bekerman" w:date="2022-09-20T11:03:00Z">
              <w:tcPr>
                <w:tcW w:w="460" w:type="pct"/>
                <w:gridSpan w:val="2"/>
                <w:tcBorders>
                  <w:bottom w:val="single" w:sz="4" w:space="0" w:color="808080"/>
                </w:tcBorders>
                <w:shd w:val="clear" w:color="auto" w:fill="auto"/>
              </w:tcPr>
            </w:tcPrChange>
          </w:tcPr>
          <w:p w14:paraId="4244A8C3" w14:textId="77777777" w:rsidR="001364D2" w:rsidRPr="00C90E97" w:rsidRDefault="001364D2" w:rsidP="00C70C07">
            <w:pPr>
              <w:pStyle w:val="BodyTextTable"/>
            </w:pPr>
          </w:p>
        </w:tc>
      </w:tr>
      <w:tr w:rsidR="001364D2" w:rsidRPr="00C90E97" w14:paraId="542AA2DC" w14:textId="77777777" w:rsidTr="001364D2">
        <w:trPr>
          <w:cantSplit/>
          <w:trPrChange w:id="50" w:author="Eyal Bekerman" w:date="2022-09-20T11:03:00Z">
            <w:trPr>
              <w:cantSplit/>
            </w:trPr>
          </w:trPrChange>
        </w:trPr>
        <w:tc>
          <w:tcPr>
            <w:tcW w:w="1072" w:type="pct"/>
            <w:tcBorders>
              <w:bottom w:val="single" w:sz="4" w:space="0" w:color="808080"/>
            </w:tcBorders>
            <w:shd w:val="clear" w:color="auto" w:fill="auto"/>
            <w:tcPrChange w:id="51" w:author="Eyal Bekerman" w:date="2022-09-20T11:03:00Z">
              <w:tcPr>
                <w:tcW w:w="935" w:type="pct"/>
                <w:gridSpan w:val="2"/>
                <w:tcBorders>
                  <w:bottom w:val="single" w:sz="4" w:space="0" w:color="808080"/>
                </w:tcBorders>
                <w:shd w:val="clear" w:color="auto" w:fill="auto"/>
              </w:tcPr>
            </w:tcPrChange>
          </w:tcPr>
          <w:p w14:paraId="2344D03F" w14:textId="70D8B019" w:rsidR="001364D2" w:rsidRPr="00C90E97" w:rsidRDefault="001364D2" w:rsidP="00A00219">
            <w:pPr>
              <w:pStyle w:val="BodyTextTable"/>
            </w:pPr>
            <w:proofErr w:type="spellStart"/>
            <w:r>
              <w:t>Avi</w:t>
            </w:r>
            <w:proofErr w:type="spellEnd"/>
            <w:r>
              <w:t xml:space="preserve"> </w:t>
            </w:r>
            <w:proofErr w:type="spellStart"/>
            <w:r>
              <w:t>Fuks</w:t>
            </w:r>
            <w:proofErr w:type="spellEnd"/>
          </w:p>
        </w:tc>
        <w:tc>
          <w:tcPr>
            <w:tcW w:w="824" w:type="pct"/>
            <w:tcBorders>
              <w:bottom w:val="single" w:sz="4" w:space="0" w:color="808080"/>
            </w:tcBorders>
            <w:shd w:val="clear" w:color="auto" w:fill="auto"/>
            <w:tcPrChange w:id="52" w:author="Eyal Bekerman" w:date="2022-09-20T11:03:00Z">
              <w:tcPr>
                <w:tcW w:w="719" w:type="pct"/>
                <w:gridSpan w:val="2"/>
                <w:tcBorders>
                  <w:bottom w:val="single" w:sz="4" w:space="0" w:color="808080"/>
                </w:tcBorders>
                <w:shd w:val="clear" w:color="auto" w:fill="auto"/>
              </w:tcPr>
            </w:tcPrChange>
          </w:tcPr>
          <w:p w14:paraId="6B097A76" w14:textId="7C14B9A6" w:rsidR="001364D2" w:rsidRPr="00C90E97" w:rsidRDefault="001364D2" w:rsidP="00A00219">
            <w:pPr>
              <w:pStyle w:val="BodyTextTable"/>
            </w:pPr>
            <w:r>
              <w:t>Aug-26-2020</w:t>
            </w:r>
          </w:p>
        </w:tc>
        <w:tc>
          <w:tcPr>
            <w:tcW w:w="2142" w:type="pct"/>
            <w:gridSpan w:val="2"/>
            <w:tcBorders>
              <w:bottom w:val="single" w:sz="4" w:space="0" w:color="808080"/>
            </w:tcBorders>
            <w:shd w:val="clear" w:color="auto" w:fill="auto"/>
            <w:tcPrChange w:id="53" w:author="Eyal Bekerman" w:date="2022-09-20T11:03:00Z">
              <w:tcPr>
                <w:tcW w:w="1869" w:type="pct"/>
                <w:gridSpan w:val="3"/>
                <w:tcBorders>
                  <w:bottom w:val="single" w:sz="4" w:space="0" w:color="808080"/>
                </w:tcBorders>
                <w:shd w:val="clear" w:color="auto" w:fill="auto"/>
              </w:tcPr>
            </w:tcPrChange>
          </w:tcPr>
          <w:p w14:paraId="65ABFB99" w14:textId="46D5B0AA" w:rsidR="001364D2" w:rsidRPr="00C90E97" w:rsidRDefault="001364D2" w:rsidP="00A00219">
            <w:pPr>
              <w:pStyle w:val="BodyTextTable"/>
            </w:pPr>
            <w:r>
              <w:t>Changes for wireline migration on 5.2.</w:t>
            </w:r>
          </w:p>
        </w:tc>
        <w:tc>
          <w:tcPr>
            <w:tcW w:w="437" w:type="pct"/>
            <w:tcBorders>
              <w:bottom w:val="single" w:sz="4" w:space="0" w:color="808080"/>
            </w:tcBorders>
            <w:shd w:val="clear" w:color="auto" w:fill="auto"/>
            <w:tcPrChange w:id="54" w:author="Eyal Bekerman" w:date="2022-09-20T11:03:00Z">
              <w:tcPr>
                <w:tcW w:w="381" w:type="pct"/>
                <w:gridSpan w:val="2"/>
                <w:tcBorders>
                  <w:bottom w:val="single" w:sz="4" w:space="0" w:color="808080"/>
                </w:tcBorders>
                <w:shd w:val="clear" w:color="auto" w:fill="auto"/>
              </w:tcPr>
            </w:tcPrChange>
          </w:tcPr>
          <w:p w14:paraId="11E00ACE" w14:textId="530558FA" w:rsidR="001364D2" w:rsidRPr="00C90E97" w:rsidRDefault="001364D2" w:rsidP="00A00219">
            <w:pPr>
              <w:pStyle w:val="BodyTextTable"/>
            </w:pPr>
            <w:r>
              <w:t>Y</w:t>
            </w:r>
          </w:p>
        </w:tc>
        <w:tc>
          <w:tcPr>
            <w:tcW w:w="525" w:type="pct"/>
            <w:tcBorders>
              <w:bottom w:val="single" w:sz="4" w:space="0" w:color="808080"/>
            </w:tcBorders>
            <w:shd w:val="clear" w:color="auto" w:fill="auto"/>
            <w:tcPrChange w:id="55" w:author="Eyal Bekerman" w:date="2022-09-20T11:03:00Z">
              <w:tcPr>
                <w:tcW w:w="460" w:type="pct"/>
                <w:gridSpan w:val="2"/>
                <w:tcBorders>
                  <w:bottom w:val="single" w:sz="4" w:space="0" w:color="808080"/>
                </w:tcBorders>
                <w:shd w:val="clear" w:color="auto" w:fill="auto"/>
              </w:tcPr>
            </w:tcPrChange>
          </w:tcPr>
          <w:p w14:paraId="58FF45EE" w14:textId="6141A782" w:rsidR="001364D2" w:rsidRPr="00C90E97" w:rsidRDefault="001364D2" w:rsidP="00A00219">
            <w:pPr>
              <w:pStyle w:val="BodyTextTable"/>
            </w:pPr>
            <w:r>
              <w:t>0.10</w:t>
            </w:r>
          </w:p>
        </w:tc>
      </w:tr>
      <w:tr w:rsidR="001364D2" w:rsidRPr="00C90E97" w14:paraId="45A7C19A" w14:textId="77777777" w:rsidTr="001364D2">
        <w:trPr>
          <w:cantSplit/>
          <w:trPrChange w:id="56" w:author="Eyal Bekerman" w:date="2022-09-20T11:03:00Z">
            <w:trPr>
              <w:cantSplit/>
            </w:trPr>
          </w:trPrChange>
        </w:trPr>
        <w:tc>
          <w:tcPr>
            <w:tcW w:w="1072" w:type="pct"/>
            <w:tcBorders>
              <w:bottom w:val="single" w:sz="4" w:space="0" w:color="808080"/>
            </w:tcBorders>
            <w:shd w:val="clear" w:color="auto" w:fill="auto"/>
            <w:tcPrChange w:id="57" w:author="Eyal Bekerman" w:date="2022-09-20T11:03:00Z">
              <w:tcPr>
                <w:tcW w:w="935" w:type="pct"/>
                <w:gridSpan w:val="2"/>
                <w:tcBorders>
                  <w:bottom w:val="single" w:sz="4" w:space="0" w:color="808080"/>
                </w:tcBorders>
                <w:shd w:val="clear" w:color="auto" w:fill="auto"/>
              </w:tcPr>
            </w:tcPrChange>
          </w:tcPr>
          <w:p w14:paraId="38B97D8B" w14:textId="63883F98" w:rsidR="001364D2" w:rsidRDefault="001364D2" w:rsidP="00A00219">
            <w:pPr>
              <w:pStyle w:val="BodyTextTable"/>
            </w:pPr>
            <w:proofErr w:type="spellStart"/>
            <w:r>
              <w:t>Avi</w:t>
            </w:r>
            <w:proofErr w:type="spellEnd"/>
            <w:r>
              <w:t xml:space="preserve"> </w:t>
            </w:r>
            <w:proofErr w:type="spellStart"/>
            <w:r>
              <w:t>Fuks</w:t>
            </w:r>
            <w:proofErr w:type="spellEnd"/>
          </w:p>
        </w:tc>
        <w:tc>
          <w:tcPr>
            <w:tcW w:w="824" w:type="pct"/>
            <w:tcBorders>
              <w:bottom w:val="single" w:sz="4" w:space="0" w:color="808080"/>
            </w:tcBorders>
            <w:shd w:val="clear" w:color="auto" w:fill="auto"/>
            <w:tcPrChange w:id="58" w:author="Eyal Bekerman" w:date="2022-09-20T11:03:00Z">
              <w:tcPr>
                <w:tcW w:w="719" w:type="pct"/>
                <w:gridSpan w:val="2"/>
                <w:tcBorders>
                  <w:bottom w:val="single" w:sz="4" w:space="0" w:color="808080"/>
                </w:tcBorders>
                <w:shd w:val="clear" w:color="auto" w:fill="auto"/>
              </w:tcPr>
            </w:tcPrChange>
          </w:tcPr>
          <w:p w14:paraId="31028A5B" w14:textId="381B0313" w:rsidR="001364D2" w:rsidRDefault="001364D2" w:rsidP="00A00219">
            <w:pPr>
              <w:pStyle w:val="BodyTextTable"/>
            </w:pPr>
            <w:r>
              <w:t>Aug-19-2020</w:t>
            </w:r>
          </w:p>
        </w:tc>
        <w:tc>
          <w:tcPr>
            <w:tcW w:w="2142" w:type="pct"/>
            <w:gridSpan w:val="2"/>
            <w:tcBorders>
              <w:bottom w:val="single" w:sz="4" w:space="0" w:color="808080"/>
            </w:tcBorders>
            <w:shd w:val="clear" w:color="auto" w:fill="auto"/>
            <w:tcPrChange w:id="59" w:author="Eyal Bekerman" w:date="2022-09-20T11:03:00Z">
              <w:tcPr>
                <w:tcW w:w="1869" w:type="pct"/>
                <w:gridSpan w:val="3"/>
                <w:tcBorders>
                  <w:bottom w:val="single" w:sz="4" w:space="0" w:color="808080"/>
                </w:tcBorders>
                <w:shd w:val="clear" w:color="auto" w:fill="auto"/>
              </w:tcPr>
            </w:tcPrChange>
          </w:tcPr>
          <w:p w14:paraId="49827FA7" w14:textId="28739AA6" w:rsidR="001364D2" w:rsidRDefault="001364D2" w:rsidP="00A00219">
            <w:pPr>
              <w:pStyle w:val="BodyTextTable"/>
            </w:pPr>
            <w:r>
              <w:t>Updates on plan speed and provisioned speed for serviceability CR 160</w:t>
            </w:r>
          </w:p>
        </w:tc>
        <w:tc>
          <w:tcPr>
            <w:tcW w:w="437" w:type="pct"/>
            <w:tcBorders>
              <w:bottom w:val="single" w:sz="4" w:space="0" w:color="808080"/>
            </w:tcBorders>
            <w:shd w:val="clear" w:color="auto" w:fill="auto"/>
            <w:tcPrChange w:id="60" w:author="Eyal Bekerman" w:date="2022-09-20T11:03:00Z">
              <w:tcPr>
                <w:tcW w:w="381" w:type="pct"/>
                <w:gridSpan w:val="2"/>
                <w:tcBorders>
                  <w:bottom w:val="single" w:sz="4" w:space="0" w:color="808080"/>
                </w:tcBorders>
                <w:shd w:val="clear" w:color="auto" w:fill="auto"/>
              </w:tcPr>
            </w:tcPrChange>
          </w:tcPr>
          <w:p w14:paraId="2E680528" w14:textId="219433D4" w:rsidR="001364D2" w:rsidRPr="00C90E97" w:rsidRDefault="001364D2" w:rsidP="00A00219">
            <w:pPr>
              <w:pStyle w:val="BodyTextTable"/>
            </w:pPr>
            <w:r>
              <w:t>Y</w:t>
            </w:r>
          </w:p>
        </w:tc>
        <w:tc>
          <w:tcPr>
            <w:tcW w:w="525" w:type="pct"/>
            <w:tcBorders>
              <w:bottom w:val="single" w:sz="4" w:space="0" w:color="808080"/>
            </w:tcBorders>
            <w:shd w:val="clear" w:color="auto" w:fill="auto"/>
            <w:tcPrChange w:id="61" w:author="Eyal Bekerman" w:date="2022-09-20T11:03:00Z">
              <w:tcPr>
                <w:tcW w:w="460" w:type="pct"/>
                <w:gridSpan w:val="2"/>
                <w:tcBorders>
                  <w:bottom w:val="single" w:sz="4" w:space="0" w:color="808080"/>
                </w:tcBorders>
                <w:shd w:val="clear" w:color="auto" w:fill="auto"/>
              </w:tcPr>
            </w:tcPrChange>
          </w:tcPr>
          <w:p w14:paraId="3221618A" w14:textId="1671D5AC" w:rsidR="001364D2" w:rsidRDefault="001364D2" w:rsidP="00A00219">
            <w:pPr>
              <w:pStyle w:val="BodyTextTable"/>
            </w:pPr>
            <w:r>
              <w:t>0.9</w:t>
            </w:r>
          </w:p>
        </w:tc>
      </w:tr>
      <w:tr w:rsidR="001364D2" w:rsidRPr="00C90E97" w14:paraId="22CD68DE" w14:textId="77777777" w:rsidTr="001364D2">
        <w:trPr>
          <w:cantSplit/>
          <w:trPrChange w:id="62" w:author="Eyal Bekerman" w:date="2022-09-20T11:03:00Z">
            <w:trPr>
              <w:cantSplit/>
            </w:trPr>
          </w:trPrChange>
        </w:trPr>
        <w:tc>
          <w:tcPr>
            <w:tcW w:w="1072" w:type="pct"/>
            <w:tcBorders>
              <w:bottom w:val="single" w:sz="4" w:space="0" w:color="808080"/>
            </w:tcBorders>
            <w:shd w:val="clear" w:color="auto" w:fill="auto"/>
            <w:tcPrChange w:id="63" w:author="Eyal Bekerman" w:date="2022-09-20T11:03:00Z">
              <w:tcPr>
                <w:tcW w:w="935" w:type="pct"/>
                <w:gridSpan w:val="2"/>
                <w:tcBorders>
                  <w:bottom w:val="single" w:sz="4" w:space="0" w:color="808080"/>
                </w:tcBorders>
                <w:shd w:val="clear" w:color="auto" w:fill="auto"/>
              </w:tcPr>
            </w:tcPrChange>
          </w:tcPr>
          <w:p w14:paraId="53606C4C" w14:textId="4CD745A2" w:rsidR="001364D2" w:rsidRPr="00C90E97" w:rsidRDefault="001364D2" w:rsidP="00A00219">
            <w:pPr>
              <w:pStyle w:val="BodyTextTable"/>
            </w:pPr>
            <w:r>
              <w:t>Eyal Bekerman</w:t>
            </w:r>
          </w:p>
        </w:tc>
        <w:tc>
          <w:tcPr>
            <w:tcW w:w="824" w:type="pct"/>
            <w:tcBorders>
              <w:bottom w:val="single" w:sz="4" w:space="0" w:color="808080"/>
            </w:tcBorders>
            <w:shd w:val="clear" w:color="auto" w:fill="auto"/>
            <w:tcPrChange w:id="64" w:author="Eyal Bekerman" w:date="2022-09-20T11:03:00Z">
              <w:tcPr>
                <w:tcW w:w="719" w:type="pct"/>
                <w:gridSpan w:val="2"/>
                <w:tcBorders>
                  <w:bottom w:val="single" w:sz="4" w:space="0" w:color="808080"/>
                </w:tcBorders>
                <w:shd w:val="clear" w:color="auto" w:fill="auto"/>
              </w:tcPr>
            </w:tcPrChange>
          </w:tcPr>
          <w:p w14:paraId="47E67161" w14:textId="288FFB9A" w:rsidR="001364D2" w:rsidRPr="00C90E97" w:rsidRDefault="001364D2" w:rsidP="00A00219">
            <w:pPr>
              <w:pStyle w:val="BodyTextTable"/>
            </w:pPr>
            <w:r>
              <w:t>Aug-02-2020</w:t>
            </w:r>
          </w:p>
        </w:tc>
        <w:tc>
          <w:tcPr>
            <w:tcW w:w="2142" w:type="pct"/>
            <w:gridSpan w:val="2"/>
            <w:tcBorders>
              <w:bottom w:val="single" w:sz="4" w:space="0" w:color="808080"/>
            </w:tcBorders>
            <w:shd w:val="clear" w:color="auto" w:fill="auto"/>
            <w:tcPrChange w:id="65" w:author="Eyal Bekerman" w:date="2022-09-20T11:03:00Z">
              <w:tcPr>
                <w:tcW w:w="1869" w:type="pct"/>
                <w:gridSpan w:val="3"/>
                <w:tcBorders>
                  <w:bottom w:val="single" w:sz="4" w:space="0" w:color="808080"/>
                </w:tcBorders>
                <w:shd w:val="clear" w:color="auto" w:fill="auto"/>
              </w:tcPr>
            </w:tcPrChange>
          </w:tcPr>
          <w:p w14:paraId="6E9868BB" w14:textId="2B028E4D" w:rsidR="001364D2" w:rsidRPr="00C90E97" w:rsidRDefault="001364D2" w:rsidP="00A00219">
            <w:pPr>
              <w:pStyle w:val="BodyTextTable"/>
            </w:pPr>
            <w:r>
              <w:t xml:space="preserve">Updated for AIA/EIR CR </w:t>
            </w:r>
            <w:r w:rsidRPr="00B516F9">
              <w:t>205761</w:t>
            </w:r>
          </w:p>
        </w:tc>
        <w:tc>
          <w:tcPr>
            <w:tcW w:w="437" w:type="pct"/>
            <w:tcBorders>
              <w:bottom w:val="single" w:sz="4" w:space="0" w:color="808080"/>
            </w:tcBorders>
            <w:shd w:val="clear" w:color="auto" w:fill="auto"/>
            <w:tcPrChange w:id="66" w:author="Eyal Bekerman" w:date="2022-09-20T11:03:00Z">
              <w:tcPr>
                <w:tcW w:w="381" w:type="pct"/>
                <w:gridSpan w:val="2"/>
                <w:tcBorders>
                  <w:bottom w:val="single" w:sz="4" w:space="0" w:color="808080"/>
                </w:tcBorders>
                <w:shd w:val="clear" w:color="auto" w:fill="auto"/>
              </w:tcPr>
            </w:tcPrChange>
          </w:tcPr>
          <w:p w14:paraId="67F6CD9C" w14:textId="72893DD1" w:rsidR="001364D2" w:rsidRPr="00C90E97" w:rsidRDefault="001364D2" w:rsidP="00A00219">
            <w:pPr>
              <w:pStyle w:val="BodyTextTable"/>
            </w:pPr>
            <w:r>
              <w:t>Y</w:t>
            </w:r>
          </w:p>
        </w:tc>
        <w:tc>
          <w:tcPr>
            <w:tcW w:w="525" w:type="pct"/>
            <w:tcBorders>
              <w:bottom w:val="single" w:sz="4" w:space="0" w:color="808080"/>
            </w:tcBorders>
            <w:shd w:val="clear" w:color="auto" w:fill="auto"/>
            <w:tcPrChange w:id="67" w:author="Eyal Bekerman" w:date="2022-09-20T11:03:00Z">
              <w:tcPr>
                <w:tcW w:w="460" w:type="pct"/>
                <w:gridSpan w:val="2"/>
                <w:tcBorders>
                  <w:bottom w:val="single" w:sz="4" w:space="0" w:color="808080"/>
                </w:tcBorders>
                <w:shd w:val="clear" w:color="auto" w:fill="auto"/>
              </w:tcPr>
            </w:tcPrChange>
          </w:tcPr>
          <w:p w14:paraId="23FC581F" w14:textId="7A924DBA" w:rsidR="001364D2" w:rsidRPr="00C90E97" w:rsidRDefault="001364D2" w:rsidP="00A00219">
            <w:pPr>
              <w:pStyle w:val="BodyTextTable"/>
            </w:pPr>
            <w:r>
              <w:t>0.8</w:t>
            </w:r>
          </w:p>
        </w:tc>
      </w:tr>
      <w:tr w:rsidR="001364D2" w:rsidRPr="00C90E97" w14:paraId="010CBDFB" w14:textId="77777777" w:rsidTr="001364D2">
        <w:trPr>
          <w:cantSplit/>
          <w:trPrChange w:id="68" w:author="Eyal Bekerman" w:date="2022-09-20T11:03:00Z">
            <w:trPr>
              <w:cantSplit/>
            </w:trPr>
          </w:trPrChange>
        </w:trPr>
        <w:tc>
          <w:tcPr>
            <w:tcW w:w="1072" w:type="pct"/>
            <w:tcBorders>
              <w:bottom w:val="single" w:sz="4" w:space="0" w:color="808080"/>
            </w:tcBorders>
            <w:shd w:val="clear" w:color="auto" w:fill="auto"/>
            <w:tcPrChange w:id="69" w:author="Eyal Bekerman" w:date="2022-09-20T11:03:00Z">
              <w:tcPr>
                <w:tcW w:w="935" w:type="pct"/>
                <w:gridSpan w:val="2"/>
                <w:tcBorders>
                  <w:bottom w:val="single" w:sz="4" w:space="0" w:color="808080"/>
                </w:tcBorders>
                <w:shd w:val="clear" w:color="auto" w:fill="auto"/>
              </w:tcPr>
            </w:tcPrChange>
          </w:tcPr>
          <w:p w14:paraId="63AB235B" w14:textId="54F2457A" w:rsidR="001364D2" w:rsidRPr="00C90E97" w:rsidRDefault="001364D2" w:rsidP="00A00219">
            <w:pPr>
              <w:pStyle w:val="BodyTextTable"/>
            </w:pPr>
            <w:proofErr w:type="spellStart"/>
            <w:r>
              <w:t>Shaul</w:t>
            </w:r>
            <w:proofErr w:type="spellEnd"/>
            <w:r>
              <w:t xml:space="preserve"> Cohen</w:t>
            </w:r>
          </w:p>
        </w:tc>
        <w:tc>
          <w:tcPr>
            <w:tcW w:w="824" w:type="pct"/>
            <w:tcBorders>
              <w:bottom w:val="single" w:sz="4" w:space="0" w:color="808080"/>
            </w:tcBorders>
            <w:shd w:val="clear" w:color="auto" w:fill="auto"/>
            <w:tcPrChange w:id="70" w:author="Eyal Bekerman" w:date="2022-09-20T11:03:00Z">
              <w:tcPr>
                <w:tcW w:w="719" w:type="pct"/>
                <w:gridSpan w:val="2"/>
                <w:tcBorders>
                  <w:bottom w:val="single" w:sz="4" w:space="0" w:color="808080"/>
                </w:tcBorders>
                <w:shd w:val="clear" w:color="auto" w:fill="auto"/>
              </w:tcPr>
            </w:tcPrChange>
          </w:tcPr>
          <w:p w14:paraId="1E625711" w14:textId="6FBE9CB5" w:rsidR="001364D2" w:rsidRPr="00C90E97" w:rsidRDefault="001364D2" w:rsidP="00A00219">
            <w:pPr>
              <w:pStyle w:val="BodyTextTable"/>
            </w:pPr>
            <w:r>
              <w:t>Jun-28-2020</w:t>
            </w:r>
          </w:p>
        </w:tc>
        <w:tc>
          <w:tcPr>
            <w:tcW w:w="2142" w:type="pct"/>
            <w:gridSpan w:val="2"/>
            <w:tcBorders>
              <w:bottom w:val="single" w:sz="4" w:space="0" w:color="808080"/>
            </w:tcBorders>
            <w:shd w:val="clear" w:color="auto" w:fill="auto"/>
            <w:tcPrChange w:id="71" w:author="Eyal Bekerman" w:date="2022-09-20T11:03:00Z">
              <w:tcPr>
                <w:tcW w:w="1869" w:type="pct"/>
                <w:gridSpan w:val="3"/>
                <w:tcBorders>
                  <w:bottom w:val="single" w:sz="4" w:space="0" w:color="808080"/>
                </w:tcBorders>
                <w:shd w:val="clear" w:color="auto" w:fill="auto"/>
              </w:tcPr>
            </w:tcPrChange>
          </w:tcPr>
          <w:p w14:paraId="3DB2EE22" w14:textId="42BE47BC" w:rsidR="001364D2" w:rsidRPr="00C90E97" w:rsidRDefault="001364D2" w:rsidP="00A00219">
            <w:pPr>
              <w:pStyle w:val="BodyTextTable"/>
            </w:pPr>
            <w:r>
              <w:t>Updated prepaid brands description. Added reference to OCE Profiling</w:t>
            </w:r>
          </w:p>
        </w:tc>
        <w:tc>
          <w:tcPr>
            <w:tcW w:w="437" w:type="pct"/>
            <w:tcBorders>
              <w:bottom w:val="single" w:sz="4" w:space="0" w:color="808080"/>
            </w:tcBorders>
            <w:shd w:val="clear" w:color="auto" w:fill="auto"/>
            <w:tcPrChange w:id="72" w:author="Eyal Bekerman" w:date="2022-09-20T11:03:00Z">
              <w:tcPr>
                <w:tcW w:w="381" w:type="pct"/>
                <w:gridSpan w:val="2"/>
                <w:tcBorders>
                  <w:bottom w:val="single" w:sz="4" w:space="0" w:color="808080"/>
                </w:tcBorders>
                <w:shd w:val="clear" w:color="auto" w:fill="auto"/>
              </w:tcPr>
            </w:tcPrChange>
          </w:tcPr>
          <w:p w14:paraId="146668B8" w14:textId="3BC81E4D" w:rsidR="001364D2" w:rsidRPr="00C90E97" w:rsidRDefault="001364D2" w:rsidP="00A00219">
            <w:pPr>
              <w:pStyle w:val="BodyTextTable"/>
            </w:pPr>
            <w:r>
              <w:t>Y</w:t>
            </w:r>
          </w:p>
        </w:tc>
        <w:tc>
          <w:tcPr>
            <w:tcW w:w="525" w:type="pct"/>
            <w:tcBorders>
              <w:bottom w:val="single" w:sz="4" w:space="0" w:color="808080"/>
            </w:tcBorders>
            <w:shd w:val="clear" w:color="auto" w:fill="auto"/>
            <w:tcPrChange w:id="73" w:author="Eyal Bekerman" w:date="2022-09-20T11:03:00Z">
              <w:tcPr>
                <w:tcW w:w="460" w:type="pct"/>
                <w:gridSpan w:val="2"/>
                <w:tcBorders>
                  <w:bottom w:val="single" w:sz="4" w:space="0" w:color="808080"/>
                </w:tcBorders>
                <w:shd w:val="clear" w:color="auto" w:fill="auto"/>
              </w:tcPr>
            </w:tcPrChange>
          </w:tcPr>
          <w:p w14:paraId="2AA46D95" w14:textId="008A6AA6" w:rsidR="001364D2" w:rsidRPr="00C90E97" w:rsidRDefault="001364D2" w:rsidP="00A00219">
            <w:pPr>
              <w:pStyle w:val="BodyTextTable"/>
            </w:pPr>
            <w:r>
              <w:t>0.7</w:t>
            </w:r>
          </w:p>
        </w:tc>
      </w:tr>
      <w:tr w:rsidR="001364D2" w:rsidRPr="00C90E97" w14:paraId="06889A3A" w14:textId="77777777" w:rsidTr="001364D2">
        <w:trPr>
          <w:cantSplit/>
          <w:trPrChange w:id="74" w:author="Eyal Bekerman" w:date="2022-09-20T11:03:00Z">
            <w:trPr>
              <w:cantSplit/>
            </w:trPr>
          </w:trPrChange>
        </w:trPr>
        <w:tc>
          <w:tcPr>
            <w:tcW w:w="1072" w:type="pct"/>
            <w:tcBorders>
              <w:bottom w:val="single" w:sz="4" w:space="0" w:color="808080"/>
            </w:tcBorders>
            <w:shd w:val="clear" w:color="auto" w:fill="auto"/>
            <w:tcPrChange w:id="75" w:author="Eyal Bekerman" w:date="2022-09-20T11:03:00Z">
              <w:tcPr>
                <w:tcW w:w="935" w:type="pct"/>
                <w:gridSpan w:val="2"/>
                <w:tcBorders>
                  <w:bottom w:val="single" w:sz="4" w:space="0" w:color="808080"/>
                </w:tcBorders>
                <w:shd w:val="clear" w:color="auto" w:fill="auto"/>
              </w:tcPr>
            </w:tcPrChange>
          </w:tcPr>
          <w:p w14:paraId="31C83AB7" w14:textId="651947D0" w:rsidR="001364D2" w:rsidRPr="00C90E97" w:rsidRDefault="001364D2" w:rsidP="00A00219">
            <w:pPr>
              <w:pStyle w:val="BodyTextTable"/>
              <w:tabs>
                <w:tab w:val="right" w:pos="1906"/>
              </w:tabs>
            </w:pPr>
            <w:proofErr w:type="spellStart"/>
            <w:r>
              <w:t>Avi</w:t>
            </w:r>
            <w:proofErr w:type="spellEnd"/>
            <w:r>
              <w:t xml:space="preserve"> </w:t>
            </w:r>
            <w:proofErr w:type="spellStart"/>
            <w:r>
              <w:t>Fuks</w:t>
            </w:r>
            <w:proofErr w:type="spellEnd"/>
          </w:p>
        </w:tc>
        <w:tc>
          <w:tcPr>
            <w:tcW w:w="824" w:type="pct"/>
            <w:tcBorders>
              <w:bottom w:val="single" w:sz="4" w:space="0" w:color="808080"/>
            </w:tcBorders>
            <w:shd w:val="clear" w:color="auto" w:fill="auto"/>
            <w:tcPrChange w:id="76" w:author="Eyal Bekerman" w:date="2022-09-20T11:03:00Z">
              <w:tcPr>
                <w:tcW w:w="719" w:type="pct"/>
                <w:gridSpan w:val="2"/>
                <w:tcBorders>
                  <w:bottom w:val="single" w:sz="4" w:space="0" w:color="808080"/>
                </w:tcBorders>
                <w:shd w:val="clear" w:color="auto" w:fill="auto"/>
              </w:tcPr>
            </w:tcPrChange>
          </w:tcPr>
          <w:p w14:paraId="21235F1A" w14:textId="151CA2E1" w:rsidR="001364D2" w:rsidRPr="00C90E97" w:rsidRDefault="001364D2" w:rsidP="00A00219">
            <w:pPr>
              <w:pStyle w:val="BodyTextTable"/>
            </w:pPr>
            <w:r>
              <w:t>Jun-10-2020</w:t>
            </w:r>
          </w:p>
        </w:tc>
        <w:tc>
          <w:tcPr>
            <w:tcW w:w="2142" w:type="pct"/>
            <w:gridSpan w:val="2"/>
            <w:shd w:val="clear" w:color="auto" w:fill="auto"/>
            <w:tcPrChange w:id="77" w:author="Eyal Bekerman" w:date="2022-09-20T11:03:00Z">
              <w:tcPr>
                <w:tcW w:w="1869" w:type="pct"/>
                <w:gridSpan w:val="3"/>
                <w:shd w:val="clear" w:color="auto" w:fill="auto"/>
              </w:tcPr>
            </w:tcPrChange>
          </w:tcPr>
          <w:p w14:paraId="65043518" w14:textId="65EEEA88" w:rsidR="001364D2" w:rsidRPr="00C90E97" w:rsidRDefault="001364D2" w:rsidP="00A00219">
            <w:pPr>
              <w:pStyle w:val="BodyTextTable"/>
            </w:pPr>
            <w:r>
              <w:t>Update provisioned speed</w:t>
            </w:r>
          </w:p>
        </w:tc>
        <w:tc>
          <w:tcPr>
            <w:tcW w:w="437" w:type="pct"/>
            <w:tcBorders>
              <w:bottom w:val="single" w:sz="4" w:space="0" w:color="808080"/>
            </w:tcBorders>
            <w:shd w:val="clear" w:color="auto" w:fill="auto"/>
            <w:tcPrChange w:id="78" w:author="Eyal Bekerman" w:date="2022-09-20T11:03:00Z">
              <w:tcPr>
                <w:tcW w:w="381" w:type="pct"/>
                <w:gridSpan w:val="2"/>
                <w:tcBorders>
                  <w:bottom w:val="single" w:sz="4" w:space="0" w:color="808080"/>
                </w:tcBorders>
                <w:shd w:val="clear" w:color="auto" w:fill="auto"/>
              </w:tcPr>
            </w:tcPrChange>
          </w:tcPr>
          <w:p w14:paraId="6D75D2F3" w14:textId="0B82EDE5" w:rsidR="001364D2" w:rsidRPr="00C90E97" w:rsidRDefault="001364D2" w:rsidP="00A00219">
            <w:pPr>
              <w:pStyle w:val="BodyTextTable"/>
            </w:pPr>
            <w:r>
              <w:t>Y</w:t>
            </w:r>
          </w:p>
        </w:tc>
        <w:tc>
          <w:tcPr>
            <w:tcW w:w="525" w:type="pct"/>
            <w:tcBorders>
              <w:bottom w:val="single" w:sz="4" w:space="0" w:color="808080"/>
            </w:tcBorders>
            <w:shd w:val="clear" w:color="auto" w:fill="auto"/>
            <w:tcPrChange w:id="79" w:author="Eyal Bekerman" w:date="2022-09-20T11:03:00Z">
              <w:tcPr>
                <w:tcW w:w="460" w:type="pct"/>
                <w:gridSpan w:val="2"/>
                <w:tcBorders>
                  <w:bottom w:val="single" w:sz="4" w:space="0" w:color="808080"/>
                </w:tcBorders>
                <w:shd w:val="clear" w:color="auto" w:fill="auto"/>
              </w:tcPr>
            </w:tcPrChange>
          </w:tcPr>
          <w:p w14:paraId="6CBF6B69" w14:textId="284C107F" w:rsidR="001364D2" w:rsidRPr="00C90E97" w:rsidRDefault="001364D2" w:rsidP="00A00219">
            <w:pPr>
              <w:pStyle w:val="BodyTextTable"/>
            </w:pPr>
            <w:r>
              <w:t>0.6</w:t>
            </w:r>
          </w:p>
        </w:tc>
      </w:tr>
      <w:tr w:rsidR="001364D2" w:rsidRPr="00C90E97" w14:paraId="1B667970" w14:textId="77777777" w:rsidTr="001364D2">
        <w:trPr>
          <w:cantSplit/>
          <w:trPrChange w:id="80" w:author="Eyal Bekerman" w:date="2022-09-20T11:03:00Z">
            <w:trPr>
              <w:cantSplit/>
            </w:trPr>
          </w:trPrChange>
        </w:trPr>
        <w:tc>
          <w:tcPr>
            <w:tcW w:w="1072" w:type="pct"/>
            <w:tcBorders>
              <w:bottom w:val="single" w:sz="4" w:space="0" w:color="808080"/>
            </w:tcBorders>
            <w:shd w:val="clear" w:color="auto" w:fill="auto"/>
            <w:tcPrChange w:id="81" w:author="Eyal Bekerman" w:date="2022-09-20T11:03:00Z">
              <w:tcPr>
                <w:tcW w:w="935" w:type="pct"/>
                <w:gridSpan w:val="2"/>
                <w:tcBorders>
                  <w:bottom w:val="single" w:sz="4" w:space="0" w:color="808080"/>
                </w:tcBorders>
                <w:shd w:val="clear" w:color="auto" w:fill="auto"/>
              </w:tcPr>
            </w:tcPrChange>
          </w:tcPr>
          <w:p w14:paraId="000E0666" w14:textId="7E5A7B21" w:rsidR="001364D2" w:rsidRPr="00C90E97" w:rsidRDefault="001364D2" w:rsidP="00A00219">
            <w:pPr>
              <w:pStyle w:val="BodyTextTable"/>
            </w:pPr>
            <w:proofErr w:type="spellStart"/>
            <w:r>
              <w:t>Avi</w:t>
            </w:r>
            <w:proofErr w:type="spellEnd"/>
            <w:r>
              <w:t xml:space="preserve"> </w:t>
            </w:r>
            <w:proofErr w:type="spellStart"/>
            <w:r>
              <w:t>Fuks</w:t>
            </w:r>
            <w:proofErr w:type="spellEnd"/>
          </w:p>
        </w:tc>
        <w:tc>
          <w:tcPr>
            <w:tcW w:w="824" w:type="pct"/>
            <w:tcBorders>
              <w:bottom w:val="single" w:sz="4" w:space="0" w:color="808080"/>
            </w:tcBorders>
            <w:shd w:val="clear" w:color="auto" w:fill="auto"/>
            <w:tcPrChange w:id="82" w:author="Eyal Bekerman" w:date="2022-09-20T11:03:00Z">
              <w:tcPr>
                <w:tcW w:w="719" w:type="pct"/>
                <w:gridSpan w:val="2"/>
                <w:tcBorders>
                  <w:bottom w:val="single" w:sz="4" w:space="0" w:color="808080"/>
                </w:tcBorders>
                <w:shd w:val="clear" w:color="auto" w:fill="auto"/>
              </w:tcPr>
            </w:tcPrChange>
          </w:tcPr>
          <w:p w14:paraId="788F52D2" w14:textId="64DE01E0" w:rsidR="001364D2" w:rsidRPr="00C90E97" w:rsidRDefault="001364D2" w:rsidP="00A00219">
            <w:pPr>
              <w:pStyle w:val="BodyTextTable"/>
            </w:pPr>
            <w:r>
              <w:t>May-03-2020</w:t>
            </w:r>
          </w:p>
        </w:tc>
        <w:tc>
          <w:tcPr>
            <w:tcW w:w="2142" w:type="pct"/>
            <w:gridSpan w:val="2"/>
            <w:tcBorders>
              <w:bottom w:val="single" w:sz="4" w:space="0" w:color="808080"/>
            </w:tcBorders>
            <w:shd w:val="clear" w:color="auto" w:fill="auto"/>
            <w:tcPrChange w:id="83" w:author="Eyal Bekerman" w:date="2022-09-20T11:03:00Z">
              <w:tcPr>
                <w:tcW w:w="1869" w:type="pct"/>
                <w:gridSpan w:val="3"/>
                <w:tcBorders>
                  <w:bottom w:val="single" w:sz="4" w:space="0" w:color="808080"/>
                </w:tcBorders>
                <w:shd w:val="clear" w:color="auto" w:fill="auto"/>
              </w:tcPr>
            </w:tcPrChange>
          </w:tcPr>
          <w:p w14:paraId="2D694471" w14:textId="4703876D" w:rsidR="001364D2" w:rsidRPr="00C90E97" w:rsidRDefault="001364D2" w:rsidP="00A00219">
            <w:pPr>
              <w:pStyle w:val="BodyTextTable"/>
            </w:pPr>
            <w:r>
              <w:t xml:space="preserve">Serviceability changes </w:t>
            </w:r>
          </w:p>
        </w:tc>
        <w:tc>
          <w:tcPr>
            <w:tcW w:w="437" w:type="pct"/>
            <w:tcBorders>
              <w:bottom w:val="single" w:sz="4" w:space="0" w:color="808080"/>
            </w:tcBorders>
            <w:shd w:val="clear" w:color="auto" w:fill="auto"/>
            <w:tcPrChange w:id="84" w:author="Eyal Bekerman" w:date="2022-09-20T11:03:00Z">
              <w:tcPr>
                <w:tcW w:w="381" w:type="pct"/>
                <w:gridSpan w:val="2"/>
                <w:tcBorders>
                  <w:bottom w:val="single" w:sz="4" w:space="0" w:color="808080"/>
                </w:tcBorders>
                <w:shd w:val="clear" w:color="auto" w:fill="auto"/>
              </w:tcPr>
            </w:tcPrChange>
          </w:tcPr>
          <w:p w14:paraId="3A736A29" w14:textId="77777777" w:rsidR="001364D2" w:rsidRPr="00C90E97" w:rsidRDefault="001364D2" w:rsidP="00A00219">
            <w:pPr>
              <w:pStyle w:val="BodyTextTable"/>
            </w:pPr>
          </w:p>
        </w:tc>
        <w:tc>
          <w:tcPr>
            <w:tcW w:w="525" w:type="pct"/>
            <w:tcBorders>
              <w:bottom w:val="single" w:sz="4" w:space="0" w:color="808080"/>
            </w:tcBorders>
            <w:shd w:val="clear" w:color="auto" w:fill="auto"/>
            <w:tcPrChange w:id="85" w:author="Eyal Bekerman" w:date="2022-09-20T11:03:00Z">
              <w:tcPr>
                <w:tcW w:w="460" w:type="pct"/>
                <w:gridSpan w:val="2"/>
                <w:tcBorders>
                  <w:bottom w:val="single" w:sz="4" w:space="0" w:color="808080"/>
                </w:tcBorders>
                <w:shd w:val="clear" w:color="auto" w:fill="auto"/>
              </w:tcPr>
            </w:tcPrChange>
          </w:tcPr>
          <w:p w14:paraId="6F0E8739" w14:textId="04FD1A28" w:rsidR="001364D2" w:rsidRPr="00C90E97" w:rsidRDefault="001364D2" w:rsidP="00A00219">
            <w:pPr>
              <w:pStyle w:val="BodyTextTable"/>
            </w:pPr>
            <w:r>
              <w:t>0.5</w:t>
            </w:r>
          </w:p>
        </w:tc>
      </w:tr>
      <w:tr w:rsidR="001364D2" w:rsidRPr="00C90E97" w14:paraId="1A6090CB" w14:textId="77777777" w:rsidTr="001364D2">
        <w:trPr>
          <w:cantSplit/>
          <w:trPrChange w:id="86" w:author="Eyal Bekerman" w:date="2022-09-20T11:03:00Z">
            <w:trPr>
              <w:cantSplit/>
            </w:trPr>
          </w:trPrChange>
        </w:trPr>
        <w:tc>
          <w:tcPr>
            <w:tcW w:w="1072" w:type="pct"/>
            <w:tcBorders>
              <w:bottom w:val="single" w:sz="4" w:space="0" w:color="808080"/>
            </w:tcBorders>
            <w:shd w:val="clear" w:color="auto" w:fill="auto"/>
            <w:tcPrChange w:id="87" w:author="Eyal Bekerman" w:date="2022-09-20T11:03:00Z">
              <w:tcPr>
                <w:tcW w:w="935" w:type="pct"/>
                <w:gridSpan w:val="2"/>
                <w:tcBorders>
                  <w:bottom w:val="single" w:sz="4" w:space="0" w:color="808080"/>
                </w:tcBorders>
                <w:shd w:val="clear" w:color="auto" w:fill="auto"/>
              </w:tcPr>
            </w:tcPrChange>
          </w:tcPr>
          <w:p w14:paraId="4B61F73C" w14:textId="5A6D723C" w:rsidR="001364D2" w:rsidRPr="00C90E97" w:rsidRDefault="001364D2" w:rsidP="00A00219">
            <w:pPr>
              <w:pStyle w:val="BodyTextTable"/>
            </w:pPr>
            <w:proofErr w:type="spellStart"/>
            <w:r>
              <w:t>Shaul</w:t>
            </w:r>
            <w:proofErr w:type="spellEnd"/>
            <w:r>
              <w:t xml:space="preserve"> Cohen</w:t>
            </w:r>
          </w:p>
        </w:tc>
        <w:tc>
          <w:tcPr>
            <w:tcW w:w="824" w:type="pct"/>
            <w:tcBorders>
              <w:bottom w:val="single" w:sz="4" w:space="0" w:color="808080"/>
            </w:tcBorders>
            <w:shd w:val="clear" w:color="auto" w:fill="auto"/>
            <w:tcPrChange w:id="88" w:author="Eyal Bekerman" w:date="2022-09-20T11:03:00Z">
              <w:tcPr>
                <w:tcW w:w="719" w:type="pct"/>
                <w:gridSpan w:val="2"/>
                <w:tcBorders>
                  <w:bottom w:val="single" w:sz="4" w:space="0" w:color="808080"/>
                </w:tcBorders>
                <w:shd w:val="clear" w:color="auto" w:fill="auto"/>
              </w:tcPr>
            </w:tcPrChange>
          </w:tcPr>
          <w:p w14:paraId="7B9210E7" w14:textId="57897BD9" w:rsidR="001364D2" w:rsidRPr="00C90E97" w:rsidRDefault="001364D2" w:rsidP="00A00219">
            <w:pPr>
              <w:pStyle w:val="BodyTextTable"/>
            </w:pPr>
            <w:r>
              <w:t>Dec-08-2019</w:t>
            </w:r>
          </w:p>
        </w:tc>
        <w:tc>
          <w:tcPr>
            <w:tcW w:w="2142" w:type="pct"/>
            <w:gridSpan w:val="2"/>
            <w:tcBorders>
              <w:bottom w:val="single" w:sz="4" w:space="0" w:color="808080"/>
            </w:tcBorders>
            <w:shd w:val="clear" w:color="auto" w:fill="auto"/>
            <w:tcPrChange w:id="89" w:author="Eyal Bekerman" w:date="2022-09-20T11:03:00Z">
              <w:tcPr>
                <w:tcW w:w="1869" w:type="pct"/>
                <w:gridSpan w:val="3"/>
                <w:tcBorders>
                  <w:bottom w:val="single" w:sz="4" w:space="0" w:color="808080"/>
                </w:tcBorders>
                <w:shd w:val="clear" w:color="auto" w:fill="auto"/>
              </w:tcPr>
            </w:tcPrChange>
          </w:tcPr>
          <w:p w14:paraId="2D9F60A2" w14:textId="6BCDAE92" w:rsidR="001364D2" w:rsidRPr="00C90E97" w:rsidRDefault="001364D2" w:rsidP="00A00219">
            <w:pPr>
              <w:pStyle w:val="BodyTextTable"/>
            </w:pPr>
            <w:r>
              <w:t xml:space="preserve">Added placeholders for </w:t>
            </w:r>
            <w:proofErr w:type="gramStart"/>
            <w:r>
              <w:t>Home</w:t>
            </w:r>
            <w:proofErr w:type="gramEnd"/>
            <w:r>
              <w:t xml:space="preserve"> account following late request</w:t>
            </w:r>
          </w:p>
        </w:tc>
        <w:tc>
          <w:tcPr>
            <w:tcW w:w="437" w:type="pct"/>
            <w:tcBorders>
              <w:bottom w:val="single" w:sz="4" w:space="0" w:color="808080"/>
            </w:tcBorders>
            <w:shd w:val="clear" w:color="auto" w:fill="auto"/>
            <w:tcPrChange w:id="90" w:author="Eyal Bekerman" w:date="2022-09-20T11:03:00Z">
              <w:tcPr>
                <w:tcW w:w="381" w:type="pct"/>
                <w:gridSpan w:val="2"/>
                <w:tcBorders>
                  <w:bottom w:val="single" w:sz="4" w:space="0" w:color="808080"/>
                </w:tcBorders>
                <w:shd w:val="clear" w:color="auto" w:fill="auto"/>
              </w:tcPr>
            </w:tcPrChange>
          </w:tcPr>
          <w:p w14:paraId="564B0449" w14:textId="3AC98D40" w:rsidR="001364D2" w:rsidRPr="00C90E97" w:rsidRDefault="001364D2" w:rsidP="00A00219">
            <w:pPr>
              <w:pStyle w:val="BodyTextTable"/>
            </w:pPr>
            <w:r>
              <w:t>Y</w:t>
            </w:r>
          </w:p>
        </w:tc>
        <w:tc>
          <w:tcPr>
            <w:tcW w:w="525" w:type="pct"/>
            <w:tcBorders>
              <w:bottom w:val="single" w:sz="4" w:space="0" w:color="808080"/>
            </w:tcBorders>
            <w:shd w:val="clear" w:color="auto" w:fill="auto"/>
            <w:tcPrChange w:id="91" w:author="Eyal Bekerman" w:date="2022-09-20T11:03:00Z">
              <w:tcPr>
                <w:tcW w:w="460" w:type="pct"/>
                <w:gridSpan w:val="2"/>
                <w:tcBorders>
                  <w:bottom w:val="single" w:sz="4" w:space="0" w:color="808080"/>
                </w:tcBorders>
                <w:shd w:val="clear" w:color="auto" w:fill="auto"/>
              </w:tcPr>
            </w:tcPrChange>
          </w:tcPr>
          <w:p w14:paraId="1C7D9F9A" w14:textId="0E32B248" w:rsidR="001364D2" w:rsidRPr="00C90E97" w:rsidRDefault="001364D2" w:rsidP="00A00219">
            <w:pPr>
              <w:pStyle w:val="BodyTextTable"/>
            </w:pPr>
            <w:r>
              <w:t>0.4</w:t>
            </w:r>
          </w:p>
        </w:tc>
      </w:tr>
      <w:tr w:rsidR="001364D2" w:rsidRPr="003A4ED1" w14:paraId="1910EFD3" w14:textId="77777777" w:rsidTr="001364D2">
        <w:trPr>
          <w:cantSplit/>
          <w:tblHeader/>
          <w:trPrChange w:id="92" w:author="Eyal Bekerman" w:date="2022-09-20T11:03:00Z">
            <w:trPr>
              <w:cantSplit/>
              <w:tblHeader/>
            </w:trPr>
          </w:trPrChange>
        </w:trPr>
        <w:tc>
          <w:tcPr>
            <w:tcW w:w="1072" w:type="pct"/>
            <w:shd w:val="clear" w:color="auto" w:fill="auto"/>
            <w:tcPrChange w:id="93" w:author="Eyal Bekerman" w:date="2022-09-20T11:03:00Z">
              <w:tcPr>
                <w:tcW w:w="935" w:type="pct"/>
                <w:gridSpan w:val="2"/>
                <w:shd w:val="clear" w:color="auto" w:fill="auto"/>
              </w:tcPr>
            </w:tcPrChange>
          </w:tcPr>
          <w:p w14:paraId="51C82060" w14:textId="49E8AD6A" w:rsidR="001364D2" w:rsidRPr="00C90E97" w:rsidRDefault="001364D2" w:rsidP="00A00219">
            <w:pPr>
              <w:pStyle w:val="BodyTextTable"/>
            </w:pPr>
            <w:r>
              <w:t>Eyal Bekerman</w:t>
            </w:r>
          </w:p>
        </w:tc>
        <w:tc>
          <w:tcPr>
            <w:tcW w:w="824" w:type="pct"/>
            <w:shd w:val="clear" w:color="auto" w:fill="auto"/>
            <w:tcPrChange w:id="94" w:author="Eyal Bekerman" w:date="2022-09-20T11:03:00Z">
              <w:tcPr>
                <w:tcW w:w="719" w:type="pct"/>
                <w:gridSpan w:val="2"/>
                <w:shd w:val="clear" w:color="auto" w:fill="auto"/>
              </w:tcPr>
            </w:tcPrChange>
          </w:tcPr>
          <w:p w14:paraId="57BE473C" w14:textId="425BF2A3" w:rsidR="001364D2" w:rsidRPr="00C90E97" w:rsidRDefault="001364D2" w:rsidP="00A00219">
            <w:pPr>
              <w:pStyle w:val="BodyTextTable"/>
            </w:pPr>
            <w:r>
              <w:t>Nov-19-2019</w:t>
            </w:r>
          </w:p>
        </w:tc>
        <w:tc>
          <w:tcPr>
            <w:tcW w:w="2142" w:type="pct"/>
            <w:gridSpan w:val="2"/>
            <w:shd w:val="clear" w:color="auto" w:fill="auto"/>
            <w:tcPrChange w:id="95" w:author="Eyal Bekerman" w:date="2022-09-20T11:03:00Z">
              <w:tcPr>
                <w:tcW w:w="1869" w:type="pct"/>
                <w:gridSpan w:val="3"/>
                <w:shd w:val="clear" w:color="auto" w:fill="auto"/>
              </w:tcPr>
            </w:tcPrChange>
          </w:tcPr>
          <w:p w14:paraId="39BFA20A" w14:textId="512713CC" w:rsidR="001364D2" w:rsidRPr="00C90E97" w:rsidRDefault="001364D2" w:rsidP="00A00219">
            <w:pPr>
              <w:pStyle w:val="BodyTextTable"/>
            </w:pPr>
            <w:r>
              <w:t>Updated for sign-off</w:t>
            </w:r>
          </w:p>
        </w:tc>
        <w:tc>
          <w:tcPr>
            <w:tcW w:w="437" w:type="pct"/>
            <w:shd w:val="clear" w:color="auto" w:fill="auto"/>
            <w:tcPrChange w:id="96" w:author="Eyal Bekerman" w:date="2022-09-20T11:03:00Z">
              <w:tcPr>
                <w:tcW w:w="381" w:type="pct"/>
                <w:gridSpan w:val="2"/>
                <w:shd w:val="clear" w:color="auto" w:fill="auto"/>
              </w:tcPr>
            </w:tcPrChange>
          </w:tcPr>
          <w:p w14:paraId="07B819ED" w14:textId="632F4D7A" w:rsidR="001364D2" w:rsidRPr="00C90E97" w:rsidRDefault="001364D2" w:rsidP="00A00219">
            <w:pPr>
              <w:pStyle w:val="BodyTextTable"/>
            </w:pPr>
            <w:r>
              <w:t>Y</w:t>
            </w:r>
          </w:p>
        </w:tc>
        <w:tc>
          <w:tcPr>
            <w:tcW w:w="525" w:type="pct"/>
            <w:shd w:val="clear" w:color="auto" w:fill="auto"/>
            <w:tcPrChange w:id="97" w:author="Eyal Bekerman" w:date="2022-09-20T11:03:00Z">
              <w:tcPr>
                <w:tcW w:w="460" w:type="pct"/>
                <w:gridSpan w:val="2"/>
                <w:shd w:val="clear" w:color="auto" w:fill="auto"/>
              </w:tcPr>
            </w:tcPrChange>
          </w:tcPr>
          <w:p w14:paraId="43F13F29" w14:textId="3E2F072C" w:rsidR="001364D2" w:rsidRPr="00C90E97" w:rsidRDefault="001364D2" w:rsidP="00A00219">
            <w:pPr>
              <w:pStyle w:val="BodyTextTable"/>
            </w:pPr>
            <w:r>
              <w:t>0.3</w:t>
            </w:r>
          </w:p>
        </w:tc>
      </w:tr>
      <w:tr w:rsidR="001364D2" w:rsidRPr="003A4ED1" w14:paraId="297AF742" w14:textId="77777777" w:rsidTr="001364D2">
        <w:trPr>
          <w:cantSplit/>
          <w:tblHeader/>
          <w:trPrChange w:id="98" w:author="Eyal Bekerman" w:date="2022-09-20T11:03:00Z">
            <w:trPr>
              <w:cantSplit/>
              <w:tblHeader/>
            </w:trPr>
          </w:trPrChange>
        </w:trPr>
        <w:tc>
          <w:tcPr>
            <w:tcW w:w="1072" w:type="pct"/>
            <w:shd w:val="clear" w:color="auto" w:fill="auto"/>
            <w:hideMark/>
            <w:tcPrChange w:id="99" w:author="Eyal Bekerman" w:date="2022-09-20T11:03:00Z">
              <w:tcPr>
                <w:tcW w:w="935" w:type="pct"/>
                <w:gridSpan w:val="2"/>
                <w:shd w:val="clear" w:color="auto" w:fill="auto"/>
                <w:hideMark/>
              </w:tcPr>
            </w:tcPrChange>
          </w:tcPr>
          <w:p w14:paraId="0DB758EE" w14:textId="77777777" w:rsidR="001364D2" w:rsidRPr="00C90E97" w:rsidRDefault="001364D2" w:rsidP="00A00219">
            <w:pPr>
              <w:pStyle w:val="BodyTextTable"/>
            </w:pPr>
            <w:proofErr w:type="spellStart"/>
            <w:r>
              <w:t>Shaul</w:t>
            </w:r>
            <w:proofErr w:type="spellEnd"/>
            <w:r>
              <w:t xml:space="preserve"> Cohen</w:t>
            </w:r>
          </w:p>
        </w:tc>
        <w:tc>
          <w:tcPr>
            <w:tcW w:w="824" w:type="pct"/>
            <w:shd w:val="clear" w:color="auto" w:fill="auto"/>
            <w:hideMark/>
            <w:tcPrChange w:id="100" w:author="Eyal Bekerman" w:date="2022-09-20T11:03:00Z">
              <w:tcPr>
                <w:tcW w:w="719" w:type="pct"/>
                <w:gridSpan w:val="2"/>
                <w:shd w:val="clear" w:color="auto" w:fill="auto"/>
                <w:hideMark/>
              </w:tcPr>
            </w:tcPrChange>
          </w:tcPr>
          <w:p w14:paraId="758D668D" w14:textId="77777777" w:rsidR="001364D2" w:rsidRPr="00C90E97" w:rsidRDefault="001364D2" w:rsidP="00A00219">
            <w:pPr>
              <w:pStyle w:val="BodyTextTable"/>
            </w:pPr>
            <w:r>
              <w:t>Aug</w:t>
            </w:r>
            <w:r w:rsidRPr="0028728E">
              <w:t>-2</w:t>
            </w:r>
            <w:r>
              <w:t>8</w:t>
            </w:r>
            <w:r w:rsidRPr="0028728E">
              <w:t>-201</w:t>
            </w:r>
            <w:r>
              <w:t>9</w:t>
            </w:r>
          </w:p>
        </w:tc>
        <w:tc>
          <w:tcPr>
            <w:tcW w:w="2142" w:type="pct"/>
            <w:gridSpan w:val="2"/>
            <w:shd w:val="clear" w:color="auto" w:fill="auto"/>
            <w:hideMark/>
            <w:tcPrChange w:id="101" w:author="Eyal Bekerman" w:date="2022-09-20T11:03:00Z">
              <w:tcPr>
                <w:tcW w:w="1869" w:type="pct"/>
                <w:gridSpan w:val="3"/>
                <w:shd w:val="clear" w:color="auto" w:fill="auto"/>
                <w:hideMark/>
              </w:tcPr>
            </w:tcPrChange>
          </w:tcPr>
          <w:p w14:paraId="4CA42276" w14:textId="77777777" w:rsidR="001364D2" w:rsidRPr="00C90E97" w:rsidRDefault="001364D2" w:rsidP="00A00219">
            <w:pPr>
              <w:pStyle w:val="BodyTextTable"/>
            </w:pPr>
            <w:r w:rsidRPr="00C90E97">
              <w:t>Document created</w:t>
            </w:r>
          </w:p>
        </w:tc>
        <w:tc>
          <w:tcPr>
            <w:tcW w:w="437" w:type="pct"/>
            <w:shd w:val="clear" w:color="auto" w:fill="auto"/>
            <w:hideMark/>
            <w:tcPrChange w:id="102" w:author="Eyal Bekerman" w:date="2022-09-20T11:03:00Z">
              <w:tcPr>
                <w:tcW w:w="381" w:type="pct"/>
                <w:gridSpan w:val="2"/>
                <w:shd w:val="clear" w:color="auto" w:fill="auto"/>
                <w:hideMark/>
              </w:tcPr>
            </w:tcPrChange>
          </w:tcPr>
          <w:p w14:paraId="4FCAF0CB" w14:textId="77777777" w:rsidR="001364D2" w:rsidRPr="00C90E97" w:rsidRDefault="001364D2" w:rsidP="00A00219">
            <w:pPr>
              <w:pStyle w:val="BodyTextTable"/>
            </w:pPr>
            <w:r>
              <w:t>Y</w:t>
            </w:r>
          </w:p>
        </w:tc>
        <w:tc>
          <w:tcPr>
            <w:tcW w:w="525" w:type="pct"/>
            <w:shd w:val="clear" w:color="auto" w:fill="auto"/>
            <w:hideMark/>
            <w:tcPrChange w:id="103" w:author="Eyal Bekerman" w:date="2022-09-20T11:03:00Z">
              <w:tcPr>
                <w:tcW w:w="460" w:type="pct"/>
                <w:gridSpan w:val="2"/>
                <w:shd w:val="clear" w:color="auto" w:fill="auto"/>
                <w:hideMark/>
              </w:tcPr>
            </w:tcPrChange>
          </w:tcPr>
          <w:p w14:paraId="6F40F16E" w14:textId="77777777" w:rsidR="001364D2" w:rsidRPr="00C90E97" w:rsidRDefault="001364D2" w:rsidP="00A00219">
            <w:pPr>
              <w:pStyle w:val="BodyTextTable"/>
            </w:pPr>
            <w:r>
              <w:t>0.1</w:t>
            </w:r>
          </w:p>
        </w:tc>
      </w:tr>
    </w:tbl>
    <w:p w14:paraId="6D6C60D6" w14:textId="77777777" w:rsidR="00C70C07" w:rsidRPr="003A4ED1" w:rsidRDefault="00C70C07" w:rsidP="00C70C07">
      <w:pPr>
        <w:pStyle w:val="BodyText"/>
      </w:pPr>
    </w:p>
    <w:p w14:paraId="71CBE4FB" w14:textId="77777777" w:rsidR="00C70C07" w:rsidRPr="003A4ED1" w:rsidRDefault="00C70C07" w:rsidP="00C70C07">
      <w:pPr>
        <w:pStyle w:val="BodyText"/>
        <w:sectPr w:rsidR="00C70C07" w:rsidRPr="003A4ED1" w:rsidSect="003A4ED1">
          <w:footerReference w:type="default" r:id="rId17"/>
          <w:headerReference w:type="first" r:id="rId18"/>
          <w:footerReference w:type="first" r:id="rId19"/>
          <w:pgSz w:w="16834" w:h="11909" w:orient="landscape" w:code="1"/>
          <w:pgMar w:top="1440" w:right="1440" w:bottom="1440" w:left="1440" w:header="720" w:footer="801" w:gutter="0"/>
          <w:pgBorders w:offsetFrom="page">
            <w:bottom w:val="single" w:sz="4" w:space="24" w:color="FFFFFF"/>
          </w:pgBorders>
          <w:pgNumType w:fmt="lowerRoman" w:start="1"/>
          <w:cols w:space="708"/>
          <w:titlePg/>
          <w:docGrid w:linePitch="360"/>
        </w:sectPr>
      </w:pPr>
    </w:p>
    <w:p w14:paraId="361C591C" w14:textId="77777777" w:rsidR="00C70C07" w:rsidRPr="003A4ED1" w:rsidRDefault="00C70C07" w:rsidP="00C70C07">
      <w:pPr>
        <w:pStyle w:val="Contents"/>
        <w:outlineLvl w:val="0"/>
      </w:pPr>
      <w:bookmarkStart w:id="104" w:name="_Toc99349397"/>
      <w:bookmarkStart w:id="105" w:name="_Toc83701142"/>
      <w:bookmarkStart w:id="106" w:name="_Toc489563969"/>
      <w:bookmarkStart w:id="107" w:name="_Toc114647086"/>
      <w:bookmarkEnd w:id="104"/>
      <w:bookmarkEnd w:id="105"/>
      <w:r w:rsidRPr="003A4ED1">
        <w:t>Table of Contents</w:t>
      </w:r>
      <w:bookmarkEnd w:id="106"/>
      <w:bookmarkEnd w:id="107"/>
    </w:p>
    <w:p w14:paraId="7935B55D" w14:textId="52B35590" w:rsidR="008F4C32" w:rsidRDefault="00774AA8">
      <w:pPr>
        <w:pStyle w:val="TOC1"/>
        <w:rPr>
          <w:rFonts w:asciiTheme="minorHAnsi" w:eastAsiaTheme="minorEastAsia" w:hAnsiTheme="minorHAnsi" w:cstheme="minorBidi"/>
          <w:b w:val="0"/>
          <w:color w:val="auto"/>
        </w:rPr>
      </w:pPr>
      <w:r w:rsidRPr="003A4ED1">
        <w:rPr>
          <w:noProof w:val="0"/>
        </w:rPr>
        <w:fldChar w:fldCharType="begin"/>
      </w:r>
      <w:r w:rsidR="00C70C07" w:rsidRPr="003A4ED1">
        <w:rPr>
          <w:noProof w:val="0"/>
        </w:rPr>
        <w:instrText xml:space="preserve"> TOC \o "1-3" \h \z \u </w:instrText>
      </w:r>
      <w:r w:rsidRPr="003A4ED1">
        <w:rPr>
          <w:noProof w:val="0"/>
        </w:rPr>
        <w:fldChar w:fldCharType="separate"/>
      </w:r>
      <w:hyperlink w:anchor="_Toc114647086" w:history="1">
        <w:r w:rsidR="008F4C32" w:rsidRPr="002B0069">
          <w:rPr>
            <w:rStyle w:val="Hyperlink"/>
          </w:rPr>
          <w:t>Table of Contents</w:t>
        </w:r>
        <w:r w:rsidR="008F4C32">
          <w:rPr>
            <w:webHidden/>
          </w:rPr>
          <w:tab/>
        </w:r>
        <w:r w:rsidR="008F4C32">
          <w:rPr>
            <w:webHidden/>
          </w:rPr>
          <w:fldChar w:fldCharType="begin"/>
        </w:r>
        <w:r w:rsidR="008F4C32">
          <w:rPr>
            <w:webHidden/>
          </w:rPr>
          <w:instrText xml:space="preserve"> PAGEREF _Toc114647086 \h </w:instrText>
        </w:r>
        <w:r w:rsidR="008F4C32">
          <w:rPr>
            <w:webHidden/>
          </w:rPr>
        </w:r>
        <w:r w:rsidR="008F4C32">
          <w:rPr>
            <w:webHidden/>
          </w:rPr>
          <w:fldChar w:fldCharType="separate"/>
        </w:r>
        <w:r w:rsidR="008F4C32">
          <w:rPr>
            <w:webHidden/>
          </w:rPr>
          <w:t>ii</w:t>
        </w:r>
        <w:r w:rsidR="008F4C32">
          <w:rPr>
            <w:webHidden/>
          </w:rPr>
          <w:fldChar w:fldCharType="end"/>
        </w:r>
      </w:hyperlink>
    </w:p>
    <w:p w14:paraId="1C7BAE84" w14:textId="1D75E4D2" w:rsidR="008F4C32" w:rsidRDefault="00F279BA">
      <w:pPr>
        <w:pStyle w:val="TOC1"/>
        <w:rPr>
          <w:rFonts w:asciiTheme="minorHAnsi" w:eastAsiaTheme="minorEastAsia" w:hAnsiTheme="minorHAnsi" w:cstheme="minorBidi"/>
          <w:b w:val="0"/>
          <w:color w:val="auto"/>
        </w:rPr>
      </w:pPr>
      <w:hyperlink w:anchor="_Toc114647087" w:history="1">
        <w:r w:rsidR="008F4C32" w:rsidRPr="002B0069">
          <w:rPr>
            <w:rStyle w:val="Hyperlink"/>
            <w:bCs/>
          </w:rPr>
          <w:t>1</w:t>
        </w:r>
        <w:r w:rsidR="008F4C32">
          <w:rPr>
            <w:rFonts w:asciiTheme="minorHAnsi" w:eastAsiaTheme="minorEastAsia" w:hAnsiTheme="minorHAnsi" w:cstheme="minorBidi"/>
            <w:b w:val="0"/>
            <w:color w:val="auto"/>
          </w:rPr>
          <w:tab/>
        </w:r>
        <w:r w:rsidR="008F4C32" w:rsidRPr="002B0069">
          <w:rPr>
            <w:rStyle w:val="Hyperlink"/>
          </w:rPr>
          <w:t>Introduction</w:t>
        </w:r>
        <w:r w:rsidR="008F4C32">
          <w:rPr>
            <w:webHidden/>
          </w:rPr>
          <w:tab/>
        </w:r>
        <w:r w:rsidR="008F4C32">
          <w:rPr>
            <w:webHidden/>
          </w:rPr>
          <w:fldChar w:fldCharType="begin"/>
        </w:r>
        <w:r w:rsidR="008F4C32">
          <w:rPr>
            <w:webHidden/>
          </w:rPr>
          <w:instrText xml:space="preserve"> PAGEREF _Toc114647087 \h </w:instrText>
        </w:r>
        <w:r w:rsidR="008F4C32">
          <w:rPr>
            <w:webHidden/>
          </w:rPr>
        </w:r>
        <w:r w:rsidR="008F4C32">
          <w:rPr>
            <w:webHidden/>
          </w:rPr>
          <w:fldChar w:fldCharType="separate"/>
        </w:r>
        <w:r w:rsidR="008F4C32">
          <w:rPr>
            <w:webHidden/>
          </w:rPr>
          <w:t>1</w:t>
        </w:r>
        <w:r w:rsidR="008F4C32">
          <w:rPr>
            <w:webHidden/>
          </w:rPr>
          <w:fldChar w:fldCharType="end"/>
        </w:r>
      </w:hyperlink>
    </w:p>
    <w:p w14:paraId="4FE2D000" w14:textId="051558AC" w:rsidR="008F4C32" w:rsidRDefault="00F279BA">
      <w:pPr>
        <w:pStyle w:val="TOC2"/>
        <w:rPr>
          <w:rFonts w:asciiTheme="minorHAnsi" w:eastAsiaTheme="minorEastAsia" w:hAnsiTheme="minorHAnsi" w:cstheme="minorBidi"/>
          <w:noProof/>
          <w:color w:val="auto"/>
          <w:sz w:val="22"/>
          <w:szCs w:val="22"/>
        </w:rPr>
      </w:pPr>
      <w:hyperlink w:anchor="_Toc114647088" w:history="1">
        <w:r w:rsidR="008F4C32" w:rsidRPr="002B0069">
          <w:rPr>
            <w:rStyle w:val="Hyperlink"/>
            <w:noProof/>
          </w:rPr>
          <w:t>1.1</w:t>
        </w:r>
        <w:r w:rsidR="008F4C32">
          <w:rPr>
            <w:rFonts w:asciiTheme="minorHAnsi" w:eastAsiaTheme="minorEastAsia" w:hAnsiTheme="minorHAnsi" w:cstheme="minorBidi"/>
            <w:noProof/>
            <w:color w:val="auto"/>
            <w:sz w:val="22"/>
            <w:szCs w:val="22"/>
          </w:rPr>
          <w:tab/>
        </w:r>
        <w:r w:rsidR="008F4C32" w:rsidRPr="002B0069">
          <w:rPr>
            <w:rStyle w:val="Hyperlink"/>
            <w:noProof/>
          </w:rPr>
          <w:t>Purpose and Scope</w:t>
        </w:r>
        <w:r w:rsidR="008F4C32">
          <w:rPr>
            <w:noProof/>
            <w:webHidden/>
          </w:rPr>
          <w:tab/>
        </w:r>
        <w:r w:rsidR="008F4C32">
          <w:rPr>
            <w:noProof/>
            <w:webHidden/>
          </w:rPr>
          <w:fldChar w:fldCharType="begin"/>
        </w:r>
        <w:r w:rsidR="008F4C32">
          <w:rPr>
            <w:noProof/>
            <w:webHidden/>
          </w:rPr>
          <w:instrText xml:space="preserve"> PAGEREF _Toc114647088 \h </w:instrText>
        </w:r>
        <w:r w:rsidR="008F4C32">
          <w:rPr>
            <w:noProof/>
            <w:webHidden/>
          </w:rPr>
        </w:r>
        <w:r w:rsidR="008F4C32">
          <w:rPr>
            <w:noProof/>
            <w:webHidden/>
          </w:rPr>
          <w:fldChar w:fldCharType="separate"/>
        </w:r>
        <w:r w:rsidR="008F4C32">
          <w:rPr>
            <w:noProof/>
            <w:webHidden/>
          </w:rPr>
          <w:t>1</w:t>
        </w:r>
        <w:r w:rsidR="008F4C32">
          <w:rPr>
            <w:noProof/>
            <w:webHidden/>
          </w:rPr>
          <w:fldChar w:fldCharType="end"/>
        </w:r>
      </w:hyperlink>
    </w:p>
    <w:p w14:paraId="4B5265DE" w14:textId="63D9B4FC" w:rsidR="008F4C32" w:rsidRDefault="00F279BA">
      <w:pPr>
        <w:pStyle w:val="TOC2"/>
        <w:rPr>
          <w:rFonts w:asciiTheme="minorHAnsi" w:eastAsiaTheme="minorEastAsia" w:hAnsiTheme="minorHAnsi" w:cstheme="minorBidi"/>
          <w:noProof/>
          <w:color w:val="auto"/>
          <w:sz w:val="22"/>
          <w:szCs w:val="22"/>
        </w:rPr>
      </w:pPr>
      <w:hyperlink w:anchor="_Toc114647089" w:history="1">
        <w:r w:rsidR="008F4C32" w:rsidRPr="002B0069">
          <w:rPr>
            <w:rStyle w:val="Hyperlink"/>
            <w:noProof/>
          </w:rPr>
          <w:t>1.2</w:t>
        </w:r>
        <w:r w:rsidR="008F4C32">
          <w:rPr>
            <w:rFonts w:asciiTheme="minorHAnsi" w:eastAsiaTheme="minorEastAsia" w:hAnsiTheme="minorHAnsi" w:cstheme="minorBidi"/>
            <w:noProof/>
            <w:color w:val="auto"/>
            <w:sz w:val="22"/>
            <w:szCs w:val="22"/>
          </w:rPr>
          <w:tab/>
        </w:r>
        <w:r w:rsidR="008F4C32" w:rsidRPr="002B0069">
          <w:rPr>
            <w:rStyle w:val="Hyperlink"/>
            <w:noProof/>
          </w:rPr>
          <w:t>Related Documentation</w:t>
        </w:r>
        <w:r w:rsidR="008F4C32">
          <w:rPr>
            <w:noProof/>
            <w:webHidden/>
          </w:rPr>
          <w:tab/>
        </w:r>
        <w:r w:rsidR="008F4C32">
          <w:rPr>
            <w:noProof/>
            <w:webHidden/>
          </w:rPr>
          <w:fldChar w:fldCharType="begin"/>
        </w:r>
        <w:r w:rsidR="008F4C32">
          <w:rPr>
            <w:noProof/>
            <w:webHidden/>
          </w:rPr>
          <w:instrText xml:space="preserve"> PAGEREF _Toc114647089 \h </w:instrText>
        </w:r>
        <w:r w:rsidR="008F4C32">
          <w:rPr>
            <w:noProof/>
            <w:webHidden/>
          </w:rPr>
        </w:r>
        <w:r w:rsidR="008F4C32">
          <w:rPr>
            <w:noProof/>
            <w:webHidden/>
          </w:rPr>
          <w:fldChar w:fldCharType="separate"/>
        </w:r>
        <w:r w:rsidR="008F4C32">
          <w:rPr>
            <w:noProof/>
            <w:webHidden/>
          </w:rPr>
          <w:t>1</w:t>
        </w:r>
        <w:r w:rsidR="008F4C32">
          <w:rPr>
            <w:noProof/>
            <w:webHidden/>
          </w:rPr>
          <w:fldChar w:fldCharType="end"/>
        </w:r>
      </w:hyperlink>
    </w:p>
    <w:p w14:paraId="331AD5A2" w14:textId="0F2C3657" w:rsidR="008F4C32" w:rsidRDefault="00F279BA">
      <w:pPr>
        <w:pStyle w:val="TOC2"/>
        <w:rPr>
          <w:rFonts w:asciiTheme="minorHAnsi" w:eastAsiaTheme="minorEastAsia" w:hAnsiTheme="minorHAnsi" w:cstheme="minorBidi"/>
          <w:noProof/>
          <w:color w:val="auto"/>
          <w:sz w:val="22"/>
          <w:szCs w:val="22"/>
        </w:rPr>
      </w:pPr>
      <w:hyperlink w:anchor="_Toc114647090" w:history="1">
        <w:r w:rsidR="008F4C32" w:rsidRPr="002B0069">
          <w:rPr>
            <w:rStyle w:val="Hyperlink"/>
            <w:noProof/>
          </w:rPr>
          <w:t>1.3</w:t>
        </w:r>
        <w:r w:rsidR="008F4C32">
          <w:rPr>
            <w:rFonts w:asciiTheme="minorHAnsi" w:eastAsiaTheme="minorEastAsia" w:hAnsiTheme="minorHAnsi" w:cstheme="minorBidi"/>
            <w:noProof/>
            <w:color w:val="auto"/>
            <w:sz w:val="22"/>
            <w:szCs w:val="22"/>
          </w:rPr>
          <w:tab/>
        </w:r>
        <w:r w:rsidR="008F4C32" w:rsidRPr="002B0069">
          <w:rPr>
            <w:rStyle w:val="Hyperlink"/>
            <w:noProof/>
          </w:rPr>
          <w:t>Terms and Definitions</w:t>
        </w:r>
        <w:r w:rsidR="008F4C32">
          <w:rPr>
            <w:noProof/>
            <w:webHidden/>
          </w:rPr>
          <w:tab/>
        </w:r>
        <w:r w:rsidR="008F4C32">
          <w:rPr>
            <w:noProof/>
            <w:webHidden/>
          </w:rPr>
          <w:fldChar w:fldCharType="begin"/>
        </w:r>
        <w:r w:rsidR="008F4C32">
          <w:rPr>
            <w:noProof/>
            <w:webHidden/>
          </w:rPr>
          <w:instrText xml:space="preserve"> PAGEREF _Toc114647090 \h </w:instrText>
        </w:r>
        <w:r w:rsidR="008F4C32">
          <w:rPr>
            <w:noProof/>
            <w:webHidden/>
          </w:rPr>
        </w:r>
        <w:r w:rsidR="008F4C32">
          <w:rPr>
            <w:noProof/>
            <w:webHidden/>
          </w:rPr>
          <w:fldChar w:fldCharType="separate"/>
        </w:r>
        <w:r w:rsidR="008F4C32">
          <w:rPr>
            <w:noProof/>
            <w:webHidden/>
          </w:rPr>
          <w:t>1</w:t>
        </w:r>
        <w:r w:rsidR="008F4C32">
          <w:rPr>
            <w:noProof/>
            <w:webHidden/>
          </w:rPr>
          <w:fldChar w:fldCharType="end"/>
        </w:r>
      </w:hyperlink>
    </w:p>
    <w:p w14:paraId="2782757B" w14:textId="78211DD7" w:rsidR="008F4C32" w:rsidRDefault="00F279BA">
      <w:pPr>
        <w:pStyle w:val="TOC1"/>
        <w:rPr>
          <w:rFonts w:asciiTheme="minorHAnsi" w:eastAsiaTheme="minorEastAsia" w:hAnsiTheme="minorHAnsi" w:cstheme="minorBidi"/>
          <w:b w:val="0"/>
          <w:color w:val="auto"/>
        </w:rPr>
      </w:pPr>
      <w:hyperlink w:anchor="_Toc114647091" w:history="1">
        <w:r w:rsidR="008F4C32" w:rsidRPr="002B0069">
          <w:rPr>
            <w:rStyle w:val="Hyperlink"/>
            <w:bCs/>
          </w:rPr>
          <w:t>2</w:t>
        </w:r>
        <w:r w:rsidR="008F4C32">
          <w:rPr>
            <w:rFonts w:asciiTheme="minorHAnsi" w:eastAsiaTheme="minorEastAsia" w:hAnsiTheme="minorHAnsi" w:cstheme="minorBidi"/>
            <w:b w:val="0"/>
            <w:color w:val="auto"/>
          </w:rPr>
          <w:tab/>
        </w:r>
        <w:r w:rsidR="008F4C32" w:rsidRPr="002B0069">
          <w:rPr>
            <w:rStyle w:val="Hyperlink"/>
          </w:rPr>
          <w:t>General Information</w:t>
        </w:r>
        <w:r w:rsidR="008F4C32">
          <w:rPr>
            <w:webHidden/>
          </w:rPr>
          <w:tab/>
        </w:r>
        <w:r w:rsidR="008F4C32">
          <w:rPr>
            <w:webHidden/>
          </w:rPr>
          <w:fldChar w:fldCharType="begin"/>
        </w:r>
        <w:r w:rsidR="008F4C32">
          <w:rPr>
            <w:webHidden/>
          </w:rPr>
          <w:instrText xml:space="preserve"> PAGEREF _Toc114647091 \h </w:instrText>
        </w:r>
        <w:r w:rsidR="008F4C32">
          <w:rPr>
            <w:webHidden/>
          </w:rPr>
        </w:r>
        <w:r w:rsidR="008F4C32">
          <w:rPr>
            <w:webHidden/>
          </w:rPr>
          <w:fldChar w:fldCharType="separate"/>
        </w:r>
        <w:r w:rsidR="008F4C32">
          <w:rPr>
            <w:webHidden/>
          </w:rPr>
          <w:t>2</w:t>
        </w:r>
        <w:r w:rsidR="008F4C32">
          <w:rPr>
            <w:webHidden/>
          </w:rPr>
          <w:fldChar w:fldCharType="end"/>
        </w:r>
      </w:hyperlink>
    </w:p>
    <w:p w14:paraId="52E1AA0D" w14:textId="1597E657" w:rsidR="008F4C32" w:rsidRDefault="00F279BA">
      <w:pPr>
        <w:pStyle w:val="TOC2"/>
        <w:rPr>
          <w:rFonts w:asciiTheme="minorHAnsi" w:eastAsiaTheme="minorEastAsia" w:hAnsiTheme="minorHAnsi" w:cstheme="minorBidi"/>
          <w:noProof/>
          <w:color w:val="auto"/>
          <w:sz w:val="22"/>
          <w:szCs w:val="22"/>
        </w:rPr>
      </w:pPr>
      <w:hyperlink w:anchor="_Toc114647092" w:history="1">
        <w:r w:rsidR="008F4C32" w:rsidRPr="002B0069">
          <w:rPr>
            <w:rStyle w:val="Hyperlink"/>
            <w:noProof/>
          </w:rPr>
          <w:t>2.1</w:t>
        </w:r>
        <w:r w:rsidR="008F4C32">
          <w:rPr>
            <w:rFonts w:asciiTheme="minorHAnsi" w:eastAsiaTheme="minorEastAsia" w:hAnsiTheme="minorHAnsi" w:cstheme="minorBidi"/>
            <w:noProof/>
            <w:color w:val="auto"/>
            <w:sz w:val="22"/>
            <w:szCs w:val="22"/>
          </w:rPr>
          <w:tab/>
        </w:r>
        <w:r w:rsidR="008F4C32" w:rsidRPr="002B0069">
          <w:rPr>
            <w:rStyle w:val="Hyperlink"/>
            <w:noProof/>
          </w:rPr>
          <w:t>Technical Information</w:t>
        </w:r>
        <w:r w:rsidR="008F4C32">
          <w:rPr>
            <w:noProof/>
            <w:webHidden/>
          </w:rPr>
          <w:tab/>
        </w:r>
        <w:r w:rsidR="008F4C32">
          <w:rPr>
            <w:noProof/>
            <w:webHidden/>
          </w:rPr>
          <w:fldChar w:fldCharType="begin"/>
        </w:r>
        <w:r w:rsidR="008F4C32">
          <w:rPr>
            <w:noProof/>
            <w:webHidden/>
          </w:rPr>
          <w:instrText xml:space="preserve"> PAGEREF _Toc114647092 \h </w:instrText>
        </w:r>
        <w:r w:rsidR="008F4C32">
          <w:rPr>
            <w:noProof/>
            <w:webHidden/>
          </w:rPr>
        </w:r>
        <w:r w:rsidR="008F4C32">
          <w:rPr>
            <w:noProof/>
            <w:webHidden/>
          </w:rPr>
          <w:fldChar w:fldCharType="separate"/>
        </w:r>
        <w:r w:rsidR="008F4C32">
          <w:rPr>
            <w:noProof/>
            <w:webHidden/>
          </w:rPr>
          <w:t>2</w:t>
        </w:r>
        <w:r w:rsidR="008F4C32">
          <w:rPr>
            <w:noProof/>
            <w:webHidden/>
          </w:rPr>
          <w:fldChar w:fldCharType="end"/>
        </w:r>
      </w:hyperlink>
    </w:p>
    <w:p w14:paraId="3645A1AB" w14:textId="19D55B8D" w:rsidR="008F4C32" w:rsidRDefault="00F279BA">
      <w:pPr>
        <w:pStyle w:val="TOC2"/>
        <w:rPr>
          <w:rFonts w:asciiTheme="minorHAnsi" w:eastAsiaTheme="minorEastAsia" w:hAnsiTheme="minorHAnsi" w:cstheme="minorBidi"/>
          <w:noProof/>
          <w:color w:val="auto"/>
          <w:sz w:val="22"/>
          <w:szCs w:val="22"/>
        </w:rPr>
      </w:pPr>
      <w:hyperlink w:anchor="_Toc114647093" w:history="1">
        <w:r w:rsidR="008F4C32" w:rsidRPr="002B0069">
          <w:rPr>
            <w:rStyle w:val="Hyperlink"/>
            <w:noProof/>
          </w:rPr>
          <w:t>2.2</w:t>
        </w:r>
        <w:r w:rsidR="008F4C32">
          <w:rPr>
            <w:rFonts w:asciiTheme="minorHAnsi" w:eastAsiaTheme="minorEastAsia" w:hAnsiTheme="minorHAnsi" w:cstheme="minorBidi"/>
            <w:noProof/>
            <w:color w:val="auto"/>
            <w:sz w:val="22"/>
            <w:szCs w:val="22"/>
          </w:rPr>
          <w:tab/>
        </w:r>
        <w:r w:rsidR="008F4C32" w:rsidRPr="002B0069">
          <w:rPr>
            <w:rStyle w:val="Hyperlink"/>
            <w:noProof/>
          </w:rPr>
          <w:t>General Assumptions</w:t>
        </w:r>
        <w:r w:rsidR="008F4C32">
          <w:rPr>
            <w:noProof/>
            <w:webHidden/>
          </w:rPr>
          <w:tab/>
        </w:r>
        <w:r w:rsidR="008F4C32">
          <w:rPr>
            <w:noProof/>
            <w:webHidden/>
          </w:rPr>
          <w:fldChar w:fldCharType="begin"/>
        </w:r>
        <w:r w:rsidR="008F4C32">
          <w:rPr>
            <w:noProof/>
            <w:webHidden/>
          </w:rPr>
          <w:instrText xml:space="preserve"> PAGEREF _Toc114647093 \h </w:instrText>
        </w:r>
        <w:r w:rsidR="008F4C32">
          <w:rPr>
            <w:noProof/>
            <w:webHidden/>
          </w:rPr>
        </w:r>
        <w:r w:rsidR="008F4C32">
          <w:rPr>
            <w:noProof/>
            <w:webHidden/>
          </w:rPr>
          <w:fldChar w:fldCharType="separate"/>
        </w:r>
        <w:r w:rsidR="008F4C32">
          <w:rPr>
            <w:noProof/>
            <w:webHidden/>
          </w:rPr>
          <w:t>2</w:t>
        </w:r>
        <w:r w:rsidR="008F4C32">
          <w:rPr>
            <w:noProof/>
            <w:webHidden/>
          </w:rPr>
          <w:fldChar w:fldCharType="end"/>
        </w:r>
      </w:hyperlink>
    </w:p>
    <w:p w14:paraId="2857FB02" w14:textId="17711432" w:rsidR="008F4C32" w:rsidRDefault="00F279BA">
      <w:pPr>
        <w:pStyle w:val="TOC2"/>
        <w:rPr>
          <w:rFonts w:asciiTheme="minorHAnsi" w:eastAsiaTheme="minorEastAsia" w:hAnsiTheme="minorHAnsi" w:cstheme="minorBidi"/>
          <w:noProof/>
          <w:color w:val="auto"/>
          <w:sz w:val="22"/>
          <w:szCs w:val="22"/>
        </w:rPr>
      </w:pPr>
      <w:hyperlink w:anchor="_Toc114647094" w:history="1">
        <w:r w:rsidR="008F4C32" w:rsidRPr="002B0069">
          <w:rPr>
            <w:rStyle w:val="Hyperlink"/>
            <w:noProof/>
          </w:rPr>
          <w:t>2.3</w:t>
        </w:r>
        <w:r w:rsidR="008F4C32">
          <w:rPr>
            <w:rFonts w:asciiTheme="minorHAnsi" w:eastAsiaTheme="minorEastAsia" w:hAnsiTheme="minorHAnsi" w:cstheme="minorBidi"/>
            <w:noProof/>
            <w:color w:val="auto"/>
            <w:sz w:val="22"/>
            <w:szCs w:val="22"/>
          </w:rPr>
          <w:tab/>
        </w:r>
        <w:r w:rsidR="008F4C32" w:rsidRPr="002B0069">
          <w:rPr>
            <w:rStyle w:val="Hyperlink"/>
            <w:noProof/>
          </w:rPr>
          <w:t>SOW Traceability Matrix</w:t>
        </w:r>
        <w:r w:rsidR="008F4C32">
          <w:rPr>
            <w:noProof/>
            <w:webHidden/>
          </w:rPr>
          <w:tab/>
        </w:r>
        <w:r w:rsidR="008F4C32">
          <w:rPr>
            <w:noProof/>
            <w:webHidden/>
          </w:rPr>
          <w:fldChar w:fldCharType="begin"/>
        </w:r>
        <w:r w:rsidR="008F4C32">
          <w:rPr>
            <w:noProof/>
            <w:webHidden/>
          </w:rPr>
          <w:instrText xml:space="preserve"> PAGEREF _Toc114647094 \h </w:instrText>
        </w:r>
        <w:r w:rsidR="008F4C32">
          <w:rPr>
            <w:noProof/>
            <w:webHidden/>
          </w:rPr>
        </w:r>
        <w:r w:rsidR="008F4C32">
          <w:rPr>
            <w:noProof/>
            <w:webHidden/>
          </w:rPr>
          <w:fldChar w:fldCharType="separate"/>
        </w:r>
        <w:r w:rsidR="008F4C32">
          <w:rPr>
            <w:noProof/>
            <w:webHidden/>
          </w:rPr>
          <w:t>2</w:t>
        </w:r>
        <w:r w:rsidR="008F4C32">
          <w:rPr>
            <w:noProof/>
            <w:webHidden/>
          </w:rPr>
          <w:fldChar w:fldCharType="end"/>
        </w:r>
      </w:hyperlink>
    </w:p>
    <w:p w14:paraId="5245460E" w14:textId="294D6A86" w:rsidR="008F4C32" w:rsidRDefault="00F279BA">
      <w:pPr>
        <w:pStyle w:val="TOC3"/>
        <w:rPr>
          <w:rFonts w:asciiTheme="minorHAnsi" w:eastAsiaTheme="minorEastAsia" w:hAnsiTheme="minorHAnsi" w:cstheme="minorBidi"/>
          <w:noProof/>
          <w:color w:val="auto"/>
          <w:sz w:val="22"/>
        </w:rPr>
      </w:pPr>
      <w:hyperlink w:anchor="_Toc114647095" w:history="1">
        <w:r w:rsidR="008F4C32" w:rsidRPr="002B0069">
          <w:rPr>
            <w:rStyle w:val="Hyperlink"/>
            <w:noProof/>
          </w:rPr>
          <w:t>2.3.1</w:t>
        </w:r>
        <w:r w:rsidR="008F4C32">
          <w:rPr>
            <w:rFonts w:asciiTheme="minorHAnsi" w:eastAsiaTheme="minorEastAsia" w:hAnsiTheme="minorHAnsi" w:cstheme="minorBidi"/>
            <w:noProof/>
            <w:color w:val="auto"/>
            <w:sz w:val="22"/>
          </w:rPr>
          <w:tab/>
        </w:r>
        <w:r w:rsidR="008F4C32" w:rsidRPr="002B0069">
          <w:rPr>
            <w:rStyle w:val="Hyperlink"/>
            <w:noProof/>
          </w:rPr>
          <w:t>Requirements Traceability Matrix – N/A</w:t>
        </w:r>
        <w:r w:rsidR="008F4C32">
          <w:rPr>
            <w:noProof/>
            <w:webHidden/>
          </w:rPr>
          <w:tab/>
        </w:r>
        <w:r w:rsidR="008F4C32">
          <w:rPr>
            <w:noProof/>
            <w:webHidden/>
          </w:rPr>
          <w:fldChar w:fldCharType="begin"/>
        </w:r>
        <w:r w:rsidR="008F4C32">
          <w:rPr>
            <w:noProof/>
            <w:webHidden/>
          </w:rPr>
          <w:instrText xml:space="preserve"> PAGEREF _Toc114647095 \h </w:instrText>
        </w:r>
        <w:r w:rsidR="008F4C32">
          <w:rPr>
            <w:noProof/>
            <w:webHidden/>
          </w:rPr>
        </w:r>
        <w:r w:rsidR="008F4C32">
          <w:rPr>
            <w:noProof/>
            <w:webHidden/>
          </w:rPr>
          <w:fldChar w:fldCharType="separate"/>
        </w:r>
        <w:r w:rsidR="008F4C32">
          <w:rPr>
            <w:noProof/>
            <w:webHidden/>
          </w:rPr>
          <w:t>2</w:t>
        </w:r>
        <w:r w:rsidR="008F4C32">
          <w:rPr>
            <w:noProof/>
            <w:webHidden/>
          </w:rPr>
          <w:fldChar w:fldCharType="end"/>
        </w:r>
      </w:hyperlink>
    </w:p>
    <w:p w14:paraId="469D681E" w14:textId="16A997E6" w:rsidR="008F4C32" w:rsidRDefault="00F279BA">
      <w:pPr>
        <w:pStyle w:val="TOC2"/>
        <w:rPr>
          <w:rFonts w:asciiTheme="minorHAnsi" w:eastAsiaTheme="minorEastAsia" w:hAnsiTheme="minorHAnsi" w:cstheme="minorBidi"/>
          <w:noProof/>
          <w:color w:val="auto"/>
          <w:sz w:val="22"/>
          <w:szCs w:val="22"/>
        </w:rPr>
      </w:pPr>
      <w:hyperlink w:anchor="_Toc114647096" w:history="1">
        <w:r w:rsidR="008F4C32" w:rsidRPr="002B0069">
          <w:rPr>
            <w:rStyle w:val="Hyperlink"/>
            <w:noProof/>
          </w:rPr>
          <w:t>2.4</w:t>
        </w:r>
        <w:r w:rsidR="008F4C32">
          <w:rPr>
            <w:rFonts w:asciiTheme="minorHAnsi" w:eastAsiaTheme="minorEastAsia" w:hAnsiTheme="minorHAnsi" w:cstheme="minorBidi"/>
            <w:noProof/>
            <w:color w:val="auto"/>
            <w:sz w:val="22"/>
            <w:szCs w:val="22"/>
          </w:rPr>
          <w:tab/>
        </w:r>
        <w:r w:rsidR="008F4C32" w:rsidRPr="002B0069">
          <w:rPr>
            <w:rStyle w:val="Hyperlink"/>
            <w:noProof/>
          </w:rPr>
          <w:t>Interface Master List Traceability Matrix</w:t>
        </w:r>
        <w:r w:rsidR="008F4C32">
          <w:rPr>
            <w:noProof/>
            <w:webHidden/>
          </w:rPr>
          <w:tab/>
        </w:r>
        <w:r w:rsidR="008F4C32">
          <w:rPr>
            <w:noProof/>
            <w:webHidden/>
          </w:rPr>
          <w:fldChar w:fldCharType="begin"/>
        </w:r>
        <w:r w:rsidR="008F4C32">
          <w:rPr>
            <w:noProof/>
            <w:webHidden/>
          </w:rPr>
          <w:instrText xml:space="preserve"> PAGEREF _Toc114647096 \h </w:instrText>
        </w:r>
        <w:r w:rsidR="008F4C32">
          <w:rPr>
            <w:noProof/>
            <w:webHidden/>
          </w:rPr>
        </w:r>
        <w:r w:rsidR="008F4C32">
          <w:rPr>
            <w:noProof/>
            <w:webHidden/>
          </w:rPr>
          <w:fldChar w:fldCharType="separate"/>
        </w:r>
        <w:r w:rsidR="008F4C32">
          <w:rPr>
            <w:noProof/>
            <w:webHidden/>
          </w:rPr>
          <w:t>2</w:t>
        </w:r>
        <w:r w:rsidR="008F4C32">
          <w:rPr>
            <w:noProof/>
            <w:webHidden/>
          </w:rPr>
          <w:fldChar w:fldCharType="end"/>
        </w:r>
      </w:hyperlink>
    </w:p>
    <w:p w14:paraId="1FB0295B" w14:textId="7073C3E8" w:rsidR="008F4C32" w:rsidRDefault="00F279BA">
      <w:pPr>
        <w:pStyle w:val="TOC1"/>
        <w:rPr>
          <w:rFonts w:asciiTheme="minorHAnsi" w:eastAsiaTheme="minorEastAsia" w:hAnsiTheme="minorHAnsi" w:cstheme="minorBidi"/>
          <w:b w:val="0"/>
          <w:color w:val="auto"/>
        </w:rPr>
      </w:pPr>
      <w:hyperlink w:anchor="_Toc114647097" w:history="1">
        <w:r w:rsidR="008F4C32" w:rsidRPr="002B0069">
          <w:rPr>
            <w:rStyle w:val="Hyperlink"/>
            <w:bCs/>
          </w:rPr>
          <w:t>3</w:t>
        </w:r>
        <w:r w:rsidR="008F4C32">
          <w:rPr>
            <w:rFonts w:asciiTheme="minorHAnsi" w:eastAsiaTheme="minorEastAsia" w:hAnsiTheme="minorHAnsi" w:cstheme="minorBidi"/>
            <w:b w:val="0"/>
            <w:color w:val="auto"/>
          </w:rPr>
          <w:tab/>
        </w:r>
        <w:r w:rsidR="008F4C32" w:rsidRPr="002B0069">
          <w:rPr>
            <w:rStyle w:val="Hyperlink"/>
          </w:rPr>
          <w:t>Postpaid Profiling Information File Extracts</w:t>
        </w:r>
        <w:r w:rsidR="008F4C32">
          <w:rPr>
            <w:webHidden/>
          </w:rPr>
          <w:tab/>
        </w:r>
        <w:r w:rsidR="008F4C32">
          <w:rPr>
            <w:webHidden/>
          </w:rPr>
          <w:fldChar w:fldCharType="begin"/>
        </w:r>
        <w:r w:rsidR="008F4C32">
          <w:rPr>
            <w:webHidden/>
          </w:rPr>
          <w:instrText xml:space="preserve"> PAGEREF _Toc114647097 \h </w:instrText>
        </w:r>
        <w:r w:rsidR="008F4C32">
          <w:rPr>
            <w:webHidden/>
          </w:rPr>
        </w:r>
        <w:r w:rsidR="008F4C32">
          <w:rPr>
            <w:webHidden/>
          </w:rPr>
          <w:fldChar w:fldCharType="separate"/>
        </w:r>
        <w:r w:rsidR="008F4C32">
          <w:rPr>
            <w:webHidden/>
          </w:rPr>
          <w:t>3</w:t>
        </w:r>
        <w:r w:rsidR="008F4C32">
          <w:rPr>
            <w:webHidden/>
          </w:rPr>
          <w:fldChar w:fldCharType="end"/>
        </w:r>
      </w:hyperlink>
    </w:p>
    <w:p w14:paraId="442F5576" w14:textId="7CE8F513" w:rsidR="008F4C32" w:rsidRDefault="00F279BA">
      <w:pPr>
        <w:pStyle w:val="TOC2"/>
        <w:rPr>
          <w:rFonts w:asciiTheme="minorHAnsi" w:eastAsiaTheme="minorEastAsia" w:hAnsiTheme="minorHAnsi" w:cstheme="minorBidi"/>
          <w:noProof/>
          <w:color w:val="auto"/>
          <w:sz w:val="22"/>
          <w:szCs w:val="22"/>
        </w:rPr>
      </w:pPr>
      <w:hyperlink w:anchor="_Toc114647098" w:history="1">
        <w:r w:rsidR="008F4C32" w:rsidRPr="002B0069">
          <w:rPr>
            <w:rStyle w:val="Hyperlink"/>
            <w:noProof/>
          </w:rPr>
          <w:t>3.1</w:t>
        </w:r>
        <w:r w:rsidR="008F4C32">
          <w:rPr>
            <w:rFonts w:asciiTheme="minorHAnsi" w:eastAsiaTheme="minorEastAsia" w:hAnsiTheme="minorHAnsi" w:cstheme="minorBidi"/>
            <w:noProof/>
            <w:color w:val="auto"/>
            <w:sz w:val="22"/>
            <w:szCs w:val="22"/>
          </w:rPr>
          <w:tab/>
        </w:r>
        <w:r w:rsidR="008F4C32" w:rsidRPr="002B0069">
          <w:rPr>
            <w:rStyle w:val="Hyperlink"/>
            <w:noProof/>
          </w:rPr>
          <w:t>Profiling Information</w:t>
        </w:r>
        <w:r w:rsidR="008F4C32">
          <w:rPr>
            <w:noProof/>
            <w:webHidden/>
          </w:rPr>
          <w:tab/>
        </w:r>
        <w:r w:rsidR="008F4C32">
          <w:rPr>
            <w:noProof/>
            <w:webHidden/>
          </w:rPr>
          <w:fldChar w:fldCharType="begin"/>
        </w:r>
        <w:r w:rsidR="008F4C32">
          <w:rPr>
            <w:noProof/>
            <w:webHidden/>
          </w:rPr>
          <w:instrText xml:space="preserve"> PAGEREF _Toc114647098 \h </w:instrText>
        </w:r>
        <w:r w:rsidR="008F4C32">
          <w:rPr>
            <w:noProof/>
            <w:webHidden/>
          </w:rPr>
        </w:r>
        <w:r w:rsidR="008F4C32">
          <w:rPr>
            <w:noProof/>
            <w:webHidden/>
          </w:rPr>
          <w:fldChar w:fldCharType="separate"/>
        </w:r>
        <w:r w:rsidR="008F4C32">
          <w:rPr>
            <w:noProof/>
            <w:webHidden/>
          </w:rPr>
          <w:t>3</w:t>
        </w:r>
        <w:r w:rsidR="008F4C32">
          <w:rPr>
            <w:noProof/>
            <w:webHidden/>
          </w:rPr>
          <w:fldChar w:fldCharType="end"/>
        </w:r>
      </w:hyperlink>
    </w:p>
    <w:p w14:paraId="66EE5BB1" w14:textId="3606902E" w:rsidR="008F4C32" w:rsidRDefault="00F279BA">
      <w:pPr>
        <w:pStyle w:val="TOC3"/>
        <w:rPr>
          <w:rFonts w:asciiTheme="minorHAnsi" w:eastAsiaTheme="minorEastAsia" w:hAnsiTheme="minorHAnsi" w:cstheme="minorBidi"/>
          <w:noProof/>
          <w:color w:val="auto"/>
          <w:sz w:val="22"/>
        </w:rPr>
      </w:pPr>
      <w:hyperlink w:anchor="_Toc114647099" w:history="1">
        <w:r w:rsidR="008F4C32" w:rsidRPr="002B0069">
          <w:rPr>
            <w:rStyle w:val="Hyperlink"/>
            <w:noProof/>
          </w:rPr>
          <w:t>3.1.1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_Toc114647099 \h </w:instrText>
        </w:r>
        <w:r w:rsidR="008F4C32">
          <w:rPr>
            <w:noProof/>
            <w:webHidden/>
          </w:rPr>
        </w:r>
        <w:r w:rsidR="008F4C32">
          <w:rPr>
            <w:noProof/>
            <w:webHidden/>
          </w:rPr>
          <w:fldChar w:fldCharType="separate"/>
        </w:r>
        <w:r w:rsidR="008F4C32">
          <w:rPr>
            <w:noProof/>
            <w:webHidden/>
          </w:rPr>
          <w:t>3</w:t>
        </w:r>
        <w:r w:rsidR="008F4C32">
          <w:rPr>
            <w:noProof/>
            <w:webHidden/>
          </w:rPr>
          <w:fldChar w:fldCharType="end"/>
        </w:r>
      </w:hyperlink>
    </w:p>
    <w:p w14:paraId="61408E9C" w14:textId="0F6BE695" w:rsidR="008F4C32" w:rsidRDefault="00F279BA">
      <w:pPr>
        <w:pStyle w:val="TOC3"/>
        <w:rPr>
          <w:rFonts w:asciiTheme="minorHAnsi" w:eastAsiaTheme="minorEastAsia" w:hAnsiTheme="minorHAnsi" w:cstheme="minorBidi"/>
          <w:noProof/>
          <w:color w:val="auto"/>
          <w:sz w:val="22"/>
        </w:rPr>
      </w:pPr>
      <w:hyperlink w:anchor="_Toc114647100" w:history="1">
        <w:r w:rsidR="008F4C32" w:rsidRPr="002B0069">
          <w:rPr>
            <w:rStyle w:val="Hyperlink"/>
            <w:noProof/>
          </w:rPr>
          <w:t>3.1.2</w:t>
        </w:r>
        <w:r w:rsidR="008F4C32">
          <w:rPr>
            <w:rFonts w:asciiTheme="minorHAnsi" w:eastAsiaTheme="minorEastAsia" w:hAnsiTheme="minorHAnsi" w:cstheme="minorBidi"/>
            <w:noProof/>
            <w:color w:val="auto"/>
            <w:sz w:val="22"/>
          </w:rPr>
          <w:tab/>
        </w:r>
        <w:r w:rsidR="008F4C32" w:rsidRPr="002B0069">
          <w:rPr>
            <w:rStyle w:val="Hyperlink"/>
            <w:noProof/>
          </w:rPr>
          <w:t>Assumptions</w:t>
        </w:r>
        <w:r w:rsidR="008F4C32">
          <w:rPr>
            <w:noProof/>
            <w:webHidden/>
          </w:rPr>
          <w:tab/>
        </w:r>
        <w:r w:rsidR="008F4C32">
          <w:rPr>
            <w:noProof/>
            <w:webHidden/>
          </w:rPr>
          <w:fldChar w:fldCharType="begin"/>
        </w:r>
        <w:r w:rsidR="008F4C32">
          <w:rPr>
            <w:noProof/>
            <w:webHidden/>
          </w:rPr>
          <w:instrText xml:space="preserve"> PAGEREF _Toc114647100 \h </w:instrText>
        </w:r>
        <w:r w:rsidR="008F4C32">
          <w:rPr>
            <w:noProof/>
            <w:webHidden/>
          </w:rPr>
        </w:r>
        <w:r w:rsidR="008F4C32">
          <w:rPr>
            <w:noProof/>
            <w:webHidden/>
          </w:rPr>
          <w:fldChar w:fldCharType="separate"/>
        </w:r>
        <w:r w:rsidR="008F4C32">
          <w:rPr>
            <w:noProof/>
            <w:webHidden/>
          </w:rPr>
          <w:t>3</w:t>
        </w:r>
        <w:r w:rsidR="008F4C32">
          <w:rPr>
            <w:noProof/>
            <w:webHidden/>
          </w:rPr>
          <w:fldChar w:fldCharType="end"/>
        </w:r>
      </w:hyperlink>
    </w:p>
    <w:p w14:paraId="04ABD370" w14:textId="4B314909" w:rsidR="008F4C32" w:rsidRDefault="00F279BA">
      <w:pPr>
        <w:pStyle w:val="TOC3"/>
        <w:rPr>
          <w:rFonts w:asciiTheme="minorHAnsi" w:eastAsiaTheme="minorEastAsia" w:hAnsiTheme="minorHAnsi" w:cstheme="minorBidi"/>
          <w:noProof/>
          <w:color w:val="auto"/>
          <w:sz w:val="22"/>
        </w:rPr>
      </w:pPr>
      <w:hyperlink w:anchor="_Toc114647101" w:history="1">
        <w:r w:rsidR="008F4C32" w:rsidRPr="002B0069">
          <w:rPr>
            <w:rStyle w:val="Hyperlink"/>
            <w:noProof/>
          </w:rPr>
          <w:t>3.1.3</w:t>
        </w:r>
        <w:r w:rsidR="008F4C32">
          <w:rPr>
            <w:rFonts w:asciiTheme="minorHAnsi" w:eastAsiaTheme="minorEastAsia" w:hAnsiTheme="minorHAnsi" w:cstheme="minorBidi"/>
            <w:noProof/>
            <w:color w:val="auto"/>
            <w:sz w:val="22"/>
          </w:rPr>
          <w:tab/>
        </w:r>
        <w:r w:rsidR="008F4C32" w:rsidRPr="002B0069">
          <w:rPr>
            <w:rStyle w:val="Hyperlink"/>
            <w:noProof/>
          </w:rPr>
          <w:t>Flow Diagram</w:t>
        </w:r>
        <w:r w:rsidR="008F4C32">
          <w:rPr>
            <w:noProof/>
            <w:webHidden/>
          </w:rPr>
          <w:tab/>
        </w:r>
        <w:r w:rsidR="008F4C32">
          <w:rPr>
            <w:noProof/>
            <w:webHidden/>
          </w:rPr>
          <w:fldChar w:fldCharType="begin"/>
        </w:r>
        <w:r w:rsidR="008F4C32">
          <w:rPr>
            <w:noProof/>
            <w:webHidden/>
          </w:rPr>
          <w:instrText xml:space="preserve"> PAGEREF _Toc114647101 \h </w:instrText>
        </w:r>
        <w:r w:rsidR="008F4C32">
          <w:rPr>
            <w:noProof/>
            <w:webHidden/>
          </w:rPr>
        </w:r>
        <w:r w:rsidR="008F4C32">
          <w:rPr>
            <w:noProof/>
            <w:webHidden/>
          </w:rPr>
          <w:fldChar w:fldCharType="separate"/>
        </w:r>
        <w:r w:rsidR="008F4C32">
          <w:rPr>
            <w:noProof/>
            <w:webHidden/>
          </w:rPr>
          <w:t>3</w:t>
        </w:r>
        <w:r w:rsidR="008F4C32">
          <w:rPr>
            <w:noProof/>
            <w:webHidden/>
          </w:rPr>
          <w:fldChar w:fldCharType="end"/>
        </w:r>
      </w:hyperlink>
    </w:p>
    <w:p w14:paraId="4EDB1E38" w14:textId="665B37CB" w:rsidR="008F4C32" w:rsidRDefault="00F279BA">
      <w:pPr>
        <w:pStyle w:val="TOC3"/>
        <w:rPr>
          <w:rFonts w:asciiTheme="minorHAnsi" w:eastAsiaTheme="minorEastAsia" w:hAnsiTheme="minorHAnsi" w:cstheme="minorBidi"/>
          <w:noProof/>
          <w:color w:val="auto"/>
          <w:sz w:val="22"/>
        </w:rPr>
      </w:pPr>
      <w:hyperlink w:anchor="_Toc114647102" w:history="1">
        <w:r w:rsidR="008F4C32" w:rsidRPr="002B0069">
          <w:rPr>
            <w:rStyle w:val="Hyperlink"/>
            <w:noProof/>
          </w:rPr>
          <w:t>3.1.4</w:t>
        </w:r>
        <w:r w:rsidR="008F4C32">
          <w:rPr>
            <w:rFonts w:asciiTheme="minorHAnsi" w:eastAsiaTheme="minorEastAsia" w:hAnsiTheme="minorHAnsi" w:cstheme="minorBidi"/>
            <w:noProof/>
            <w:color w:val="auto"/>
            <w:sz w:val="22"/>
          </w:rPr>
          <w:tab/>
        </w:r>
        <w:r w:rsidR="008F4C32" w:rsidRPr="002B0069">
          <w:rPr>
            <w:rStyle w:val="Hyperlink"/>
            <w:noProof/>
          </w:rPr>
          <w:t>Flow Description</w:t>
        </w:r>
        <w:r w:rsidR="008F4C32">
          <w:rPr>
            <w:noProof/>
            <w:webHidden/>
          </w:rPr>
          <w:tab/>
        </w:r>
        <w:r w:rsidR="008F4C32">
          <w:rPr>
            <w:noProof/>
            <w:webHidden/>
          </w:rPr>
          <w:fldChar w:fldCharType="begin"/>
        </w:r>
        <w:r w:rsidR="008F4C32">
          <w:rPr>
            <w:noProof/>
            <w:webHidden/>
          </w:rPr>
          <w:instrText xml:space="preserve"> PAGEREF _Toc114647102 \h </w:instrText>
        </w:r>
        <w:r w:rsidR="008F4C32">
          <w:rPr>
            <w:noProof/>
            <w:webHidden/>
          </w:rPr>
        </w:r>
        <w:r w:rsidR="008F4C32">
          <w:rPr>
            <w:noProof/>
            <w:webHidden/>
          </w:rPr>
          <w:fldChar w:fldCharType="separate"/>
        </w:r>
        <w:r w:rsidR="008F4C32">
          <w:rPr>
            <w:noProof/>
            <w:webHidden/>
          </w:rPr>
          <w:t>3</w:t>
        </w:r>
        <w:r w:rsidR="008F4C32">
          <w:rPr>
            <w:noProof/>
            <w:webHidden/>
          </w:rPr>
          <w:fldChar w:fldCharType="end"/>
        </w:r>
      </w:hyperlink>
    </w:p>
    <w:p w14:paraId="47231C77" w14:textId="68715C51" w:rsidR="008F4C32" w:rsidRDefault="00F279BA">
      <w:pPr>
        <w:pStyle w:val="TOC3"/>
        <w:rPr>
          <w:rFonts w:asciiTheme="minorHAnsi" w:eastAsiaTheme="minorEastAsia" w:hAnsiTheme="minorHAnsi" w:cstheme="minorBidi"/>
          <w:noProof/>
          <w:color w:val="auto"/>
          <w:sz w:val="22"/>
        </w:rPr>
      </w:pPr>
      <w:hyperlink w:anchor="_Toc114647103" w:history="1">
        <w:r w:rsidR="008F4C32" w:rsidRPr="002B0069">
          <w:rPr>
            <w:rStyle w:val="Hyperlink"/>
            <w:noProof/>
          </w:rPr>
          <w:t>3.1.5</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_Toc114647103 \h </w:instrText>
        </w:r>
        <w:r w:rsidR="008F4C32">
          <w:rPr>
            <w:noProof/>
            <w:webHidden/>
          </w:rPr>
        </w:r>
        <w:r w:rsidR="008F4C32">
          <w:rPr>
            <w:noProof/>
            <w:webHidden/>
          </w:rPr>
          <w:fldChar w:fldCharType="separate"/>
        </w:r>
        <w:r w:rsidR="008F4C32">
          <w:rPr>
            <w:noProof/>
            <w:webHidden/>
          </w:rPr>
          <w:t>4</w:t>
        </w:r>
        <w:r w:rsidR="008F4C32">
          <w:rPr>
            <w:noProof/>
            <w:webHidden/>
          </w:rPr>
          <w:fldChar w:fldCharType="end"/>
        </w:r>
      </w:hyperlink>
    </w:p>
    <w:p w14:paraId="2907DE11" w14:textId="268BFA9C" w:rsidR="008F4C32" w:rsidRDefault="00F279BA">
      <w:pPr>
        <w:pStyle w:val="TOC3"/>
        <w:rPr>
          <w:rFonts w:asciiTheme="minorHAnsi" w:eastAsiaTheme="minorEastAsia" w:hAnsiTheme="minorHAnsi" w:cstheme="minorBidi"/>
          <w:noProof/>
          <w:color w:val="auto"/>
          <w:sz w:val="22"/>
        </w:rPr>
      </w:pPr>
      <w:hyperlink w:anchor="_Toc114647104" w:history="1">
        <w:r w:rsidR="008F4C32" w:rsidRPr="002B0069">
          <w:rPr>
            <w:rStyle w:val="Hyperlink"/>
            <w:noProof/>
          </w:rPr>
          <w:t>3.1.6</w:t>
        </w:r>
        <w:r w:rsidR="008F4C32">
          <w:rPr>
            <w:rFonts w:asciiTheme="minorHAnsi" w:eastAsiaTheme="minorEastAsia" w:hAnsiTheme="minorHAnsi" w:cstheme="minorBidi"/>
            <w:noProof/>
            <w:color w:val="auto"/>
            <w:sz w:val="22"/>
          </w:rPr>
          <w:tab/>
        </w:r>
        <w:r w:rsidR="008F4C32" w:rsidRPr="002B0069">
          <w:rPr>
            <w:rStyle w:val="Hyperlink"/>
            <w:noProof/>
          </w:rPr>
          <w:t>Frequency</w:t>
        </w:r>
        <w:r w:rsidR="008F4C32">
          <w:rPr>
            <w:noProof/>
            <w:webHidden/>
          </w:rPr>
          <w:tab/>
        </w:r>
        <w:r w:rsidR="008F4C32">
          <w:rPr>
            <w:noProof/>
            <w:webHidden/>
          </w:rPr>
          <w:fldChar w:fldCharType="begin"/>
        </w:r>
        <w:r w:rsidR="008F4C32">
          <w:rPr>
            <w:noProof/>
            <w:webHidden/>
          </w:rPr>
          <w:instrText xml:space="preserve"> PAGEREF _Toc114647104 \h </w:instrText>
        </w:r>
        <w:r w:rsidR="008F4C32">
          <w:rPr>
            <w:noProof/>
            <w:webHidden/>
          </w:rPr>
        </w:r>
        <w:r w:rsidR="008F4C32">
          <w:rPr>
            <w:noProof/>
            <w:webHidden/>
          </w:rPr>
          <w:fldChar w:fldCharType="separate"/>
        </w:r>
        <w:r w:rsidR="008F4C32">
          <w:rPr>
            <w:noProof/>
            <w:webHidden/>
          </w:rPr>
          <w:t>25</w:t>
        </w:r>
        <w:r w:rsidR="008F4C32">
          <w:rPr>
            <w:noProof/>
            <w:webHidden/>
          </w:rPr>
          <w:fldChar w:fldCharType="end"/>
        </w:r>
      </w:hyperlink>
    </w:p>
    <w:p w14:paraId="2DDF0E0A" w14:textId="20A1768C" w:rsidR="008F4C32" w:rsidRDefault="00F279BA">
      <w:pPr>
        <w:pStyle w:val="TOC3"/>
        <w:rPr>
          <w:rFonts w:asciiTheme="minorHAnsi" w:eastAsiaTheme="minorEastAsia" w:hAnsiTheme="minorHAnsi" w:cstheme="minorBidi"/>
          <w:noProof/>
          <w:color w:val="auto"/>
          <w:sz w:val="22"/>
        </w:rPr>
      </w:pPr>
      <w:hyperlink w:anchor="_Toc114647105" w:history="1">
        <w:r w:rsidR="008F4C32" w:rsidRPr="002B0069">
          <w:rPr>
            <w:rStyle w:val="Hyperlink"/>
            <w:noProof/>
          </w:rPr>
          <w:t>3.1.7</w:t>
        </w:r>
        <w:r w:rsidR="008F4C32">
          <w:rPr>
            <w:rFonts w:asciiTheme="minorHAnsi" w:eastAsiaTheme="minorEastAsia" w:hAnsiTheme="minorHAnsi" w:cstheme="minorBidi"/>
            <w:noProof/>
            <w:color w:val="auto"/>
            <w:sz w:val="22"/>
          </w:rPr>
          <w:tab/>
        </w:r>
        <w:r w:rsidR="008F4C32" w:rsidRPr="002B0069">
          <w:rPr>
            <w:rStyle w:val="Hyperlink"/>
            <w:noProof/>
          </w:rPr>
          <w:t>Error/Recovery Handling</w:t>
        </w:r>
        <w:r w:rsidR="008F4C32">
          <w:rPr>
            <w:noProof/>
            <w:webHidden/>
          </w:rPr>
          <w:tab/>
        </w:r>
        <w:r w:rsidR="008F4C32">
          <w:rPr>
            <w:noProof/>
            <w:webHidden/>
          </w:rPr>
          <w:fldChar w:fldCharType="begin"/>
        </w:r>
        <w:r w:rsidR="008F4C32">
          <w:rPr>
            <w:noProof/>
            <w:webHidden/>
          </w:rPr>
          <w:instrText xml:space="preserve"> PAGEREF _Toc114647105 \h </w:instrText>
        </w:r>
        <w:r w:rsidR="008F4C32">
          <w:rPr>
            <w:noProof/>
            <w:webHidden/>
          </w:rPr>
        </w:r>
        <w:r w:rsidR="008F4C32">
          <w:rPr>
            <w:noProof/>
            <w:webHidden/>
          </w:rPr>
          <w:fldChar w:fldCharType="separate"/>
        </w:r>
        <w:r w:rsidR="008F4C32">
          <w:rPr>
            <w:noProof/>
            <w:webHidden/>
          </w:rPr>
          <w:t>25</w:t>
        </w:r>
        <w:r w:rsidR="008F4C32">
          <w:rPr>
            <w:noProof/>
            <w:webHidden/>
          </w:rPr>
          <w:fldChar w:fldCharType="end"/>
        </w:r>
      </w:hyperlink>
    </w:p>
    <w:p w14:paraId="612A63A2" w14:textId="3BC7E8D6" w:rsidR="008F4C32" w:rsidRDefault="00F279BA">
      <w:pPr>
        <w:pStyle w:val="TOC3"/>
        <w:rPr>
          <w:rFonts w:asciiTheme="minorHAnsi" w:eastAsiaTheme="minorEastAsia" w:hAnsiTheme="minorHAnsi" w:cstheme="minorBidi"/>
          <w:noProof/>
          <w:color w:val="auto"/>
          <w:sz w:val="22"/>
        </w:rPr>
      </w:pPr>
      <w:hyperlink w:anchor="_Toc114647106" w:history="1">
        <w:r w:rsidR="008F4C32" w:rsidRPr="002B0069">
          <w:rPr>
            <w:rStyle w:val="Hyperlink"/>
            <w:noProof/>
          </w:rPr>
          <w:t>3.1.8</w:t>
        </w:r>
        <w:r w:rsidR="008F4C32">
          <w:rPr>
            <w:rFonts w:asciiTheme="minorHAnsi" w:eastAsiaTheme="minorEastAsia" w:hAnsiTheme="minorHAnsi" w:cstheme="minorBidi"/>
            <w:noProof/>
            <w:color w:val="auto"/>
            <w:sz w:val="22"/>
          </w:rPr>
          <w:tab/>
        </w:r>
        <w:r w:rsidR="008F4C32" w:rsidRPr="002B0069">
          <w:rPr>
            <w:rStyle w:val="Hyperlink"/>
            <w:noProof/>
          </w:rPr>
          <w:t>Interface Output File Information – N/A</w:t>
        </w:r>
        <w:r w:rsidR="008F4C32">
          <w:rPr>
            <w:noProof/>
            <w:webHidden/>
          </w:rPr>
          <w:tab/>
        </w:r>
        <w:r w:rsidR="008F4C32">
          <w:rPr>
            <w:noProof/>
            <w:webHidden/>
          </w:rPr>
          <w:fldChar w:fldCharType="begin"/>
        </w:r>
        <w:r w:rsidR="008F4C32">
          <w:rPr>
            <w:noProof/>
            <w:webHidden/>
          </w:rPr>
          <w:instrText xml:space="preserve"> PAGEREF _Toc114647106 \h </w:instrText>
        </w:r>
        <w:r w:rsidR="008F4C32">
          <w:rPr>
            <w:noProof/>
            <w:webHidden/>
          </w:rPr>
        </w:r>
        <w:r w:rsidR="008F4C32">
          <w:rPr>
            <w:noProof/>
            <w:webHidden/>
          </w:rPr>
          <w:fldChar w:fldCharType="separate"/>
        </w:r>
        <w:r w:rsidR="008F4C32">
          <w:rPr>
            <w:noProof/>
            <w:webHidden/>
          </w:rPr>
          <w:t>25</w:t>
        </w:r>
        <w:r w:rsidR="008F4C32">
          <w:rPr>
            <w:noProof/>
            <w:webHidden/>
          </w:rPr>
          <w:fldChar w:fldCharType="end"/>
        </w:r>
      </w:hyperlink>
    </w:p>
    <w:p w14:paraId="323D1B10" w14:textId="1D7EE3DD" w:rsidR="008F4C32" w:rsidRDefault="00F279BA">
      <w:pPr>
        <w:pStyle w:val="TOC3"/>
        <w:rPr>
          <w:rFonts w:asciiTheme="minorHAnsi" w:eastAsiaTheme="minorEastAsia" w:hAnsiTheme="minorHAnsi" w:cstheme="minorBidi"/>
          <w:noProof/>
          <w:color w:val="auto"/>
          <w:sz w:val="22"/>
        </w:rPr>
      </w:pPr>
      <w:hyperlink w:anchor="_Toc114647107" w:history="1">
        <w:r w:rsidR="008F4C32" w:rsidRPr="002B0069">
          <w:rPr>
            <w:rStyle w:val="Hyperlink"/>
            <w:noProof/>
          </w:rPr>
          <w:t>3.1.9</w:t>
        </w:r>
        <w:r w:rsidR="008F4C32">
          <w:rPr>
            <w:rFonts w:asciiTheme="minorHAnsi" w:eastAsiaTheme="minorEastAsia" w:hAnsiTheme="minorHAnsi" w:cstheme="minorBidi"/>
            <w:noProof/>
            <w:color w:val="auto"/>
            <w:sz w:val="22"/>
          </w:rPr>
          <w:tab/>
        </w:r>
        <w:r w:rsidR="008F4C32" w:rsidRPr="002B0069">
          <w:rPr>
            <w:rStyle w:val="Hyperlink"/>
            <w:noProof/>
          </w:rPr>
          <w:t>Archiving Handling</w:t>
        </w:r>
        <w:r w:rsidR="008F4C32">
          <w:rPr>
            <w:noProof/>
            <w:webHidden/>
          </w:rPr>
          <w:tab/>
        </w:r>
        <w:r w:rsidR="008F4C32">
          <w:rPr>
            <w:noProof/>
            <w:webHidden/>
          </w:rPr>
          <w:fldChar w:fldCharType="begin"/>
        </w:r>
        <w:r w:rsidR="008F4C32">
          <w:rPr>
            <w:noProof/>
            <w:webHidden/>
          </w:rPr>
          <w:instrText xml:space="preserve"> PAGEREF _Toc114647107 \h </w:instrText>
        </w:r>
        <w:r w:rsidR="008F4C32">
          <w:rPr>
            <w:noProof/>
            <w:webHidden/>
          </w:rPr>
        </w:r>
        <w:r w:rsidR="008F4C32">
          <w:rPr>
            <w:noProof/>
            <w:webHidden/>
          </w:rPr>
          <w:fldChar w:fldCharType="separate"/>
        </w:r>
        <w:r w:rsidR="008F4C32">
          <w:rPr>
            <w:noProof/>
            <w:webHidden/>
          </w:rPr>
          <w:t>25</w:t>
        </w:r>
        <w:r w:rsidR="008F4C32">
          <w:rPr>
            <w:noProof/>
            <w:webHidden/>
          </w:rPr>
          <w:fldChar w:fldCharType="end"/>
        </w:r>
      </w:hyperlink>
    </w:p>
    <w:p w14:paraId="6D440D27" w14:textId="2B08A922" w:rsidR="008F4C32" w:rsidRDefault="00F279BA">
      <w:pPr>
        <w:pStyle w:val="TOC3"/>
        <w:rPr>
          <w:rFonts w:asciiTheme="minorHAnsi" w:eastAsiaTheme="minorEastAsia" w:hAnsiTheme="minorHAnsi" w:cstheme="minorBidi"/>
          <w:noProof/>
          <w:color w:val="auto"/>
          <w:sz w:val="22"/>
        </w:rPr>
      </w:pPr>
      <w:hyperlink w:anchor="_Toc114647108" w:history="1">
        <w:r w:rsidR="008F4C32" w:rsidRPr="002B0069">
          <w:rPr>
            <w:rStyle w:val="Hyperlink"/>
            <w:noProof/>
          </w:rPr>
          <w:t>3.1.10</w:t>
        </w:r>
        <w:r w:rsidR="008F4C32">
          <w:rPr>
            <w:rFonts w:asciiTheme="minorHAnsi" w:eastAsiaTheme="minorEastAsia" w:hAnsiTheme="minorHAnsi" w:cstheme="minorBidi"/>
            <w:noProof/>
            <w:color w:val="auto"/>
            <w:sz w:val="22"/>
          </w:rPr>
          <w:tab/>
        </w:r>
        <w:r w:rsidR="008F4C32" w:rsidRPr="002B0069">
          <w:rPr>
            <w:rStyle w:val="Hyperlink"/>
            <w:noProof/>
          </w:rPr>
          <w:t>Data Security</w:t>
        </w:r>
        <w:r w:rsidR="008F4C32">
          <w:rPr>
            <w:noProof/>
            <w:webHidden/>
          </w:rPr>
          <w:tab/>
        </w:r>
        <w:r w:rsidR="008F4C32">
          <w:rPr>
            <w:noProof/>
            <w:webHidden/>
          </w:rPr>
          <w:fldChar w:fldCharType="begin"/>
        </w:r>
        <w:r w:rsidR="008F4C32">
          <w:rPr>
            <w:noProof/>
            <w:webHidden/>
          </w:rPr>
          <w:instrText xml:space="preserve"> PAGEREF _Toc114647108 \h </w:instrText>
        </w:r>
        <w:r w:rsidR="008F4C32">
          <w:rPr>
            <w:noProof/>
            <w:webHidden/>
          </w:rPr>
        </w:r>
        <w:r w:rsidR="008F4C32">
          <w:rPr>
            <w:noProof/>
            <w:webHidden/>
          </w:rPr>
          <w:fldChar w:fldCharType="separate"/>
        </w:r>
        <w:r w:rsidR="008F4C32">
          <w:rPr>
            <w:noProof/>
            <w:webHidden/>
          </w:rPr>
          <w:t>26</w:t>
        </w:r>
        <w:r w:rsidR="008F4C32">
          <w:rPr>
            <w:noProof/>
            <w:webHidden/>
          </w:rPr>
          <w:fldChar w:fldCharType="end"/>
        </w:r>
      </w:hyperlink>
    </w:p>
    <w:p w14:paraId="66B970ED" w14:textId="45735022" w:rsidR="008F4C32" w:rsidRDefault="00F279BA">
      <w:pPr>
        <w:pStyle w:val="TOC1"/>
        <w:rPr>
          <w:rFonts w:asciiTheme="minorHAnsi" w:eastAsiaTheme="minorEastAsia" w:hAnsiTheme="minorHAnsi" w:cstheme="minorBidi"/>
          <w:b w:val="0"/>
          <w:color w:val="auto"/>
        </w:rPr>
      </w:pPr>
      <w:hyperlink w:anchor="_Toc114647109" w:history="1">
        <w:r w:rsidR="008F4C32" w:rsidRPr="002B0069">
          <w:rPr>
            <w:rStyle w:val="Hyperlink"/>
            <w:bCs/>
          </w:rPr>
          <w:t>4</w:t>
        </w:r>
        <w:r w:rsidR="008F4C32">
          <w:rPr>
            <w:rFonts w:asciiTheme="minorHAnsi" w:eastAsiaTheme="minorEastAsia" w:hAnsiTheme="minorHAnsi" w:cstheme="minorBidi"/>
            <w:b w:val="0"/>
            <w:color w:val="auto"/>
          </w:rPr>
          <w:tab/>
        </w:r>
        <w:r w:rsidR="008F4C32" w:rsidRPr="002B0069">
          <w:rPr>
            <w:rStyle w:val="Hyperlink"/>
          </w:rPr>
          <w:t>Home Profiling Information File Extracts</w:t>
        </w:r>
        <w:r w:rsidR="008F4C32">
          <w:rPr>
            <w:webHidden/>
          </w:rPr>
          <w:tab/>
        </w:r>
        <w:r w:rsidR="008F4C32">
          <w:rPr>
            <w:webHidden/>
          </w:rPr>
          <w:fldChar w:fldCharType="begin"/>
        </w:r>
        <w:r w:rsidR="008F4C32">
          <w:rPr>
            <w:webHidden/>
          </w:rPr>
          <w:instrText xml:space="preserve"> PAGEREF _Toc114647109 \h </w:instrText>
        </w:r>
        <w:r w:rsidR="008F4C32">
          <w:rPr>
            <w:webHidden/>
          </w:rPr>
        </w:r>
        <w:r w:rsidR="008F4C32">
          <w:rPr>
            <w:webHidden/>
          </w:rPr>
          <w:fldChar w:fldCharType="separate"/>
        </w:r>
        <w:r w:rsidR="008F4C32">
          <w:rPr>
            <w:webHidden/>
          </w:rPr>
          <w:t>27</w:t>
        </w:r>
        <w:r w:rsidR="008F4C32">
          <w:rPr>
            <w:webHidden/>
          </w:rPr>
          <w:fldChar w:fldCharType="end"/>
        </w:r>
      </w:hyperlink>
    </w:p>
    <w:p w14:paraId="732E1354" w14:textId="4FB1D41F" w:rsidR="008F4C32" w:rsidRDefault="00F279BA">
      <w:pPr>
        <w:pStyle w:val="TOC2"/>
        <w:rPr>
          <w:rFonts w:asciiTheme="minorHAnsi" w:eastAsiaTheme="minorEastAsia" w:hAnsiTheme="minorHAnsi" w:cstheme="minorBidi"/>
          <w:noProof/>
          <w:color w:val="auto"/>
          <w:sz w:val="22"/>
          <w:szCs w:val="22"/>
        </w:rPr>
      </w:pPr>
      <w:hyperlink w:anchor="_Toc114647110" w:history="1">
        <w:r w:rsidR="008F4C32" w:rsidRPr="002B0069">
          <w:rPr>
            <w:rStyle w:val="Hyperlink"/>
            <w:noProof/>
          </w:rPr>
          <w:t>4.1</w:t>
        </w:r>
        <w:r w:rsidR="008F4C32">
          <w:rPr>
            <w:rFonts w:asciiTheme="minorHAnsi" w:eastAsiaTheme="minorEastAsia" w:hAnsiTheme="minorHAnsi" w:cstheme="minorBidi"/>
            <w:noProof/>
            <w:color w:val="auto"/>
            <w:sz w:val="22"/>
            <w:szCs w:val="22"/>
          </w:rPr>
          <w:tab/>
        </w:r>
        <w:r w:rsidR="008F4C32" w:rsidRPr="002B0069">
          <w:rPr>
            <w:rStyle w:val="Hyperlink"/>
            <w:noProof/>
          </w:rPr>
          <w:t>Profiling Extracts</w:t>
        </w:r>
        <w:r w:rsidR="008F4C32">
          <w:rPr>
            <w:noProof/>
            <w:webHidden/>
          </w:rPr>
          <w:tab/>
        </w:r>
        <w:r w:rsidR="008F4C32">
          <w:rPr>
            <w:noProof/>
            <w:webHidden/>
          </w:rPr>
          <w:fldChar w:fldCharType="begin"/>
        </w:r>
        <w:r w:rsidR="008F4C32">
          <w:rPr>
            <w:noProof/>
            <w:webHidden/>
          </w:rPr>
          <w:instrText xml:space="preserve"> PAGEREF _Toc114647110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49A8788C" w14:textId="18135BC1" w:rsidR="008F4C32" w:rsidRDefault="00F279BA">
      <w:pPr>
        <w:pStyle w:val="TOC3"/>
        <w:rPr>
          <w:rFonts w:asciiTheme="minorHAnsi" w:eastAsiaTheme="minorEastAsia" w:hAnsiTheme="minorHAnsi" w:cstheme="minorBidi"/>
          <w:noProof/>
          <w:color w:val="auto"/>
          <w:sz w:val="22"/>
        </w:rPr>
      </w:pPr>
      <w:hyperlink w:anchor="_Toc114647111" w:history="1">
        <w:r w:rsidR="008F4C32" w:rsidRPr="002B0069">
          <w:rPr>
            <w:rStyle w:val="Hyperlink"/>
            <w:noProof/>
          </w:rPr>
          <w:t>4.1.1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_Toc114647111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5F257696" w14:textId="4B23C995" w:rsidR="008F4C32" w:rsidRDefault="00F279BA">
      <w:pPr>
        <w:pStyle w:val="TOC3"/>
        <w:rPr>
          <w:rFonts w:asciiTheme="minorHAnsi" w:eastAsiaTheme="minorEastAsia" w:hAnsiTheme="minorHAnsi" w:cstheme="minorBidi"/>
          <w:noProof/>
          <w:color w:val="auto"/>
          <w:sz w:val="22"/>
        </w:rPr>
      </w:pPr>
      <w:hyperlink w:anchor="_Toc114647112" w:history="1">
        <w:r w:rsidR="008F4C32" w:rsidRPr="002B0069">
          <w:rPr>
            <w:rStyle w:val="Hyperlink"/>
            <w:noProof/>
          </w:rPr>
          <w:t>4.1.2</w:t>
        </w:r>
        <w:r w:rsidR="008F4C32">
          <w:rPr>
            <w:rFonts w:asciiTheme="minorHAnsi" w:eastAsiaTheme="minorEastAsia" w:hAnsiTheme="minorHAnsi" w:cstheme="minorBidi"/>
            <w:noProof/>
            <w:color w:val="auto"/>
            <w:sz w:val="22"/>
          </w:rPr>
          <w:tab/>
        </w:r>
        <w:r w:rsidR="008F4C32" w:rsidRPr="002B0069">
          <w:rPr>
            <w:rStyle w:val="Hyperlink"/>
            <w:noProof/>
          </w:rPr>
          <w:t>Assumptions - N/A</w:t>
        </w:r>
        <w:r w:rsidR="008F4C32">
          <w:rPr>
            <w:noProof/>
            <w:webHidden/>
          </w:rPr>
          <w:tab/>
        </w:r>
        <w:r w:rsidR="008F4C32">
          <w:rPr>
            <w:noProof/>
            <w:webHidden/>
          </w:rPr>
          <w:fldChar w:fldCharType="begin"/>
        </w:r>
        <w:r w:rsidR="008F4C32">
          <w:rPr>
            <w:noProof/>
            <w:webHidden/>
          </w:rPr>
          <w:instrText xml:space="preserve"> PAGEREF _Toc114647112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3B434FA1" w14:textId="24C515DE" w:rsidR="008F4C32" w:rsidRDefault="00F279BA">
      <w:pPr>
        <w:pStyle w:val="TOC3"/>
        <w:rPr>
          <w:rFonts w:asciiTheme="minorHAnsi" w:eastAsiaTheme="minorEastAsia" w:hAnsiTheme="minorHAnsi" w:cstheme="minorBidi"/>
          <w:noProof/>
          <w:color w:val="auto"/>
          <w:sz w:val="22"/>
        </w:rPr>
      </w:pPr>
      <w:hyperlink w:anchor="_Toc114647113" w:history="1">
        <w:r w:rsidR="008F4C32" w:rsidRPr="002B0069">
          <w:rPr>
            <w:rStyle w:val="Hyperlink"/>
            <w:noProof/>
          </w:rPr>
          <w:t>4.1.3</w:t>
        </w:r>
        <w:r w:rsidR="008F4C32">
          <w:rPr>
            <w:rFonts w:asciiTheme="minorHAnsi" w:eastAsiaTheme="minorEastAsia" w:hAnsiTheme="minorHAnsi" w:cstheme="minorBidi"/>
            <w:noProof/>
            <w:color w:val="auto"/>
            <w:sz w:val="22"/>
          </w:rPr>
          <w:tab/>
        </w:r>
        <w:r w:rsidR="008F4C32" w:rsidRPr="002B0069">
          <w:rPr>
            <w:rStyle w:val="Hyperlink"/>
            <w:noProof/>
          </w:rPr>
          <w:t>Flow Diagram</w:t>
        </w:r>
        <w:r w:rsidR="008F4C32">
          <w:rPr>
            <w:noProof/>
            <w:webHidden/>
          </w:rPr>
          <w:tab/>
        </w:r>
        <w:r w:rsidR="008F4C32">
          <w:rPr>
            <w:noProof/>
            <w:webHidden/>
          </w:rPr>
          <w:fldChar w:fldCharType="begin"/>
        </w:r>
        <w:r w:rsidR="008F4C32">
          <w:rPr>
            <w:noProof/>
            <w:webHidden/>
          </w:rPr>
          <w:instrText xml:space="preserve"> PAGEREF _Toc114647113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2052A5FD" w14:textId="244B1678" w:rsidR="008F4C32" w:rsidRDefault="00F279BA">
      <w:pPr>
        <w:pStyle w:val="TOC3"/>
        <w:rPr>
          <w:rFonts w:asciiTheme="minorHAnsi" w:eastAsiaTheme="minorEastAsia" w:hAnsiTheme="minorHAnsi" w:cstheme="minorBidi"/>
          <w:noProof/>
          <w:color w:val="auto"/>
          <w:sz w:val="22"/>
        </w:rPr>
      </w:pPr>
      <w:hyperlink w:anchor="_Toc114647114" w:history="1">
        <w:r w:rsidR="008F4C32" w:rsidRPr="002B0069">
          <w:rPr>
            <w:rStyle w:val="Hyperlink"/>
            <w:noProof/>
          </w:rPr>
          <w:t>4.1.4</w:t>
        </w:r>
        <w:r w:rsidR="008F4C32">
          <w:rPr>
            <w:rFonts w:asciiTheme="minorHAnsi" w:eastAsiaTheme="minorEastAsia" w:hAnsiTheme="minorHAnsi" w:cstheme="minorBidi"/>
            <w:noProof/>
            <w:color w:val="auto"/>
            <w:sz w:val="22"/>
          </w:rPr>
          <w:tab/>
        </w:r>
        <w:r w:rsidR="008F4C32" w:rsidRPr="002B0069">
          <w:rPr>
            <w:rStyle w:val="Hyperlink"/>
            <w:noProof/>
          </w:rPr>
          <w:t>Flow Description</w:t>
        </w:r>
        <w:r w:rsidR="008F4C32">
          <w:rPr>
            <w:noProof/>
            <w:webHidden/>
          </w:rPr>
          <w:tab/>
        </w:r>
        <w:r w:rsidR="008F4C32">
          <w:rPr>
            <w:noProof/>
            <w:webHidden/>
          </w:rPr>
          <w:fldChar w:fldCharType="begin"/>
        </w:r>
        <w:r w:rsidR="008F4C32">
          <w:rPr>
            <w:noProof/>
            <w:webHidden/>
          </w:rPr>
          <w:instrText xml:space="preserve"> PAGEREF _Toc114647114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1DB68DDD" w14:textId="3E14A53B" w:rsidR="008F4C32" w:rsidRDefault="00F279BA">
      <w:pPr>
        <w:pStyle w:val="TOC3"/>
        <w:rPr>
          <w:rFonts w:asciiTheme="minorHAnsi" w:eastAsiaTheme="minorEastAsia" w:hAnsiTheme="minorHAnsi" w:cstheme="minorBidi"/>
          <w:noProof/>
          <w:color w:val="auto"/>
          <w:sz w:val="22"/>
        </w:rPr>
      </w:pPr>
      <w:hyperlink w:anchor="_Toc114647115" w:history="1">
        <w:r w:rsidR="008F4C32" w:rsidRPr="002B0069">
          <w:rPr>
            <w:rStyle w:val="Hyperlink"/>
            <w:noProof/>
          </w:rPr>
          <w:t>4.1.5</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_Toc114647115 \h </w:instrText>
        </w:r>
        <w:r w:rsidR="008F4C32">
          <w:rPr>
            <w:noProof/>
            <w:webHidden/>
          </w:rPr>
        </w:r>
        <w:r w:rsidR="008F4C32">
          <w:rPr>
            <w:noProof/>
            <w:webHidden/>
          </w:rPr>
          <w:fldChar w:fldCharType="separate"/>
        </w:r>
        <w:r w:rsidR="008F4C32">
          <w:rPr>
            <w:noProof/>
            <w:webHidden/>
          </w:rPr>
          <w:t>27</w:t>
        </w:r>
        <w:r w:rsidR="008F4C32">
          <w:rPr>
            <w:noProof/>
            <w:webHidden/>
          </w:rPr>
          <w:fldChar w:fldCharType="end"/>
        </w:r>
      </w:hyperlink>
    </w:p>
    <w:p w14:paraId="7F6D1E8A" w14:textId="55BB23F7" w:rsidR="008F4C32" w:rsidRDefault="00F279BA">
      <w:pPr>
        <w:pStyle w:val="TOC1"/>
        <w:rPr>
          <w:rFonts w:asciiTheme="minorHAnsi" w:eastAsiaTheme="minorEastAsia" w:hAnsiTheme="minorHAnsi" w:cstheme="minorBidi"/>
          <w:b w:val="0"/>
          <w:color w:val="auto"/>
        </w:rPr>
      </w:pPr>
      <w:hyperlink w:anchor="_Toc114647116" w:history="1">
        <w:r w:rsidR="008F4C32" w:rsidRPr="002B0069">
          <w:rPr>
            <w:rStyle w:val="Hyperlink"/>
            <w:bCs/>
          </w:rPr>
          <w:t>5</w:t>
        </w:r>
        <w:r w:rsidR="008F4C32">
          <w:rPr>
            <w:rFonts w:asciiTheme="minorHAnsi" w:eastAsiaTheme="minorEastAsia" w:hAnsiTheme="minorHAnsi" w:cstheme="minorBidi"/>
            <w:b w:val="0"/>
            <w:color w:val="auto"/>
          </w:rPr>
          <w:tab/>
        </w:r>
        <w:r w:rsidR="008F4C32" w:rsidRPr="002B0069">
          <w:rPr>
            <w:rStyle w:val="Hyperlink"/>
          </w:rPr>
          <w:t>Prepaid Profiling Information File Extracts</w:t>
        </w:r>
        <w:r w:rsidR="008F4C32">
          <w:rPr>
            <w:webHidden/>
          </w:rPr>
          <w:tab/>
        </w:r>
        <w:r w:rsidR="008F4C32">
          <w:rPr>
            <w:webHidden/>
          </w:rPr>
          <w:fldChar w:fldCharType="begin"/>
        </w:r>
        <w:r w:rsidR="008F4C32">
          <w:rPr>
            <w:webHidden/>
          </w:rPr>
          <w:instrText xml:space="preserve"> PAGEREF _Toc114647116 \h </w:instrText>
        </w:r>
        <w:r w:rsidR="008F4C32">
          <w:rPr>
            <w:webHidden/>
          </w:rPr>
        </w:r>
        <w:r w:rsidR="008F4C32">
          <w:rPr>
            <w:webHidden/>
          </w:rPr>
          <w:fldChar w:fldCharType="separate"/>
        </w:r>
        <w:r w:rsidR="008F4C32">
          <w:rPr>
            <w:webHidden/>
          </w:rPr>
          <w:t>42</w:t>
        </w:r>
        <w:r w:rsidR="008F4C32">
          <w:rPr>
            <w:webHidden/>
          </w:rPr>
          <w:fldChar w:fldCharType="end"/>
        </w:r>
      </w:hyperlink>
    </w:p>
    <w:p w14:paraId="18398A5F" w14:textId="4ECD5C6F" w:rsidR="008F4C32" w:rsidRDefault="00F279BA">
      <w:pPr>
        <w:pStyle w:val="TOC2"/>
        <w:rPr>
          <w:rFonts w:asciiTheme="minorHAnsi" w:eastAsiaTheme="minorEastAsia" w:hAnsiTheme="minorHAnsi" w:cstheme="minorBidi"/>
          <w:noProof/>
          <w:color w:val="auto"/>
          <w:sz w:val="22"/>
          <w:szCs w:val="22"/>
        </w:rPr>
      </w:pPr>
      <w:hyperlink w:anchor="_Toc114647117" w:history="1">
        <w:r w:rsidR="008F4C32" w:rsidRPr="002B0069">
          <w:rPr>
            <w:rStyle w:val="Hyperlink"/>
            <w:noProof/>
          </w:rPr>
          <w:t>5.1</w:t>
        </w:r>
        <w:r w:rsidR="008F4C32">
          <w:rPr>
            <w:rFonts w:asciiTheme="minorHAnsi" w:eastAsiaTheme="minorEastAsia" w:hAnsiTheme="minorHAnsi" w:cstheme="minorBidi"/>
            <w:noProof/>
            <w:color w:val="auto"/>
            <w:sz w:val="22"/>
            <w:szCs w:val="22"/>
          </w:rPr>
          <w:tab/>
        </w:r>
        <w:r w:rsidR="008F4C32" w:rsidRPr="002B0069">
          <w:rPr>
            <w:rStyle w:val="Hyperlink"/>
            <w:noProof/>
          </w:rPr>
          <w:t>Profiling Information</w:t>
        </w:r>
        <w:r w:rsidR="008F4C32">
          <w:rPr>
            <w:noProof/>
            <w:webHidden/>
          </w:rPr>
          <w:tab/>
        </w:r>
        <w:r w:rsidR="008F4C32">
          <w:rPr>
            <w:noProof/>
            <w:webHidden/>
          </w:rPr>
          <w:fldChar w:fldCharType="begin"/>
        </w:r>
        <w:r w:rsidR="008F4C32">
          <w:rPr>
            <w:noProof/>
            <w:webHidden/>
          </w:rPr>
          <w:instrText xml:space="preserve"> PAGEREF _Toc114647117 \h </w:instrText>
        </w:r>
        <w:r w:rsidR="008F4C32">
          <w:rPr>
            <w:noProof/>
            <w:webHidden/>
          </w:rPr>
        </w:r>
        <w:r w:rsidR="008F4C32">
          <w:rPr>
            <w:noProof/>
            <w:webHidden/>
          </w:rPr>
          <w:fldChar w:fldCharType="separate"/>
        </w:r>
        <w:r w:rsidR="008F4C32">
          <w:rPr>
            <w:noProof/>
            <w:webHidden/>
          </w:rPr>
          <w:t>42</w:t>
        </w:r>
        <w:r w:rsidR="008F4C32">
          <w:rPr>
            <w:noProof/>
            <w:webHidden/>
          </w:rPr>
          <w:fldChar w:fldCharType="end"/>
        </w:r>
      </w:hyperlink>
    </w:p>
    <w:p w14:paraId="727E2A43" w14:textId="5DFD3A64" w:rsidR="008F4C32" w:rsidRDefault="00F279BA">
      <w:pPr>
        <w:pStyle w:val="TOC3"/>
        <w:rPr>
          <w:rFonts w:asciiTheme="minorHAnsi" w:eastAsiaTheme="minorEastAsia" w:hAnsiTheme="minorHAnsi" w:cstheme="minorBidi"/>
          <w:noProof/>
          <w:color w:val="auto"/>
          <w:sz w:val="22"/>
        </w:rPr>
      </w:pPr>
      <w:hyperlink w:anchor="_Toc114647118" w:history="1">
        <w:r w:rsidR="008F4C32" w:rsidRPr="002B0069">
          <w:rPr>
            <w:rStyle w:val="Hyperlink"/>
            <w:noProof/>
          </w:rPr>
          <w:t>5.1.1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_Toc114647118 \h </w:instrText>
        </w:r>
        <w:r w:rsidR="008F4C32">
          <w:rPr>
            <w:noProof/>
            <w:webHidden/>
          </w:rPr>
        </w:r>
        <w:r w:rsidR="008F4C32">
          <w:rPr>
            <w:noProof/>
            <w:webHidden/>
          </w:rPr>
          <w:fldChar w:fldCharType="separate"/>
        </w:r>
        <w:r w:rsidR="008F4C32">
          <w:rPr>
            <w:noProof/>
            <w:webHidden/>
          </w:rPr>
          <w:t>42</w:t>
        </w:r>
        <w:r w:rsidR="008F4C32">
          <w:rPr>
            <w:noProof/>
            <w:webHidden/>
          </w:rPr>
          <w:fldChar w:fldCharType="end"/>
        </w:r>
      </w:hyperlink>
    </w:p>
    <w:p w14:paraId="6D283EAE" w14:textId="27BCD14F" w:rsidR="008F4C32" w:rsidRDefault="00F279BA">
      <w:pPr>
        <w:pStyle w:val="TOC3"/>
        <w:rPr>
          <w:rFonts w:asciiTheme="minorHAnsi" w:eastAsiaTheme="minorEastAsia" w:hAnsiTheme="minorHAnsi" w:cstheme="minorBidi"/>
          <w:noProof/>
          <w:color w:val="auto"/>
          <w:sz w:val="22"/>
        </w:rPr>
      </w:pPr>
      <w:hyperlink w:anchor="_Toc114647119" w:history="1">
        <w:r w:rsidR="008F4C32" w:rsidRPr="002B0069">
          <w:rPr>
            <w:rStyle w:val="Hyperlink"/>
            <w:noProof/>
          </w:rPr>
          <w:t>5.1.2</w:t>
        </w:r>
        <w:r w:rsidR="008F4C32">
          <w:rPr>
            <w:rFonts w:asciiTheme="minorHAnsi" w:eastAsiaTheme="minorEastAsia" w:hAnsiTheme="minorHAnsi" w:cstheme="minorBidi"/>
            <w:noProof/>
            <w:color w:val="auto"/>
            <w:sz w:val="22"/>
          </w:rPr>
          <w:tab/>
        </w:r>
        <w:r w:rsidR="008F4C32" w:rsidRPr="002B0069">
          <w:rPr>
            <w:rStyle w:val="Hyperlink"/>
            <w:noProof/>
          </w:rPr>
          <w:t>Assumptions</w:t>
        </w:r>
        <w:r w:rsidR="008F4C32">
          <w:rPr>
            <w:noProof/>
            <w:webHidden/>
          </w:rPr>
          <w:tab/>
        </w:r>
        <w:r w:rsidR="008F4C32">
          <w:rPr>
            <w:noProof/>
            <w:webHidden/>
          </w:rPr>
          <w:fldChar w:fldCharType="begin"/>
        </w:r>
        <w:r w:rsidR="008F4C32">
          <w:rPr>
            <w:noProof/>
            <w:webHidden/>
          </w:rPr>
          <w:instrText xml:space="preserve"> PAGEREF _Toc114647119 \h </w:instrText>
        </w:r>
        <w:r w:rsidR="008F4C32">
          <w:rPr>
            <w:noProof/>
            <w:webHidden/>
          </w:rPr>
        </w:r>
        <w:r w:rsidR="008F4C32">
          <w:rPr>
            <w:noProof/>
            <w:webHidden/>
          </w:rPr>
          <w:fldChar w:fldCharType="separate"/>
        </w:r>
        <w:r w:rsidR="008F4C32">
          <w:rPr>
            <w:noProof/>
            <w:webHidden/>
          </w:rPr>
          <w:t>43</w:t>
        </w:r>
        <w:r w:rsidR="008F4C32">
          <w:rPr>
            <w:noProof/>
            <w:webHidden/>
          </w:rPr>
          <w:fldChar w:fldCharType="end"/>
        </w:r>
      </w:hyperlink>
    </w:p>
    <w:p w14:paraId="3BF97A3E" w14:textId="58748513" w:rsidR="008F4C32" w:rsidRDefault="00F279BA">
      <w:pPr>
        <w:pStyle w:val="TOC3"/>
        <w:rPr>
          <w:rFonts w:asciiTheme="minorHAnsi" w:eastAsiaTheme="minorEastAsia" w:hAnsiTheme="minorHAnsi" w:cstheme="minorBidi"/>
          <w:noProof/>
          <w:color w:val="auto"/>
          <w:sz w:val="22"/>
        </w:rPr>
      </w:pPr>
      <w:hyperlink w:anchor="_Toc114647120" w:history="1">
        <w:r w:rsidR="008F4C32" w:rsidRPr="002B0069">
          <w:rPr>
            <w:rStyle w:val="Hyperlink"/>
            <w:noProof/>
          </w:rPr>
          <w:t>5.1.3</w:t>
        </w:r>
        <w:r w:rsidR="008F4C32">
          <w:rPr>
            <w:rFonts w:asciiTheme="minorHAnsi" w:eastAsiaTheme="minorEastAsia" w:hAnsiTheme="minorHAnsi" w:cstheme="minorBidi"/>
            <w:noProof/>
            <w:color w:val="auto"/>
            <w:sz w:val="22"/>
          </w:rPr>
          <w:tab/>
        </w:r>
        <w:r w:rsidR="008F4C32" w:rsidRPr="002B0069">
          <w:rPr>
            <w:rStyle w:val="Hyperlink"/>
            <w:noProof/>
          </w:rPr>
          <w:t>Flow Diagram</w:t>
        </w:r>
        <w:r w:rsidR="008F4C32">
          <w:rPr>
            <w:noProof/>
            <w:webHidden/>
          </w:rPr>
          <w:tab/>
        </w:r>
        <w:r w:rsidR="008F4C32">
          <w:rPr>
            <w:noProof/>
            <w:webHidden/>
          </w:rPr>
          <w:fldChar w:fldCharType="begin"/>
        </w:r>
        <w:r w:rsidR="008F4C32">
          <w:rPr>
            <w:noProof/>
            <w:webHidden/>
          </w:rPr>
          <w:instrText xml:space="preserve"> PAGEREF _Toc114647120 \h </w:instrText>
        </w:r>
        <w:r w:rsidR="008F4C32">
          <w:rPr>
            <w:noProof/>
            <w:webHidden/>
          </w:rPr>
        </w:r>
        <w:r w:rsidR="008F4C32">
          <w:rPr>
            <w:noProof/>
            <w:webHidden/>
          </w:rPr>
          <w:fldChar w:fldCharType="separate"/>
        </w:r>
        <w:r w:rsidR="008F4C32">
          <w:rPr>
            <w:noProof/>
            <w:webHidden/>
          </w:rPr>
          <w:t>43</w:t>
        </w:r>
        <w:r w:rsidR="008F4C32">
          <w:rPr>
            <w:noProof/>
            <w:webHidden/>
          </w:rPr>
          <w:fldChar w:fldCharType="end"/>
        </w:r>
      </w:hyperlink>
    </w:p>
    <w:p w14:paraId="6CD37F0D" w14:textId="7A4175E1" w:rsidR="008F4C32" w:rsidRDefault="00F279BA">
      <w:pPr>
        <w:pStyle w:val="TOC3"/>
        <w:rPr>
          <w:rFonts w:asciiTheme="minorHAnsi" w:eastAsiaTheme="minorEastAsia" w:hAnsiTheme="minorHAnsi" w:cstheme="minorBidi"/>
          <w:noProof/>
          <w:color w:val="auto"/>
          <w:sz w:val="22"/>
        </w:rPr>
      </w:pPr>
      <w:hyperlink w:anchor="_Toc114647121" w:history="1">
        <w:r w:rsidR="008F4C32" w:rsidRPr="002B0069">
          <w:rPr>
            <w:rStyle w:val="Hyperlink"/>
            <w:noProof/>
          </w:rPr>
          <w:t>5.1.4</w:t>
        </w:r>
        <w:r w:rsidR="008F4C32">
          <w:rPr>
            <w:rFonts w:asciiTheme="minorHAnsi" w:eastAsiaTheme="minorEastAsia" w:hAnsiTheme="minorHAnsi" w:cstheme="minorBidi"/>
            <w:noProof/>
            <w:color w:val="auto"/>
            <w:sz w:val="22"/>
          </w:rPr>
          <w:tab/>
        </w:r>
        <w:r w:rsidR="008F4C32" w:rsidRPr="002B0069">
          <w:rPr>
            <w:rStyle w:val="Hyperlink"/>
            <w:noProof/>
          </w:rPr>
          <w:t>Flow Description</w:t>
        </w:r>
        <w:r w:rsidR="008F4C32">
          <w:rPr>
            <w:noProof/>
            <w:webHidden/>
          </w:rPr>
          <w:tab/>
        </w:r>
        <w:r w:rsidR="008F4C32">
          <w:rPr>
            <w:noProof/>
            <w:webHidden/>
          </w:rPr>
          <w:fldChar w:fldCharType="begin"/>
        </w:r>
        <w:r w:rsidR="008F4C32">
          <w:rPr>
            <w:noProof/>
            <w:webHidden/>
          </w:rPr>
          <w:instrText xml:space="preserve"> PAGEREF _Toc114647121 \h </w:instrText>
        </w:r>
        <w:r w:rsidR="008F4C32">
          <w:rPr>
            <w:noProof/>
            <w:webHidden/>
          </w:rPr>
        </w:r>
        <w:r w:rsidR="008F4C32">
          <w:rPr>
            <w:noProof/>
            <w:webHidden/>
          </w:rPr>
          <w:fldChar w:fldCharType="separate"/>
        </w:r>
        <w:r w:rsidR="008F4C32">
          <w:rPr>
            <w:noProof/>
            <w:webHidden/>
          </w:rPr>
          <w:t>43</w:t>
        </w:r>
        <w:r w:rsidR="008F4C32">
          <w:rPr>
            <w:noProof/>
            <w:webHidden/>
          </w:rPr>
          <w:fldChar w:fldCharType="end"/>
        </w:r>
      </w:hyperlink>
    </w:p>
    <w:p w14:paraId="08BE1075" w14:textId="13ADE162" w:rsidR="008F4C32" w:rsidRDefault="00F279BA">
      <w:pPr>
        <w:pStyle w:val="TOC3"/>
        <w:rPr>
          <w:rFonts w:asciiTheme="minorHAnsi" w:eastAsiaTheme="minorEastAsia" w:hAnsiTheme="minorHAnsi" w:cstheme="minorBidi"/>
          <w:noProof/>
          <w:color w:val="auto"/>
          <w:sz w:val="22"/>
        </w:rPr>
      </w:pPr>
      <w:hyperlink w:anchor="_Toc114647122" w:history="1">
        <w:r w:rsidR="008F4C32" w:rsidRPr="002B0069">
          <w:rPr>
            <w:rStyle w:val="Hyperlink"/>
            <w:noProof/>
          </w:rPr>
          <w:t>5.1.5</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_Toc114647122 \h </w:instrText>
        </w:r>
        <w:r w:rsidR="008F4C32">
          <w:rPr>
            <w:noProof/>
            <w:webHidden/>
          </w:rPr>
        </w:r>
        <w:r w:rsidR="008F4C32">
          <w:rPr>
            <w:noProof/>
            <w:webHidden/>
          </w:rPr>
          <w:fldChar w:fldCharType="separate"/>
        </w:r>
        <w:r w:rsidR="008F4C32">
          <w:rPr>
            <w:noProof/>
            <w:webHidden/>
          </w:rPr>
          <w:t>43</w:t>
        </w:r>
        <w:r w:rsidR="008F4C32">
          <w:rPr>
            <w:noProof/>
            <w:webHidden/>
          </w:rPr>
          <w:fldChar w:fldCharType="end"/>
        </w:r>
      </w:hyperlink>
    </w:p>
    <w:p w14:paraId="7E8A205B" w14:textId="532193BE" w:rsidR="008F4C32" w:rsidRDefault="00F279BA">
      <w:pPr>
        <w:pStyle w:val="TOC3"/>
        <w:rPr>
          <w:rFonts w:asciiTheme="minorHAnsi" w:eastAsiaTheme="minorEastAsia" w:hAnsiTheme="minorHAnsi" w:cstheme="minorBidi"/>
          <w:noProof/>
          <w:color w:val="auto"/>
          <w:sz w:val="22"/>
        </w:rPr>
      </w:pPr>
      <w:hyperlink w:anchor="_Toc114647123" w:history="1">
        <w:r w:rsidR="008F4C32" w:rsidRPr="002B0069">
          <w:rPr>
            <w:rStyle w:val="Hyperlink"/>
            <w:noProof/>
          </w:rPr>
          <w:t>5.1.6</w:t>
        </w:r>
        <w:r w:rsidR="008F4C32">
          <w:rPr>
            <w:rFonts w:asciiTheme="minorHAnsi" w:eastAsiaTheme="minorEastAsia" w:hAnsiTheme="minorHAnsi" w:cstheme="minorBidi"/>
            <w:noProof/>
            <w:color w:val="auto"/>
            <w:sz w:val="22"/>
          </w:rPr>
          <w:tab/>
        </w:r>
        <w:r w:rsidR="008F4C32" w:rsidRPr="002B0069">
          <w:rPr>
            <w:rStyle w:val="Hyperlink"/>
            <w:noProof/>
          </w:rPr>
          <w:t>Frequency</w:t>
        </w:r>
        <w:r w:rsidR="008F4C32">
          <w:rPr>
            <w:noProof/>
            <w:webHidden/>
          </w:rPr>
          <w:tab/>
        </w:r>
        <w:r w:rsidR="008F4C32">
          <w:rPr>
            <w:noProof/>
            <w:webHidden/>
          </w:rPr>
          <w:fldChar w:fldCharType="begin"/>
        </w:r>
        <w:r w:rsidR="008F4C32">
          <w:rPr>
            <w:noProof/>
            <w:webHidden/>
          </w:rPr>
          <w:instrText xml:space="preserve"> PAGEREF _Toc114647123 \h </w:instrText>
        </w:r>
        <w:r w:rsidR="008F4C32">
          <w:rPr>
            <w:noProof/>
            <w:webHidden/>
          </w:rPr>
        </w:r>
        <w:r w:rsidR="008F4C32">
          <w:rPr>
            <w:noProof/>
            <w:webHidden/>
          </w:rPr>
          <w:fldChar w:fldCharType="separate"/>
        </w:r>
        <w:r w:rsidR="008F4C32">
          <w:rPr>
            <w:noProof/>
            <w:webHidden/>
          </w:rPr>
          <w:t>55</w:t>
        </w:r>
        <w:r w:rsidR="008F4C32">
          <w:rPr>
            <w:noProof/>
            <w:webHidden/>
          </w:rPr>
          <w:fldChar w:fldCharType="end"/>
        </w:r>
      </w:hyperlink>
    </w:p>
    <w:p w14:paraId="14084AAF" w14:textId="1CF928F8" w:rsidR="008F4C32" w:rsidRDefault="00F279BA">
      <w:pPr>
        <w:pStyle w:val="TOC3"/>
        <w:rPr>
          <w:rFonts w:asciiTheme="minorHAnsi" w:eastAsiaTheme="minorEastAsia" w:hAnsiTheme="minorHAnsi" w:cstheme="minorBidi"/>
          <w:noProof/>
          <w:color w:val="auto"/>
          <w:sz w:val="22"/>
        </w:rPr>
      </w:pPr>
      <w:hyperlink w:anchor="_Toc114647124" w:history="1">
        <w:r w:rsidR="008F4C32" w:rsidRPr="002B0069">
          <w:rPr>
            <w:rStyle w:val="Hyperlink"/>
            <w:noProof/>
          </w:rPr>
          <w:t>5.1.7</w:t>
        </w:r>
        <w:r w:rsidR="008F4C32">
          <w:rPr>
            <w:rFonts w:asciiTheme="minorHAnsi" w:eastAsiaTheme="minorEastAsia" w:hAnsiTheme="minorHAnsi" w:cstheme="minorBidi"/>
            <w:noProof/>
            <w:color w:val="auto"/>
            <w:sz w:val="22"/>
          </w:rPr>
          <w:tab/>
        </w:r>
        <w:r w:rsidR="008F4C32" w:rsidRPr="002B0069">
          <w:rPr>
            <w:rStyle w:val="Hyperlink"/>
            <w:noProof/>
          </w:rPr>
          <w:t>Error/Recovery Handling</w:t>
        </w:r>
        <w:r w:rsidR="008F4C32">
          <w:rPr>
            <w:noProof/>
            <w:webHidden/>
          </w:rPr>
          <w:tab/>
        </w:r>
        <w:r w:rsidR="008F4C32">
          <w:rPr>
            <w:noProof/>
            <w:webHidden/>
          </w:rPr>
          <w:fldChar w:fldCharType="begin"/>
        </w:r>
        <w:r w:rsidR="008F4C32">
          <w:rPr>
            <w:noProof/>
            <w:webHidden/>
          </w:rPr>
          <w:instrText xml:space="preserve"> PAGEREF _Toc114647124 \h </w:instrText>
        </w:r>
        <w:r w:rsidR="008F4C32">
          <w:rPr>
            <w:noProof/>
            <w:webHidden/>
          </w:rPr>
        </w:r>
        <w:r w:rsidR="008F4C32">
          <w:rPr>
            <w:noProof/>
            <w:webHidden/>
          </w:rPr>
          <w:fldChar w:fldCharType="separate"/>
        </w:r>
        <w:r w:rsidR="008F4C32">
          <w:rPr>
            <w:noProof/>
            <w:webHidden/>
          </w:rPr>
          <w:t>55</w:t>
        </w:r>
        <w:r w:rsidR="008F4C32">
          <w:rPr>
            <w:noProof/>
            <w:webHidden/>
          </w:rPr>
          <w:fldChar w:fldCharType="end"/>
        </w:r>
      </w:hyperlink>
    </w:p>
    <w:p w14:paraId="1D25C65C" w14:textId="4D04C0CC" w:rsidR="008F4C32" w:rsidRDefault="00F279BA">
      <w:pPr>
        <w:pStyle w:val="TOC3"/>
        <w:rPr>
          <w:rFonts w:asciiTheme="minorHAnsi" w:eastAsiaTheme="minorEastAsia" w:hAnsiTheme="minorHAnsi" w:cstheme="minorBidi"/>
          <w:noProof/>
          <w:color w:val="auto"/>
          <w:sz w:val="22"/>
        </w:rPr>
      </w:pPr>
      <w:hyperlink w:anchor="_Toc114647125" w:history="1">
        <w:r w:rsidR="008F4C32" w:rsidRPr="002B0069">
          <w:rPr>
            <w:rStyle w:val="Hyperlink"/>
            <w:noProof/>
          </w:rPr>
          <w:t>5.1.8</w:t>
        </w:r>
        <w:r w:rsidR="008F4C32">
          <w:rPr>
            <w:rFonts w:asciiTheme="minorHAnsi" w:eastAsiaTheme="minorEastAsia" w:hAnsiTheme="minorHAnsi" w:cstheme="minorBidi"/>
            <w:noProof/>
            <w:color w:val="auto"/>
            <w:sz w:val="22"/>
          </w:rPr>
          <w:tab/>
        </w:r>
        <w:r w:rsidR="008F4C32" w:rsidRPr="002B0069">
          <w:rPr>
            <w:rStyle w:val="Hyperlink"/>
            <w:noProof/>
          </w:rPr>
          <w:t>Interface Output File Information – N/A</w:t>
        </w:r>
        <w:r w:rsidR="008F4C32">
          <w:rPr>
            <w:noProof/>
            <w:webHidden/>
          </w:rPr>
          <w:tab/>
        </w:r>
        <w:r w:rsidR="008F4C32">
          <w:rPr>
            <w:noProof/>
            <w:webHidden/>
          </w:rPr>
          <w:fldChar w:fldCharType="begin"/>
        </w:r>
        <w:r w:rsidR="008F4C32">
          <w:rPr>
            <w:noProof/>
            <w:webHidden/>
          </w:rPr>
          <w:instrText xml:space="preserve"> PAGEREF _Toc114647125 \h </w:instrText>
        </w:r>
        <w:r w:rsidR="008F4C32">
          <w:rPr>
            <w:noProof/>
            <w:webHidden/>
          </w:rPr>
        </w:r>
        <w:r w:rsidR="008F4C32">
          <w:rPr>
            <w:noProof/>
            <w:webHidden/>
          </w:rPr>
          <w:fldChar w:fldCharType="separate"/>
        </w:r>
        <w:r w:rsidR="008F4C32">
          <w:rPr>
            <w:noProof/>
            <w:webHidden/>
          </w:rPr>
          <w:t>55</w:t>
        </w:r>
        <w:r w:rsidR="008F4C32">
          <w:rPr>
            <w:noProof/>
            <w:webHidden/>
          </w:rPr>
          <w:fldChar w:fldCharType="end"/>
        </w:r>
      </w:hyperlink>
    </w:p>
    <w:p w14:paraId="4D378665" w14:textId="5840C179" w:rsidR="008F4C32" w:rsidRDefault="00F279BA">
      <w:pPr>
        <w:pStyle w:val="TOC3"/>
        <w:rPr>
          <w:rFonts w:asciiTheme="minorHAnsi" w:eastAsiaTheme="minorEastAsia" w:hAnsiTheme="minorHAnsi" w:cstheme="minorBidi"/>
          <w:noProof/>
          <w:color w:val="auto"/>
          <w:sz w:val="22"/>
        </w:rPr>
      </w:pPr>
      <w:hyperlink w:anchor="_Toc114647126" w:history="1">
        <w:r w:rsidR="008F4C32" w:rsidRPr="002B0069">
          <w:rPr>
            <w:rStyle w:val="Hyperlink"/>
            <w:noProof/>
          </w:rPr>
          <w:t>5.1.9</w:t>
        </w:r>
        <w:r w:rsidR="008F4C32">
          <w:rPr>
            <w:rFonts w:asciiTheme="minorHAnsi" w:eastAsiaTheme="minorEastAsia" w:hAnsiTheme="minorHAnsi" w:cstheme="minorBidi"/>
            <w:noProof/>
            <w:color w:val="auto"/>
            <w:sz w:val="22"/>
          </w:rPr>
          <w:tab/>
        </w:r>
        <w:r w:rsidR="008F4C32" w:rsidRPr="002B0069">
          <w:rPr>
            <w:rStyle w:val="Hyperlink"/>
            <w:noProof/>
          </w:rPr>
          <w:t>Archiving Handling</w:t>
        </w:r>
        <w:r w:rsidR="008F4C32">
          <w:rPr>
            <w:noProof/>
            <w:webHidden/>
          </w:rPr>
          <w:tab/>
        </w:r>
        <w:r w:rsidR="008F4C32">
          <w:rPr>
            <w:noProof/>
            <w:webHidden/>
          </w:rPr>
          <w:fldChar w:fldCharType="begin"/>
        </w:r>
        <w:r w:rsidR="008F4C32">
          <w:rPr>
            <w:noProof/>
            <w:webHidden/>
          </w:rPr>
          <w:instrText xml:space="preserve"> PAGEREF _Toc114647126 \h </w:instrText>
        </w:r>
        <w:r w:rsidR="008F4C32">
          <w:rPr>
            <w:noProof/>
            <w:webHidden/>
          </w:rPr>
        </w:r>
        <w:r w:rsidR="008F4C32">
          <w:rPr>
            <w:noProof/>
            <w:webHidden/>
          </w:rPr>
          <w:fldChar w:fldCharType="separate"/>
        </w:r>
        <w:r w:rsidR="008F4C32">
          <w:rPr>
            <w:noProof/>
            <w:webHidden/>
          </w:rPr>
          <w:t>55</w:t>
        </w:r>
        <w:r w:rsidR="008F4C32">
          <w:rPr>
            <w:noProof/>
            <w:webHidden/>
          </w:rPr>
          <w:fldChar w:fldCharType="end"/>
        </w:r>
      </w:hyperlink>
    </w:p>
    <w:p w14:paraId="662BBBC3" w14:textId="6759F3FC" w:rsidR="008F4C32" w:rsidRDefault="00F279BA">
      <w:pPr>
        <w:pStyle w:val="TOC3"/>
        <w:rPr>
          <w:rFonts w:asciiTheme="minorHAnsi" w:eastAsiaTheme="minorEastAsia" w:hAnsiTheme="minorHAnsi" w:cstheme="minorBidi"/>
          <w:noProof/>
          <w:color w:val="auto"/>
          <w:sz w:val="22"/>
        </w:rPr>
      </w:pPr>
      <w:hyperlink w:anchor="_Toc114647127" w:history="1">
        <w:r w:rsidR="008F4C32" w:rsidRPr="002B0069">
          <w:rPr>
            <w:rStyle w:val="Hyperlink"/>
            <w:noProof/>
          </w:rPr>
          <w:t>5.1.10</w:t>
        </w:r>
        <w:r w:rsidR="008F4C32">
          <w:rPr>
            <w:rFonts w:asciiTheme="minorHAnsi" w:eastAsiaTheme="minorEastAsia" w:hAnsiTheme="minorHAnsi" w:cstheme="minorBidi"/>
            <w:noProof/>
            <w:color w:val="auto"/>
            <w:sz w:val="22"/>
          </w:rPr>
          <w:tab/>
        </w:r>
        <w:r w:rsidR="008F4C32" w:rsidRPr="002B0069">
          <w:rPr>
            <w:rStyle w:val="Hyperlink"/>
            <w:noProof/>
          </w:rPr>
          <w:t>Data Security</w:t>
        </w:r>
        <w:r w:rsidR="008F4C32">
          <w:rPr>
            <w:noProof/>
            <w:webHidden/>
          </w:rPr>
          <w:tab/>
        </w:r>
        <w:r w:rsidR="008F4C32">
          <w:rPr>
            <w:noProof/>
            <w:webHidden/>
          </w:rPr>
          <w:fldChar w:fldCharType="begin"/>
        </w:r>
        <w:r w:rsidR="008F4C32">
          <w:rPr>
            <w:noProof/>
            <w:webHidden/>
          </w:rPr>
          <w:instrText xml:space="preserve"> PAGEREF _Toc114647127 \h </w:instrText>
        </w:r>
        <w:r w:rsidR="008F4C32">
          <w:rPr>
            <w:noProof/>
            <w:webHidden/>
          </w:rPr>
        </w:r>
        <w:r w:rsidR="008F4C32">
          <w:rPr>
            <w:noProof/>
            <w:webHidden/>
          </w:rPr>
          <w:fldChar w:fldCharType="separate"/>
        </w:r>
        <w:r w:rsidR="008F4C32">
          <w:rPr>
            <w:noProof/>
            <w:webHidden/>
          </w:rPr>
          <w:t>55</w:t>
        </w:r>
        <w:r w:rsidR="008F4C32">
          <w:rPr>
            <w:noProof/>
            <w:webHidden/>
          </w:rPr>
          <w:fldChar w:fldCharType="end"/>
        </w:r>
      </w:hyperlink>
    </w:p>
    <w:p w14:paraId="36CF1756" w14:textId="56D2AF40" w:rsidR="008F4C32" w:rsidRDefault="00F279BA">
      <w:pPr>
        <w:pStyle w:val="TOC1"/>
        <w:rPr>
          <w:rFonts w:asciiTheme="minorHAnsi" w:eastAsiaTheme="minorEastAsia" w:hAnsiTheme="minorHAnsi" w:cstheme="minorBidi"/>
          <w:b w:val="0"/>
          <w:color w:val="auto"/>
        </w:rPr>
      </w:pPr>
      <w:hyperlink w:anchor="_Toc114647128" w:history="1">
        <w:r w:rsidR="008F4C32" w:rsidRPr="002B0069">
          <w:rPr>
            <w:rStyle w:val="Hyperlink"/>
            <w:bCs/>
          </w:rPr>
          <w:t>6</w:t>
        </w:r>
        <w:r w:rsidR="008F4C32">
          <w:rPr>
            <w:rFonts w:asciiTheme="minorHAnsi" w:eastAsiaTheme="minorEastAsia" w:hAnsiTheme="minorHAnsi" w:cstheme="minorBidi"/>
            <w:b w:val="0"/>
            <w:color w:val="auto"/>
          </w:rPr>
          <w:tab/>
        </w:r>
        <w:r w:rsidR="008F4C32" w:rsidRPr="002B0069">
          <w:rPr>
            <w:rStyle w:val="Hyperlink"/>
          </w:rPr>
          <w:t>Reference Data</w:t>
        </w:r>
        <w:r w:rsidR="008F4C32">
          <w:rPr>
            <w:webHidden/>
          </w:rPr>
          <w:tab/>
        </w:r>
        <w:r w:rsidR="008F4C32">
          <w:rPr>
            <w:webHidden/>
          </w:rPr>
          <w:fldChar w:fldCharType="begin"/>
        </w:r>
        <w:r w:rsidR="008F4C32">
          <w:rPr>
            <w:webHidden/>
          </w:rPr>
          <w:instrText xml:space="preserve"> PAGEREF _Toc114647128 \h </w:instrText>
        </w:r>
        <w:r w:rsidR="008F4C32">
          <w:rPr>
            <w:webHidden/>
          </w:rPr>
        </w:r>
        <w:r w:rsidR="008F4C32">
          <w:rPr>
            <w:webHidden/>
          </w:rPr>
          <w:fldChar w:fldCharType="separate"/>
        </w:r>
        <w:r w:rsidR="008F4C32">
          <w:rPr>
            <w:webHidden/>
          </w:rPr>
          <w:t>56</w:t>
        </w:r>
        <w:r w:rsidR="008F4C32">
          <w:rPr>
            <w:webHidden/>
          </w:rPr>
          <w:fldChar w:fldCharType="end"/>
        </w:r>
      </w:hyperlink>
    </w:p>
    <w:p w14:paraId="41BEFC82" w14:textId="11613D69" w:rsidR="008F4C32" w:rsidRDefault="00F279BA">
      <w:pPr>
        <w:pStyle w:val="TOC2"/>
        <w:rPr>
          <w:rFonts w:asciiTheme="minorHAnsi" w:eastAsiaTheme="minorEastAsia" w:hAnsiTheme="minorHAnsi" w:cstheme="minorBidi"/>
          <w:noProof/>
          <w:color w:val="auto"/>
          <w:sz w:val="22"/>
          <w:szCs w:val="22"/>
        </w:rPr>
      </w:pPr>
      <w:hyperlink w:anchor="_Toc114647129" w:history="1">
        <w:r w:rsidR="008F4C32" w:rsidRPr="002B0069">
          <w:rPr>
            <w:rStyle w:val="Hyperlink"/>
            <w:noProof/>
          </w:rPr>
          <w:t>6.1</w:t>
        </w:r>
        <w:r w:rsidR="008F4C32">
          <w:rPr>
            <w:rFonts w:asciiTheme="minorHAnsi" w:eastAsiaTheme="minorEastAsia" w:hAnsiTheme="minorHAnsi" w:cstheme="minorBidi"/>
            <w:noProof/>
            <w:color w:val="auto"/>
            <w:sz w:val="22"/>
            <w:szCs w:val="22"/>
          </w:rPr>
          <w:tab/>
        </w:r>
        <w:r w:rsidR="008F4C32" w:rsidRPr="002B0069">
          <w:rPr>
            <w:rStyle w:val="Hyperlink"/>
            <w:noProof/>
          </w:rPr>
          <w:t>IMEI Information</w:t>
        </w:r>
        <w:r w:rsidR="008F4C32">
          <w:rPr>
            <w:noProof/>
            <w:webHidden/>
          </w:rPr>
          <w:tab/>
        </w:r>
        <w:r w:rsidR="008F4C32">
          <w:rPr>
            <w:noProof/>
            <w:webHidden/>
          </w:rPr>
          <w:fldChar w:fldCharType="begin"/>
        </w:r>
        <w:r w:rsidR="008F4C32">
          <w:rPr>
            <w:noProof/>
            <w:webHidden/>
          </w:rPr>
          <w:instrText xml:space="preserve"> PAGEREF _Toc114647129 \h </w:instrText>
        </w:r>
        <w:r w:rsidR="008F4C32">
          <w:rPr>
            <w:noProof/>
            <w:webHidden/>
          </w:rPr>
        </w:r>
        <w:r w:rsidR="008F4C32">
          <w:rPr>
            <w:noProof/>
            <w:webHidden/>
          </w:rPr>
          <w:fldChar w:fldCharType="separate"/>
        </w:r>
        <w:r w:rsidR="008F4C32">
          <w:rPr>
            <w:noProof/>
            <w:webHidden/>
          </w:rPr>
          <w:t>56</w:t>
        </w:r>
        <w:r w:rsidR="008F4C32">
          <w:rPr>
            <w:noProof/>
            <w:webHidden/>
          </w:rPr>
          <w:fldChar w:fldCharType="end"/>
        </w:r>
      </w:hyperlink>
    </w:p>
    <w:p w14:paraId="56E9DEE4" w14:textId="669C58A4" w:rsidR="008F4C32" w:rsidRDefault="00F279BA">
      <w:pPr>
        <w:pStyle w:val="TOC3"/>
        <w:rPr>
          <w:rFonts w:asciiTheme="minorHAnsi" w:eastAsiaTheme="minorEastAsia" w:hAnsiTheme="minorHAnsi" w:cstheme="minorBidi"/>
          <w:noProof/>
          <w:color w:val="auto"/>
          <w:sz w:val="22"/>
        </w:rPr>
      </w:pPr>
      <w:hyperlink w:anchor="_Toc114647130" w:history="1">
        <w:r w:rsidR="008F4C32" w:rsidRPr="002B0069">
          <w:rPr>
            <w:rStyle w:val="Hyperlink"/>
            <w:noProof/>
          </w:rPr>
          <w:t>6.1.1</w:t>
        </w:r>
        <w:r w:rsidR="008F4C32">
          <w:rPr>
            <w:rFonts w:asciiTheme="minorHAnsi" w:eastAsiaTheme="minorEastAsia" w:hAnsiTheme="minorHAnsi" w:cstheme="minorBidi"/>
            <w:noProof/>
            <w:color w:val="auto"/>
            <w:sz w:val="22"/>
          </w:rPr>
          <w:tab/>
        </w:r>
        <w:r w:rsidR="008F4C32" w:rsidRPr="002B0069">
          <w:rPr>
            <w:rStyle w:val="Hyperlink"/>
            <w:strike/>
            <w:noProof/>
          </w:rPr>
          <w:t>Description</w:t>
        </w:r>
        <w:r w:rsidR="008F4C32">
          <w:rPr>
            <w:noProof/>
            <w:webHidden/>
          </w:rPr>
          <w:tab/>
        </w:r>
        <w:r w:rsidR="008F4C32">
          <w:rPr>
            <w:noProof/>
            <w:webHidden/>
          </w:rPr>
          <w:fldChar w:fldCharType="begin"/>
        </w:r>
        <w:r w:rsidR="008F4C32">
          <w:rPr>
            <w:noProof/>
            <w:webHidden/>
          </w:rPr>
          <w:instrText xml:space="preserve"> PAGEREF _Toc114647130 \h </w:instrText>
        </w:r>
        <w:r w:rsidR="008F4C32">
          <w:rPr>
            <w:noProof/>
            <w:webHidden/>
          </w:rPr>
        </w:r>
        <w:r w:rsidR="008F4C32">
          <w:rPr>
            <w:noProof/>
            <w:webHidden/>
          </w:rPr>
          <w:fldChar w:fldCharType="separate"/>
        </w:r>
        <w:r w:rsidR="008F4C32">
          <w:rPr>
            <w:noProof/>
            <w:webHidden/>
          </w:rPr>
          <w:t>56</w:t>
        </w:r>
        <w:r w:rsidR="008F4C32">
          <w:rPr>
            <w:noProof/>
            <w:webHidden/>
          </w:rPr>
          <w:fldChar w:fldCharType="end"/>
        </w:r>
      </w:hyperlink>
    </w:p>
    <w:p w14:paraId="6518BE99" w14:textId="3A56A3AD" w:rsidR="008F4C32" w:rsidRDefault="00F279BA">
      <w:pPr>
        <w:pStyle w:val="TOC3"/>
        <w:rPr>
          <w:rFonts w:asciiTheme="minorHAnsi" w:eastAsiaTheme="minorEastAsia" w:hAnsiTheme="minorHAnsi" w:cstheme="minorBidi"/>
          <w:noProof/>
          <w:color w:val="auto"/>
          <w:sz w:val="22"/>
        </w:rPr>
      </w:pPr>
      <w:hyperlink w:anchor="_Toc114647131" w:history="1">
        <w:r w:rsidR="008F4C32" w:rsidRPr="002B0069">
          <w:rPr>
            <w:rStyle w:val="Hyperlink"/>
            <w:noProof/>
          </w:rPr>
          <w:t>6.1.2</w:t>
        </w:r>
        <w:r w:rsidR="008F4C32">
          <w:rPr>
            <w:rFonts w:asciiTheme="minorHAnsi" w:eastAsiaTheme="minorEastAsia" w:hAnsiTheme="minorHAnsi" w:cstheme="minorBidi"/>
            <w:noProof/>
            <w:color w:val="auto"/>
            <w:sz w:val="22"/>
          </w:rPr>
          <w:tab/>
        </w:r>
        <w:r w:rsidR="008F4C32" w:rsidRPr="002B0069">
          <w:rPr>
            <w:rStyle w:val="Hyperlink"/>
            <w:strike/>
            <w:noProof/>
          </w:rPr>
          <w:t>Assumptions</w:t>
        </w:r>
        <w:r w:rsidR="008F4C32">
          <w:rPr>
            <w:noProof/>
            <w:webHidden/>
          </w:rPr>
          <w:tab/>
        </w:r>
        <w:r w:rsidR="008F4C32">
          <w:rPr>
            <w:noProof/>
            <w:webHidden/>
          </w:rPr>
          <w:fldChar w:fldCharType="begin"/>
        </w:r>
        <w:r w:rsidR="008F4C32">
          <w:rPr>
            <w:noProof/>
            <w:webHidden/>
          </w:rPr>
          <w:instrText xml:space="preserve"> PAGEREF _Toc114647131 \h </w:instrText>
        </w:r>
        <w:r w:rsidR="008F4C32">
          <w:rPr>
            <w:noProof/>
            <w:webHidden/>
          </w:rPr>
        </w:r>
        <w:r w:rsidR="008F4C32">
          <w:rPr>
            <w:noProof/>
            <w:webHidden/>
          </w:rPr>
          <w:fldChar w:fldCharType="separate"/>
        </w:r>
        <w:r w:rsidR="008F4C32">
          <w:rPr>
            <w:noProof/>
            <w:webHidden/>
          </w:rPr>
          <w:t>56</w:t>
        </w:r>
        <w:r w:rsidR="008F4C32">
          <w:rPr>
            <w:noProof/>
            <w:webHidden/>
          </w:rPr>
          <w:fldChar w:fldCharType="end"/>
        </w:r>
      </w:hyperlink>
    </w:p>
    <w:p w14:paraId="0154D165" w14:textId="56ED3A3A" w:rsidR="008F4C32" w:rsidRDefault="00F279BA">
      <w:pPr>
        <w:pStyle w:val="TOC3"/>
        <w:rPr>
          <w:rFonts w:asciiTheme="minorHAnsi" w:eastAsiaTheme="minorEastAsia" w:hAnsiTheme="minorHAnsi" w:cstheme="minorBidi"/>
          <w:noProof/>
          <w:color w:val="auto"/>
          <w:sz w:val="22"/>
        </w:rPr>
      </w:pPr>
      <w:hyperlink w:anchor="_Toc114647132" w:history="1">
        <w:r w:rsidR="008F4C32" w:rsidRPr="002B0069">
          <w:rPr>
            <w:rStyle w:val="Hyperlink"/>
            <w:noProof/>
          </w:rPr>
          <w:t>6.1.3</w:t>
        </w:r>
        <w:r w:rsidR="008F4C32">
          <w:rPr>
            <w:rFonts w:asciiTheme="minorHAnsi" w:eastAsiaTheme="minorEastAsia" w:hAnsiTheme="minorHAnsi" w:cstheme="minorBidi"/>
            <w:noProof/>
            <w:color w:val="auto"/>
            <w:sz w:val="22"/>
          </w:rPr>
          <w:tab/>
        </w:r>
        <w:r w:rsidR="008F4C32" w:rsidRPr="002B0069">
          <w:rPr>
            <w:rStyle w:val="Hyperlink"/>
            <w:strike/>
            <w:noProof/>
          </w:rPr>
          <w:t>Data Elements</w:t>
        </w:r>
        <w:r w:rsidR="008F4C32">
          <w:rPr>
            <w:noProof/>
            <w:webHidden/>
          </w:rPr>
          <w:tab/>
        </w:r>
        <w:r w:rsidR="008F4C32">
          <w:rPr>
            <w:noProof/>
            <w:webHidden/>
          </w:rPr>
          <w:fldChar w:fldCharType="begin"/>
        </w:r>
        <w:r w:rsidR="008F4C32">
          <w:rPr>
            <w:noProof/>
            <w:webHidden/>
          </w:rPr>
          <w:instrText xml:space="preserve"> PAGEREF _Toc114647132 \h </w:instrText>
        </w:r>
        <w:r w:rsidR="008F4C32">
          <w:rPr>
            <w:noProof/>
            <w:webHidden/>
          </w:rPr>
        </w:r>
        <w:r w:rsidR="008F4C32">
          <w:rPr>
            <w:noProof/>
            <w:webHidden/>
          </w:rPr>
          <w:fldChar w:fldCharType="separate"/>
        </w:r>
        <w:r w:rsidR="008F4C32">
          <w:rPr>
            <w:noProof/>
            <w:webHidden/>
          </w:rPr>
          <w:t>56</w:t>
        </w:r>
        <w:r w:rsidR="008F4C32">
          <w:rPr>
            <w:noProof/>
            <w:webHidden/>
          </w:rPr>
          <w:fldChar w:fldCharType="end"/>
        </w:r>
      </w:hyperlink>
    </w:p>
    <w:p w14:paraId="2DF1D30E" w14:textId="556A3422" w:rsidR="008F4C32" w:rsidRDefault="00F279BA">
      <w:pPr>
        <w:pStyle w:val="TOC3"/>
        <w:rPr>
          <w:rFonts w:asciiTheme="minorHAnsi" w:eastAsiaTheme="minorEastAsia" w:hAnsiTheme="minorHAnsi" w:cstheme="minorBidi"/>
          <w:noProof/>
          <w:color w:val="auto"/>
          <w:sz w:val="22"/>
        </w:rPr>
      </w:pPr>
      <w:hyperlink w:anchor="_Toc114647133" w:history="1">
        <w:r w:rsidR="008F4C32" w:rsidRPr="002B0069">
          <w:rPr>
            <w:rStyle w:val="Hyperlink"/>
            <w:noProof/>
          </w:rPr>
          <w:t>6.1.4</w:t>
        </w:r>
        <w:r w:rsidR="008F4C32">
          <w:rPr>
            <w:rFonts w:asciiTheme="minorHAnsi" w:eastAsiaTheme="minorEastAsia" w:hAnsiTheme="minorHAnsi" w:cstheme="minorBidi"/>
            <w:noProof/>
            <w:color w:val="auto"/>
            <w:sz w:val="22"/>
          </w:rPr>
          <w:tab/>
        </w:r>
        <w:r w:rsidR="008F4C32" w:rsidRPr="002B0069">
          <w:rPr>
            <w:rStyle w:val="Hyperlink"/>
            <w:strike/>
            <w:noProof/>
          </w:rPr>
          <w:t>Frequency</w:t>
        </w:r>
        <w:r w:rsidR="008F4C32">
          <w:rPr>
            <w:noProof/>
            <w:webHidden/>
          </w:rPr>
          <w:tab/>
        </w:r>
        <w:r w:rsidR="008F4C32">
          <w:rPr>
            <w:noProof/>
            <w:webHidden/>
          </w:rPr>
          <w:fldChar w:fldCharType="begin"/>
        </w:r>
        <w:r w:rsidR="008F4C32">
          <w:rPr>
            <w:noProof/>
            <w:webHidden/>
          </w:rPr>
          <w:instrText xml:space="preserve"> PAGEREF _Toc114647133 \h </w:instrText>
        </w:r>
        <w:r w:rsidR="008F4C32">
          <w:rPr>
            <w:noProof/>
            <w:webHidden/>
          </w:rPr>
        </w:r>
        <w:r w:rsidR="008F4C32">
          <w:rPr>
            <w:noProof/>
            <w:webHidden/>
          </w:rPr>
          <w:fldChar w:fldCharType="separate"/>
        </w:r>
        <w:r w:rsidR="008F4C32">
          <w:rPr>
            <w:noProof/>
            <w:webHidden/>
          </w:rPr>
          <w:t>57</w:t>
        </w:r>
        <w:r w:rsidR="008F4C32">
          <w:rPr>
            <w:noProof/>
            <w:webHidden/>
          </w:rPr>
          <w:fldChar w:fldCharType="end"/>
        </w:r>
      </w:hyperlink>
    </w:p>
    <w:p w14:paraId="313A7EE1" w14:textId="5662154C" w:rsidR="008F4C32" w:rsidRDefault="00F279BA">
      <w:pPr>
        <w:pStyle w:val="TOC3"/>
        <w:rPr>
          <w:rFonts w:asciiTheme="minorHAnsi" w:eastAsiaTheme="minorEastAsia" w:hAnsiTheme="minorHAnsi" w:cstheme="minorBidi"/>
          <w:noProof/>
          <w:color w:val="auto"/>
          <w:sz w:val="22"/>
        </w:rPr>
      </w:pPr>
      <w:hyperlink w:anchor="_Toc114647134" w:history="1">
        <w:r w:rsidR="008F4C32" w:rsidRPr="002B0069">
          <w:rPr>
            <w:rStyle w:val="Hyperlink"/>
            <w:noProof/>
          </w:rPr>
          <w:t>6.1.5</w:t>
        </w:r>
        <w:r w:rsidR="008F4C32">
          <w:rPr>
            <w:rFonts w:asciiTheme="minorHAnsi" w:eastAsiaTheme="minorEastAsia" w:hAnsiTheme="minorHAnsi" w:cstheme="minorBidi"/>
            <w:noProof/>
            <w:color w:val="auto"/>
            <w:sz w:val="22"/>
          </w:rPr>
          <w:tab/>
        </w:r>
        <w:r w:rsidR="008F4C32" w:rsidRPr="002B0069">
          <w:rPr>
            <w:rStyle w:val="Hyperlink"/>
            <w:strike/>
            <w:noProof/>
          </w:rPr>
          <w:t>Error/Recovery Handling</w:t>
        </w:r>
        <w:r w:rsidR="008F4C32">
          <w:rPr>
            <w:noProof/>
            <w:webHidden/>
          </w:rPr>
          <w:tab/>
        </w:r>
        <w:r w:rsidR="008F4C32">
          <w:rPr>
            <w:noProof/>
            <w:webHidden/>
          </w:rPr>
          <w:fldChar w:fldCharType="begin"/>
        </w:r>
        <w:r w:rsidR="008F4C32">
          <w:rPr>
            <w:noProof/>
            <w:webHidden/>
          </w:rPr>
          <w:instrText xml:space="preserve"> PAGEREF _Toc114647134 \h </w:instrText>
        </w:r>
        <w:r w:rsidR="008F4C32">
          <w:rPr>
            <w:noProof/>
            <w:webHidden/>
          </w:rPr>
        </w:r>
        <w:r w:rsidR="008F4C32">
          <w:rPr>
            <w:noProof/>
            <w:webHidden/>
          </w:rPr>
          <w:fldChar w:fldCharType="separate"/>
        </w:r>
        <w:r w:rsidR="008F4C32">
          <w:rPr>
            <w:noProof/>
            <w:webHidden/>
          </w:rPr>
          <w:t>57</w:t>
        </w:r>
        <w:r w:rsidR="008F4C32">
          <w:rPr>
            <w:noProof/>
            <w:webHidden/>
          </w:rPr>
          <w:fldChar w:fldCharType="end"/>
        </w:r>
      </w:hyperlink>
    </w:p>
    <w:p w14:paraId="2C2244F6" w14:textId="05DA5231" w:rsidR="008F4C32" w:rsidRDefault="00F279BA">
      <w:pPr>
        <w:pStyle w:val="TOC3"/>
        <w:rPr>
          <w:rFonts w:asciiTheme="minorHAnsi" w:eastAsiaTheme="minorEastAsia" w:hAnsiTheme="minorHAnsi" w:cstheme="minorBidi"/>
          <w:noProof/>
          <w:color w:val="auto"/>
          <w:sz w:val="22"/>
        </w:rPr>
      </w:pPr>
      <w:hyperlink w:anchor="_Toc114647135" w:history="1">
        <w:r w:rsidR="008F4C32" w:rsidRPr="002B0069">
          <w:rPr>
            <w:rStyle w:val="Hyperlink"/>
            <w:noProof/>
          </w:rPr>
          <w:t>6.1.6</w:t>
        </w:r>
        <w:r w:rsidR="008F4C32">
          <w:rPr>
            <w:rFonts w:asciiTheme="minorHAnsi" w:eastAsiaTheme="minorEastAsia" w:hAnsiTheme="minorHAnsi" w:cstheme="minorBidi"/>
            <w:noProof/>
            <w:color w:val="auto"/>
            <w:sz w:val="22"/>
          </w:rPr>
          <w:tab/>
        </w:r>
        <w:r w:rsidR="008F4C32" w:rsidRPr="002B0069">
          <w:rPr>
            <w:rStyle w:val="Hyperlink"/>
            <w:strike/>
            <w:noProof/>
          </w:rPr>
          <w:t>Archiving Handling</w:t>
        </w:r>
        <w:r w:rsidR="008F4C32">
          <w:rPr>
            <w:noProof/>
            <w:webHidden/>
          </w:rPr>
          <w:tab/>
        </w:r>
        <w:r w:rsidR="008F4C32">
          <w:rPr>
            <w:noProof/>
            <w:webHidden/>
          </w:rPr>
          <w:fldChar w:fldCharType="begin"/>
        </w:r>
        <w:r w:rsidR="008F4C32">
          <w:rPr>
            <w:noProof/>
            <w:webHidden/>
          </w:rPr>
          <w:instrText xml:space="preserve"> PAGEREF _Toc114647135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39BC4A93" w14:textId="71A0EAB7" w:rsidR="008F4C32" w:rsidRDefault="00F279BA">
      <w:pPr>
        <w:pStyle w:val="TOC3"/>
        <w:rPr>
          <w:rFonts w:asciiTheme="minorHAnsi" w:eastAsiaTheme="minorEastAsia" w:hAnsiTheme="minorHAnsi" w:cstheme="minorBidi"/>
          <w:noProof/>
          <w:color w:val="auto"/>
          <w:sz w:val="22"/>
        </w:rPr>
      </w:pPr>
      <w:hyperlink w:anchor="_Toc114647136" w:history="1">
        <w:r w:rsidR="008F4C32" w:rsidRPr="002B0069">
          <w:rPr>
            <w:rStyle w:val="Hyperlink"/>
            <w:noProof/>
          </w:rPr>
          <w:t>6.1.7</w:t>
        </w:r>
        <w:r w:rsidR="008F4C32">
          <w:rPr>
            <w:rFonts w:asciiTheme="minorHAnsi" w:eastAsiaTheme="minorEastAsia" w:hAnsiTheme="minorHAnsi" w:cstheme="minorBidi"/>
            <w:noProof/>
            <w:color w:val="auto"/>
            <w:sz w:val="22"/>
          </w:rPr>
          <w:tab/>
        </w:r>
        <w:r w:rsidR="008F4C32" w:rsidRPr="002B0069">
          <w:rPr>
            <w:rStyle w:val="Hyperlink"/>
            <w:strike/>
            <w:noProof/>
          </w:rPr>
          <w:t>Data Security</w:t>
        </w:r>
        <w:r w:rsidR="008F4C32">
          <w:rPr>
            <w:noProof/>
            <w:webHidden/>
          </w:rPr>
          <w:tab/>
        </w:r>
        <w:r w:rsidR="008F4C32">
          <w:rPr>
            <w:noProof/>
            <w:webHidden/>
          </w:rPr>
          <w:fldChar w:fldCharType="begin"/>
        </w:r>
        <w:r w:rsidR="008F4C32">
          <w:rPr>
            <w:noProof/>
            <w:webHidden/>
          </w:rPr>
          <w:instrText xml:space="preserve"> PAGEREF _Toc114647136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0785CA40" w14:textId="3225D1B6" w:rsidR="008F4C32" w:rsidRDefault="00F279BA">
      <w:pPr>
        <w:pStyle w:val="TOC2"/>
        <w:rPr>
          <w:rFonts w:asciiTheme="minorHAnsi" w:eastAsiaTheme="minorEastAsia" w:hAnsiTheme="minorHAnsi" w:cstheme="minorBidi"/>
          <w:noProof/>
          <w:color w:val="auto"/>
          <w:sz w:val="22"/>
          <w:szCs w:val="22"/>
        </w:rPr>
      </w:pPr>
      <w:hyperlink w:anchor="_Toc114647137" w:history="1">
        <w:r w:rsidR="008F4C32" w:rsidRPr="002B0069">
          <w:rPr>
            <w:rStyle w:val="Hyperlink"/>
            <w:noProof/>
          </w:rPr>
          <w:t>6.2</w:t>
        </w:r>
        <w:r w:rsidR="008F4C32">
          <w:rPr>
            <w:rFonts w:asciiTheme="minorHAnsi" w:eastAsiaTheme="minorEastAsia" w:hAnsiTheme="minorHAnsi" w:cstheme="minorBidi"/>
            <w:noProof/>
            <w:color w:val="auto"/>
            <w:sz w:val="22"/>
            <w:szCs w:val="22"/>
          </w:rPr>
          <w:tab/>
        </w:r>
        <w:r w:rsidR="008F4C32" w:rsidRPr="002B0069">
          <w:rPr>
            <w:rStyle w:val="Hyperlink"/>
            <w:noProof/>
          </w:rPr>
          <w:t>Handset Reference</w:t>
        </w:r>
        <w:r w:rsidR="008F4C32">
          <w:rPr>
            <w:noProof/>
            <w:webHidden/>
          </w:rPr>
          <w:tab/>
        </w:r>
        <w:r w:rsidR="008F4C32">
          <w:rPr>
            <w:noProof/>
            <w:webHidden/>
          </w:rPr>
          <w:fldChar w:fldCharType="begin"/>
        </w:r>
        <w:r w:rsidR="008F4C32">
          <w:rPr>
            <w:noProof/>
            <w:webHidden/>
          </w:rPr>
          <w:instrText xml:space="preserve"> PAGEREF _Toc114647137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32ACB724" w14:textId="3CA307F1" w:rsidR="008F4C32" w:rsidRDefault="00F279BA">
      <w:pPr>
        <w:pStyle w:val="TOC3"/>
        <w:rPr>
          <w:rFonts w:asciiTheme="minorHAnsi" w:eastAsiaTheme="minorEastAsia" w:hAnsiTheme="minorHAnsi" w:cstheme="minorBidi"/>
          <w:noProof/>
          <w:color w:val="auto"/>
          <w:sz w:val="22"/>
        </w:rPr>
      </w:pPr>
      <w:hyperlink w:anchor="_Toc114647138" w:history="1">
        <w:r w:rsidR="008F4C32" w:rsidRPr="002B0069">
          <w:rPr>
            <w:rStyle w:val="Hyperlink"/>
            <w:noProof/>
          </w:rPr>
          <w:t>6.2.1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_Toc114647138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26FABB45" w14:textId="374B8485" w:rsidR="008F4C32" w:rsidRDefault="00F279BA">
      <w:pPr>
        <w:pStyle w:val="TOC3"/>
        <w:rPr>
          <w:rFonts w:asciiTheme="minorHAnsi" w:eastAsiaTheme="minorEastAsia" w:hAnsiTheme="minorHAnsi" w:cstheme="minorBidi"/>
          <w:noProof/>
          <w:color w:val="auto"/>
          <w:sz w:val="22"/>
        </w:rPr>
      </w:pPr>
      <w:hyperlink w:anchor="_Toc114647139" w:history="1">
        <w:r w:rsidR="008F4C32" w:rsidRPr="002B0069">
          <w:rPr>
            <w:rStyle w:val="Hyperlink"/>
            <w:noProof/>
          </w:rPr>
          <w:t>6.2.2</w:t>
        </w:r>
        <w:r w:rsidR="008F4C32">
          <w:rPr>
            <w:rFonts w:asciiTheme="minorHAnsi" w:eastAsiaTheme="minorEastAsia" w:hAnsiTheme="minorHAnsi" w:cstheme="minorBidi"/>
            <w:noProof/>
            <w:color w:val="auto"/>
            <w:sz w:val="22"/>
          </w:rPr>
          <w:tab/>
        </w:r>
        <w:r w:rsidR="008F4C32" w:rsidRPr="002B0069">
          <w:rPr>
            <w:rStyle w:val="Hyperlink"/>
            <w:noProof/>
          </w:rPr>
          <w:t>Assumptions</w:t>
        </w:r>
        <w:r w:rsidR="008F4C32">
          <w:rPr>
            <w:noProof/>
            <w:webHidden/>
          </w:rPr>
          <w:tab/>
        </w:r>
        <w:r w:rsidR="008F4C32">
          <w:rPr>
            <w:noProof/>
            <w:webHidden/>
          </w:rPr>
          <w:fldChar w:fldCharType="begin"/>
        </w:r>
        <w:r w:rsidR="008F4C32">
          <w:rPr>
            <w:noProof/>
            <w:webHidden/>
          </w:rPr>
          <w:instrText xml:space="preserve"> PAGEREF _Toc114647139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7BEEFBB6" w14:textId="72B307E9" w:rsidR="008F4C32" w:rsidRDefault="00F279BA">
      <w:pPr>
        <w:pStyle w:val="TOC3"/>
        <w:rPr>
          <w:rFonts w:asciiTheme="minorHAnsi" w:eastAsiaTheme="minorEastAsia" w:hAnsiTheme="minorHAnsi" w:cstheme="minorBidi"/>
          <w:noProof/>
          <w:color w:val="auto"/>
          <w:sz w:val="22"/>
        </w:rPr>
      </w:pPr>
      <w:hyperlink w:anchor="_Toc114647140" w:history="1">
        <w:r w:rsidR="008F4C32" w:rsidRPr="002B0069">
          <w:rPr>
            <w:rStyle w:val="Hyperlink"/>
            <w:noProof/>
          </w:rPr>
          <w:t>6.2.3</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_Toc114647140 \h </w:instrText>
        </w:r>
        <w:r w:rsidR="008F4C32">
          <w:rPr>
            <w:noProof/>
            <w:webHidden/>
          </w:rPr>
        </w:r>
        <w:r w:rsidR="008F4C32">
          <w:rPr>
            <w:noProof/>
            <w:webHidden/>
          </w:rPr>
          <w:fldChar w:fldCharType="separate"/>
        </w:r>
        <w:r w:rsidR="008F4C32">
          <w:rPr>
            <w:noProof/>
            <w:webHidden/>
          </w:rPr>
          <w:t>58</w:t>
        </w:r>
        <w:r w:rsidR="008F4C32">
          <w:rPr>
            <w:noProof/>
            <w:webHidden/>
          </w:rPr>
          <w:fldChar w:fldCharType="end"/>
        </w:r>
      </w:hyperlink>
    </w:p>
    <w:p w14:paraId="1A3B776C" w14:textId="0BD24E77" w:rsidR="008F4C32" w:rsidRDefault="00F279BA">
      <w:pPr>
        <w:pStyle w:val="TOC3"/>
        <w:rPr>
          <w:rFonts w:asciiTheme="minorHAnsi" w:eastAsiaTheme="minorEastAsia" w:hAnsiTheme="minorHAnsi" w:cstheme="minorBidi"/>
          <w:noProof/>
          <w:color w:val="auto"/>
          <w:sz w:val="22"/>
        </w:rPr>
      </w:pPr>
      <w:hyperlink w:anchor="_Toc114647141" w:history="1">
        <w:r w:rsidR="008F4C32" w:rsidRPr="002B0069">
          <w:rPr>
            <w:rStyle w:val="Hyperlink"/>
            <w:noProof/>
          </w:rPr>
          <w:t>6.2.4</w:t>
        </w:r>
        <w:r w:rsidR="008F4C32">
          <w:rPr>
            <w:rFonts w:asciiTheme="minorHAnsi" w:eastAsiaTheme="minorEastAsia" w:hAnsiTheme="minorHAnsi" w:cstheme="minorBidi"/>
            <w:noProof/>
            <w:color w:val="auto"/>
            <w:sz w:val="22"/>
          </w:rPr>
          <w:tab/>
        </w:r>
        <w:r w:rsidR="008F4C32" w:rsidRPr="002B0069">
          <w:rPr>
            <w:rStyle w:val="Hyperlink"/>
            <w:noProof/>
          </w:rPr>
          <w:t>Frequency</w:t>
        </w:r>
        <w:r w:rsidR="008F4C32">
          <w:rPr>
            <w:noProof/>
            <w:webHidden/>
          </w:rPr>
          <w:tab/>
        </w:r>
        <w:r w:rsidR="008F4C32">
          <w:rPr>
            <w:noProof/>
            <w:webHidden/>
          </w:rPr>
          <w:fldChar w:fldCharType="begin"/>
        </w:r>
        <w:r w:rsidR="008F4C32">
          <w:rPr>
            <w:noProof/>
            <w:webHidden/>
          </w:rPr>
          <w:instrText xml:space="preserve"> PAGEREF _Toc114647141 \h </w:instrText>
        </w:r>
        <w:r w:rsidR="008F4C32">
          <w:rPr>
            <w:noProof/>
            <w:webHidden/>
          </w:rPr>
        </w:r>
        <w:r w:rsidR="008F4C32">
          <w:rPr>
            <w:noProof/>
            <w:webHidden/>
          </w:rPr>
          <w:fldChar w:fldCharType="separate"/>
        </w:r>
        <w:r w:rsidR="008F4C32">
          <w:rPr>
            <w:noProof/>
            <w:webHidden/>
          </w:rPr>
          <w:t>59</w:t>
        </w:r>
        <w:r w:rsidR="008F4C32">
          <w:rPr>
            <w:noProof/>
            <w:webHidden/>
          </w:rPr>
          <w:fldChar w:fldCharType="end"/>
        </w:r>
      </w:hyperlink>
    </w:p>
    <w:p w14:paraId="766118E9" w14:textId="6A51CBD2" w:rsidR="008F4C32" w:rsidRDefault="00F279BA">
      <w:pPr>
        <w:pStyle w:val="TOC3"/>
        <w:rPr>
          <w:rFonts w:asciiTheme="minorHAnsi" w:eastAsiaTheme="minorEastAsia" w:hAnsiTheme="minorHAnsi" w:cstheme="minorBidi"/>
          <w:noProof/>
          <w:color w:val="auto"/>
          <w:sz w:val="22"/>
        </w:rPr>
      </w:pPr>
      <w:hyperlink w:anchor="_Toc114647142" w:history="1">
        <w:r w:rsidR="008F4C32" w:rsidRPr="002B0069">
          <w:rPr>
            <w:rStyle w:val="Hyperlink"/>
            <w:noProof/>
          </w:rPr>
          <w:t>6.2.5</w:t>
        </w:r>
        <w:r w:rsidR="008F4C32">
          <w:rPr>
            <w:rFonts w:asciiTheme="minorHAnsi" w:eastAsiaTheme="minorEastAsia" w:hAnsiTheme="minorHAnsi" w:cstheme="minorBidi"/>
            <w:noProof/>
            <w:color w:val="auto"/>
            <w:sz w:val="22"/>
          </w:rPr>
          <w:tab/>
        </w:r>
        <w:r w:rsidR="008F4C32" w:rsidRPr="002B0069">
          <w:rPr>
            <w:rStyle w:val="Hyperlink"/>
            <w:noProof/>
          </w:rPr>
          <w:t>Error/Recovery Handling</w:t>
        </w:r>
        <w:r w:rsidR="008F4C32">
          <w:rPr>
            <w:noProof/>
            <w:webHidden/>
          </w:rPr>
          <w:tab/>
        </w:r>
        <w:r w:rsidR="008F4C32">
          <w:rPr>
            <w:noProof/>
            <w:webHidden/>
          </w:rPr>
          <w:fldChar w:fldCharType="begin"/>
        </w:r>
        <w:r w:rsidR="008F4C32">
          <w:rPr>
            <w:noProof/>
            <w:webHidden/>
          </w:rPr>
          <w:instrText xml:space="preserve"> PAGEREF _Toc114647142 \h </w:instrText>
        </w:r>
        <w:r w:rsidR="008F4C32">
          <w:rPr>
            <w:noProof/>
            <w:webHidden/>
          </w:rPr>
        </w:r>
        <w:r w:rsidR="008F4C32">
          <w:rPr>
            <w:noProof/>
            <w:webHidden/>
          </w:rPr>
          <w:fldChar w:fldCharType="separate"/>
        </w:r>
        <w:r w:rsidR="008F4C32">
          <w:rPr>
            <w:noProof/>
            <w:webHidden/>
          </w:rPr>
          <w:t>59</w:t>
        </w:r>
        <w:r w:rsidR="008F4C32">
          <w:rPr>
            <w:noProof/>
            <w:webHidden/>
          </w:rPr>
          <w:fldChar w:fldCharType="end"/>
        </w:r>
      </w:hyperlink>
    </w:p>
    <w:p w14:paraId="0605A912" w14:textId="3655EA94" w:rsidR="008F4C32" w:rsidRDefault="00F279BA">
      <w:pPr>
        <w:pStyle w:val="TOC3"/>
        <w:rPr>
          <w:rFonts w:asciiTheme="minorHAnsi" w:eastAsiaTheme="minorEastAsia" w:hAnsiTheme="minorHAnsi" w:cstheme="minorBidi"/>
          <w:noProof/>
          <w:color w:val="auto"/>
          <w:sz w:val="22"/>
        </w:rPr>
      </w:pPr>
      <w:hyperlink w:anchor="_Toc114647143" w:history="1">
        <w:r w:rsidR="008F4C32" w:rsidRPr="002B0069">
          <w:rPr>
            <w:rStyle w:val="Hyperlink"/>
            <w:noProof/>
          </w:rPr>
          <w:t>6.2.6</w:t>
        </w:r>
        <w:r w:rsidR="008F4C32">
          <w:rPr>
            <w:rFonts w:asciiTheme="minorHAnsi" w:eastAsiaTheme="minorEastAsia" w:hAnsiTheme="minorHAnsi" w:cstheme="minorBidi"/>
            <w:noProof/>
            <w:color w:val="auto"/>
            <w:sz w:val="22"/>
          </w:rPr>
          <w:tab/>
        </w:r>
        <w:r w:rsidR="008F4C32" w:rsidRPr="002B0069">
          <w:rPr>
            <w:rStyle w:val="Hyperlink"/>
            <w:noProof/>
          </w:rPr>
          <w:t>Archiving Handling</w:t>
        </w:r>
        <w:r w:rsidR="008F4C32">
          <w:rPr>
            <w:noProof/>
            <w:webHidden/>
          </w:rPr>
          <w:tab/>
        </w:r>
        <w:r w:rsidR="008F4C32">
          <w:rPr>
            <w:noProof/>
            <w:webHidden/>
          </w:rPr>
          <w:fldChar w:fldCharType="begin"/>
        </w:r>
        <w:r w:rsidR="008F4C32">
          <w:rPr>
            <w:noProof/>
            <w:webHidden/>
          </w:rPr>
          <w:instrText xml:space="preserve"> PAGEREF _Toc114647143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2233C5EC" w14:textId="1A1A8E39" w:rsidR="008F4C32" w:rsidRDefault="00F279BA">
      <w:pPr>
        <w:pStyle w:val="TOC3"/>
        <w:rPr>
          <w:rFonts w:asciiTheme="minorHAnsi" w:eastAsiaTheme="minorEastAsia" w:hAnsiTheme="minorHAnsi" w:cstheme="minorBidi"/>
          <w:noProof/>
          <w:color w:val="auto"/>
          <w:sz w:val="22"/>
        </w:rPr>
      </w:pPr>
      <w:hyperlink w:anchor="_Toc114647144" w:history="1">
        <w:r w:rsidR="008F4C32" w:rsidRPr="002B0069">
          <w:rPr>
            <w:rStyle w:val="Hyperlink"/>
            <w:noProof/>
          </w:rPr>
          <w:t>6.2.7</w:t>
        </w:r>
        <w:r w:rsidR="008F4C32">
          <w:rPr>
            <w:rFonts w:asciiTheme="minorHAnsi" w:eastAsiaTheme="minorEastAsia" w:hAnsiTheme="minorHAnsi" w:cstheme="minorBidi"/>
            <w:noProof/>
            <w:color w:val="auto"/>
            <w:sz w:val="22"/>
          </w:rPr>
          <w:tab/>
        </w:r>
        <w:r w:rsidR="008F4C32" w:rsidRPr="002B0069">
          <w:rPr>
            <w:rStyle w:val="Hyperlink"/>
            <w:noProof/>
          </w:rPr>
          <w:t>Data Security</w:t>
        </w:r>
        <w:r w:rsidR="008F4C32">
          <w:rPr>
            <w:noProof/>
            <w:webHidden/>
          </w:rPr>
          <w:tab/>
        </w:r>
        <w:r w:rsidR="008F4C32">
          <w:rPr>
            <w:noProof/>
            <w:webHidden/>
          </w:rPr>
          <w:fldChar w:fldCharType="begin"/>
        </w:r>
        <w:r w:rsidR="008F4C32">
          <w:rPr>
            <w:noProof/>
            <w:webHidden/>
          </w:rPr>
          <w:instrText xml:space="preserve"> PAGEREF _Toc114647144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373CB2EC" w14:textId="50F4ED32" w:rsidR="008F4C32" w:rsidRDefault="00F279BA">
      <w:pPr>
        <w:pStyle w:val="TOC2"/>
        <w:rPr>
          <w:rFonts w:asciiTheme="minorHAnsi" w:eastAsiaTheme="minorEastAsia" w:hAnsiTheme="minorHAnsi" w:cstheme="minorBidi"/>
          <w:noProof/>
          <w:color w:val="auto"/>
          <w:sz w:val="22"/>
          <w:szCs w:val="22"/>
        </w:rPr>
      </w:pPr>
      <w:hyperlink w:anchor="_Toc114647145" w:history="1">
        <w:r w:rsidR="008F4C32" w:rsidRPr="002B0069">
          <w:rPr>
            <w:rStyle w:val="Hyperlink"/>
            <w:noProof/>
          </w:rPr>
          <w:t>6.3</w:t>
        </w:r>
        <w:r w:rsidR="008F4C32">
          <w:rPr>
            <w:rFonts w:asciiTheme="minorHAnsi" w:eastAsiaTheme="minorEastAsia" w:hAnsiTheme="minorHAnsi" w:cstheme="minorBidi"/>
            <w:noProof/>
            <w:color w:val="auto"/>
            <w:sz w:val="22"/>
            <w:szCs w:val="22"/>
          </w:rPr>
          <w:tab/>
        </w:r>
        <w:r w:rsidR="008F4C32" w:rsidRPr="002B0069">
          <w:rPr>
            <w:rStyle w:val="Hyperlink"/>
            <w:noProof/>
          </w:rPr>
          <w:t>LAC/CI Reference</w:t>
        </w:r>
        <w:r w:rsidR="008F4C32">
          <w:rPr>
            <w:noProof/>
            <w:webHidden/>
          </w:rPr>
          <w:tab/>
        </w:r>
        <w:r w:rsidR="008F4C32">
          <w:rPr>
            <w:noProof/>
            <w:webHidden/>
          </w:rPr>
          <w:fldChar w:fldCharType="begin"/>
        </w:r>
        <w:r w:rsidR="008F4C32">
          <w:rPr>
            <w:noProof/>
            <w:webHidden/>
          </w:rPr>
          <w:instrText xml:space="preserve"> PAGEREF _Toc114647145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2EA8C673" w14:textId="383E0C07" w:rsidR="008F4C32" w:rsidRDefault="00F279BA">
      <w:pPr>
        <w:pStyle w:val="TOC3"/>
        <w:rPr>
          <w:rFonts w:asciiTheme="minorHAnsi" w:eastAsiaTheme="minorEastAsia" w:hAnsiTheme="minorHAnsi" w:cstheme="minorBidi"/>
          <w:noProof/>
          <w:color w:val="auto"/>
          <w:sz w:val="22"/>
        </w:rPr>
      </w:pPr>
      <w:hyperlink w:anchor="_Toc114647146" w:history="1">
        <w:r w:rsidR="008F4C32" w:rsidRPr="002B0069">
          <w:rPr>
            <w:rStyle w:val="Hyperlink"/>
            <w:noProof/>
          </w:rPr>
          <w:t>6.3.1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_Toc114647146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1BD204E5" w14:textId="7F27EEB3" w:rsidR="008F4C32" w:rsidRDefault="00F279BA">
      <w:pPr>
        <w:pStyle w:val="TOC3"/>
        <w:rPr>
          <w:rFonts w:asciiTheme="minorHAnsi" w:eastAsiaTheme="minorEastAsia" w:hAnsiTheme="minorHAnsi" w:cstheme="minorBidi"/>
          <w:noProof/>
          <w:color w:val="auto"/>
          <w:sz w:val="22"/>
        </w:rPr>
      </w:pPr>
      <w:hyperlink w:anchor="_Toc114647147" w:history="1">
        <w:r w:rsidR="008F4C32" w:rsidRPr="002B0069">
          <w:rPr>
            <w:rStyle w:val="Hyperlink"/>
            <w:noProof/>
          </w:rPr>
          <w:t>6.3.2</w:t>
        </w:r>
        <w:r w:rsidR="008F4C32">
          <w:rPr>
            <w:rFonts w:asciiTheme="minorHAnsi" w:eastAsiaTheme="minorEastAsia" w:hAnsiTheme="minorHAnsi" w:cstheme="minorBidi"/>
            <w:noProof/>
            <w:color w:val="auto"/>
            <w:sz w:val="22"/>
          </w:rPr>
          <w:tab/>
        </w:r>
        <w:r w:rsidR="008F4C32" w:rsidRPr="002B0069">
          <w:rPr>
            <w:rStyle w:val="Hyperlink"/>
            <w:noProof/>
          </w:rPr>
          <w:t>Assumptions</w:t>
        </w:r>
        <w:r w:rsidR="008F4C32">
          <w:rPr>
            <w:noProof/>
            <w:webHidden/>
          </w:rPr>
          <w:tab/>
        </w:r>
        <w:r w:rsidR="008F4C32">
          <w:rPr>
            <w:noProof/>
            <w:webHidden/>
          </w:rPr>
          <w:fldChar w:fldCharType="begin"/>
        </w:r>
        <w:r w:rsidR="008F4C32">
          <w:rPr>
            <w:noProof/>
            <w:webHidden/>
          </w:rPr>
          <w:instrText xml:space="preserve"> PAGEREF _Toc114647147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631273DF" w14:textId="7AD7D34F" w:rsidR="008F4C32" w:rsidRDefault="00F279BA">
      <w:pPr>
        <w:pStyle w:val="TOC3"/>
        <w:rPr>
          <w:rFonts w:asciiTheme="minorHAnsi" w:eastAsiaTheme="minorEastAsia" w:hAnsiTheme="minorHAnsi" w:cstheme="minorBidi"/>
          <w:noProof/>
          <w:color w:val="auto"/>
          <w:sz w:val="22"/>
        </w:rPr>
      </w:pPr>
      <w:hyperlink w:anchor="_Toc114647148" w:history="1">
        <w:r w:rsidR="008F4C32" w:rsidRPr="002B0069">
          <w:rPr>
            <w:rStyle w:val="Hyperlink"/>
            <w:noProof/>
          </w:rPr>
          <w:t>6.3.3</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_Toc114647148 \h </w:instrText>
        </w:r>
        <w:r w:rsidR="008F4C32">
          <w:rPr>
            <w:noProof/>
            <w:webHidden/>
          </w:rPr>
        </w:r>
        <w:r w:rsidR="008F4C32">
          <w:rPr>
            <w:noProof/>
            <w:webHidden/>
          </w:rPr>
          <w:fldChar w:fldCharType="separate"/>
        </w:r>
        <w:r w:rsidR="008F4C32">
          <w:rPr>
            <w:noProof/>
            <w:webHidden/>
          </w:rPr>
          <w:t>60</w:t>
        </w:r>
        <w:r w:rsidR="008F4C32">
          <w:rPr>
            <w:noProof/>
            <w:webHidden/>
          </w:rPr>
          <w:fldChar w:fldCharType="end"/>
        </w:r>
      </w:hyperlink>
    </w:p>
    <w:p w14:paraId="55F41212" w14:textId="5441499C" w:rsidR="008F4C32" w:rsidRDefault="00F279BA">
      <w:pPr>
        <w:pStyle w:val="TOC3"/>
        <w:rPr>
          <w:rFonts w:asciiTheme="minorHAnsi" w:eastAsiaTheme="minorEastAsia" w:hAnsiTheme="minorHAnsi" w:cstheme="minorBidi"/>
          <w:noProof/>
          <w:color w:val="auto"/>
          <w:sz w:val="22"/>
        </w:rPr>
      </w:pPr>
      <w:hyperlink w:anchor="_Toc114647149" w:history="1">
        <w:r w:rsidR="008F4C32" w:rsidRPr="002B0069">
          <w:rPr>
            <w:rStyle w:val="Hyperlink"/>
            <w:noProof/>
          </w:rPr>
          <w:t>6.3.4</w:t>
        </w:r>
        <w:r w:rsidR="008F4C32">
          <w:rPr>
            <w:rFonts w:asciiTheme="minorHAnsi" w:eastAsiaTheme="minorEastAsia" w:hAnsiTheme="minorHAnsi" w:cstheme="minorBidi"/>
            <w:noProof/>
            <w:color w:val="auto"/>
            <w:sz w:val="22"/>
          </w:rPr>
          <w:tab/>
        </w:r>
        <w:r w:rsidR="008F4C32" w:rsidRPr="002B0069">
          <w:rPr>
            <w:rStyle w:val="Hyperlink"/>
            <w:noProof/>
          </w:rPr>
          <w:t>Frequency</w:t>
        </w:r>
        <w:r w:rsidR="008F4C32">
          <w:rPr>
            <w:noProof/>
            <w:webHidden/>
          </w:rPr>
          <w:tab/>
        </w:r>
        <w:r w:rsidR="008F4C32">
          <w:rPr>
            <w:noProof/>
            <w:webHidden/>
          </w:rPr>
          <w:fldChar w:fldCharType="begin"/>
        </w:r>
        <w:r w:rsidR="008F4C32">
          <w:rPr>
            <w:noProof/>
            <w:webHidden/>
          </w:rPr>
          <w:instrText xml:space="preserve"> PAGEREF _Toc114647149 \h </w:instrText>
        </w:r>
        <w:r w:rsidR="008F4C32">
          <w:rPr>
            <w:noProof/>
            <w:webHidden/>
          </w:rPr>
        </w:r>
        <w:r w:rsidR="008F4C32">
          <w:rPr>
            <w:noProof/>
            <w:webHidden/>
          </w:rPr>
          <w:fldChar w:fldCharType="separate"/>
        </w:r>
        <w:r w:rsidR="008F4C32">
          <w:rPr>
            <w:noProof/>
            <w:webHidden/>
          </w:rPr>
          <w:t>61</w:t>
        </w:r>
        <w:r w:rsidR="008F4C32">
          <w:rPr>
            <w:noProof/>
            <w:webHidden/>
          </w:rPr>
          <w:fldChar w:fldCharType="end"/>
        </w:r>
      </w:hyperlink>
    </w:p>
    <w:p w14:paraId="0F661123" w14:textId="0ED7D34F" w:rsidR="008F4C32" w:rsidRDefault="00F279BA">
      <w:pPr>
        <w:pStyle w:val="TOC3"/>
        <w:rPr>
          <w:rFonts w:asciiTheme="minorHAnsi" w:eastAsiaTheme="minorEastAsia" w:hAnsiTheme="minorHAnsi" w:cstheme="minorBidi"/>
          <w:noProof/>
          <w:color w:val="auto"/>
          <w:sz w:val="22"/>
        </w:rPr>
      </w:pPr>
      <w:hyperlink w:anchor="_Toc114647150" w:history="1">
        <w:r w:rsidR="008F4C32" w:rsidRPr="002B0069">
          <w:rPr>
            <w:rStyle w:val="Hyperlink"/>
            <w:noProof/>
          </w:rPr>
          <w:t>6.3.5</w:t>
        </w:r>
        <w:r w:rsidR="008F4C32">
          <w:rPr>
            <w:rFonts w:asciiTheme="minorHAnsi" w:eastAsiaTheme="minorEastAsia" w:hAnsiTheme="minorHAnsi" w:cstheme="minorBidi"/>
            <w:noProof/>
            <w:color w:val="auto"/>
            <w:sz w:val="22"/>
          </w:rPr>
          <w:tab/>
        </w:r>
        <w:r w:rsidR="008F4C32" w:rsidRPr="002B0069">
          <w:rPr>
            <w:rStyle w:val="Hyperlink"/>
            <w:noProof/>
          </w:rPr>
          <w:t>Error/Recovery Handling</w:t>
        </w:r>
        <w:r w:rsidR="008F4C32">
          <w:rPr>
            <w:noProof/>
            <w:webHidden/>
          </w:rPr>
          <w:tab/>
        </w:r>
        <w:r w:rsidR="008F4C32">
          <w:rPr>
            <w:noProof/>
            <w:webHidden/>
          </w:rPr>
          <w:fldChar w:fldCharType="begin"/>
        </w:r>
        <w:r w:rsidR="008F4C32">
          <w:rPr>
            <w:noProof/>
            <w:webHidden/>
          </w:rPr>
          <w:instrText xml:space="preserve"> PAGEREF _Toc114647150 \h </w:instrText>
        </w:r>
        <w:r w:rsidR="008F4C32">
          <w:rPr>
            <w:noProof/>
            <w:webHidden/>
          </w:rPr>
        </w:r>
        <w:r w:rsidR="008F4C32">
          <w:rPr>
            <w:noProof/>
            <w:webHidden/>
          </w:rPr>
          <w:fldChar w:fldCharType="separate"/>
        </w:r>
        <w:r w:rsidR="008F4C32">
          <w:rPr>
            <w:noProof/>
            <w:webHidden/>
          </w:rPr>
          <w:t>61</w:t>
        </w:r>
        <w:r w:rsidR="008F4C32">
          <w:rPr>
            <w:noProof/>
            <w:webHidden/>
          </w:rPr>
          <w:fldChar w:fldCharType="end"/>
        </w:r>
      </w:hyperlink>
    </w:p>
    <w:p w14:paraId="59AC21F6" w14:textId="4C252C4D" w:rsidR="008F4C32" w:rsidRDefault="00F279BA">
      <w:pPr>
        <w:pStyle w:val="TOC3"/>
        <w:rPr>
          <w:rFonts w:asciiTheme="minorHAnsi" w:eastAsiaTheme="minorEastAsia" w:hAnsiTheme="minorHAnsi" w:cstheme="minorBidi"/>
          <w:noProof/>
          <w:color w:val="auto"/>
          <w:sz w:val="22"/>
        </w:rPr>
      </w:pPr>
      <w:hyperlink w:anchor="_Toc114647151" w:history="1">
        <w:r w:rsidR="008F4C32" w:rsidRPr="002B0069">
          <w:rPr>
            <w:rStyle w:val="Hyperlink"/>
            <w:noProof/>
          </w:rPr>
          <w:t>6.3.6</w:t>
        </w:r>
        <w:r w:rsidR="008F4C32">
          <w:rPr>
            <w:rFonts w:asciiTheme="minorHAnsi" w:eastAsiaTheme="minorEastAsia" w:hAnsiTheme="minorHAnsi" w:cstheme="minorBidi"/>
            <w:noProof/>
            <w:color w:val="auto"/>
            <w:sz w:val="22"/>
          </w:rPr>
          <w:tab/>
        </w:r>
        <w:r w:rsidR="008F4C32" w:rsidRPr="002B0069">
          <w:rPr>
            <w:rStyle w:val="Hyperlink"/>
            <w:noProof/>
          </w:rPr>
          <w:t>Archiving Handling</w:t>
        </w:r>
        <w:r w:rsidR="008F4C32">
          <w:rPr>
            <w:noProof/>
            <w:webHidden/>
          </w:rPr>
          <w:tab/>
        </w:r>
        <w:r w:rsidR="008F4C32">
          <w:rPr>
            <w:noProof/>
            <w:webHidden/>
          </w:rPr>
          <w:fldChar w:fldCharType="begin"/>
        </w:r>
        <w:r w:rsidR="008F4C32">
          <w:rPr>
            <w:noProof/>
            <w:webHidden/>
          </w:rPr>
          <w:instrText xml:space="preserve"> PAGEREF _Toc114647151 \h </w:instrText>
        </w:r>
        <w:r w:rsidR="008F4C32">
          <w:rPr>
            <w:noProof/>
            <w:webHidden/>
          </w:rPr>
        </w:r>
        <w:r w:rsidR="008F4C32">
          <w:rPr>
            <w:noProof/>
            <w:webHidden/>
          </w:rPr>
          <w:fldChar w:fldCharType="separate"/>
        </w:r>
        <w:r w:rsidR="008F4C32">
          <w:rPr>
            <w:noProof/>
            <w:webHidden/>
          </w:rPr>
          <w:t>61</w:t>
        </w:r>
        <w:r w:rsidR="008F4C32">
          <w:rPr>
            <w:noProof/>
            <w:webHidden/>
          </w:rPr>
          <w:fldChar w:fldCharType="end"/>
        </w:r>
      </w:hyperlink>
    </w:p>
    <w:p w14:paraId="3B9FC7B0" w14:textId="38C05F67" w:rsidR="008F4C32" w:rsidRDefault="00F279BA">
      <w:pPr>
        <w:pStyle w:val="TOC3"/>
        <w:rPr>
          <w:rFonts w:asciiTheme="minorHAnsi" w:eastAsiaTheme="minorEastAsia" w:hAnsiTheme="minorHAnsi" w:cstheme="minorBidi"/>
          <w:noProof/>
          <w:color w:val="auto"/>
          <w:sz w:val="22"/>
        </w:rPr>
      </w:pPr>
      <w:hyperlink w:anchor="_Toc114647152" w:history="1">
        <w:r w:rsidR="008F4C32" w:rsidRPr="002B0069">
          <w:rPr>
            <w:rStyle w:val="Hyperlink"/>
            <w:noProof/>
          </w:rPr>
          <w:t>6.3.7</w:t>
        </w:r>
        <w:r w:rsidR="008F4C32">
          <w:rPr>
            <w:rFonts w:asciiTheme="minorHAnsi" w:eastAsiaTheme="minorEastAsia" w:hAnsiTheme="minorHAnsi" w:cstheme="minorBidi"/>
            <w:noProof/>
            <w:color w:val="auto"/>
            <w:sz w:val="22"/>
          </w:rPr>
          <w:tab/>
        </w:r>
        <w:r w:rsidR="008F4C32" w:rsidRPr="002B0069">
          <w:rPr>
            <w:rStyle w:val="Hyperlink"/>
            <w:noProof/>
          </w:rPr>
          <w:t>Data Security</w:t>
        </w:r>
        <w:r w:rsidR="008F4C32">
          <w:rPr>
            <w:noProof/>
            <w:webHidden/>
          </w:rPr>
          <w:tab/>
        </w:r>
        <w:r w:rsidR="008F4C32">
          <w:rPr>
            <w:noProof/>
            <w:webHidden/>
          </w:rPr>
          <w:fldChar w:fldCharType="begin"/>
        </w:r>
        <w:r w:rsidR="008F4C32">
          <w:rPr>
            <w:noProof/>
            <w:webHidden/>
          </w:rPr>
          <w:instrText xml:space="preserve"> PAGEREF _Toc114647152 \h </w:instrText>
        </w:r>
        <w:r w:rsidR="008F4C32">
          <w:rPr>
            <w:noProof/>
            <w:webHidden/>
          </w:rPr>
        </w:r>
        <w:r w:rsidR="008F4C32">
          <w:rPr>
            <w:noProof/>
            <w:webHidden/>
          </w:rPr>
          <w:fldChar w:fldCharType="separate"/>
        </w:r>
        <w:r w:rsidR="008F4C32">
          <w:rPr>
            <w:noProof/>
            <w:webHidden/>
          </w:rPr>
          <w:t>62</w:t>
        </w:r>
        <w:r w:rsidR="008F4C32">
          <w:rPr>
            <w:noProof/>
            <w:webHidden/>
          </w:rPr>
          <w:fldChar w:fldCharType="end"/>
        </w:r>
      </w:hyperlink>
    </w:p>
    <w:p w14:paraId="7BBC854C" w14:textId="611BDAE9" w:rsidR="008F4C32" w:rsidRDefault="00F279BA">
      <w:pPr>
        <w:pStyle w:val="TOC1"/>
        <w:rPr>
          <w:rFonts w:asciiTheme="minorHAnsi" w:eastAsiaTheme="minorEastAsia" w:hAnsiTheme="minorHAnsi" w:cstheme="minorBidi"/>
          <w:b w:val="0"/>
          <w:color w:val="auto"/>
        </w:rPr>
      </w:pPr>
      <w:hyperlink w:anchor="_Toc114647153" w:history="1">
        <w:r w:rsidR="008F4C32" w:rsidRPr="002B0069">
          <w:rPr>
            <w:rStyle w:val="Hyperlink"/>
            <w:bCs/>
          </w:rPr>
          <w:t>7</w:t>
        </w:r>
        <w:r w:rsidR="008F4C32">
          <w:rPr>
            <w:rFonts w:asciiTheme="minorHAnsi" w:eastAsiaTheme="minorEastAsia" w:hAnsiTheme="minorHAnsi" w:cstheme="minorBidi"/>
            <w:b w:val="0"/>
            <w:color w:val="auto"/>
          </w:rPr>
          <w:tab/>
        </w:r>
        <w:r w:rsidR="008F4C32" w:rsidRPr="002B0069">
          <w:rPr>
            <w:rStyle w:val="Hyperlink"/>
          </w:rPr>
          <w:t>Initial Load</w:t>
        </w:r>
        <w:r w:rsidR="008F4C32">
          <w:rPr>
            <w:webHidden/>
          </w:rPr>
          <w:tab/>
        </w:r>
        <w:r w:rsidR="008F4C32">
          <w:rPr>
            <w:webHidden/>
          </w:rPr>
          <w:fldChar w:fldCharType="begin"/>
        </w:r>
        <w:r w:rsidR="008F4C32">
          <w:rPr>
            <w:webHidden/>
          </w:rPr>
          <w:instrText xml:space="preserve"> PAGEREF _Toc114647153 \h </w:instrText>
        </w:r>
        <w:r w:rsidR="008F4C32">
          <w:rPr>
            <w:webHidden/>
          </w:rPr>
        </w:r>
        <w:r w:rsidR="008F4C32">
          <w:rPr>
            <w:webHidden/>
          </w:rPr>
          <w:fldChar w:fldCharType="separate"/>
        </w:r>
        <w:r w:rsidR="008F4C32">
          <w:rPr>
            <w:webHidden/>
          </w:rPr>
          <w:t>62</w:t>
        </w:r>
        <w:r w:rsidR="008F4C32">
          <w:rPr>
            <w:webHidden/>
          </w:rPr>
          <w:fldChar w:fldCharType="end"/>
        </w:r>
      </w:hyperlink>
    </w:p>
    <w:p w14:paraId="0A52B710" w14:textId="03534151" w:rsidR="008F4C32" w:rsidRDefault="00F279BA">
      <w:pPr>
        <w:pStyle w:val="TOC2"/>
        <w:rPr>
          <w:rFonts w:asciiTheme="minorHAnsi" w:eastAsiaTheme="minorEastAsia" w:hAnsiTheme="minorHAnsi" w:cstheme="minorBidi"/>
          <w:noProof/>
          <w:color w:val="auto"/>
          <w:sz w:val="22"/>
          <w:szCs w:val="22"/>
        </w:rPr>
      </w:pPr>
      <w:hyperlink w:anchor="_Toc114647154" w:history="1">
        <w:r w:rsidR="008F4C32" w:rsidRPr="002B0069">
          <w:rPr>
            <w:rStyle w:val="Hyperlink"/>
            <w:noProof/>
          </w:rPr>
          <w:t>7.1</w:t>
        </w:r>
        <w:r w:rsidR="008F4C32">
          <w:rPr>
            <w:rFonts w:asciiTheme="minorHAnsi" w:eastAsiaTheme="minorEastAsia" w:hAnsiTheme="minorHAnsi" w:cstheme="minorBidi"/>
            <w:noProof/>
            <w:color w:val="auto"/>
            <w:sz w:val="22"/>
            <w:szCs w:val="22"/>
          </w:rPr>
          <w:tab/>
        </w:r>
        <w:r w:rsidR="008F4C32" w:rsidRPr="002B0069">
          <w:rPr>
            <w:rStyle w:val="Hyperlink"/>
            <w:noProof/>
          </w:rPr>
          <w:t>IMEI Registration</w:t>
        </w:r>
        <w:r w:rsidR="008F4C32">
          <w:rPr>
            <w:noProof/>
            <w:webHidden/>
          </w:rPr>
          <w:tab/>
        </w:r>
        <w:r w:rsidR="008F4C32">
          <w:rPr>
            <w:noProof/>
            <w:webHidden/>
          </w:rPr>
          <w:fldChar w:fldCharType="begin"/>
        </w:r>
        <w:r w:rsidR="008F4C32">
          <w:rPr>
            <w:noProof/>
            <w:webHidden/>
          </w:rPr>
          <w:instrText xml:space="preserve"> PAGEREF _Toc114647154 \h </w:instrText>
        </w:r>
        <w:r w:rsidR="008F4C32">
          <w:rPr>
            <w:noProof/>
            <w:webHidden/>
          </w:rPr>
        </w:r>
        <w:r w:rsidR="008F4C32">
          <w:rPr>
            <w:noProof/>
            <w:webHidden/>
          </w:rPr>
          <w:fldChar w:fldCharType="separate"/>
        </w:r>
        <w:r w:rsidR="008F4C32">
          <w:rPr>
            <w:noProof/>
            <w:webHidden/>
          </w:rPr>
          <w:t>62</w:t>
        </w:r>
        <w:r w:rsidR="008F4C32">
          <w:rPr>
            <w:noProof/>
            <w:webHidden/>
          </w:rPr>
          <w:fldChar w:fldCharType="end"/>
        </w:r>
      </w:hyperlink>
    </w:p>
    <w:p w14:paraId="22459D6E" w14:textId="02071C8A" w:rsidR="008F4C32" w:rsidRDefault="00F279BA">
      <w:pPr>
        <w:pStyle w:val="TOC3"/>
        <w:rPr>
          <w:rFonts w:asciiTheme="minorHAnsi" w:eastAsiaTheme="minorEastAsia" w:hAnsiTheme="minorHAnsi" w:cstheme="minorBidi"/>
          <w:noProof/>
          <w:color w:val="auto"/>
          <w:sz w:val="22"/>
        </w:rPr>
      </w:pPr>
      <w:hyperlink w:anchor="_Toc114647155" w:history="1">
        <w:r w:rsidR="008F4C32" w:rsidRPr="002B0069">
          <w:rPr>
            <w:rStyle w:val="Hyperlink"/>
            <w:noProof/>
          </w:rPr>
          <w:t>7.1.1</w:t>
        </w:r>
        <w:r w:rsidR="008F4C32">
          <w:rPr>
            <w:rFonts w:asciiTheme="minorHAnsi" w:eastAsiaTheme="minorEastAsia" w:hAnsiTheme="minorHAnsi" w:cstheme="minorBidi"/>
            <w:noProof/>
            <w:color w:val="auto"/>
            <w:sz w:val="22"/>
          </w:rPr>
          <w:tab/>
        </w:r>
        <w:r w:rsidR="008F4C32" w:rsidRPr="002B0069">
          <w:rPr>
            <w:rStyle w:val="Hyperlink"/>
            <w:noProof/>
          </w:rPr>
          <w:t>Description</w:t>
        </w:r>
        <w:r w:rsidR="008F4C32">
          <w:rPr>
            <w:noProof/>
            <w:webHidden/>
          </w:rPr>
          <w:tab/>
        </w:r>
        <w:r w:rsidR="008F4C32">
          <w:rPr>
            <w:noProof/>
            <w:webHidden/>
          </w:rPr>
          <w:fldChar w:fldCharType="begin"/>
        </w:r>
        <w:r w:rsidR="008F4C32">
          <w:rPr>
            <w:noProof/>
            <w:webHidden/>
          </w:rPr>
          <w:instrText xml:space="preserve"> PAGEREF _Toc114647155 \h </w:instrText>
        </w:r>
        <w:r w:rsidR="008F4C32">
          <w:rPr>
            <w:noProof/>
            <w:webHidden/>
          </w:rPr>
        </w:r>
        <w:r w:rsidR="008F4C32">
          <w:rPr>
            <w:noProof/>
            <w:webHidden/>
          </w:rPr>
          <w:fldChar w:fldCharType="separate"/>
        </w:r>
        <w:r w:rsidR="008F4C32">
          <w:rPr>
            <w:noProof/>
            <w:webHidden/>
          </w:rPr>
          <w:t>62</w:t>
        </w:r>
        <w:r w:rsidR="008F4C32">
          <w:rPr>
            <w:noProof/>
            <w:webHidden/>
          </w:rPr>
          <w:fldChar w:fldCharType="end"/>
        </w:r>
      </w:hyperlink>
    </w:p>
    <w:p w14:paraId="63B55CC6" w14:textId="7675E792" w:rsidR="008F4C32" w:rsidRDefault="00F279BA">
      <w:pPr>
        <w:pStyle w:val="TOC3"/>
        <w:rPr>
          <w:rFonts w:asciiTheme="minorHAnsi" w:eastAsiaTheme="minorEastAsia" w:hAnsiTheme="minorHAnsi" w:cstheme="minorBidi"/>
          <w:noProof/>
          <w:color w:val="auto"/>
          <w:sz w:val="22"/>
        </w:rPr>
      </w:pPr>
      <w:hyperlink w:anchor="_Toc114647156" w:history="1">
        <w:r w:rsidR="008F4C32" w:rsidRPr="002B0069">
          <w:rPr>
            <w:rStyle w:val="Hyperlink"/>
            <w:noProof/>
          </w:rPr>
          <w:t>7.1.2</w:t>
        </w:r>
        <w:r w:rsidR="008F4C32">
          <w:rPr>
            <w:rFonts w:asciiTheme="minorHAnsi" w:eastAsiaTheme="minorEastAsia" w:hAnsiTheme="minorHAnsi" w:cstheme="minorBidi"/>
            <w:noProof/>
            <w:color w:val="auto"/>
            <w:sz w:val="22"/>
          </w:rPr>
          <w:tab/>
        </w:r>
        <w:r w:rsidR="008F4C32" w:rsidRPr="002B0069">
          <w:rPr>
            <w:rStyle w:val="Hyperlink"/>
            <w:noProof/>
          </w:rPr>
          <w:t>Assumptions</w:t>
        </w:r>
        <w:r w:rsidR="008F4C32">
          <w:rPr>
            <w:noProof/>
            <w:webHidden/>
          </w:rPr>
          <w:tab/>
        </w:r>
        <w:r w:rsidR="008F4C32">
          <w:rPr>
            <w:noProof/>
            <w:webHidden/>
          </w:rPr>
          <w:fldChar w:fldCharType="begin"/>
        </w:r>
        <w:r w:rsidR="008F4C32">
          <w:rPr>
            <w:noProof/>
            <w:webHidden/>
          </w:rPr>
          <w:instrText xml:space="preserve"> PAGEREF _Toc114647156 \h </w:instrText>
        </w:r>
        <w:r w:rsidR="008F4C32">
          <w:rPr>
            <w:noProof/>
            <w:webHidden/>
          </w:rPr>
        </w:r>
        <w:r w:rsidR="008F4C32">
          <w:rPr>
            <w:noProof/>
            <w:webHidden/>
          </w:rPr>
          <w:fldChar w:fldCharType="separate"/>
        </w:r>
        <w:r w:rsidR="008F4C32">
          <w:rPr>
            <w:noProof/>
            <w:webHidden/>
          </w:rPr>
          <w:t>62</w:t>
        </w:r>
        <w:r w:rsidR="008F4C32">
          <w:rPr>
            <w:noProof/>
            <w:webHidden/>
          </w:rPr>
          <w:fldChar w:fldCharType="end"/>
        </w:r>
      </w:hyperlink>
    </w:p>
    <w:p w14:paraId="3FB513A3" w14:textId="050F77E8" w:rsidR="008F4C32" w:rsidRDefault="00F279BA">
      <w:pPr>
        <w:pStyle w:val="TOC3"/>
        <w:rPr>
          <w:rFonts w:asciiTheme="minorHAnsi" w:eastAsiaTheme="minorEastAsia" w:hAnsiTheme="minorHAnsi" w:cstheme="minorBidi"/>
          <w:noProof/>
          <w:color w:val="auto"/>
          <w:sz w:val="22"/>
        </w:rPr>
      </w:pPr>
      <w:hyperlink w:anchor="_Toc114647157" w:history="1">
        <w:r w:rsidR="008F4C32" w:rsidRPr="002B0069">
          <w:rPr>
            <w:rStyle w:val="Hyperlink"/>
            <w:noProof/>
          </w:rPr>
          <w:t>7.1.3</w:t>
        </w:r>
        <w:r w:rsidR="008F4C32">
          <w:rPr>
            <w:rFonts w:asciiTheme="minorHAnsi" w:eastAsiaTheme="minorEastAsia" w:hAnsiTheme="minorHAnsi" w:cstheme="minorBidi"/>
            <w:noProof/>
            <w:color w:val="auto"/>
            <w:sz w:val="22"/>
          </w:rPr>
          <w:tab/>
        </w:r>
        <w:r w:rsidR="008F4C32" w:rsidRPr="002B0069">
          <w:rPr>
            <w:rStyle w:val="Hyperlink"/>
            <w:noProof/>
          </w:rPr>
          <w:t>Data Elements</w:t>
        </w:r>
        <w:r w:rsidR="008F4C32">
          <w:rPr>
            <w:noProof/>
            <w:webHidden/>
          </w:rPr>
          <w:tab/>
        </w:r>
        <w:r w:rsidR="008F4C32">
          <w:rPr>
            <w:noProof/>
            <w:webHidden/>
          </w:rPr>
          <w:fldChar w:fldCharType="begin"/>
        </w:r>
        <w:r w:rsidR="008F4C32">
          <w:rPr>
            <w:noProof/>
            <w:webHidden/>
          </w:rPr>
          <w:instrText xml:space="preserve"> PAGEREF _Toc114647157 \h </w:instrText>
        </w:r>
        <w:r w:rsidR="008F4C32">
          <w:rPr>
            <w:noProof/>
            <w:webHidden/>
          </w:rPr>
        </w:r>
        <w:r w:rsidR="008F4C32">
          <w:rPr>
            <w:noProof/>
            <w:webHidden/>
          </w:rPr>
          <w:fldChar w:fldCharType="separate"/>
        </w:r>
        <w:r w:rsidR="008F4C32">
          <w:rPr>
            <w:noProof/>
            <w:webHidden/>
          </w:rPr>
          <w:t>62</w:t>
        </w:r>
        <w:r w:rsidR="008F4C32">
          <w:rPr>
            <w:noProof/>
            <w:webHidden/>
          </w:rPr>
          <w:fldChar w:fldCharType="end"/>
        </w:r>
      </w:hyperlink>
    </w:p>
    <w:p w14:paraId="20BF29C9" w14:textId="5817A652" w:rsidR="008F4C32" w:rsidRDefault="00F279BA">
      <w:pPr>
        <w:pStyle w:val="TOC3"/>
        <w:rPr>
          <w:rFonts w:asciiTheme="minorHAnsi" w:eastAsiaTheme="minorEastAsia" w:hAnsiTheme="minorHAnsi" w:cstheme="minorBidi"/>
          <w:noProof/>
          <w:color w:val="auto"/>
          <w:sz w:val="22"/>
        </w:rPr>
      </w:pPr>
      <w:hyperlink w:anchor="_Toc114647158" w:history="1">
        <w:r w:rsidR="008F4C32" w:rsidRPr="002B0069">
          <w:rPr>
            <w:rStyle w:val="Hyperlink"/>
            <w:noProof/>
          </w:rPr>
          <w:t>7.1.4</w:t>
        </w:r>
        <w:r w:rsidR="008F4C32">
          <w:rPr>
            <w:rFonts w:asciiTheme="minorHAnsi" w:eastAsiaTheme="minorEastAsia" w:hAnsiTheme="minorHAnsi" w:cstheme="minorBidi"/>
            <w:noProof/>
            <w:color w:val="auto"/>
            <w:sz w:val="22"/>
          </w:rPr>
          <w:tab/>
        </w:r>
        <w:r w:rsidR="008F4C32" w:rsidRPr="002B0069">
          <w:rPr>
            <w:rStyle w:val="Hyperlink"/>
            <w:noProof/>
          </w:rPr>
          <w:t>Frequency</w:t>
        </w:r>
        <w:r w:rsidR="008F4C32">
          <w:rPr>
            <w:noProof/>
            <w:webHidden/>
          </w:rPr>
          <w:tab/>
        </w:r>
        <w:r w:rsidR="008F4C32">
          <w:rPr>
            <w:noProof/>
            <w:webHidden/>
          </w:rPr>
          <w:fldChar w:fldCharType="begin"/>
        </w:r>
        <w:r w:rsidR="008F4C32">
          <w:rPr>
            <w:noProof/>
            <w:webHidden/>
          </w:rPr>
          <w:instrText xml:space="preserve"> PAGEREF _Toc114647158 \h </w:instrText>
        </w:r>
        <w:r w:rsidR="008F4C32">
          <w:rPr>
            <w:noProof/>
            <w:webHidden/>
          </w:rPr>
        </w:r>
        <w:r w:rsidR="008F4C32">
          <w:rPr>
            <w:noProof/>
            <w:webHidden/>
          </w:rPr>
          <w:fldChar w:fldCharType="separate"/>
        </w:r>
        <w:r w:rsidR="008F4C32">
          <w:rPr>
            <w:noProof/>
            <w:webHidden/>
          </w:rPr>
          <w:t>63</w:t>
        </w:r>
        <w:r w:rsidR="008F4C32">
          <w:rPr>
            <w:noProof/>
            <w:webHidden/>
          </w:rPr>
          <w:fldChar w:fldCharType="end"/>
        </w:r>
      </w:hyperlink>
    </w:p>
    <w:p w14:paraId="60B2C821" w14:textId="21D2B1C2" w:rsidR="008F4C32" w:rsidRDefault="00F279BA">
      <w:pPr>
        <w:pStyle w:val="TOC1"/>
        <w:rPr>
          <w:rFonts w:asciiTheme="minorHAnsi" w:eastAsiaTheme="minorEastAsia" w:hAnsiTheme="minorHAnsi" w:cstheme="minorBidi"/>
          <w:b w:val="0"/>
          <w:color w:val="auto"/>
        </w:rPr>
      </w:pPr>
      <w:hyperlink w:anchor="_Toc114647159" w:history="1">
        <w:r w:rsidR="008F4C32" w:rsidRPr="002B0069">
          <w:rPr>
            <w:rStyle w:val="Hyperlink"/>
            <w:bCs/>
          </w:rPr>
          <w:t>8</w:t>
        </w:r>
        <w:r w:rsidR="008F4C32">
          <w:rPr>
            <w:rFonts w:asciiTheme="minorHAnsi" w:eastAsiaTheme="minorEastAsia" w:hAnsiTheme="minorHAnsi" w:cstheme="minorBidi"/>
            <w:b w:val="0"/>
            <w:color w:val="auto"/>
          </w:rPr>
          <w:tab/>
        </w:r>
        <w:r w:rsidR="008F4C32" w:rsidRPr="002B0069">
          <w:rPr>
            <w:rStyle w:val="Hyperlink"/>
          </w:rPr>
          <w:t>Open Issues</w:t>
        </w:r>
        <w:r w:rsidR="008F4C32">
          <w:rPr>
            <w:webHidden/>
          </w:rPr>
          <w:tab/>
        </w:r>
        <w:r w:rsidR="008F4C32">
          <w:rPr>
            <w:webHidden/>
          </w:rPr>
          <w:fldChar w:fldCharType="begin"/>
        </w:r>
        <w:r w:rsidR="008F4C32">
          <w:rPr>
            <w:webHidden/>
          </w:rPr>
          <w:instrText xml:space="preserve"> PAGEREF _Toc114647159 \h </w:instrText>
        </w:r>
        <w:r w:rsidR="008F4C32">
          <w:rPr>
            <w:webHidden/>
          </w:rPr>
        </w:r>
        <w:r w:rsidR="008F4C32">
          <w:rPr>
            <w:webHidden/>
          </w:rPr>
          <w:fldChar w:fldCharType="separate"/>
        </w:r>
        <w:r w:rsidR="008F4C32">
          <w:rPr>
            <w:webHidden/>
          </w:rPr>
          <w:t>63</w:t>
        </w:r>
        <w:r w:rsidR="008F4C32">
          <w:rPr>
            <w:webHidden/>
          </w:rPr>
          <w:fldChar w:fldCharType="end"/>
        </w:r>
      </w:hyperlink>
    </w:p>
    <w:p w14:paraId="130D87D1" w14:textId="45B47819" w:rsidR="00C70C07" w:rsidRPr="003A4ED1" w:rsidRDefault="00774AA8" w:rsidP="00C70C07">
      <w:pPr>
        <w:pStyle w:val="BodyText"/>
      </w:pPr>
      <w:r w:rsidRPr="003A4ED1">
        <w:fldChar w:fldCharType="end"/>
      </w:r>
    </w:p>
    <w:p w14:paraId="092020E4" w14:textId="77777777" w:rsidR="00C70C07" w:rsidRPr="003A4ED1" w:rsidRDefault="00C70C07" w:rsidP="00C70C07">
      <w:pPr>
        <w:pStyle w:val="BodyText"/>
        <w:sectPr w:rsidR="00C70C07" w:rsidRPr="003A4ED1" w:rsidSect="003A4ED1">
          <w:headerReference w:type="even" r:id="rId20"/>
          <w:headerReference w:type="default" r:id="rId21"/>
          <w:footerReference w:type="even" r:id="rId22"/>
          <w:footerReference w:type="default" r:id="rId23"/>
          <w:headerReference w:type="first" r:id="rId24"/>
          <w:footerReference w:type="first" r:id="rId25"/>
          <w:pgSz w:w="11909" w:h="16834" w:code="1"/>
          <w:pgMar w:top="1440" w:right="1440" w:bottom="1440" w:left="1440" w:header="1008" w:footer="494" w:gutter="0"/>
          <w:pgBorders w:offsetFrom="page">
            <w:bottom w:val="dashSmallGap" w:sz="4" w:space="24" w:color="FFFFFF"/>
          </w:pgBorders>
          <w:pgNumType w:fmt="lowerRoman"/>
          <w:cols w:space="708"/>
          <w:titlePg/>
          <w:docGrid w:linePitch="360"/>
        </w:sectPr>
      </w:pPr>
    </w:p>
    <w:p w14:paraId="309A74A4" w14:textId="77777777" w:rsidR="00C70C07" w:rsidRPr="003A4ED1" w:rsidRDefault="00C70C07" w:rsidP="00C70C07">
      <w:pPr>
        <w:pStyle w:val="Heading1"/>
      </w:pPr>
      <w:bookmarkStart w:id="108" w:name="_Toc114647087"/>
      <w:bookmarkStart w:id="109" w:name="CR_Bookmark_No_00002"/>
      <w:bookmarkStart w:id="110" w:name="CR_Bookmark_No_00012"/>
      <w:bookmarkStart w:id="111" w:name="CR_Bookmark_No_00016"/>
      <w:bookmarkStart w:id="112" w:name="CR_Bookmark_No_00024"/>
      <w:bookmarkEnd w:id="0"/>
      <w:bookmarkEnd w:id="1"/>
      <w:bookmarkEnd w:id="2"/>
      <w:bookmarkEnd w:id="3"/>
      <w:bookmarkEnd w:id="4"/>
      <w:bookmarkEnd w:id="5"/>
      <w:bookmarkEnd w:id="6"/>
      <w:bookmarkEnd w:id="7"/>
      <w:r w:rsidRPr="003A4ED1">
        <w:t>Introduction</w:t>
      </w:r>
      <w:bookmarkEnd w:id="108"/>
    </w:p>
    <w:p w14:paraId="307978B1" w14:textId="77777777" w:rsidR="00C70C07" w:rsidRPr="003A4ED1" w:rsidRDefault="00C70C07" w:rsidP="00C70C07">
      <w:pPr>
        <w:pStyle w:val="Heading2"/>
      </w:pPr>
      <w:bookmarkStart w:id="113" w:name="_Toc114647088"/>
      <w:bookmarkEnd w:id="109"/>
      <w:bookmarkEnd w:id="110"/>
      <w:bookmarkEnd w:id="111"/>
      <w:bookmarkEnd w:id="112"/>
      <w:r w:rsidRPr="003A4ED1">
        <w:t>Purpose and Scope</w:t>
      </w:r>
      <w:bookmarkEnd w:id="113"/>
    </w:p>
    <w:p w14:paraId="3F17F239" w14:textId="77777777" w:rsidR="00C70C07" w:rsidRPr="003A4ED1" w:rsidRDefault="00C70C07" w:rsidP="00C70C07">
      <w:pPr>
        <w:pStyle w:val="BodyText"/>
        <w:rPr>
          <w:rFonts w:ascii="Times New Roman" w:hAnsi="Times New Roman"/>
        </w:rPr>
      </w:pPr>
      <w:bookmarkStart w:id="114" w:name="_Toc485626968"/>
      <w:bookmarkStart w:id="115" w:name="_Toc485653196"/>
      <w:r w:rsidRPr="003A4ED1">
        <w:t>This document describes the design of interfaces between two systems:</w:t>
      </w:r>
    </w:p>
    <w:p w14:paraId="14B438F8" w14:textId="77777777" w:rsidR="00C70C07" w:rsidRPr="00EF205A" w:rsidRDefault="00907D53" w:rsidP="00C70C07">
      <w:pPr>
        <w:pStyle w:val="BodyText"/>
        <w:numPr>
          <w:ilvl w:val="0"/>
          <w:numId w:val="1"/>
        </w:numPr>
      </w:pPr>
      <w:r>
        <w:t xml:space="preserve">Amdocs </w:t>
      </w:r>
      <w:r w:rsidR="00C70C07" w:rsidRPr="00EF205A">
        <w:t>IC360</w:t>
      </w:r>
    </w:p>
    <w:p w14:paraId="60FA47C6" w14:textId="77777777" w:rsidR="00C70C07" w:rsidRPr="00EF205A" w:rsidRDefault="00C70C07" w:rsidP="00C70C07">
      <w:pPr>
        <w:pStyle w:val="BodyText"/>
        <w:numPr>
          <w:ilvl w:val="0"/>
          <w:numId w:val="15"/>
        </w:numPr>
      </w:pPr>
      <w:proofErr w:type="spellStart"/>
      <w:r>
        <w:t>TechData</w:t>
      </w:r>
      <w:proofErr w:type="spellEnd"/>
    </w:p>
    <w:p w14:paraId="7CA07448" w14:textId="77777777" w:rsidR="002407A7" w:rsidRDefault="00C70C07" w:rsidP="007028E7">
      <w:pPr>
        <w:pStyle w:val="BodyText"/>
      </w:pPr>
      <w:r w:rsidRPr="003A4ED1">
        <w:t xml:space="preserve">The </w:t>
      </w:r>
      <w:r>
        <w:t xml:space="preserve">interface </w:t>
      </w:r>
      <w:r w:rsidRPr="003A4ED1">
        <w:t xml:space="preserve">file contains </w:t>
      </w:r>
      <w:r>
        <w:t>profiling information</w:t>
      </w:r>
      <w:r w:rsidRPr="003A4ED1">
        <w:t xml:space="preserve"> </w:t>
      </w:r>
      <w:r>
        <w:t xml:space="preserve">extracted </w:t>
      </w:r>
      <w:r w:rsidRPr="003A4ED1">
        <w:t xml:space="preserve">from </w:t>
      </w:r>
      <w:proofErr w:type="spellStart"/>
      <w:r>
        <w:t>TechData</w:t>
      </w:r>
      <w:proofErr w:type="spellEnd"/>
      <w:r w:rsidR="002407A7">
        <w:t xml:space="preserve"> for the following entities:</w:t>
      </w:r>
    </w:p>
    <w:p w14:paraId="3299E9F0" w14:textId="77777777" w:rsidR="00F706B1" w:rsidRDefault="002407A7" w:rsidP="00566105">
      <w:pPr>
        <w:pStyle w:val="BodyText"/>
        <w:numPr>
          <w:ilvl w:val="0"/>
          <w:numId w:val="27"/>
        </w:numPr>
      </w:pPr>
      <w:r>
        <w:t>Wireless Postpaid Customers (Accounts)</w:t>
      </w:r>
    </w:p>
    <w:p w14:paraId="55B078B9" w14:textId="77777777" w:rsidR="00F706B1" w:rsidRDefault="002407A7" w:rsidP="00566105">
      <w:pPr>
        <w:pStyle w:val="BodyText"/>
        <w:numPr>
          <w:ilvl w:val="0"/>
          <w:numId w:val="27"/>
        </w:numPr>
      </w:pPr>
      <w:r>
        <w:t>Wireless Postpaid Subscriptions</w:t>
      </w:r>
    </w:p>
    <w:p w14:paraId="6E14378E" w14:textId="77777777" w:rsidR="00F706B1" w:rsidRDefault="002407A7" w:rsidP="00566105">
      <w:pPr>
        <w:pStyle w:val="BodyText"/>
        <w:numPr>
          <w:ilvl w:val="0"/>
          <w:numId w:val="27"/>
        </w:numPr>
      </w:pPr>
      <w:r>
        <w:t>Home Customers (Accounts)</w:t>
      </w:r>
    </w:p>
    <w:p w14:paraId="18A44770" w14:textId="77777777" w:rsidR="00F706B1" w:rsidRDefault="002407A7" w:rsidP="00566105">
      <w:pPr>
        <w:pStyle w:val="BodyText"/>
        <w:numPr>
          <w:ilvl w:val="0"/>
          <w:numId w:val="27"/>
        </w:numPr>
      </w:pPr>
      <w:r>
        <w:t>Home Subscriptions</w:t>
      </w:r>
    </w:p>
    <w:p w14:paraId="7155491C" w14:textId="77777777" w:rsidR="00F706B1" w:rsidRDefault="002407A7" w:rsidP="00566105">
      <w:pPr>
        <w:pStyle w:val="BodyText"/>
        <w:numPr>
          <w:ilvl w:val="0"/>
          <w:numId w:val="27"/>
        </w:numPr>
      </w:pPr>
      <w:r>
        <w:t>Wireless Prepaid Subscriptions</w:t>
      </w:r>
    </w:p>
    <w:p w14:paraId="6FE2A491" w14:textId="77777777" w:rsidR="00C70C07" w:rsidRPr="003A4ED1" w:rsidRDefault="00C70C07" w:rsidP="00907D53">
      <w:pPr>
        <w:pStyle w:val="BodyText"/>
      </w:pPr>
      <w:r w:rsidRPr="003A4ED1">
        <w:t>Th</w:t>
      </w:r>
      <w:r>
        <w:t>is</w:t>
      </w:r>
      <w:r w:rsidRPr="003A4ED1">
        <w:t xml:space="preserve"> document describes the data requirements and interface detailed specifications of data extracted to </w:t>
      </w:r>
      <w:r w:rsidR="00907D53">
        <w:t xml:space="preserve">Amdocs </w:t>
      </w:r>
      <w:r w:rsidR="00907D53" w:rsidRPr="00EF205A">
        <w:t>IC360</w:t>
      </w:r>
      <w:r w:rsidRPr="003A4ED1">
        <w:t>.</w:t>
      </w:r>
    </w:p>
    <w:p w14:paraId="64D03001" w14:textId="77777777" w:rsidR="00C70C07" w:rsidRPr="003A4ED1" w:rsidRDefault="00C70C07" w:rsidP="00C70C07">
      <w:pPr>
        <w:pStyle w:val="BodyText"/>
      </w:pPr>
      <w:r w:rsidRPr="003A4ED1">
        <w:t>It is used as input for the Detailed Design and Testing stages of the development process.</w:t>
      </w:r>
    </w:p>
    <w:p w14:paraId="21CE94C5" w14:textId="77777777" w:rsidR="00C70C07" w:rsidRPr="003A4ED1" w:rsidRDefault="00C70C07" w:rsidP="00C70C07">
      <w:pPr>
        <w:pStyle w:val="BodyText"/>
      </w:pPr>
    </w:p>
    <w:p w14:paraId="0D2E0D74" w14:textId="181C822C" w:rsidR="00C70C07" w:rsidRPr="003A4ED1" w:rsidRDefault="00C70C07" w:rsidP="00C70C07">
      <w:pPr>
        <w:pStyle w:val="Heading2"/>
      </w:pPr>
      <w:bookmarkStart w:id="116" w:name="_Toc114647089"/>
      <w:r w:rsidRPr="003A4ED1">
        <w:t>Related Documentation</w:t>
      </w:r>
      <w:bookmarkEnd w:id="114"/>
      <w:bookmarkEnd w:id="115"/>
      <w:bookmarkEnd w:id="116"/>
    </w:p>
    <w:p w14:paraId="3AC6E459" w14:textId="77777777" w:rsidR="00C70C07" w:rsidRPr="003A4ED1" w:rsidRDefault="00C70C07" w:rsidP="00C70C07">
      <w:pPr>
        <w:pStyle w:val="BodyText"/>
        <w:rPr>
          <w:rFonts w:ascii="Calibri" w:hAnsi="Calibri"/>
        </w:rPr>
      </w:pPr>
      <w:r w:rsidRPr="003A4ED1">
        <w:t>The following documents will assist the reader in obtaining a broader understanding of the subject-matter of this document: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600" w:firstRow="0" w:lastRow="0" w:firstColumn="0" w:lastColumn="0" w:noHBand="1" w:noVBand="1"/>
      </w:tblPr>
      <w:tblGrid>
        <w:gridCol w:w="1381"/>
        <w:gridCol w:w="7632"/>
      </w:tblGrid>
      <w:tr w:rsidR="00C70C07" w:rsidRPr="003A4ED1" w14:paraId="3E278F90" w14:textId="77777777" w:rsidTr="00C70C07">
        <w:trPr>
          <w:tblHeader/>
        </w:trPr>
        <w:tc>
          <w:tcPr>
            <w:tcW w:w="766" w:type="pct"/>
            <w:tcBorders>
              <w:top w:val="single" w:sz="6" w:space="0" w:color="auto"/>
              <w:left w:val="single" w:sz="6" w:space="0" w:color="auto"/>
              <w:bottom w:val="single" w:sz="6" w:space="0" w:color="auto"/>
              <w:right w:val="single" w:sz="6" w:space="0" w:color="auto"/>
            </w:tcBorders>
            <w:shd w:val="clear" w:color="auto" w:fill="626469"/>
            <w:hideMark/>
          </w:tcPr>
          <w:p w14:paraId="7B32EF90" w14:textId="77777777" w:rsidR="00C70C07" w:rsidRPr="003A4ED1" w:rsidRDefault="00C70C07" w:rsidP="00C70C07">
            <w:pPr>
              <w:pStyle w:val="HeaderTable"/>
              <w:rPr>
                <w:color w:val="FFFFFF"/>
              </w:rPr>
            </w:pPr>
            <w:r w:rsidRPr="003A4ED1">
              <w:rPr>
                <w:color w:val="FFFFFF"/>
              </w:rPr>
              <w:t>DC#</w:t>
            </w:r>
          </w:p>
        </w:tc>
        <w:tc>
          <w:tcPr>
            <w:tcW w:w="4234" w:type="pct"/>
            <w:tcBorders>
              <w:top w:val="single" w:sz="6" w:space="0" w:color="auto"/>
              <w:left w:val="single" w:sz="6" w:space="0" w:color="auto"/>
              <w:bottom w:val="single" w:sz="6" w:space="0" w:color="auto"/>
              <w:right w:val="single" w:sz="6" w:space="0" w:color="auto"/>
            </w:tcBorders>
            <w:shd w:val="clear" w:color="auto" w:fill="626469"/>
            <w:hideMark/>
          </w:tcPr>
          <w:p w14:paraId="6C1D6138" w14:textId="77777777" w:rsidR="00C70C07" w:rsidRPr="003A4ED1" w:rsidRDefault="00C70C07" w:rsidP="00C70C07">
            <w:pPr>
              <w:pStyle w:val="HeaderTable"/>
              <w:rPr>
                <w:color w:val="FFFFFF"/>
              </w:rPr>
            </w:pPr>
            <w:r w:rsidRPr="003A4ED1">
              <w:rPr>
                <w:color w:val="FFFFFF"/>
              </w:rPr>
              <w:t>Document Name</w:t>
            </w:r>
          </w:p>
        </w:tc>
      </w:tr>
      <w:tr w:rsidR="00C70C07" w:rsidRPr="003A4ED1" w14:paraId="1047FC91" w14:textId="77777777" w:rsidTr="00C70C07">
        <w:tc>
          <w:tcPr>
            <w:tcW w:w="766" w:type="pct"/>
            <w:tcBorders>
              <w:top w:val="single" w:sz="6" w:space="0" w:color="auto"/>
              <w:left w:val="single" w:sz="6" w:space="0" w:color="auto"/>
              <w:bottom w:val="single" w:sz="6" w:space="0" w:color="auto"/>
              <w:right w:val="single" w:sz="6" w:space="0" w:color="auto"/>
            </w:tcBorders>
          </w:tcPr>
          <w:p w14:paraId="0EBB68A6" w14:textId="70CBE7CE" w:rsidR="00C70C07" w:rsidRPr="003A4ED1" w:rsidRDefault="0078392B" w:rsidP="00C70C07">
            <w:pPr>
              <w:pStyle w:val="BodyTextTable"/>
            </w:pPr>
            <w:r w:rsidRPr="0078392B">
              <w:t>3654050</w:t>
            </w:r>
          </w:p>
        </w:tc>
        <w:tc>
          <w:tcPr>
            <w:tcW w:w="4234" w:type="pct"/>
            <w:tcBorders>
              <w:top w:val="single" w:sz="6" w:space="0" w:color="auto"/>
              <w:left w:val="single" w:sz="6" w:space="0" w:color="auto"/>
              <w:bottom w:val="single" w:sz="6" w:space="0" w:color="auto"/>
              <w:right w:val="single" w:sz="6" w:space="0" w:color="auto"/>
            </w:tcBorders>
          </w:tcPr>
          <w:p w14:paraId="46AA59E8" w14:textId="6C185D47" w:rsidR="00C70C07" w:rsidRPr="003A4ED1" w:rsidRDefault="0078392B" w:rsidP="00C70C07">
            <w:pPr>
              <w:pStyle w:val="BodyTextTable"/>
            </w:pPr>
            <w:r w:rsidRPr="0078392B">
              <w:t>PLDT - Trident - PLDT 3C3 AIA HLD</w:t>
            </w:r>
          </w:p>
        </w:tc>
      </w:tr>
      <w:tr w:rsidR="00C70C07" w:rsidRPr="003A4ED1" w14:paraId="53A1ACC1" w14:textId="77777777" w:rsidTr="00C70C07">
        <w:tc>
          <w:tcPr>
            <w:tcW w:w="766" w:type="pct"/>
            <w:tcBorders>
              <w:top w:val="single" w:sz="6" w:space="0" w:color="auto"/>
              <w:left w:val="single" w:sz="6" w:space="0" w:color="auto"/>
              <w:bottom w:val="single" w:sz="6" w:space="0" w:color="auto"/>
              <w:right w:val="single" w:sz="6" w:space="0" w:color="auto"/>
            </w:tcBorders>
          </w:tcPr>
          <w:p w14:paraId="34B0EDA4" w14:textId="77777777" w:rsidR="00C70C07" w:rsidRPr="003A4ED1" w:rsidRDefault="00C70C07" w:rsidP="00C70C07">
            <w:pPr>
              <w:pStyle w:val="BodyTextTable"/>
            </w:pPr>
          </w:p>
        </w:tc>
        <w:tc>
          <w:tcPr>
            <w:tcW w:w="4234" w:type="pct"/>
            <w:tcBorders>
              <w:top w:val="single" w:sz="6" w:space="0" w:color="auto"/>
              <w:left w:val="single" w:sz="6" w:space="0" w:color="auto"/>
              <w:bottom w:val="single" w:sz="6" w:space="0" w:color="auto"/>
              <w:right w:val="single" w:sz="6" w:space="0" w:color="auto"/>
            </w:tcBorders>
          </w:tcPr>
          <w:p w14:paraId="02997171" w14:textId="77777777" w:rsidR="00C70C07" w:rsidRPr="003A4ED1" w:rsidRDefault="00C70C07" w:rsidP="00C70C07">
            <w:pPr>
              <w:pStyle w:val="BodyTextTable"/>
            </w:pPr>
          </w:p>
        </w:tc>
      </w:tr>
    </w:tbl>
    <w:p w14:paraId="7C6D4480" w14:textId="77777777" w:rsidR="00C70C07" w:rsidRPr="003A4ED1" w:rsidRDefault="00C70C07" w:rsidP="00C70C07">
      <w:pPr>
        <w:pStyle w:val="BodyText"/>
      </w:pPr>
    </w:p>
    <w:p w14:paraId="06E9D1EC" w14:textId="77777777" w:rsidR="00C70C07" w:rsidRPr="003A4ED1" w:rsidRDefault="00C70C07" w:rsidP="00C70C07">
      <w:pPr>
        <w:pStyle w:val="Heading2"/>
      </w:pPr>
      <w:bookmarkStart w:id="117" w:name="_Toc485626969"/>
      <w:bookmarkStart w:id="118" w:name="_Toc485653197"/>
      <w:bookmarkStart w:id="119" w:name="_Toc114647090"/>
      <w:r w:rsidRPr="003A4ED1">
        <w:t>Terms and Definitions</w:t>
      </w:r>
      <w:bookmarkEnd w:id="117"/>
      <w:bookmarkEnd w:id="118"/>
      <w:bookmarkEnd w:id="119"/>
    </w:p>
    <w:p w14:paraId="5327021B" w14:textId="77777777" w:rsidR="00C70C07" w:rsidRPr="003A4ED1" w:rsidRDefault="00C70C07" w:rsidP="00C70C07">
      <w:pPr>
        <w:pStyle w:val="BodyText"/>
        <w:rPr>
          <w:rFonts w:ascii="Calibri" w:hAnsi="Calibri"/>
        </w:rPr>
      </w:pPr>
      <w:r w:rsidRPr="003A4ED1">
        <w:t>Following is a list of terms used in this document with which the reader should be familiar:</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00" w:firstRow="0" w:lastRow="0" w:firstColumn="0" w:lastColumn="0" w:noHBand="0" w:noVBand="1"/>
      </w:tblPr>
      <w:tblGrid>
        <w:gridCol w:w="2780"/>
        <w:gridCol w:w="6239"/>
      </w:tblGrid>
      <w:tr w:rsidR="00C70C07" w:rsidRPr="003A4ED1" w14:paraId="268CAD33" w14:textId="77777777" w:rsidTr="00C70C07">
        <w:trPr>
          <w:cantSplit/>
          <w:tblHeader/>
        </w:trPr>
        <w:tc>
          <w:tcPr>
            <w:tcW w:w="1541" w:type="pct"/>
            <w:tcBorders>
              <w:bottom w:val="single" w:sz="4" w:space="0" w:color="808080"/>
            </w:tcBorders>
            <w:shd w:val="clear" w:color="auto" w:fill="626469"/>
            <w:vAlign w:val="center"/>
            <w:hideMark/>
          </w:tcPr>
          <w:p w14:paraId="1A88A891" w14:textId="77777777" w:rsidR="00C70C07" w:rsidRPr="005371F3" w:rsidRDefault="00C70C07" w:rsidP="00C70C07">
            <w:pPr>
              <w:pStyle w:val="HeaderTable"/>
              <w:rPr>
                <w:color w:val="FFFFFF"/>
              </w:rPr>
            </w:pPr>
            <w:r w:rsidRPr="005371F3">
              <w:rPr>
                <w:color w:val="FFFFFF"/>
              </w:rPr>
              <w:t>Term/Acronym</w:t>
            </w:r>
          </w:p>
        </w:tc>
        <w:tc>
          <w:tcPr>
            <w:tcW w:w="3459" w:type="pct"/>
            <w:tcBorders>
              <w:bottom w:val="single" w:sz="4" w:space="0" w:color="808080"/>
            </w:tcBorders>
            <w:shd w:val="clear" w:color="auto" w:fill="626469"/>
            <w:vAlign w:val="center"/>
            <w:hideMark/>
          </w:tcPr>
          <w:p w14:paraId="07B78597" w14:textId="77777777" w:rsidR="00C70C07" w:rsidRPr="005371F3" w:rsidRDefault="00C70C07" w:rsidP="00C70C07">
            <w:pPr>
              <w:pStyle w:val="HeaderTable"/>
              <w:rPr>
                <w:color w:val="FFFFFF"/>
              </w:rPr>
            </w:pPr>
            <w:r w:rsidRPr="005371F3">
              <w:rPr>
                <w:color w:val="FFFFFF"/>
              </w:rPr>
              <w:t>Definition</w:t>
            </w:r>
          </w:p>
        </w:tc>
      </w:tr>
      <w:tr w:rsidR="00C70C07" w:rsidRPr="003A4ED1" w14:paraId="1372C3B4" w14:textId="77777777" w:rsidTr="00C70C07">
        <w:trPr>
          <w:cantSplit/>
        </w:trPr>
        <w:tc>
          <w:tcPr>
            <w:tcW w:w="1541" w:type="pct"/>
            <w:shd w:val="clear" w:color="auto" w:fill="auto"/>
          </w:tcPr>
          <w:p w14:paraId="7DDD51F8" w14:textId="77777777" w:rsidR="00C70C07" w:rsidRPr="003A4ED1" w:rsidRDefault="00C70C07" w:rsidP="00C70C07">
            <w:pPr>
              <w:pStyle w:val="BodyTextTable"/>
            </w:pPr>
            <w:r w:rsidRPr="003A4ED1">
              <w:t>IC360</w:t>
            </w:r>
          </w:p>
        </w:tc>
        <w:tc>
          <w:tcPr>
            <w:tcW w:w="3459" w:type="pct"/>
            <w:shd w:val="clear" w:color="auto" w:fill="auto"/>
          </w:tcPr>
          <w:p w14:paraId="2E9E8C22" w14:textId="77777777" w:rsidR="00C70C07" w:rsidRPr="003A4ED1" w:rsidRDefault="00C70C07" w:rsidP="00C70C07">
            <w:pPr>
              <w:pStyle w:val="BodyTextTable"/>
            </w:pPr>
            <w:r w:rsidRPr="003A4ED1">
              <w:t>Intelligent Customers 360 (a.k.a</w:t>
            </w:r>
            <w:r>
              <w:t>.</w:t>
            </w:r>
            <w:r w:rsidRPr="003A4ED1">
              <w:t xml:space="preserve"> – CCR)</w:t>
            </w:r>
          </w:p>
        </w:tc>
      </w:tr>
      <w:tr w:rsidR="00C70C07" w:rsidRPr="003A4ED1" w14:paraId="5928AE2B" w14:textId="77777777" w:rsidTr="00C70C07">
        <w:trPr>
          <w:cantSplit/>
        </w:trPr>
        <w:tc>
          <w:tcPr>
            <w:tcW w:w="1541" w:type="pct"/>
            <w:shd w:val="clear" w:color="auto" w:fill="auto"/>
          </w:tcPr>
          <w:p w14:paraId="34CA9194" w14:textId="77777777" w:rsidR="00C70C07" w:rsidRPr="003A4ED1" w:rsidRDefault="00C70C07" w:rsidP="00C70C07">
            <w:pPr>
              <w:pStyle w:val="BodyTextTable"/>
            </w:pPr>
            <w:proofErr w:type="spellStart"/>
            <w:r>
              <w:t>LoB</w:t>
            </w:r>
            <w:proofErr w:type="spellEnd"/>
          </w:p>
        </w:tc>
        <w:tc>
          <w:tcPr>
            <w:tcW w:w="3459" w:type="pct"/>
            <w:shd w:val="clear" w:color="auto" w:fill="auto"/>
          </w:tcPr>
          <w:p w14:paraId="5A3FB5A7" w14:textId="77777777" w:rsidR="00C70C07" w:rsidRPr="003A4ED1" w:rsidRDefault="00C70C07" w:rsidP="00C70C07">
            <w:pPr>
              <w:pStyle w:val="BodyTextTable"/>
            </w:pPr>
            <w:r>
              <w:t>Line of Business</w:t>
            </w:r>
          </w:p>
        </w:tc>
      </w:tr>
    </w:tbl>
    <w:p w14:paraId="08AE940C" w14:textId="77777777" w:rsidR="00C70C07" w:rsidRPr="003A4ED1" w:rsidRDefault="00C70C07" w:rsidP="00C70C07">
      <w:pPr>
        <w:pStyle w:val="BodyText"/>
      </w:pPr>
    </w:p>
    <w:p w14:paraId="2C723D78" w14:textId="77777777" w:rsidR="00C70C07" w:rsidRPr="003A4ED1" w:rsidRDefault="00C70C07" w:rsidP="00C70C07">
      <w:pPr>
        <w:pStyle w:val="BodyText"/>
        <w:sectPr w:rsidR="00C70C07" w:rsidRPr="003A4ED1" w:rsidSect="003A4ED1">
          <w:headerReference w:type="even" r:id="rId26"/>
          <w:headerReference w:type="default" r:id="rId27"/>
          <w:footerReference w:type="even" r:id="rId28"/>
          <w:footerReference w:type="default" r:id="rId29"/>
          <w:headerReference w:type="first" r:id="rId30"/>
          <w:footerReference w:type="first" r:id="rId31"/>
          <w:pgSz w:w="11909" w:h="16834" w:code="1"/>
          <w:pgMar w:top="1440" w:right="1440" w:bottom="1440" w:left="1440" w:header="1008" w:footer="494" w:gutter="0"/>
          <w:pgBorders w:offsetFrom="page">
            <w:bottom w:val="dashSmallGap" w:sz="4" w:space="24" w:color="FFFFFF"/>
          </w:pgBorders>
          <w:pgNumType w:start="1"/>
          <w:cols w:space="708"/>
          <w:titlePg/>
          <w:docGrid w:linePitch="360"/>
        </w:sectPr>
      </w:pPr>
    </w:p>
    <w:p w14:paraId="35ACE568" w14:textId="77777777" w:rsidR="00C70C07" w:rsidRPr="003A4ED1" w:rsidRDefault="00C70C07" w:rsidP="00C70C07">
      <w:pPr>
        <w:pStyle w:val="Heading1"/>
      </w:pPr>
      <w:bookmarkStart w:id="120" w:name="_Toc114647091"/>
      <w:r w:rsidRPr="003A4ED1">
        <w:t>General Information</w:t>
      </w:r>
      <w:bookmarkEnd w:id="120"/>
    </w:p>
    <w:p w14:paraId="44E9A531" w14:textId="77777777" w:rsidR="00C70C07" w:rsidRPr="003A4ED1" w:rsidRDefault="00C70C07" w:rsidP="00C70C07">
      <w:pPr>
        <w:pStyle w:val="Heading2"/>
      </w:pPr>
      <w:bookmarkStart w:id="121" w:name="_Toc416115622"/>
      <w:bookmarkStart w:id="122" w:name="_Toc483313579"/>
      <w:bookmarkStart w:id="123" w:name="_Toc114647092"/>
      <w:r w:rsidRPr="003A4ED1">
        <w:t>Technical Information</w:t>
      </w:r>
      <w:bookmarkEnd w:id="121"/>
      <w:bookmarkEnd w:id="122"/>
      <w:bookmarkEnd w:id="123"/>
    </w:p>
    <w:p w14:paraId="52731D8B" w14:textId="77777777" w:rsidR="00C70C07" w:rsidRPr="003A4ED1" w:rsidRDefault="00C70C07" w:rsidP="007028E7">
      <w:pPr>
        <w:pStyle w:val="BodyText"/>
      </w:pPr>
      <w:bookmarkStart w:id="124" w:name="_Toc416115623"/>
      <w:bookmarkStart w:id="125" w:name="_Toc483313580"/>
      <w:r w:rsidRPr="003A4ED1">
        <w:t xml:space="preserve">This document provides the reader with detailed interface agreement specifications for feeding </w:t>
      </w:r>
      <w:r w:rsidR="00907D53">
        <w:t xml:space="preserve">Amdocs </w:t>
      </w:r>
      <w:r w:rsidR="00907D53" w:rsidRPr="00EF205A">
        <w:t>IC360</w:t>
      </w:r>
      <w:r w:rsidR="00907D53">
        <w:t xml:space="preserve"> </w:t>
      </w:r>
      <w:r w:rsidRPr="003A4ED1">
        <w:t>with</w:t>
      </w:r>
      <w:r w:rsidR="009F7FA4">
        <w:t xml:space="preserve"> prepaid </w:t>
      </w:r>
      <w:r w:rsidRPr="003A4ED1">
        <w:t xml:space="preserve">subscribers’ </w:t>
      </w:r>
      <w:r>
        <w:t>profiling information</w:t>
      </w:r>
      <w:r w:rsidRPr="003A4ED1">
        <w:t>. The document provide</w:t>
      </w:r>
      <w:r>
        <w:t>s</w:t>
      </w:r>
      <w:r w:rsidRPr="003A4ED1">
        <w:t xml:space="preserve"> all the information required to estimate the work and the tasks to realize this interface.</w:t>
      </w:r>
    </w:p>
    <w:p w14:paraId="2541480C" w14:textId="77777777" w:rsidR="00C70C07" w:rsidRPr="003A4ED1" w:rsidRDefault="00C70C07" w:rsidP="00C70C07">
      <w:pPr>
        <w:pStyle w:val="Heading2"/>
      </w:pPr>
      <w:bookmarkStart w:id="126" w:name="_Toc114647093"/>
      <w:r w:rsidRPr="003A4ED1">
        <w:t>General Assumptions</w:t>
      </w:r>
      <w:bookmarkEnd w:id="124"/>
      <w:bookmarkEnd w:id="125"/>
      <w:bookmarkEnd w:id="12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A0" w:firstRow="1" w:lastRow="0" w:firstColumn="1" w:lastColumn="0" w:noHBand="0" w:noVBand="0"/>
      </w:tblPr>
      <w:tblGrid>
        <w:gridCol w:w="1338"/>
        <w:gridCol w:w="7681"/>
      </w:tblGrid>
      <w:tr w:rsidR="00C70C07" w:rsidRPr="003A4ED1" w14:paraId="070A5D80" w14:textId="77777777" w:rsidTr="00C70C07">
        <w:trPr>
          <w:cantSplit/>
          <w:tblHeader/>
        </w:trPr>
        <w:tc>
          <w:tcPr>
            <w:tcW w:w="742" w:type="pct"/>
            <w:tcBorders>
              <w:bottom w:val="single" w:sz="4" w:space="0" w:color="808080"/>
            </w:tcBorders>
            <w:shd w:val="clear" w:color="auto" w:fill="626469"/>
            <w:vAlign w:val="center"/>
          </w:tcPr>
          <w:p w14:paraId="5475B313" w14:textId="77777777" w:rsidR="00C70C07" w:rsidRPr="003A4ED1" w:rsidRDefault="00C70C07" w:rsidP="00C70C07">
            <w:pPr>
              <w:pStyle w:val="HeaderTable"/>
              <w:rPr>
                <w:color w:val="FFFFFF"/>
              </w:rPr>
            </w:pPr>
            <w:bookmarkStart w:id="127" w:name="OLE_LINK1"/>
            <w:bookmarkStart w:id="128" w:name="OLE_LINK2"/>
            <w:r w:rsidRPr="003A4ED1">
              <w:rPr>
                <w:color w:val="FFFFFF"/>
              </w:rPr>
              <w:t>Unique ID</w:t>
            </w:r>
          </w:p>
        </w:tc>
        <w:tc>
          <w:tcPr>
            <w:tcW w:w="4258" w:type="pct"/>
            <w:tcBorders>
              <w:bottom w:val="single" w:sz="4" w:space="0" w:color="808080"/>
            </w:tcBorders>
            <w:shd w:val="clear" w:color="auto" w:fill="626469"/>
            <w:vAlign w:val="center"/>
          </w:tcPr>
          <w:p w14:paraId="4263BB04" w14:textId="77777777" w:rsidR="00C70C07" w:rsidRPr="003A4ED1" w:rsidRDefault="00C70C07" w:rsidP="00C70C07">
            <w:pPr>
              <w:pStyle w:val="HeaderTable"/>
              <w:rPr>
                <w:color w:val="FFFFFF"/>
              </w:rPr>
            </w:pPr>
            <w:r w:rsidRPr="003A4ED1">
              <w:rPr>
                <w:color w:val="FFFFFF"/>
              </w:rPr>
              <w:t>Assumption</w:t>
            </w:r>
          </w:p>
        </w:tc>
      </w:tr>
      <w:tr w:rsidR="00C70C07" w:rsidRPr="003A4ED1" w14:paraId="4AE8B216" w14:textId="77777777" w:rsidTr="00C70C07">
        <w:trPr>
          <w:cantSplit/>
        </w:trPr>
        <w:tc>
          <w:tcPr>
            <w:tcW w:w="742" w:type="pct"/>
            <w:tcBorders>
              <w:bottom w:val="single" w:sz="4" w:space="0" w:color="808080"/>
            </w:tcBorders>
            <w:shd w:val="clear" w:color="auto" w:fill="auto"/>
          </w:tcPr>
          <w:p w14:paraId="33B1B132" w14:textId="77777777" w:rsidR="00C70C07" w:rsidRPr="003A4ED1" w:rsidRDefault="00EF3012" w:rsidP="00C70C07">
            <w:pPr>
              <w:pStyle w:val="BodyTextTable"/>
              <w:rPr>
                <w:szCs w:val="18"/>
                <w:rtl/>
                <w:cs/>
              </w:rPr>
            </w:pPr>
            <w:r>
              <w:rPr>
                <w:szCs w:val="18"/>
              </w:rPr>
              <w:t>GA-001</w:t>
            </w:r>
          </w:p>
        </w:tc>
        <w:tc>
          <w:tcPr>
            <w:tcW w:w="4258" w:type="pct"/>
            <w:tcBorders>
              <w:bottom w:val="single" w:sz="4" w:space="0" w:color="808080"/>
            </w:tcBorders>
            <w:shd w:val="clear" w:color="auto" w:fill="auto"/>
          </w:tcPr>
          <w:p w14:paraId="42E79FC2" w14:textId="77777777" w:rsidR="00C70C07" w:rsidRPr="003A4ED1" w:rsidRDefault="00EF3012" w:rsidP="00C70C07">
            <w:pPr>
              <w:pStyle w:val="BodyTextTable"/>
            </w:pPr>
            <w:r>
              <w:t>All PACE driven attributes will be optional and can be provided with empty values</w:t>
            </w:r>
          </w:p>
        </w:tc>
      </w:tr>
      <w:tr w:rsidR="00AC0A3E" w:rsidRPr="003A4ED1" w14:paraId="5B7A87AF" w14:textId="77777777" w:rsidTr="00C70C07">
        <w:trPr>
          <w:cantSplit/>
        </w:trPr>
        <w:tc>
          <w:tcPr>
            <w:tcW w:w="742" w:type="pct"/>
            <w:shd w:val="clear" w:color="auto" w:fill="auto"/>
          </w:tcPr>
          <w:p w14:paraId="5C04E350" w14:textId="77777777" w:rsidR="00AC0A3E" w:rsidRPr="003A4ED1" w:rsidRDefault="00AC0A3E" w:rsidP="00AC0A3E">
            <w:pPr>
              <w:pStyle w:val="BodyTextTable"/>
            </w:pPr>
            <w:r>
              <w:t>GA-002</w:t>
            </w:r>
          </w:p>
        </w:tc>
        <w:tc>
          <w:tcPr>
            <w:tcW w:w="4258" w:type="pct"/>
            <w:shd w:val="clear" w:color="auto" w:fill="auto"/>
          </w:tcPr>
          <w:p w14:paraId="42914E6D" w14:textId="77777777" w:rsidR="00AC0A3E" w:rsidRPr="003A4ED1" w:rsidRDefault="00AC0A3E" w:rsidP="00AC0A3E">
            <w:pPr>
              <w:pStyle w:val="BodyTextTable"/>
            </w:pPr>
            <w:r>
              <w:t xml:space="preserve">The files described in this IDD replace the files defined (with same name) as part of </w:t>
            </w:r>
            <w:r w:rsidR="00457F20">
              <w:t xml:space="preserve">previous AIA </w:t>
            </w:r>
            <w:r>
              <w:t>project</w:t>
            </w:r>
            <w:r w:rsidR="00457F20">
              <w:t>s</w:t>
            </w:r>
            <w:r>
              <w:t xml:space="preserve"> </w:t>
            </w:r>
            <w:r w:rsidR="00457F20">
              <w:t xml:space="preserve">(3D, 3A, </w:t>
            </w:r>
            <w:r>
              <w:t>3C1</w:t>
            </w:r>
            <w:r w:rsidR="00457F20">
              <w:t>, 3C2)</w:t>
            </w:r>
            <w:r>
              <w:t>.</w:t>
            </w:r>
          </w:p>
        </w:tc>
      </w:tr>
      <w:tr w:rsidR="00A00219" w:rsidRPr="003A4ED1" w14:paraId="63661027" w14:textId="77777777" w:rsidTr="00C70C07">
        <w:trPr>
          <w:cantSplit/>
        </w:trPr>
        <w:tc>
          <w:tcPr>
            <w:tcW w:w="742" w:type="pct"/>
            <w:shd w:val="clear" w:color="auto" w:fill="auto"/>
          </w:tcPr>
          <w:p w14:paraId="50D5F925" w14:textId="766055F3" w:rsidR="00A00219" w:rsidRDefault="00A00219" w:rsidP="00AC0A3E">
            <w:pPr>
              <w:pStyle w:val="BodyTextTable"/>
            </w:pPr>
            <w:r>
              <w:t>GA-003</w:t>
            </w:r>
          </w:p>
        </w:tc>
        <w:tc>
          <w:tcPr>
            <w:tcW w:w="4258" w:type="pct"/>
            <w:shd w:val="clear" w:color="auto" w:fill="auto"/>
          </w:tcPr>
          <w:p w14:paraId="3BC3D8EF" w14:textId="3BB410BA" w:rsidR="00A00219" w:rsidRDefault="00A00219" w:rsidP="00AC0A3E">
            <w:pPr>
              <w:pStyle w:val="BodyTextTable"/>
            </w:pPr>
            <w:r>
              <w:t xml:space="preserve">The changes in Home Subscription profiling are part of the </w:t>
            </w:r>
            <w:r w:rsidR="00E40983">
              <w:t>wireline</w:t>
            </w:r>
            <w:r>
              <w:t xml:space="preserve"> migration, those changes would be implemented only on 5.2. </w:t>
            </w:r>
          </w:p>
        </w:tc>
      </w:tr>
    </w:tbl>
    <w:p w14:paraId="06B4277C" w14:textId="77777777" w:rsidR="00C70C07" w:rsidRPr="003A4ED1" w:rsidRDefault="00C70C07" w:rsidP="00C70C07">
      <w:pPr>
        <w:pStyle w:val="Heading2"/>
      </w:pPr>
      <w:bookmarkStart w:id="129" w:name="_Toc508788967"/>
      <w:bookmarkStart w:id="130" w:name="_Toc114647094"/>
      <w:bookmarkEnd w:id="127"/>
      <w:bookmarkEnd w:id="128"/>
      <w:r w:rsidRPr="003A4ED1">
        <w:t>SOW Traceability Matrix</w:t>
      </w:r>
      <w:bookmarkEnd w:id="129"/>
      <w:bookmarkEnd w:id="130"/>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0A0" w:firstRow="1" w:lastRow="0" w:firstColumn="1" w:lastColumn="0" w:noHBand="0" w:noVBand="0"/>
      </w:tblPr>
      <w:tblGrid>
        <w:gridCol w:w="1281"/>
        <w:gridCol w:w="2736"/>
        <w:gridCol w:w="2524"/>
        <w:gridCol w:w="2478"/>
      </w:tblGrid>
      <w:tr w:rsidR="00C70C07" w:rsidRPr="003A4ED1" w14:paraId="26D674B0" w14:textId="77777777" w:rsidTr="00C70C07">
        <w:trPr>
          <w:cantSplit/>
          <w:tblHeader/>
        </w:trPr>
        <w:tc>
          <w:tcPr>
            <w:tcW w:w="710" w:type="pct"/>
            <w:tcBorders>
              <w:bottom w:val="single" w:sz="4" w:space="0" w:color="808080"/>
            </w:tcBorders>
            <w:shd w:val="clear" w:color="auto" w:fill="626469"/>
            <w:vAlign w:val="center"/>
          </w:tcPr>
          <w:p w14:paraId="485B6A88" w14:textId="77777777" w:rsidR="00C70C07" w:rsidRPr="003A4ED1" w:rsidRDefault="00C70C07" w:rsidP="00C70C07">
            <w:pPr>
              <w:pStyle w:val="HeaderTable"/>
              <w:rPr>
                <w:color w:val="FFFFFF"/>
              </w:rPr>
            </w:pPr>
            <w:proofErr w:type="spellStart"/>
            <w:proofErr w:type="gramStart"/>
            <w:r w:rsidRPr="003A4ED1">
              <w:rPr>
                <w:color w:val="FFFFFF"/>
              </w:rPr>
              <w:t>S.No</w:t>
            </w:r>
            <w:proofErr w:type="spellEnd"/>
            <w:proofErr w:type="gramEnd"/>
          </w:p>
        </w:tc>
        <w:tc>
          <w:tcPr>
            <w:tcW w:w="1517" w:type="pct"/>
            <w:tcBorders>
              <w:bottom w:val="single" w:sz="4" w:space="0" w:color="808080"/>
            </w:tcBorders>
            <w:shd w:val="clear" w:color="auto" w:fill="626469"/>
            <w:vAlign w:val="center"/>
          </w:tcPr>
          <w:p w14:paraId="7612BCDE" w14:textId="77777777" w:rsidR="00C70C07" w:rsidRPr="003A4ED1" w:rsidRDefault="00C70C07" w:rsidP="00C70C07">
            <w:pPr>
              <w:pStyle w:val="HeaderTable"/>
              <w:rPr>
                <w:color w:val="FFFFFF"/>
              </w:rPr>
            </w:pPr>
            <w:r w:rsidRPr="003A4ED1">
              <w:rPr>
                <w:color w:val="FFFFFF"/>
              </w:rPr>
              <w:t>SOW Section</w:t>
            </w:r>
          </w:p>
        </w:tc>
        <w:tc>
          <w:tcPr>
            <w:tcW w:w="1399" w:type="pct"/>
            <w:tcBorders>
              <w:bottom w:val="single" w:sz="4" w:space="0" w:color="808080"/>
            </w:tcBorders>
            <w:shd w:val="clear" w:color="auto" w:fill="626469"/>
            <w:vAlign w:val="center"/>
          </w:tcPr>
          <w:p w14:paraId="47E48C34" w14:textId="77777777" w:rsidR="00C70C07" w:rsidRPr="003A4ED1" w:rsidRDefault="00C70C07" w:rsidP="00C70C07">
            <w:pPr>
              <w:pStyle w:val="HeaderTable"/>
              <w:rPr>
                <w:color w:val="FFFFFF"/>
              </w:rPr>
            </w:pPr>
            <w:r w:rsidRPr="003A4ED1">
              <w:rPr>
                <w:color w:val="FFFFFF"/>
              </w:rPr>
              <w:t>IDD Section</w:t>
            </w:r>
          </w:p>
        </w:tc>
        <w:tc>
          <w:tcPr>
            <w:tcW w:w="1374" w:type="pct"/>
            <w:tcBorders>
              <w:bottom w:val="single" w:sz="4" w:space="0" w:color="808080"/>
            </w:tcBorders>
            <w:shd w:val="clear" w:color="auto" w:fill="626469"/>
            <w:vAlign w:val="center"/>
          </w:tcPr>
          <w:p w14:paraId="25E394F6" w14:textId="77777777" w:rsidR="00C70C07" w:rsidRPr="003A4ED1" w:rsidRDefault="00C70C07" w:rsidP="00C70C07">
            <w:pPr>
              <w:pStyle w:val="HeaderTable"/>
              <w:rPr>
                <w:color w:val="FFFFFF"/>
              </w:rPr>
            </w:pPr>
            <w:r w:rsidRPr="003A4ED1">
              <w:rPr>
                <w:color w:val="FFFFFF"/>
              </w:rPr>
              <w:t>Description</w:t>
            </w:r>
          </w:p>
        </w:tc>
      </w:tr>
      <w:tr w:rsidR="00C70C07" w:rsidRPr="003A4ED1" w14:paraId="6CAC3435" w14:textId="77777777" w:rsidTr="00C70C07">
        <w:trPr>
          <w:cantSplit/>
        </w:trPr>
        <w:tc>
          <w:tcPr>
            <w:tcW w:w="710" w:type="pct"/>
            <w:tcBorders>
              <w:bottom w:val="single" w:sz="4" w:space="0" w:color="808080"/>
            </w:tcBorders>
            <w:shd w:val="clear" w:color="auto" w:fill="auto"/>
          </w:tcPr>
          <w:p w14:paraId="0C475D2E" w14:textId="77777777" w:rsidR="00C70C07" w:rsidRPr="003A4ED1" w:rsidRDefault="00087E6A" w:rsidP="00C70C07">
            <w:pPr>
              <w:pStyle w:val="BodyTextTable"/>
              <w:keepNext/>
              <w:keepLines/>
              <w:rPr>
                <w:cs/>
                <w:lang w:bidi="mr-IN"/>
              </w:rPr>
            </w:pPr>
            <w:r>
              <w:rPr>
                <w:lang w:bidi="mr-IN"/>
              </w:rPr>
              <w:t>1</w:t>
            </w:r>
          </w:p>
        </w:tc>
        <w:tc>
          <w:tcPr>
            <w:tcW w:w="1517" w:type="pct"/>
            <w:tcBorders>
              <w:bottom w:val="single" w:sz="4" w:space="0" w:color="808080"/>
            </w:tcBorders>
            <w:shd w:val="clear" w:color="auto" w:fill="auto"/>
          </w:tcPr>
          <w:p w14:paraId="28CE6E00" w14:textId="77777777" w:rsidR="00C70C07" w:rsidRPr="003A4ED1" w:rsidRDefault="00087E6A" w:rsidP="00C70C07">
            <w:pPr>
              <w:pStyle w:val="BodyTextTable"/>
              <w:keepNext/>
              <w:keepLines/>
            </w:pPr>
            <w:r>
              <w:t>8.8.b – Interface Matrix</w:t>
            </w:r>
          </w:p>
        </w:tc>
        <w:tc>
          <w:tcPr>
            <w:tcW w:w="1399" w:type="pct"/>
            <w:tcBorders>
              <w:bottom w:val="single" w:sz="4" w:space="0" w:color="808080"/>
            </w:tcBorders>
            <w:shd w:val="clear" w:color="auto" w:fill="auto"/>
          </w:tcPr>
          <w:p w14:paraId="125EC9FF" w14:textId="77777777" w:rsidR="00C70C07" w:rsidRPr="003A4ED1" w:rsidRDefault="00087E6A" w:rsidP="00C70C07">
            <w:pPr>
              <w:pStyle w:val="BodyTextTable"/>
              <w:keepNext/>
              <w:keepLines/>
            </w:pPr>
            <w:r>
              <w:t>3</w:t>
            </w:r>
          </w:p>
        </w:tc>
        <w:tc>
          <w:tcPr>
            <w:tcW w:w="1374" w:type="pct"/>
            <w:tcBorders>
              <w:bottom w:val="single" w:sz="4" w:space="0" w:color="808080"/>
            </w:tcBorders>
            <w:shd w:val="clear" w:color="auto" w:fill="auto"/>
          </w:tcPr>
          <w:p w14:paraId="597806DD" w14:textId="77777777" w:rsidR="00C70C07" w:rsidRPr="003A4ED1" w:rsidRDefault="00087E6A" w:rsidP="00C70C07">
            <w:pPr>
              <w:pStyle w:val="BodyTextTable"/>
              <w:keepNext/>
              <w:keepLines/>
            </w:pPr>
            <w:r>
              <w:t xml:space="preserve">GDF as </w:t>
            </w:r>
            <w:r>
              <w:rPr>
                <w:rFonts w:eastAsia="SimSun"/>
                <w:color w:val="302E45"/>
              </w:rPr>
              <w:t>s</w:t>
            </w:r>
            <w:r w:rsidRPr="00150303">
              <w:rPr>
                <w:rFonts w:eastAsia="SimSun"/>
                <w:color w:val="302E45"/>
              </w:rPr>
              <w:t>ource feeds for non-Amdocs components</w:t>
            </w:r>
            <w:r>
              <w:rPr>
                <w:rFonts w:eastAsia="SimSun"/>
                <w:color w:val="302E45"/>
              </w:rPr>
              <w:t>.</w:t>
            </w:r>
          </w:p>
        </w:tc>
      </w:tr>
      <w:tr w:rsidR="00C70C07" w:rsidRPr="003A4ED1" w14:paraId="202C8373" w14:textId="77777777" w:rsidTr="00C70C07">
        <w:trPr>
          <w:cantSplit/>
        </w:trPr>
        <w:tc>
          <w:tcPr>
            <w:tcW w:w="710" w:type="pct"/>
            <w:shd w:val="clear" w:color="auto" w:fill="auto"/>
          </w:tcPr>
          <w:p w14:paraId="255BD2FC" w14:textId="77777777" w:rsidR="00C70C07" w:rsidRPr="003A4ED1" w:rsidRDefault="00C70C07" w:rsidP="00C70C07">
            <w:pPr>
              <w:pStyle w:val="BodyTextTable"/>
              <w:rPr>
                <w:lang w:bidi="mr-IN"/>
              </w:rPr>
            </w:pPr>
          </w:p>
        </w:tc>
        <w:tc>
          <w:tcPr>
            <w:tcW w:w="1517" w:type="pct"/>
            <w:shd w:val="clear" w:color="auto" w:fill="auto"/>
          </w:tcPr>
          <w:p w14:paraId="4EB9DF98" w14:textId="77777777" w:rsidR="00C70C07" w:rsidRPr="003A4ED1" w:rsidRDefault="00C70C07" w:rsidP="00C70C07">
            <w:pPr>
              <w:pStyle w:val="BodyTextTable"/>
            </w:pPr>
          </w:p>
        </w:tc>
        <w:tc>
          <w:tcPr>
            <w:tcW w:w="1399" w:type="pct"/>
            <w:shd w:val="clear" w:color="auto" w:fill="auto"/>
          </w:tcPr>
          <w:p w14:paraId="4BC3A016" w14:textId="77777777" w:rsidR="00C70C07" w:rsidRPr="003A4ED1" w:rsidRDefault="00C70C07" w:rsidP="00C70C07">
            <w:pPr>
              <w:pStyle w:val="BodyTextTable"/>
            </w:pPr>
          </w:p>
        </w:tc>
        <w:tc>
          <w:tcPr>
            <w:tcW w:w="1374" w:type="pct"/>
            <w:shd w:val="clear" w:color="auto" w:fill="auto"/>
          </w:tcPr>
          <w:p w14:paraId="2AE14BFA" w14:textId="77777777" w:rsidR="00C70C07" w:rsidRPr="003A4ED1" w:rsidRDefault="00C70C07" w:rsidP="00C70C07">
            <w:pPr>
              <w:pStyle w:val="BodyTextTable"/>
            </w:pPr>
          </w:p>
        </w:tc>
      </w:tr>
    </w:tbl>
    <w:p w14:paraId="66BB8D25" w14:textId="77777777" w:rsidR="00C70C07" w:rsidRPr="003A4ED1" w:rsidRDefault="00C70C07" w:rsidP="00766DCF">
      <w:pPr>
        <w:pStyle w:val="Heading3"/>
      </w:pPr>
      <w:bookmarkStart w:id="131" w:name="_Toc508788968"/>
      <w:bookmarkStart w:id="132" w:name="_Toc114647095"/>
      <w:r w:rsidRPr="003A4ED1">
        <w:t>Requirements Traceability Matrix</w:t>
      </w:r>
      <w:bookmarkEnd w:id="131"/>
      <w:r>
        <w:t xml:space="preserve"> – N/A</w:t>
      </w:r>
      <w:bookmarkEnd w:id="13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0A0" w:firstRow="1" w:lastRow="0" w:firstColumn="1" w:lastColumn="0" w:noHBand="0" w:noVBand="0"/>
      </w:tblPr>
      <w:tblGrid>
        <w:gridCol w:w="1573"/>
        <w:gridCol w:w="5873"/>
        <w:gridCol w:w="1573"/>
      </w:tblGrid>
      <w:tr w:rsidR="00C70C07" w:rsidRPr="003A4ED1" w14:paraId="54DE76B7" w14:textId="77777777" w:rsidTr="00C70C07">
        <w:trPr>
          <w:cantSplit/>
          <w:tblHeader/>
        </w:trPr>
        <w:tc>
          <w:tcPr>
            <w:tcW w:w="872" w:type="pct"/>
            <w:tcBorders>
              <w:bottom w:val="single" w:sz="4" w:space="0" w:color="808080"/>
            </w:tcBorders>
            <w:shd w:val="clear" w:color="auto" w:fill="626469"/>
            <w:vAlign w:val="center"/>
          </w:tcPr>
          <w:p w14:paraId="4422B163" w14:textId="77777777" w:rsidR="00C70C07" w:rsidRPr="003A4ED1" w:rsidRDefault="00C70C07" w:rsidP="00C70C07">
            <w:pPr>
              <w:pStyle w:val="HeaderTable"/>
              <w:rPr>
                <w:color w:val="FFFFFF"/>
              </w:rPr>
            </w:pPr>
            <w:r w:rsidRPr="003A4ED1">
              <w:rPr>
                <w:color w:val="FFFFFF"/>
              </w:rPr>
              <w:t>Requirement ID</w:t>
            </w:r>
          </w:p>
        </w:tc>
        <w:tc>
          <w:tcPr>
            <w:tcW w:w="3256" w:type="pct"/>
            <w:tcBorders>
              <w:bottom w:val="single" w:sz="4" w:space="0" w:color="808080"/>
            </w:tcBorders>
            <w:shd w:val="clear" w:color="auto" w:fill="626469"/>
            <w:vAlign w:val="center"/>
          </w:tcPr>
          <w:p w14:paraId="01FC00DB" w14:textId="77777777" w:rsidR="00C70C07" w:rsidRPr="003A4ED1" w:rsidRDefault="00C70C07" w:rsidP="00C70C07">
            <w:pPr>
              <w:pStyle w:val="HeaderTable"/>
              <w:rPr>
                <w:color w:val="FFFFFF"/>
              </w:rPr>
            </w:pPr>
            <w:r w:rsidRPr="003A4ED1">
              <w:rPr>
                <w:color w:val="FFFFFF"/>
              </w:rPr>
              <w:t>Requirement Description</w:t>
            </w:r>
          </w:p>
        </w:tc>
        <w:tc>
          <w:tcPr>
            <w:tcW w:w="872" w:type="pct"/>
            <w:tcBorders>
              <w:bottom w:val="single" w:sz="4" w:space="0" w:color="808080"/>
            </w:tcBorders>
            <w:shd w:val="clear" w:color="auto" w:fill="626469"/>
            <w:vAlign w:val="center"/>
          </w:tcPr>
          <w:p w14:paraId="3BB97586" w14:textId="77777777" w:rsidR="00C70C07" w:rsidRPr="003A4ED1" w:rsidRDefault="00C70C07" w:rsidP="00C70C07">
            <w:pPr>
              <w:pStyle w:val="HeaderTable"/>
              <w:rPr>
                <w:color w:val="FFFFFF"/>
              </w:rPr>
            </w:pPr>
            <w:r w:rsidRPr="003A4ED1">
              <w:rPr>
                <w:color w:val="FFFFFF"/>
              </w:rPr>
              <w:t>IDD Section</w:t>
            </w:r>
          </w:p>
        </w:tc>
      </w:tr>
      <w:tr w:rsidR="00C70C07" w:rsidRPr="003A4ED1" w14:paraId="04C0CEF5" w14:textId="77777777" w:rsidTr="00C70C07">
        <w:trPr>
          <w:cantSplit/>
        </w:trPr>
        <w:tc>
          <w:tcPr>
            <w:tcW w:w="872" w:type="pct"/>
            <w:tcBorders>
              <w:bottom w:val="single" w:sz="4" w:space="0" w:color="808080"/>
            </w:tcBorders>
            <w:shd w:val="clear" w:color="auto" w:fill="auto"/>
          </w:tcPr>
          <w:p w14:paraId="757D1D93" w14:textId="77777777" w:rsidR="00C70C07" w:rsidRPr="003A4ED1" w:rsidRDefault="00C70C07" w:rsidP="00C70C07">
            <w:pPr>
              <w:pStyle w:val="BodyTextTable"/>
              <w:keepNext/>
              <w:keepLines/>
              <w:rPr>
                <w:cs/>
                <w:lang w:bidi="mr-IN"/>
              </w:rPr>
            </w:pPr>
          </w:p>
        </w:tc>
        <w:tc>
          <w:tcPr>
            <w:tcW w:w="3256" w:type="pct"/>
            <w:tcBorders>
              <w:bottom w:val="single" w:sz="4" w:space="0" w:color="808080"/>
            </w:tcBorders>
            <w:shd w:val="clear" w:color="auto" w:fill="auto"/>
          </w:tcPr>
          <w:p w14:paraId="5BE47B19" w14:textId="77777777" w:rsidR="00C70C07" w:rsidRPr="003A4ED1" w:rsidRDefault="00C70C07" w:rsidP="00C70C07">
            <w:pPr>
              <w:pStyle w:val="BodyTextTable"/>
              <w:keepNext/>
              <w:keepLines/>
            </w:pPr>
          </w:p>
        </w:tc>
        <w:tc>
          <w:tcPr>
            <w:tcW w:w="872" w:type="pct"/>
            <w:tcBorders>
              <w:bottom w:val="single" w:sz="4" w:space="0" w:color="808080"/>
            </w:tcBorders>
            <w:shd w:val="clear" w:color="auto" w:fill="auto"/>
          </w:tcPr>
          <w:p w14:paraId="67536118" w14:textId="77777777" w:rsidR="00C70C07" w:rsidRPr="003A4ED1" w:rsidRDefault="00C70C07" w:rsidP="00C70C07">
            <w:pPr>
              <w:pStyle w:val="BodyTextTable"/>
              <w:keepNext/>
              <w:keepLines/>
            </w:pPr>
          </w:p>
        </w:tc>
      </w:tr>
      <w:tr w:rsidR="00C70C07" w:rsidRPr="003A4ED1" w14:paraId="02E6AB0F" w14:textId="77777777" w:rsidTr="00C70C07">
        <w:trPr>
          <w:cantSplit/>
        </w:trPr>
        <w:tc>
          <w:tcPr>
            <w:tcW w:w="872" w:type="pct"/>
            <w:shd w:val="clear" w:color="auto" w:fill="auto"/>
          </w:tcPr>
          <w:p w14:paraId="73D03C6E" w14:textId="77777777" w:rsidR="00C70C07" w:rsidRPr="003A4ED1" w:rsidRDefault="00C70C07" w:rsidP="00C70C07">
            <w:pPr>
              <w:pStyle w:val="BodyTextTable"/>
              <w:rPr>
                <w:lang w:bidi="mr-IN"/>
              </w:rPr>
            </w:pPr>
          </w:p>
        </w:tc>
        <w:tc>
          <w:tcPr>
            <w:tcW w:w="3256" w:type="pct"/>
            <w:shd w:val="clear" w:color="auto" w:fill="auto"/>
          </w:tcPr>
          <w:p w14:paraId="16AB4758" w14:textId="77777777" w:rsidR="00C70C07" w:rsidRPr="003A4ED1" w:rsidRDefault="00C70C07" w:rsidP="00C70C07">
            <w:pPr>
              <w:pStyle w:val="BodyTextTable"/>
            </w:pPr>
          </w:p>
        </w:tc>
        <w:tc>
          <w:tcPr>
            <w:tcW w:w="872" w:type="pct"/>
            <w:shd w:val="clear" w:color="auto" w:fill="auto"/>
          </w:tcPr>
          <w:p w14:paraId="43DCA65A" w14:textId="77777777" w:rsidR="00C70C07" w:rsidRPr="003A4ED1" w:rsidRDefault="00C70C07" w:rsidP="00C70C07">
            <w:pPr>
              <w:pStyle w:val="BodyTextTable"/>
            </w:pPr>
          </w:p>
        </w:tc>
      </w:tr>
    </w:tbl>
    <w:p w14:paraId="663D0230" w14:textId="77777777" w:rsidR="00C70C07" w:rsidRPr="003A4ED1" w:rsidRDefault="00C70C07" w:rsidP="00C70C07">
      <w:pPr>
        <w:pStyle w:val="Heading2"/>
      </w:pPr>
      <w:bookmarkStart w:id="133" w:name="_Toc508788969"/>
      <w:bookmarkStart w:id="134" w:name="_Toc114647096"/>
      <w:r w:rsidRPr="003A4ED1">
        <w:t>Interface Master List Traceability Matrix</w:t>
      </w:r>
      <w:bookmarkEnd w:id="133"/>
      <w:bookmarkEnd w:id="13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0A0" w:firstRow="1" w:lastRow="0" w:firstColumn="1" w:lastColumn="0" w:noHBand="0" w:noVBand="0"/>
      </w:tblPr>
      <w:tblGrid>
        <w:gridCol w:w="1354"/>
        <w:gridCol w:w="1629"/>
        <w:gridCol w:w="3366"/>
        <w:gridCol w:w="2670"/>
      </w:tblGrid>
      <w:tr w:rsidR="00C70C07" w:rsidRPr="003A4ED1" w14:paraId="49C6E550" w14:textId="77777777" w:rsidTr="00C70C07">
        <w:trPr>
          <w:cantSplit/>
          <w:tblHeader/>
        </w:trPr>
        <w:tc>
          <w:tcPr>
            <w:tcW w:w="751" w:type="pct"/>
            <w:tcBorders>
              <w:bottom w:val="single" w:sz="4" w:space="0" w:color="808080"/>
            </w:tcBorders>
            <w:shd w:val="clear" w:color="auto" w:fill="626469"/>
            <w:vAlign w:val="center"/>
          </w:tcPr>
          <w:p w14:paraId="4D89DDEE" w14:textId="77777777" w:rsidR="00C70C07" w:rsidRPr="003A4ED1" w:rsidRDefault="00C70C07" w:rsidP="00C70C07">
            <w:pPr>
              <w:pStyle w:val="HeaderTable"/>
              <w:rPr>
                <w:color w:val="FFFFFF"/>
              </w:rPr>
            </w:pPr>
            <w:proofErr w:type="spellStart"/>
            <w:proofErr w:type="gramStart"/>
            <w:r w:rsidRPr="003A4ED1">
              <w:rPr>
                <w:color w:val="FFFFFF"/>
              </w:rPr>
              <w:t>S.No</w:t>
            </w:r>
            <w:proofErr w:type="spellEnd"/>
            <w:proofErr w:type="gramEnd"/>
          </w:p>
        </w:tc>
        <w:tc>
          <w:tcPr>
            <w:tcW w:w="903" w:type="pct"/>
            <w:tcBorders>
              <w:bottom w:val="single" w:sz="4" w:space="0" w:color="808080"/>
            </w:tcBorders>
            <w:shd w:val="clear" w:color="auto" w:fill="626469"/>
            <w:vAlign w:val="center"/>
          </w:tcPr>
          <w:p w14:paraId="3D13D2EC" w14:textId="77777777" w:rsidR="00C70C07" w:rsidRPr="003A4ED1" w:rsidRDefault="00C70C07" w:rsidP="00C70C07">
            <w:pPr>
              <w:pStyle w:val="HeaderTable"/>
              <w:rPr>
                <w:color w:val="FFFFFF"/>
              </w:rPr>
            </w:pPr>
            <w:r w:rsidRPr="003A4ED1">
              <w:rPr>
                <w:color w:val="FFFFFF"/>
              </w:rPr>
              <w:t>IML ID</w:t>
            </w:r>
          </w:p>
        </w:tc>
        <w:tc>
          <w:tcPr>
            <w:tcW w:w="1866" w:type="pct"/>
            <w:tcBorders>
              <w:bottom w:val="single" w:sz="4" w:space="0" w:color="808080"/>
            </w:tcBorders>
            <w:shd w:val="clear" w:color="auto" w:fill="626469"/>
            <w:vAlign w:val="center"/>
          </w:tcPr>
          <w:p w14:paraId="3C8F6AF2" w14:textId="77777777" w:rsidR="00C70C07" w:rsidRPr="003A4ED1" w:rsidRDefault="00C70C07" w:rsidP="00C70C07">
            <w:pPr>
              <w:pStyle w:val="HeaderTable"/>
              <w:rPr>
                <w:color w:val="FFFFFF"/>
              </w:rPr>
            </w:pPr>
            <w:r w:rsidRPr="003A4ED1">
              <w:rPr>
                <w:color w:val="FFFFFF"/>
              </w:rPr>
              <w:t>IML Description</w:t>
            </w:r>
          </w:p>
        </w:tc>
        <w:tc>
          <w:tcPr>
            <w:tcW w:w="1480" w:type="pct"/>
            <w:tcBorders>
              <w:bottom w:val="single" w:sz="4" w:space="0" w:color="808080"/>
            </w:tcBorders>
            <w:shd w:val="clear" w:color="auto" w:fill="626469"/>
            <w:vAlign w:val="center"/>
          </w:tcPr>
          <w:p w14:paraId="65069D21" w14:textId="77777777" w:rsidR="00C70C07" w:rsidRPr="003A4ED1" w:rsidRDefault="00C70C07" w:rsidP="00C70C07">
            <w:pPr>
              <w:pStyle w:val="HeaderTable"/>
              <w:rPr>
                <w:color w:val="FFFFFF"/>
              </w:rPr>
            </w:pPr>
            <w:r w:rsidRPr="003A4ED1">
              <w:rPr>
                <w:color w:val="FFFFFF"/>
              </w:rPr>
              <w:t>IDD Section</w:t>
            </w:r>
          </w:p>
        </w:tc>
      </w:tr>
      <w:tr w:rsidR="000B35D9" w:rsidRPr="003A4ED1" w14:paraId="50FA9694" w14:textId="77777777" w:rsidTr="006514F0">
        <w:trPr>
          <w:cantSplit/>
        </w:trPr>
        <w:tc>
          <w:tcPr>
            <w:tcW w:w="751" w:type="pct"/>
            <w:shd w:val="clear" w:color="auto" w:fill="auto"/>
          </w:tcPr>
          <w:p w14:paraId="6E57FE3C" w14:textId="77777777" w:rsidR="000B35D9" w:rsidRDefault="000B35D9" w:rsidP="000B35D9">
            <w:pPr>
              <w:pStyle w:val="BodyTextTable"/>
              <w:keepNext/>
              <w:keepLines/>
              <w:rPr>
                <w:lang w:bidi="mr-IN"/>
              </w:rPr>
            </w:pPr>
          </w:p>
        </w:tc>
        <w:tc>
          <w:tcPr>
            <w:tcW w:w="903" w:type="pct"/>
            <w:shd w:val="clear" w:color="auto" w:fill="auto"/>
          </w:tcPr>
          <w:p w14:paraId="40C12B46" w14:textId="77777777" w:rsidR="000B35D9" w:rsidRDefault="000A6CF3" w:rsidP="000A6CF3">
            <w:pPr>
              <w:pStyle w:val="BodyTextTable"/>
              <w:keepNext/>
              <w:keepLines/>
            </w:pPr>
            <w:r w:rsidRPr="00C3305A">
              <w:t>AIA</w:t>
            </w:r>
            <w:r>
              <w:t>136</w:t>
            </w:r>
          </w:p>
        </w:tc>
        <w:tc>
          <w:tcPr>
            <w:tcW w:w="1866" w:type="pct"/>
            <w:shd w:val="clear" w:color="auto" w:fill="auto"/>
          </w:tcPr>
          <w:p w14:paraId="4DA5F06C" w14:textId="77777777" w:rsidR="000B35D9" w:rsidRDefault="00C040FE" w:rsidP="000B35D9">
            <w:pPr>
              <w:pStyle w:val="BodyTextTable"/>
              <w:keepNext/>
              <w:keepLines/>
            </w:pPr>
            <w:r>
              <w:t xml:space="preserve">Pre-paid </w:t>
            </w:r>
            <w:r w:rsidRPr="00680F5C">
              <w:t>Profiling Information</w:t>
            </w:r>
          </w:p>
        </w:tc>
        <w:tc>
          <w:tcPr>
            <w:tcW w:w="1480" w:type="pct"/>
            <w:shd w:val="clear" w:color="auto" w:fill="auto"/>
          </w:tcPr>
          <w:p w14:paraId="720550D3" w14:textId="77777777" w:rsidR="000B35D9" w:rsidRPr="003A4ED1" w:rsidRDefault="000B35D9" w:rsidP="000B35D9">
            <w:pPr>
              <w:pStyle w:val="BodyTextTable"/>
              <w:keepNext/>
              <w:keepLines/>
            </w:pPr>
          </w:p>
        </w:tc>
      </w:tr>
      <w:tr w:rsidR="007F0E0D" w:rsidRPr="003A4ED1" w14:paraId="46E6D36F" w14:textId="77777777" w:rsidTr="006514F0">
        <w:trPr>
          <w:cantSplit/>
        </w:trPr>
        <w:tc>
          <w:tcPr>
            <w:tcW w:w="751" w:type="pct"/>
            <w:shd w:val="clear" w:color="auto" w:fill="auto"/>
          </w:tcPr>
          <w:p w14:paraId="386F8335" w14:textId="77777777" w:rsidR="007F0E0D" w:rsidRDefault="007F0E0D" w:rsidP="007F0E0D">
            <w:pPr>
              <w:pStyle w:val="BodyTextTable"/>
              <w:keepNext/>
              <w:keepLines/>
              <w:rPr>
                <w:lang w:bidi="mr-IN"/>
              </w:rPr>
            </w:pPr>
          </w:p>
        </w:tc>
        <w:tc>
          <w:tcPr>
            <w:tcW w:w="903" w:type="pct"/>
            <w:shd w:val="clear" w:color="auto" w:fill="auto"/>
          </w:tcPr>
          <w:p w14:paraId="2909611F" w14:textId="77777777" w:rsidR="007F0E0D" w:rsidRPr="00C3305A" w:rsidRDefault="007F0E0D" w:rsidP="007F0E0D">
            <w:pPr>
              <w:pStyle w:val="BodyTextTable"/>
              <w:keepNext/>
              <w:keepLines/>
            </w:pPr>
            <w:r>
              <w:t>AIA098</w:t>
            </w:r>
          </w:p>
        </w:tc>
        <w:tc>
          <w:tcPr>
            <w:tcW w:w="1866" w:type="pct"/>
            <w:shd w:val="clear" w:color="auto" w:fill="auto"/>
          </w:tcPr>
          <w:p w14:paraId="67DFA612" w14:textId="77777777" w:rsidR="007F0E0D" w:rsidRPr="000A6CF3" w:rsidRDefault="00680F5C" w:rsidP="007F0E0D">
            <w:pPr>
              <w:pStyle w:val="BodyTextTable"/>
              <w:keepNext/>
              <w:keepLines/>
            </w:pPr>
            <w:r w:rsidRPr="00680F5C">
              <w:t>Post Paid Profiling Information</w:t>
            </w:r>
          </w:p>
        </w:tc>
        <w:tc>
          <w:tcPr>
            <w:tcW w:w="1480" w:type="pct"/>
            <w:shd w:val="clear" w:color="auto" w:fill="auto"/>
          </w:tcPr>
          <w:p w14:paraId="09F2E925" w14:textId="77777777" w:rsidR="007F0E0D" w:rsidRPr="003A4ED1" w:rsidRDefault="007F0E0D" w:rsidP="007F0E0D">
            <w:pPr>
              <w:pStyle w:val="BodyTextTable"/>
              <w:keepNext/>
              <w:keepLines/>
            </w:pPr>
          </w:p>
        </w:tc>
      </w:tr>
      <w:tr w:rsidR="00BC58D1" w:rsidRPr="003A4ED1" w14:paraId="6D560A25" w14:textId="77777777" w:rsidTr="006514F0">
        <w:trPr>
          <w:cantSplit/>
        </w:trPr>
        <w:tc>
          <w:tcPr>
            <w:tcW w:w="751" w:type="pct"/>
            <w:shd w:val="clear" w:color="auto" w:fill="auto"/>
          </w:tcPr>
          <w:p w14:paraId="204A1C7F" w14:textId="77777777" w:rsidR="00BC58D1" w:rsidRDefault="00BC58D1" w:rsidP="00BC58D1">
            <w:pPr>
              <w:pStyle w:val="BodyTextTable"/>
              <w:keepNext/>
              <w:keepLines/>
              <w:rPr>
                <w:lang w:bidi="mr-IN"/>
              </w:rPr>
            </w:pPr>
          </w:p>
        </w:tc>
        <w:tc>
          <w:tcPr>
            <w:tcW w:w="903" w:type="pct"/>
            <w:shd w:val="clear" w:color="auto" w:fill="auto"/>
          </w:tcPr>
          <w:p w14:paraId="5633FF70" w14:textId="77777777" w:rsidR="00BC58D1" w:rsidRDefault="00BC58D1" w:rsidP="00BC58D1">
            <w:pPr>
              <w:pStyle w:val="BodyTextTable"/>
              <w:keepNext/>
              <w:keepLines/>
            </w:pPr>
            <w:r w:rsidRPr="00BC58D1">
              <w:t>AIA110</w:t>
            </w:r>
          </w:p>
        </w:tc>
        <w:tc>
          <w:tcPr>
            <w:tcW w:w="1866" w:type="pct"/>
            <w:shd w:val="clear" w:color="auto" w:fill="auto"/>
          </w:tcPr>
          <w:p w14:paraId="23DB5A95" w14:textId="77777777" w:rsidR="00BC58D1" w:rsidRPr="000B35D9" w:rsidRDefault="00BC58D1" w:rsidP="00BC58D1">
            <w:pPr>
              <w:pStyle w:val="BodyTextTable"/>
              <w:keepNext/>
              <w:keepLines/>
            </w:pPr>
            <w:r w:rsidRPr="00BC58D1">
              <w:t>Home subscribers profile feed</w:t>
            </w:r>
          </w:p>
        </w:tc>
        <w:tc>
          <w:tcPr>
            <w:tcW w:w="1480" w:type="pct"/>
            <w:shd w:val="clear" w:color="auto" w:fill="auto"/>
          </w:tcPr>
          <w:p w14:paraId="312ED960" w14:textId="77777777" w:rsidR="00BC58D1" w:rsidRPr="003A4ED1" w:rsidRDefault="00BC58D1" w:rsidP="00BC58D1">
            <w:pPr>
              <w:pStyle w:val="BodyTextTable"/>
              <w:keepNext/>
              <w:keepLines/>
            </w:pPr>
          </w:p>
        </w:tc>
      </w:tr>
    </w:tbl>
    <w:p w14:paraId="18D01838" w14:textId="77777777" w:rsidR="00C70C07" w:rsidRPr="003A4ED1" w:rsidRDefault="00C70C07" w:rsidP="00C70C07">
      <w:pPr>
        <w:pStyle w:val="BodyText"/>
        <w:sectPr w:rsidR="00C70C07" w:rsidRPr="003A4ED1" w:rsidSect="003A4ED1">
          <w:headerReference w:type="even" r:id="rId32"/>
          <w:headerReference w:type="default" r:id="rId33"/>
          <w:footerReference w:type="even" r:id="rId34"/>
          <w:footerReference w:type="default" r:id="rId35"/>
          <w:headerReference w:type="first" r:id="rId36"/>
          <w:footerReference w:type="first" r:id="rId37"/>
          <w:pgSz w:w="11909" w:h="16834" w:code="1"/>
          <w:pgMar w:top="1440" w:right="1440" w:bottom="1440" w:left="1440" w:header="1008" w:footer="494" w:gutter="0"/>
          <w:pgBorders w:offsetFrom="page">
            <w:bottom w:val="dashSmallGap" w:sz="4" w:space="24" w:color="FFFFFF"/>
          </w:pgBorders>
          <w:cols w:space="708"/>
          <w:titlePg/>
          <w:docGrid w:linePitch="360"/>
        </w:sectPr>
      </w:pPr>
    </w:p>
    <w:p w14:paraId="023DC9AE" w14:textId="77777777" w:rsidR="007F0E0D" w:rsidRPr="003A4ED1" w:rsidRDefault="007F0E0D" w:rsidP="007F0E0D">
      <w:pPr>
        <w:pStyle w:val="Heading1"/>
      </w:pPr>
      <w:bookmarkStart w:id="135" w:name="_Toc533006326"/>
      <w:bookmarkStart w:id="136" w:name="_Toc533006544"/>
      <w:bookmarkStart w:id="137" w:name="_Toc533064735"/>
      <w:bookmarkStart w:id="138" w:name="_Toc533064953"/>
      <w:bookmarkStart w:id="139" w:name="_Toc533403472"/>
      <w:bookmarkStart w:id="140" w:name="_Toc533403690"/>
      <w:bookmarkStart w:id="141" w:name="_Toc533489649"/>
      <w:bookmarkStart w:id="142" w:name="_Toc533489867"/>
      <w:bookmarkStart w:id="143" w:name="_Toc533006327"/>
      <w:bookmarkStart w:id="144" w:name="_Toc533006545"/>
      <w:bookmarkStart w:id="145" w:name="_Toc533064736"/>
      <w:bookmarkStart w:id="146" w:name="_Toc533064954"/>
      <w:bookmarkStart w:id="147" w:name="_Toc533403473"/>
      <w:bookmarkStart w:id="148" w:name="_Toc533403691"/>
      <w:bookmarkStart w:id="149" w:name="_Toc533489650"/>
      <w:bookmarkStart w:id="150" w:name="_Toc533489868"/>
      <w:bookmarkStart w:id="151" w:name="_Toc533006330"/>
      <w:bookmarkStart w:id="152" w:name="_Toc533006548"/>
      <w:bookmarkStart w:id="153" w:name="_Toc533064739"/>
      <w:bookmarkStart w:id="154" w:name="_Toc533064957"/>
      <w:bookmarkStart w:id="155" w:name="_Toc533403476"/>
      <w:bookmarkStart w:id="156" w:name="_Toc533403694"/>
      <w:bookmarkStart w:id="157" w:name="_Toc533489653"/>
      <w:bookmarkStart w:id="158" w:name="_Toc533489871"/>
      <w:bookmarkStart w:id="159" w:name="_Toc533006332"/>
      <w:bookmarkStart w:id="160" w:name="_Toc533006550"/>
      <w:bookmarkStart w:id="161" w:name="_Toc533064741"/>
      <w:bookmarkStart w:id="162" w:name="_Toc533064959"/>
      <w:bookmarkStart w:id="163" w:name="_Toc533403478"/>
      <w:bookmarkStart w:id="164" w:name="_Toc533403696"/>
      <w:bookmarkStart w:id="165" w:name="_Toc533489655"/>
      <w:bookmarkStart w:id="166" w:name="_Toc533489873"/>
      <w:bookmarkStart w:id="167" w:name="_Toc533006345"/>
      <w:bookmarkStart w:id="168" w:name="_Toc533006563"/>
      <w:bookmarkStart w:id="169" w:name="_Toc533064754"/>
      <w:bookmarkStart w:id="170" w:name="_Toc533064972"/>
      <w:bookmarkStart w:id="171" w:name="_Toc533403491"/>
      <w:bookmarkStart w:id="172" w:name="_Toc533403709"/>
      <w:bookmarkStart w:id="173" w:name="_Toc533489668"/>
      <w:bookmarkStart w:id="174" w:name="_Toc533489886"/>
      <w:bookmarkStart w:id="175" w:name="_Toc533006352"/>
      <w:bookmarkStart w:id="176" w:name="_Toc533006570"/>
      <w:bookmarkStart w:id="177" w:name="_Toc533064761"/>
      <w:bookmarkStart w:id="178" w:name="_Toc533064979"/>
      <w:bookmarkStart w:id="179" w:name="_Toc533403498"/>
      <w:bookmarkStart w:id="180" w:name="_Toc533403716"/>
      <w:bookmarkStart w:id="181" w:name="_Toc533489675"/>
      <w:bookmarkStart w:id="182" w:name="_Toc533489893"/>
      <w:bookmarkStart w:id="183" w:name="_Toc533006359"/>
      <w:bookmarkStart w:id="184" w:name="_Toc533006577"/>
      <w:bookmarkStart w:id="185" w:name="_Toc533064768"/>
      <w:bookmarkStart w:id="186" w:name="_Toc533064986"/>
      <w:bookmarkStart w:id="187" w:name="_Toc533403505"/>
      <w:bookmarkStart w:id="188" w:name="_Toc533403723"/>
      <w:bookmarkStart w:id="189" w:name="_Toc533489682"/>
      <w:bookmarkStart w:id="190" w:name="_Toc533489900"/>
      <w:bookmarkStart w:id="191" w:name="_Toc533006366"/>
      <w:bookmarkStart w:id="192" w:name="_Toc533006584"/>
      <w:bookmarkStart w:id="193" w:name="_Toc533064775"/>
      <w:bookmarkStart w:id="194" w:name="_Toc533064993"/>
      <w:bookmarkStart w:id="195" w:name="_Toc533403512"/>
      <w:bookmarkStart w:id="196" w:name="_Toc533403730"/>
      <w:bookmarkStart w:id="197" w:name="_Toc533489689"/>
      <w:bookmarkStart w:id="198" w:name="_Toc533489907"/>
      <w:bookmarkStart w:id="199" w:name="_Toc533006373"/>
      <w:bookmarkStart w:id="200" w:name="_Toc533006591"/>
      <w:bookmarkStart w:id="201" w:name="_Toc533064782"/>
      <w:bookmarkStart w:id="202" w:name="_Toc533065000"/>
      <w:bookmarkStart w:id="203" w:name="_Toc533403519"/>
      <w:bookmarkStart w:id="204" w:name="_Toc533403737"/>
      <w:bookmarkStart w:id="205" w:name="_Toc533489696"/>
      <w:bookmarkStart w:id="206" w:name="_Toc533489914"/>
      <w:bookmarkStart w:id="207" w:name="_Toc533006380"/>
      <w:bookmarkStart w:id="208" w:name="_Toc533006598"/>
      <w:bookmarkStart w:id="209" w:name="_Toc533064789"/>
      <w:bookmarkStart w:id="210" w:name="_Toc533065007"/>
      <w:bookmarkStart w:id="211" w:name="_Toc533403526"/>
      <w:bookmarkStart w:id="212" w:name="_Toc533403744"/>
      <w:bookmarkStart w:id="213" w:name="_Toc533489703"/>
      <w:bookmarkStart w:id="214" w:name="_Toc533489921"/>
      <w:bookmarkStart w:id="215" w:name="_Toc533006396"/>
      <w:bookmarkStart w:id="216" w:name="_Toc533006614"/>
      <w:bookmarkStart w:id="217" w:name="_Toc533064805"/>
      <w:bookmarkStart w:id="218" w:name="_Toc533065023"/>
      <w:bookmarkStart w:id="219" w:name="_Toc533403542"/>
      <w:bookmarkStart w:id="220" w:name="_Toc533403760"/>
      <w:bookmarkStart w:id="221" w:name="_Toc533489719"/>
      <w:bookmarkStart w:id="222" w:name="_Toc533489937"/>
      <w:bookmarkStart w:id="223" w:name="_Toc533006403"/>
      <w:bookmarkStart w:id="224" w:name="_Toc533006621"/>
      <w:bookmarkStart w:id="225" w:name="_Toc533064812"/>
      <w:bookmarkStart w:id="226" w:name="_Toc533065030"/>
      <w:bookmarkStart w:id="227" w:name="_Toc533403549"/>
      <w:bookmarkStart w:id="228" w:name="_Toc533403767"/>
      <w:bookmarkStart w:id="229" w:name="_Toc533489726"/>
      <w:bookmarkStart w:id="230" w:name="_Toc533489944"/>
      <w:bookmarkStart w:id="231" w:name="_Toc533006410"/>
      <w:bookmarkStart w:id="232" w:name="_Toc533006628"/>
      <w:bookmarkStart w:id="233" w:name="_Toc533064819"/>
      <w:bookmarkStart w:id="234" w:name="_Toc533065037"/>
      <w:bookmarkStart w:id="235" w:name="_Toc533403556"/>
      <w:bookmarkStart w:id="236" w:name="_Toc533403774"/>
      <w:bookmarkStart w:id="237" w:name="_Toc533489733"/>
      <w:bookmarkStart w:id="238" w:name="_Toc533489951"/>
      <w:bookmarkStart w:id="239" w:name="_Toc533006417"/>
      <w:bookmarkStart w:id="240" w:name="_Toc533006635"/>
      <w:bookmarkStart w:id="241" w:name="_Toc533064826"/>
      <w:bookmarkStart w:id="242" w:name="_Toc533065044"/>
      <w:bookmarkStart w:id="243" w:name="_Toc533403563"/>
      <w:bookmarkStart w:id="244" w:name="_Toc533403781"/>
      <w:bookmarkStart w:id="245" w:name="_Toc533489740"/>
      <w:bookmarkStart w:id="246" w:name="_Toc533489958"/>
      <w:bookmarkStart w:id="247" w:name="_Toc533006424"/>
      <w:bookmarkStart w:id="248" w:name="_Toc533006642"/>
      <w:bookmarkStart w:id="249" w:name="_Toc533064833"/>
      <w:bookmarkStart w:id="250" w:name="_Toc533065051"/>
      <w:bookmarkStart w:id="251" w:name="_Toc533403570"/>
      <w:bookmarkStart w:id="252" w:name="_Toc533403788"/>
      <w:bookmarkStart w:id="253" w:name="_Toc533489747"/>
      <w:bookmarkStart w:id="254" w:name="_Toc533489965"/>
      <w:bookmarkStart w:id="255" w:name="_Toc533006431"/>
      <w:bookmarkStart w:id="256" w:name="_Toc533006649"/>
      <w:bookmarkStart w:id="257" w:name="_Toc533064840"/>
      <w:bookmarkStart w:id="258" w:name="_Toc533065058"/>
      <w:bookmarkStart w:id="259" w:name="_Toc533403577"/>
      <w:bookmarkStart w:id="260" w:name="_Toc533403795"/>
      <w:bookmarkStart w:id="261" w:name="_Toc533489754"/>
      <w:bookmarkStart w:id="262" w:name="_Toc533489972"/>
      <w:bookmarkStart w:id="263" w:name="_Toc533006448"/>
      <w:bookmarkStart w:id="264" w:name="_Toc533006666"/>
      <w:bookmarkStart w:id="265" w:name="_Toc533064857"/>
      <w:bookmarkStart w:id="266" w:name="_Toc533065075"/>
      <w:bookmarkStart w:id="267" w:name="_Toc533403594"/>
      <w:bookmarkStart w:id="268" w:name="_Toc533403812"/>
      <w:bookmarkStart w:id="269" w:name="_Toc533489771"/>
      <w:bookmarkStart w:id="270" w:name="_Toc533489989"/>
      <w:bookmarkStart w:id="271" w:name="_Toc533006455"/>
      <w:bookmarkStart w:id="272" w:name="_Toc533006673"/>
      <w:bookmarkStart w:id="273" w:name="_Toc533064864"/>
      <w:bookmarkStart w:id="274" w:name="_Toc533065082"/>
      <w:bookmarkStart w:id="275" w:name="_Toc533403601"/>
      <w:bookmarkStart w:id="276" w:name="_Toc533403819"/>
      <w:bookmarkStart w:id="277" w:name="_Toc533489778"/>
      <w:bookmarkStart w:id="278" w:name="_Toc533489996"/>
      <w:bookmarkStart w:id="279" w:name="_Toc533006462"/>
      <w:bookmarkStart w:id="280" w:name="_Toc533006680"/>
      <w:bookmarkStart w:id="281" w:name="_Toc533064871"/>
      <w:bookmarkStart w:id="282" w:name="_Toc533065089"/>
      <w:bookmarkStart w:id="283" w:name="_Toc533403608"/>
      <w:bookmarkStart w:id="284" w:name="_Toc533403826"/>
      <w:bookmarkStart w:id="285" w:name="_Toc533489785"/>
      <w:bookmarkStart w:id="286" w:name="_Toc533490003"/>
      <w:bookmarkStart w:id="287" w:name="_Toc533006469"/>
      <w:bookmarkStart w:id="288" w:name="_Toc533006687"/>
      <w:bookmarkStart w:id="289" w:name="_Toc533064878"/>
      <w:bookmarkStart w:id="290" w:name="_Toc533065096"/>
      <w:bookmarkStart w:id="291" w:name="_Toc533403615"/>
      <w:bookmarkStart w:id="292" w:name="_Toc533403833"/>
      <w:bookmarkStart w:id="293" w:name="_Toc533489792"/>
      <w:bookmarkStart w:id="294" w:name="_Toc533490010"/>
      <w:bookmarkStart w:id="295" w:name="_Toc533006476"/>
      <w:bookmarkStart w:id="296" w:name="_Toc533006694"/>
      <w:bookmarkStart w:id="297" w:name="_Toc533064885"/>
      <w:bookmarkStart w:id="298" w:name="_Toc533065103"/>
      <w:bookmarkStart w:id="299" w:name="_Toc533403622"/>
      <w:bookmarkStart w:id="300" w:name="_Toc533403840"/>
      <w:bookmarkStart w:id="301" w:name="_Toc533489799"/>
      <w:bookmarkStart w:id="302" w:name="_Toc533490017"/>
      <w:bookmarkStart w:id="303" w:name="_Toc533006483"/>
      <w:bookmarkStart w:id="304" w:name="_Toc533006701"/>
      <w:bookmarkStart w:id="305" w:name="_Toc533064892"/>
      <w:bookmarkStart w:id="306" w:name="_Toc533065110"/>
      <w:bookmarkStart w:id="307" w:name="_Toc533403629"/>
      <w:bookmarkStart w:id="308" w:name="_Toc533403847"/>
      <w:bookmarkStart w:id="309" w:name="_Toc533489806"/>
      <w:bookmarkStart w:id="310" w:name="_Toc533490024"/>
      <w:bookmarkStart w:id="311" w:name="_Toc533006493"/>
      <w:bookmarkStart w:id="312" w:name="_Toc533006711"/>
      <w:bookmarkStart w:id="313" w:name="_Toc533064902"/>
      <w:bookmarkStart w:id="314" w:name="_Toc533065120"/>
      <w:bookmarkStart w:id="315" w:name="_Toc533403639"/>
      <w:bookmarkStart w:id="316" w:name="_Toc533403857"/>
      <w:bookmarkStart w:id="317" w:name="_Toc533489816"/>
      <w:bookmarkStart w:id="318" w:name="_Toc533490034"/>
      <w:bookmarkStart w:id="319" w:name="_Toc533006495"/>
      <w:bookmarkStart w:id="320" w:name="_Toc533006713"/>
      <w:bookmarkStart w:id="321" w:name="_Toc533064904"/>
      <w:bookmarkStart w:id="322" w:name="_Toc533065122"/>
      <w:bookmarkStart w:id="323" w:name="_Toc533403641"/>
      <w:bookmarkStart w:id="324" w:name="_Toc533403859"/>
      <w:bookmarkStart w:id="325" w:name="_Toc533489818"/>
      <w:bookmarkStart w:id="326" w:name="_Toc533490036"/>
      <w:bookmarkStart w:id="327" w:name="_Toc533006497"/>
      <w:bookmarkStart w:id="328" w:name="_Toc533006715"/>
      <w:bookmarkStart w:id="329" w:name="_Toc533064906"/>
      <w:bookmarkStart w:id="330" w:name="_Toc533065124"/>
      <w:bookmarkStart w:id="331" w:name="_Toc533403643"/>
      <w:bookmarkStart w:id="332" w:name="_Toc533403861"/>
      <w:bookmarkStart w:id="333" w:name="_Toc533489820"/>
      <w:bookmarkStart w:id="334" w:name="_Toc533490038"/>
      <w:bookmarkStart w:id="335" w:name="_Toc533006499"/>
      <w:bookmarkStart w:id="336" w:name="_Toc533006717"/>
      <w:bookmarkStart w:id="337" w:name="_Toc533064908"/>
      <w:bookmarkStart w:id="338" w:name="_Toc533065126"/>
      <w:bookmarkStart w:id="339" w:name="_Toc533403645"/>
      <w:bookmarkStart w:id="340" w:name="_Toc533403863"/>
      <w:bookmarkStart w:id="341" w:name="_Toc533489822"/>
      <w:bookmarkStart w:id="342" w:name="_Toc533490040"/>
      <w:bookmarkStart w:id="343" w:name="_Toc533006501"/>
      <w:bookmarkStart w:id="344" w:name="_Toc533006719"/>
      <w:bookmarkStart w:id="345" w:name="_Toc533064910"/>
      <w:bookmarkStart w:id="346" w:name="_Toc533065128"/>
      <w:bookmarkStart w:id="347" w:name="_Toc533403647"/>
      <w:bookmarkStart w:id="348" w:name="_Toc533403865"/>
      <w:bookmarkStart w:id="349" w:name="_Toc533489824"/>
      <w:bookmarkStart w:id="350" w:name="_Toc533490042"/>
      <w:bookmarkStart w:id="351" w:name="_Toc533006509"/>
      <w:bookmarkStart w:id="352" w:name="_Toc533006727"/>
      <w:bookmarkStart w:id="353" w:name="_Toc533064918"/>
      <w:bookmarkStart w:id="354" w:name="_Toc533065136"/>
      <w:bookmarkStart w:id="355" w:name="_Toc533403655"/>
      <w:bookmarkStart w:id="356" w:name="_Toc533403873"/>
      <w:bookmarkStart w:id="357" w:name="_Toc533489832"/>
      <w:bookmarkStart w:id="358" w:name="_Toc533490050"/>
      <w:bookmarkStart w:id="359" w:name="_Toc20914371"/>
      <w:bookmarkStart w:id="360" w:name="_Toc114647097"/>
      <w:bookmarkStart w:id="361" w:name="_Toc48331359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r>
        <w:t>Postpaid Profiling Information</w:t>
      </w:r>
      <w:r w:rsidRPr="003A4ED1">
        <w:t xml:space="preserve"> File Extracts</w:t>
      </w:r>
      <w:bookmarkEnd w:id="359"/>
      <w:bookmarkEnd w:id="360"/>
    </w:p>
    <w:p w14:paraId="176EC792" w14:textId="77777777" w:rsidR="007F0E0D" w:rsidRPr="003A4ED1" w:rsidRDefault="007F0E0D" w:rsidP="007F0E0D">
      <w:pPr>
        <w:pStyle w:val="Heading2"/>
      </w:pPr>
      <w:bookmarkStart w:id="362" w:name="_Toc20914372"/>
      <w:bookmarkStart w:id="363" w:name="_Toc114647098"/>
      <w:r>
        <w:t>Profiling Information</w:t>
      </w:r>
      <w:bookmarkEnd w:id="362"/>
      <w:bookmarkEnd w:id="363"/>
    </w:p>
    <w:p w14:paraId="0FEAD7BA" w14:textId="77777777" w:rsidR="007F0E0D" w:rsidRPr="003A4ED1" w:rsidRDefault="007F0E0D" w:rsidP="007F0E0D">
      <w:pPr>
        <w:pStyle w:val="Heading3"/>
      </w:pPr>
      <w:bookmarkStart w:id="364" w:name="_Toc20914373"/>
      <w:bookmarkStart w:id="365" w:name="_Toc114647099"/>
      <w:r w:rsidRPr="003A4ED1">
        <w:t>Description</w:t>
      </w:r>
      <w:bookmarkEnd w:id="364"/>
      <w:bookmarkEnd w:id="365"/>
    </w:p>
    <w:p w14:paraId="3F62C114" w14:textId="77777777" w:rsidR="007F0E0D" w:rsidRDefault="007F0E0D" w:rsidP="007F0E0D">
      <w:pPr>
        <w:pStyle w:val="BodyText"/>
      </w:pPr>
      <w:proofErr w:type="spellStart"/>
      <w:r>
        <w:t>TechData</w:t>
      </w:r>
      <w:proofErr w:type="spellEnd"/>
      <w:r>
        <w:t xml:space="preserve"> will provide Amdocs IC360 with periodic profiling information covering the below data sets:</w:t>
      </w:r>
    </w:p>
    <w:p w14:paraId="4A95F32F" w14:textId="77777777" w:rsidR="007F0E0D" w:rsidRDefault="007F0E0D" w:rsidP="007F0E0D">
      <w:pPr>
        <w:pStyle w:val="BodyText"/>
        <w:numPr>
          <w:ilvl w:val="4"/>
          <w:numId w:val="6"/>
        </w:numPr>
        <w:tabs>
          <w:tab w:val="clear" w:pos="216"/>
        </w:tabs>
        <w:ind w:left="1843" w:hanging="425"/>
      </w:pPr>
      <w:r>
        <w:t>Full Wireless Postpaid customers’ profiling information</w:t>
      </w:r>
    </w:p>
    <w:p w14:paraId="759F2085" w14:textId="77777777" w:rsidR="007F0E0D" w:rsidRPr="00FD43CF" w:rsidRDefault="007F0E0D" w:rsidP="007F0E0D">
      <w:pPr>
        <w:pStyle w:val="BodyText"/>
      </w:pPr>
      <w:r w:rsidRPr="00FD43CF">
        <w:t xml:space="preserve">Amdocs </w:t>
      </w:r>
      <w:r>
        <w:t>IC360</w:t>
      </w:r>
      <w:r w:rsidRPr="00FD43CF">
        <w:t xml:space="preserve"> will </w:t>
      </w:r>
      <w:r>
        <w:t>support</w:t>
      </w:r>
      <w:r w:rsidRPr="00FD43CF">
        <w:t xml:space="preserve"> a file</w:t>
      </w:r>
      <w:r>
        <w:t>-</w:t>
      </w:r>
      <w:r w:rsidRPr="00FD43CF">
        <w:t>based interface for integrating with</w:t>
      </w:r>
      <w:r>
        <w:t xml:space="preserve"> </w:t>
      </w:r>
      <w:proofErr w:type="spellStart"/>
      <w:r>
        <w:t>TechData</w:t>
      </w:r>
      <w:proofErr w:type="spellEnd"/>
      <w:r>
        <w:t xml:space="preserve"> via</w:t>
      </w:r>
      <w:r w:rsidRPr="00FD43CF">
        <w:t xml:space="preserve"> </w:t>
      </w:r>
      <w:r>
        <w:t xml:space="preserve">a </w:t>
      </w:r>
      <w:r w:rsidRPr="00FD43CF">
        <w:t>designated physical directory.</w:t>
      </w:r>
    </w:p>
    <w:p w14:paraId="74AF9556" w14:textId="77777777" w:rsidR="007F0E0D" w:rsidRPr="00FD43CF" w:rsidRDefault="007F0E0D" w:rsidP="007F0E0D">
      <w:pPr>
        <w:pStyle w:val="BodyText"/>
      </w:pPr>
      <w:r>
        <w:t xml:space="preserve">The profiling information will be loaded to Amdocs </w:t>
      </w:r>
      <w:r w:rsidRPr="00FD43CF">
        <w:t xml:space="preserve">IC360. </w:t>
      </w:r>
    </w:p>
    <w:p w14:paraId="0F00EA5F" w14:textId="77777777" w:rsidR="007F0E0D" w:rsidRPr="00FD43CF" w:rsidRDefault="007F0E0D" w:rsidP="007F0E0D">
      <w:pPr>
        <w:pStyle w:val="BodyText"/>
      </w:pPr>
      <w:r w:rsidRPr="00FD43CF">
        <w:t xml:space="preserve">Amdocs is the </w:t>
      </w:r>
      <w:r>
        <w:t>c</w:t>
      </w:r>
      <w:r w:rsidRPr="00FD43CF">
        <w:t xml:space="preserve">onsumer of the </w:t>
      </w:r>
      <w:r>
        <w:t>file.</w:t>
      </w:r>
    </w:p>
    <w:p w14:paraId="312C082B" w14:textId="77777777" w:rsidR="007F0E0D" w:rsidRPr="003A4ED1" w:rsidRDefault="007F0E0D" w:rsidP="007F0E0D">
      <w:pPr>
        <w:pStyle w:val="Heading3"/>
      </w:pPr>
      <w:bookmarkStart w:id="366" w:name="_Toc20914374"/>
      <w:bookmarkStart w:id="367" w:name="_Toc114647100"/>
      <w:r w:rsidRPr="003A4ED1">
        <w:t>Assumptions</w:t>
      </w:r>
      <w:bookmarkEnd w:id="366"/>
      <w:bookmarkEnd w:id="367"/>
    </w:p>
    <w:p w14:paraId="0142224E" w14:textId="552EA040" w:rsidR="007F0E0D" w:rsidRDefault="0085655B" w:rsidP="007F0E0D">
      <w:pPr>
        <w:pStyle w:val="BodyText"/>
        <w:numPr>
          <w:ilvl w:val="0"/>
          <w:numId w:val="18"/>
        </w:numPr>
      </w:pPr>
      <w:r>
        <w:t>Each extract will include the relevant brands/services as described in 3C3 AIA HLD.</w:t>
      </w:r>
    </w:p>
    <w:p w14:paraId="3873FA6C" w14:textId="77777777" w:rsidR="007F0E0D" w:rsidRPr="00237D81" w:rsidRDefault="007F0E0D" w:rsidP="007F0E0D">
      <w:pPr>
        <w:pStyle w:val="BodyText"/>
        <w:numPr>
          <w:ilvl w:val="0"/>
          <w:numId w:val="18"/>
        </w:numPr>
      </w:pPr>
      <w:r>
        <w:rPr>
          <w:szCs w:val="18"/>
        </w:rPr>
        <w:t>An account has a ‘1 to 1’ relationship to a bill and ‘1 to many’ relationship to subscriptions.</w:t>
      </w:r>
    </w:p>
    <w:p w14:paraId="545AD826" w14:textId="77777777" w:rsidR="007F0E0D" w:rsidRPr="00FD43CF" w:rsidRDefault="007F0E0D" w:rsidP="007F0E0D">
      <w:pPr>
        <w:pStyle w:val="BodyText"/>
        <w:numPr>
          <w:ilvl w:val="0"/>
          <w:numId w:val="18"/>
        </w:numPr>
      </w:pPr>
      <w:r>
        <w:rPr>
          <w:szCs w:val="18"/>
        </w:rPr>
        <w:t>Extract files will include information of the previous day (current day minus 1)</w:t>
      </w:r>
    </w:p>
    <w:p w14:paraId="3C231E9E" w14:textId="77777777" w:rsidR="007F0E0D" w:rsidRPr="003A4ED1" w:rsidRDefault="007F0E0D" w:rsidP="007F0E0D">
      <w:pPr>
        <w:pStyle w:val="Heading3"/>
      </w:pPr>
      <w:bookmarkStart w:id="368" w:name="_Toc20914375"/>
      <w:bookmarkStart w:id="369" w:name="_Toc114647101"/>
      <w:r w:rsidRPr="003A4ED1">
        <w:t>Flow Diagram</w:t>
      </w:r>
      <w:bookmarkEnd w:id="368"/>
      <w:bookmarkEnd w:id="369"/>
    </w:p>
    <w:p w14:paraId="2A5A740F" w14:textId="42123129" w:rsidR="007F0E0D" w:rsidRPr="003A4ED1" w:rsidRDefault="007F0E0D" w:rsidP="007F0E0D">
      <w:pPr>
        <w:pStyle w:val="Caption"/>
      </w:pPr>
      <w:r>
        <w:rPr>
          <w:noProof/>
          <w:lang w:bidi="ar-SA"/>
        </w:rPr>
        <w:drawing>
          <wp:anchor distT="0" distB="0" distL="114300" distR="114300" simplePos="0" relativeHeight="251658240" behindDoc="0" locked="0" layoutInCell="1" allowOverlap="1" wp14:anchorId="5FE2589D" wp14:editId="096E6491">
            <wp:simplePos x="0" y="0"/>
            <wp:positionH relativeFrom="column">
              <wp:posOffset>685800</wp:posOffset>
            </wp:positionH>
            <wp:positionV relativeFrom="paragraph">
              <wp:posOffset>292735</wp:posOffset>
            </wp:positionV>
            <wp:extent cx="4000500" cy="17805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29175"/>
                    <a:stretch/>
                  </pic:blipFill>
                  <pic:spPr bwMode="auto">
                    <a:xfrm>
                      <a:off x="0" y="0"/>
                      <a:ext cx="4000500" cy="1780540"/>
                    </a:xfrm>
                    <a:prstGeom prst="rect">
                      <a:avLst/>
                    </a:prstGeom>
                    <a:ln>
                      <a:noFill/>
                    </a:ln>
                    <a:extLst>
                      <a:ext uri="{53640926-AAD7-44D8-BBD7-CCE9431645EC}">
                        <a14:shadowObscured xmlns:a14="http://schemas.microsoft.com/office/drawing/2010/main"/>
                      </a:ext>
                    </a:extLst>
                  </pic:spPr>
                </pic:pic>
              </a:graphicData>
            </a:graphic>
          </wp:anchor>
        </w:drawing>
      </w:r>
      <w:r w:rsidRPr="003A4ED1">
        <w:t xml:space="preserve">Figure </w:t>
      </w:r>
      <w:r w:rsidR="00774AA8">
        <w:rPr>
          <w:noProof/>
        </w:rPr>
        <w:fldChar w:fldCharType="begin"/>
      </w:r>
      <w:r>
        <w:rPr>
          <w:noProof/>
        </w:rPr>
        <w:instrText xml:space="preserve"> STYLEREF 1 \s </w:instrText>
      </w:r>
      <w:r w:rsidR="00774AA8">
        <w:rPr>
          <w:noProof/>
        </w:rPr>
        <w:fldChar w:fldCharType="separate"/>
      </w:r>
      <w:r w:rsidR="008F4C32">
        <w:rPr>
          <w:rFonts w:hint="eastAsia"/>
          <w:noProof/>
          <w:cs/>
        </w:rPr>
        <w:t>‎</w:t>
      </w:r>
      <w:r w:rsidR="008F4C32">
        <w:rPr>
          <w:noProof/>
        </w:rPr>
        <w:t>3</w:t>
      </w:r>
      <w:r w:rsidR="00774AA8">
        <w:rPr>
          <w:noProof/>
        </w:rPr>
        <w:fldChar w:fldCharType="end"/>
      </w:r>
      <w:r w:rsidRPr="003A4ED1">
        <w:noBreakHyphen/>
      </w:r>
      <w:r w:rsidR="00774AA8">
        <w:rPr>
          <w:noProof/>
        </w:rPr>
        <w:fldChar w:fldCharType="begin"/>
      </w:r>
      <w:r>
        <w:rPr>
          <w:noProof/>
        </w:rPr>
        <w:instrText xml:space="preserve"> SEQ Figure \* ARABIC \s 1 </w:instrText>
      </w:r>
      <w:r w:rsidR="00774AA8">
        <w:rPr>
          <w:noProof/>
        </w:rPr>
        <w:fldChar w:fldCharType="separate"/>
      </w:r>
      <w:r w:rsidR="008F4C32">
        <w:rPr>
          <w:noProof/>
        </w:rPr>
        <w:t>1</w:t>
      </w:r>
      <w:r w:rsidR="00774AA8">
        <w:rPr>
          <w:noProof/>
        </w:rPr>
        <w:fldChar w:fldCharType="end"/>
      </w:r>
    </w:p>
    <w:p w14:paraId="6B232310" w14:textId="77777777" w:rsidR="007F0E0D" w:rsidRPr="003A4ED1" w:rsidRDefault="007F0E0D" w:rsidP="007F0E0D">
      <w:pPr>
        <w:pStyle w:val="Heading3"/>
      </w:pPr>
      <w:bookmarkStart w:id="370" w:name="_Toc20914376"/>
      <w:bookmarkStart w:id="371" w:name="_Toc114647102"/>
      <w:r w:rsidRPr="003A4ED1">
        <w:t>Flow Description</w:t>
      </w:r>
      <w:bookmarkEnd w:id="370"/>
      <w:bookmarkEnd w:id="371"/>
    </w:p>
    <w:p w14:paraId="3E04FED2" w14:textId="77777777" w:rsidR="007F0E0D" w:rsidRPr="00237D81" w:rsidRDefault="007F0E0D" w:rsidP="007F0E0D">
      <w:r w:rsidRPr="00237D81">
        <w:t>The client will upload the data to the destination folder using a temporary name (*.</w:t>
      </w:r>
      <w:proofErr w:type="spellStart"/>
      <w:r w:rsidRPr="00237D81">
        <w:t>tmp</w:t>
      </w:r>
      <w:proofErr w:type="spellEnd"/>
      <w:r w:rsidRPr="00237D81">
        <w:t xml:space="preserve"> extension) and rename the file to the final name upon successful transfer.</w:t>
      </w:r>
    </w:p>
    <w:p w14:paraId="60B0883E" w14:textId="77777777" w:rsidR="007F0E0D" w:rsidRPr="003A4ED1" w:rsidRDefault="007F0E0D" w:rsidP="007F0E0D">
      <w:r w:rsidRPr="003A4ED1">
        <w:t xml:space="preserve">AIA will </w:t>
      </w:r>
      <w:r>
        <w:t>down</w:t>
      </w:r>
      <w:r w:rsidRPr="003A4ED1">
        <w:t>load the files from the destination folder.</w:t>
      </w:r>
    </w:p>
    <w:p w14:paraId="6F679713" w14:textId="77777777" w:rsidR="007F0E0D" w:rsidRPr="003A4ED1" w:rsidRDefault="007F0E0D" w:rsidP="007F0E0D">
      <w:pPr>
        <w:pStyle w:val="BodyText"/>
      </w:pPr>
      <w:r w:rsidRPr="003A4ED1">
        <w:t>AIA will be responsible for deleting the files.</w:t>
      </w:r>
    </w:p>
    <w:p w14:paraId="741BAAF6" w14:textId="77777777" w:rsidR="007F0E0D" w:rsidRPr="003A4ED1" w:rsidRDefault="007F0E0D" w:rsidP="007F0E0D">
      <w:pPr>
        <w:pStyle w:val="Heading3"/>
      </w:pPr>
      <w:bookmarkStart w:id="372" w:name="_Toc20914377"/>
      <w:bookmarkStart w:id="373" w:name="_Toc114647103"/>
      <w:r w:rsidRPr="003A4ED1">
        <w:t>Data Elements</w:t>
      </w:r>
      <w:bookmarkEnd w:id="372"/>
      <w:bookmarkEnd w:id="373"/>
    </w:p>
    <w:p w14:paraId="647A9155" w14:textId="77777777" w:rsidR="007F0E0D" w:rsidRPr="00BC4F70" w:rsidRDefault="007F0E0D" w:rsidP="007F0E0D">
      <w:pPr>
        <w:pStyle w:val="BodyText"/>
      </w:pPr>
      <w:r w:rsidRPr="00BC4F70">
        <w:t xml:space="preserve">The interface will comprise the following </w:t>
      </w:r>
      <w:r>
        <w:t>extracts</w:t>
      </w:r>
      <w:r w:rsidRPr="00BC4F70">
        <w:t>:</w:t>
      </w:r>
    </w:p>
    <w:p w14:paraId="4D264E5B" w14:textId="77777777" w:rsidR="007F0E0D" w:rsidRDefault="007F0E0D" w:rsidP="007F0E0D">
      <w:pPr>
        <w:pStyle w:val="BodyText"/>
        <w:numPr>
          <w:ilvl w:val="0"/>
          <w:numId w:val="17"/>
        </w:numPr>
      </w:pPr>
      <w:r>
        <w:t>Wireless Postpaid Customers (Accounts)</w:t>
      </w:r>
    </w:p>
    <w:p w14:paraId="5198E927" w14:textId="77777777" w:rsidR="007F0E0D" w:rsidRDefault="007F0E0D" w:rsidP="007F0E0D">
      <w:pPr>
        <w:pStyle w:val="BodyText"/>
        <w:numPr>
          <w:ilvl w:val="0"/>
          <w:numId w:val="17"/>
        </w:numPr>
      </w:pPr>
      <w:r>
        <w:t>Wireless Postpaid Subscribers</w:t>
      </w:r>
    </w:p>
    <w:p w14:paraId="72354CD0" w14:textId="77777777" w:rsidR="007F0E0D" w:rsidRPr="003A4ED1" w:rsidRDefault="007F0E0D" w:rsidP="007F0E0D">
      <w:pPr>
        <w:pStyle w:val="Heading4"/>
      </w:pPr>
      <w:r>
        <w:t>Wireless Postpaid Customers</w:t>
      </w:r>
    </w:p>
    <w:p w14:paraId="01D0CAFE" w14:textId="77777777" w:rsidR="007F0E0D" w:rsidRDefault="007F0E0D" w:rsidP="007F0E0D">
      <w:pPr>
        <w:pStyle w:val="BodyText"/>
      </w:pPr>
      <w:r w:rsidRPr="00BC4F70">
        <w:t xml:space="preserve">The file </w:t>
      </w:r>
      <w:r>
        <w:t xml:space="preserve">will </w:t>
      </w:r>
      <w:r w:rsidRPr="00BC4F70">
        <w:t xml:space="preserve">contain </w:t>
      </w:r>
      <w:r>
        <w:t>wireless postpaid customers’ profiling information.</w:t>
      </w:r>
    </w:p>
    <w:p w14:paraId="42081677" w14:textId="77777777" w:rsidR="007F0E0D" w:rsidRPr="00BC4F70" w:rsidRDefault="007F0E0D" w:rsidP="007F0E0D">
      <w:pPr>
        <w:pStyle w:val="BodyText"/>
      </w:pPr>
      <w:r>
        <w:t>The file will contain active and disconnected customers. Disconnected customers of a period greater than 14 days will not be included.</w:t>
      </w:r>
    </w:p>
    <w:p w14:paraId="4B52A2CE" w14:textId="77777777" w:rsidR="007F0E0D" w:rsidRDefault="007F0E0D" w:rsidP="007F0E0D">
      <w:pPr>
        <w:pStyle w:val="BodyText"/>
      </w:pPr>
      <w:r w:rsidRPr="00BC4F70">
        <w:t xml:space="preserve">A single unified file will be received from </w:t>
      </w:r>
      <w:proofErr w:type="spellStart"/>
      <w:r>
        <w:t>TechData</w:t>
      </w:r>
      <w:proofErr w:type="spellEnd"/>
      <w:r w:rsidRPr="00BC4F70">
        <w:t>.</w:t>
      </w:r>
    </w:p>
    <w:p w14:paraId="3C3CA5EF" w14:textId="77777777" w:rsidR="007F0E0D" w:rsidRPr="00722A09" w:rsidRDefault="007F0E0D" w:rsidP="007F0E0D"/>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79"/>
      </w:tblGrid>
      <w:tr w:rsidR="007F0E0D" w:rsidRPr="003A4ED1" w14:paraId="2626C53E" w14:textId="77777777" w:rsidTr="00C46382">
        <w:trPr>
          <w:cantSplit/>
          <w:tblHeader/>
        </w:trPr>
        <w:tc>
          <w:tcPr>
            <w:tcW w:w="1297" w:type="pct"/>
            <w:gridSpan w:val="2"/>
            <w:shd w:val="clear" w:color="auto" w:fill="626469"/>
            <w:vAlign w:val="center"/>
          </w:tcPr>
          <w:p w14:paraId="7DB68748" w14:textId="77777777" w:rsidR="007F0E0D" w:rsidRPr="003A4ED1" w:rsidRDefault="007F0E0D" w:rsidP="00C46382">
            <w:pPr>
              <w:pStyle w:val="HeaderTable"/>
              <w:rPr>
                <w:color w:val="FFFFFF"/>
              </w:rPr>
            </w:pPr>
            <w:r w:rsidRPr="003A4ED1">
              <w:rPr>
                <w:color w:val="FFFFFF"/>
              </w:rPr>
              <w:t>Type</w:t>
            </w:r>
          </w:p>
        </w:tc>
        <w:tc>
          <w:tcPr>
            <w:tcW w:w="3703" w:type="pct"/>
            <w:shd w:val="clear" w:color="auto" w:fill="626469"/>
            <w:vAlign w:val="center"/>
          </w:tcPr>
          <w:p w14:paraId="5E70BD9B" w14:textId="77777777" w:rsidR="007F0E0D" w:rsidRPr="003A4ED1" w:rsidRDefault="007F0E0D" w:rsidP="00C46382">
            <w:pPr>
              <w:pStyle w:val="HeaderTable"/>
              <w:rPr>
                <w:color w:val="FFFFFF"/>
              </w:rPr>
            </w:pPr>
            <w:r w:rsidRPr="003A4ED1">
              <w:rPr>
                <w:color w:val="FFFFFF"/>
              </w:rPr>
              <w:t>Description</w:t>
            </w:r>
          </w:p>
        </w:tc>
      </w:tr>
      <w:tr w:rsidR="007F0E0D" w:rsidRPr="003A4ED1" w14:paraId="63193327" w14:textId="77777777" w:rsidTr="00C46382">
        <w:trPr>
          <w:cantSplit/>
          <w:tblHeader/>
        </w:trPr>
        <w:tc>
          <w:tcPr>
            <w:tcW w:w="1290" w:type="pct"/>
            <w:tcBorders>
              <w:bottom w:val="single" w:sz="4" w:space="0" w:color="808080"/>
            </w:tcBorders>
            <w:shd w:val="clear" w:color="auto" w:fill="auto"/>
          </w:tcPr>
          <w:p w14:paraId="38699E83" w14:textId="77777777" w:rsidR="007F0E0D" w:rsidRPr="003A4ED1" w:rsidRDefault="007F0E0D" w:rsidP="00C46382">
            <w:pPr>
              <w:pStyle w:val="BodyTextTable"/>
              <w:keepNext/>
              <w:keepLines/>
              <w:rPr>
                <w:b/>
                <w:bCs/>
              </w:rPr>
            </w:pPr>
            <w:r w:rsidRPr="003A4ED1">
              <w:rPr>
                <w:b/>
                <w:bCs/>
              </w:rPr>
              <w:t>File Format</w:t>
            </w:r>
          </w:p>
        </w:tc>
        <w:tc>
          <w:tcPr>
            <w:tcW w:w="3710" w:type="pct"/>
            <w:gridSpan w:val="2"/>
            <w:tcBorders>
              <w:bottom w:val="single" w:sz="4" w:space="0" w:color="808080"/>
            </w:tcBorders>
            <w:shd w:val="clear" w:color="auto" w:fill="auto"/>
          </w:tcPr>
          <w:p w14:paraId="46F2C9E7" w14:textId="77777777" w:rsidR="007F0E0D" w:rsidRPr="003A4ED1" w:rsidRDefault="007F0E0D" w:rsidP="00C46382">
            <w:pPr>
              <w:pStyle w:val="BodyText"/>
              <w:tabs>
                <w:tab w:val="left" w:pos="989"/>
              </w:tabs>
              <w:ind w:left="0"/>
              <w:rPr>
                <w:sz w:val="18"/>
                <w:szCs w:val="18"/>
              </w:rPr>
            </w:pPr>
            <w:r w:rsidRPr="003A4ED1">
              <w:rPr>
                <w:sz w:val="18"/>
                <w:szCs w:val="18"/>
              </w:rPr>
              <w:t>CSV - textual, comma separated values</w:t>
            </w:r>
          </w:p>
          <w:p w14:paraId="6B38733D" w14:textId="77777777" w:rsidR="007F0E0D" w:rsidRPr="003A4ED1" w:rsidRDefault="007F0E0D" w:rsidP="00C46382">
            <w:pPr>
              <w:ind w:left="0"/>
              <w:rPr>
                <w:sz w:val="18"/>
                <w:szCs w:val="18"/>
              </w:rPr>
            </w:pPr>
            <w:r w:rsidRPr="003A4ED1">
              <w:rPr>
                <w:sz w:val="18"/>
                <w:szCs w:val="18"/>
              </w:rPr>
              <w:t>File encoding: UTF-8</w:t>
            </w:r>
          </w:p>
          <w:p w14:paraId="6FA9E092" w14:textId="77777777" w:rsidR="007F0E0D" w:rsidRPr="003A4ED1" w:rsidRDefault="007F0E0D" w:rsidP="00C46382">
            <w:pPr>
              <w:pStyle w:val="BodyTextTable"/>
              <w:keepNext/>
              <w:keepLines/>
              <w:rPr>
                <w:sz w:val="20"/>
                <w:szCs w:val="22"/>
              </w:rPr>
            </w:pPr>
            <w:r w:rsidRPr="003A4ED1">
              <w:rPr>
                <w:szCs w:val="18"/>
              </w:rPr>
              <w:t xml:space="preserve">Compression: gnu </w:t>
            </w:r>
            <w:proofErr w:type="spellStart"/>
            <w:r w:rsidRPr="003A4ED1">
              <w:rPr>
                <w:szCs w:val="18"/>
              </w:rPr>
              <w:t>gzip</w:t>
            </w:r>
            <w:proofErr w:type="spellEnd"/>
          </w:p>
        </w:tc>
      </w:tr>
      <w:tr w:rsidR="007F0E0D" w:rsidRPr="003A4ED1" w14:paraId="10ABED3F" w14:textId="77777777" w:rsidTr="00C46382">
        <w:trPr>
          <w:cantSplit/>
          <w:tblHeader/>
        </w:trPr>
        <w:tc>
          <w:tcPr>
            <w:tcW w:w="1290" w:type="pct"/>
            <w:tcBorders>
              <w:bottom w:val="single" w:sz="4" w:space="0" w:color="808080"/>
            </w:tcBorders>
            <w:shd w:val="clear" w:color="auto" w:fill="auto"/>
          </w:tcPr>
          <w:p w14:paraId="58CC5195" w14:textId="77777777" w:rsidR="007F0E0D" w:rsidRPr="003A4ED1" w:rsidRDefault="007F0E0D" w:rsidP="00C46382">
            <w:pPr>
              <w:pStyle w:val="BodyTextTable"/>
              <w:rPr>
                <w:b/>
                <w:bCs/>
              </w:rPr>
            </w:pPr>
            <w:r w:rsidRPr="003A4ED1">
              <w:rPr>
                <w:b/>
                <w:bCs/>
              </w:rPr>
              <w:t>File Name Convention</w:t>
            </w:r>
          </w:p>
        </w:tc>
        <w:tc>
          <w:tcPr>
            <w:tcW w:w="3710" w:type="pct"/>
            <w:gridSpan w:val="2"/>
            <w:tcBorders>
              <w:bottom w:val="single" w:sz="4" w:space="0" w:color="808080"/>
            </w:tcBorders>
            <w:shd w:val="clear" w:color="auto" w:fill="auto"/>
          </w:tcPr>
          <w:p w14:paraId="3162A8FB" w14:textId="77777777" w:rsidR="007F0E0D" w:rsidRPr="003A4ED1" w:rsidRDefault="007F0E0D" w:rsidP="00C46382">
            <w:pPr>
              <w:ind w:left="0"/>
              <w:rPr>
                <w:sz w:val="18"/>
                <w:szCs w:val="18"/>
              </w:rPr>
            </w:pPr>
            <w:r>
              <w:rPr>
                <w:sz w:val="18"/>
                <w:szCs w:val="18"/>
              </w:rPr>
              <w:t>postpaid_customers</w:t>
            </w:r>
            <w:r w:rsidRPr="003A4ED1">
              <w:rPr>
                <w:sz w:val="18"/>
                <w:szCs w:val="18"/>
              </w:rPr>
              <w:t>_#date_#count</w:t>
            </w:r>
            <w:r>
              <w:rPr>
                <w:sz w:val="18"/>
                <w:szCs w:val="18"/>
              </w:rPr>
              <w:t>.csv</w:t>
            </w:r>
          </w:p>
          <w:p w14:paraId="30F97595" w14:textId="77777777" w:rsidR="007F0E0D" w:rsidRPr="003A4ED1" w:rsidRDefault="007F0E0D" w:rsidP="00C46382">
            <w:pPr>
              <w:ind w:left="0"/>
              <w:rPr>
                <w:sz w:val="18"/>
                <w:szCs w:val="18"/>
              </w:rPr>
            </w:pPr>
            <w:r w:rsidRPr="003A4ED1">
              <w:rPr>
                <w:sz w:val="18"/>
                <w:szCs w:val="18"/>
              </w:rPr>
              <w:t>#</w:t>
            </w:r>
            <w:proofErr w:type="gramStart"/>
            <w:r w:rsidRPr="003A4ED1">
              <w:rPr>
                <w:sz w:val="18"/>
                <w:szCs w:val="18"/>
              </w:rPr>
              <w:t>date</w:t>
            </w:r>
            <w:proofErr w:type="gramEnd"/>
            <w:r w:rsidRPr="003A4ED1">
              <w:rPr>
                <w:sz w:val="18"/>
                <w:szCs w:val="18"/>
              </w:rPr>
              <w:t xml:space="preserve"> - the </w:t>
            </w:r>
            <w:r>
              <w:rPr>
                <w:sz w:val="18"/>
                <w:szCs w:val="18"/>
              </w:rPr>
              <w:t>effective</w:t>
            </w:r>
            <w:r w:rsidRPr="003A4ED1">
              <w:rPr>
                <w:sz w:val="18"/>
                <w:szCs w:val="18"/>
              </w:rPr>
              <w:t xml:space="preserve"> day, format: YYYYMMDD</w:t>
            </w:r>
          </w:p>
          <w:p w14:paraId="6D20AB25" w14:textId="77777777" w:rsidR="007F0E0D" w:rsidRPr="003A4ED1" w:rsidRDefault="007F0E0D" w:rsidP="00C46382">
            <w:pPr>
              <w:ind w:left="0"/>
              <w:rPr>
                <w:sz w:val="18"/>
                <w:szCs w:val="18"/>
              </w:rPr>
            </w:pPr>
            <w:r w:rsidRPr="003A4ED1">
              <w:rPr>
                <w:sz w:val="18"/>
                <w:szCs w:val="18"/>
              </w:rPr>
              <w:t>#</w:t>
            </w:r>
            <w:proofErr w:type="gramStart"/>
            <w:r w:rsidRPr="003A4ED1">
              <w:rPr>
                <w:sz w:val="18"/>
                <w:szCs w:val="18"/>
              </w:rPr>
              <w:t>count</w:t>
            </w:r>
            <w:proofErr w:type="gramEnd"/>
            <w:r w:rsidRPr="003A4ED1">
              <w:rPr>
                <w:sz w:val="18"/>
                <w:szCs w:val="18"/>
              </w:rPr>
              <w:t xml:space="preserve"> – number of records in the file</w:t>
            </w:r>
          </w:p>
          <w:p w14:paraId="1952985D" w14:textId="61EB28F5" w:rsidR="00C8700A" w:rsidRPr="003A4ED1" w:rsidRDefault="007F0E0D" w:rsidP="00A5182D">
            <w:pPr>
              <w:pStyle w:val="BodyTextTable"/>
              <w:rPr>
                <w:szCs w:val="18"/>
              </w:rPr>
            </w:pPr>
            <w:proofErr w:type="gramStart"/>
            <w:r w:rsidRPr="003A4ED1">
              <w:rPr>
                <w:szCs w:val="18"/>
              </w:rPr>
              <w:t>E.g.</w:t>
            </w:r>
            <w:proofErr w:type="gramEnd"/>
            <w:r w:rsidRPr="003A4ED1">
              <w:rPr>
                <w:szCs w:val="18"/>
              </w:rPr>
              <w:t xml:space="preserve"> </w:t>
            </w:r>
            <w:r>
              <w:rPr>
                <w:szCs w:val="18"/>
              </w:rPr>
              <w:t>postpaid_customers</w:t>
            </w:r>
            <w:r w:rsidRPr="003A4ED1">
              <w:rPr>
                <w:szCs w:val="18"/>
              </w:rPr>
              <w:t>_20171230_100000000</w:t>
            </w:r>
            <w:r>
              <w:rPr>
                <w:szCs w:val="18"/>
              </w:rPr>
              <w:t>.csv</w:t>
            </w:r>
          </w:p>
        </w:tc>
      </w:tr>
      <w:tr w:rsidR="007F0E0D" w:rsidRPr="003A4ED1" w14:paraId="6A842DF4" w14:textId="77777777" w:rsidTr="00C46382">
        <w:trPr>
          <w:cantSplit/>
          <w:tblHeader/>
        </w:trPr>
        <w:tc>
          <w:tcPr>
            <w:tcW w:w="1290" w:type="pct"/>
            <w:tcBorders>
              <w:bottom w:val="single" w:sz="4" w:space="0" w:color="808080"/>
            </w:tcBorders>
            <w:shd w:val="clear" w:color="auto" w:fill="auto"/>
          </w:tcPr>
          <w:p w14:paraId="2EB94BFA" w14:textId="77777777" w:rsidR="007F0E0D" w:rsidRPr="003A4ED1" w:rsidRDefault="007F0E0D" w:rsidP="00C46382">
            <w:pPr>
              <w:pStyle w:val="BodyTextTable"/>
              <w:rPr>
                <w:b/>
                <w:bCs/>
              </w:rPr>
            </w:pPr>
            <w:r w:rsidRPr="003A4ED1">
              <w:rPr>
                <w:b/>
                <w:bCs/>
              </w:rPr>
              <w:t>File Compression</w:t>
            </w:r>
          </w:p>
        </w:tc>
        <w:tc>
          <w:tcPr>
            <w:tcW w:w="3710" w:type="pct"/>
            <w:gridSpan w:val="2"/>
            <w:tcBorders>
              <w:bottom w:val="single" w:sz="4" w:space="0" w:color="808080"/>
            </w:tcBorders>
            <w:shd w:val="clear" w:color="auto" w:fill="auto"/>
          </w:tcPr>
          <w:p w14:paraId="15A4713E" w14:textId="77777777" w:rsidR="007F0E0D" w:rsidRPr="003A4ED1" w:rsidRDefault="007F0E0D" w:rsidP="00C46382">
            <w:pPr>
              <w:pStyle w:val="BodyTextTable"/>
              <w:rPr>
                <w:szCs w:val="18"/>
              </w:rPr>
            </w:pPr>
            <w:r w:rsidRPr="003A4ED1">
              <w:rPr>
                <w:szCs w:val="18"/>
              </w:rPr>
              <w:t>*.</w:t>
            </w:r>
            <w:proofErr w:type="spellStart"/>
            <w:r w:rsidRPr="003A4ED1">
              <w:rPr>
                <w:szCs w:val="18"/>
              </w:rPr>
              <w:t>gz</w:t>
            </w:r>
            <w:proofErr w:type="spellEnd"/>
          </w:p>
          <w:p w14:paraId="60990C92" w14:textId="77777777" w:rsidR="007F0E0D" w:rsidRPr="003A4ED1" w:rsidRDefault="007F0E0D" w:rsidP="00C46382">
            <w:pPr>
              <w:pStyle w:val="BodyTextTable"/>
              <w:rPr>
                <w:szCs w:val="18"/>
              </w:rPr>
            </w:pPr>
            <w:r>
              <w:rPr>
                <w:szCs w:val="18"/>
              </w:rPr>
              <w:t>postpaid_customers</w:t>
            </w:r>
            <w:r w:rsidRPr="003A4ED1">
              <w:rPr>
                <w:szCs w:val="18"/>
              </w:rPr>
              <w:t>_#date_#count</w:t>
            </w:r>
            <w:r>
              <w:rPr>
                <w:szCs w:val="18"/>
              </w:rPr>
              <w:t>.csv</w:t>
            </w:r>
            <w:r w:rsidRPr="003A4ED1">
              <w:rPr>
                <w:szCs w:val="18"/>
              </w:rPr>
              <w:t>.gz</w:t>
            </w:r>
          </w:p>
        </w:tc>
      </w:tr>
      <w:tr w:rsidR="007F0E0D" w:rsidRPr="003A4ED1" w14:paraId="29CEBC91" w14:textId="77777777" w:rsidTr="00C46382">
        <w:trPr>
          <w:cantSplit/>
          <w:tblHeader/>
        </w:trPr>
        <w:tc>
          <w:tcPr>
            <w:tcW w:w="1290" w:type="pct"/>
            <w:tcBorders>
              <w:bottom w:val="single" w:sz="4" w:space="0" w:color="808080"/>
            </w:tcBorders>
            <w:shd w:val="clear" w:color="auto" w:fill="auto"/>
          </w:tcPr>
          <w:p w14:paraId="6BE3DF93" w14:textId="77777777" w:rsidR="007F0E0D" w:rsidRPr="003A4ED1" w:rsidRDefault="007F0E0D" w:rsidP="00C46382">
            <w:pPr>
              <w:pStyle w:val="BodyTextTable"/>
              <w:rPr>
                <w:b/>
                <w:bCs/>
              </w:rPr>
            </w:pPr>
            <w:r w:rsidRPr="003A4ED1">
              <w:rPr>
                <w:b/>
                <w:bCs/>
              </w:rPr>
              <w:t>Record Format</w:t>
            </w:r>
          </w:p>
        </w:tc>
        <w:tc>
          <w:tcPr>
            <w:tcW w:w="3710" w:type="pct"/>
            <w:gridSpan w:val="2"/>
            <w:tcBorders>
              <w:bottom w:val="single" w:sz="4" w:space="0" w:color="808080"/>
            </w:tcBorders>
            <w:shd w:val="clear" w:color="auto" w:fill="auto"/>
          </w:tcPr>
          <w:p w14:paraId="200506DC" w14:textId="77777777" w:rsidR="007F0E0D" w:rsidRPr="003A4ED1" w:rsidRDefault="007F0E0D" w:rsidP="00C46382">
            <w:pPr>
              <w:pStyle w:val="BodyTextTable"/>
            </w:pPr>
            <w:r w:rsidRPr="003A4ED1">
              <w:t>Char Encoding: ASCII</w:t>
            </w:r>
          </w:p>
          <w:p w14:paraId="7BE4F485" w14:textId="77777777" w:rsidR="007F0E0D" w:rsidRPr="003A4ED1" w:rsidRDefault="007F0E0D" w:rsidP="00C46382">
            <w:pPr>
              <w:pStyle w:val="BodyTextTable"/>
            </w:pPr>
            <w:r w:rsidRPr="003A4ED1">
              <w:t xml:space="preserve">Fields delimiter: </w:t>
            </w:r>
            <w:r>
              <w:t>tilde</w:t>
            </w:r>
            <w:r w:rsidRPr="003A4ED1">
              <w:t xml:space="preserve"> – '</w:t>
            </w:r>
            <w:r>
              <w:t>~</w:t>
            </w:r>
            <w:r w:rsidRPr="003A4ED1">
              <w:t>'</w:t>
            </w:r>
            <w:r>
              <w:rPr>
                <w:color w:val="000000"/>
                <w:szCs w:val="18"/>
              </w:rPr>
              <w:t>. Two consecutive tildes ‘~~’ denote an empty field value.</w:t>
            </w:r>
          </w:p>
          <w:p w14:paraId="198580EA" w14:textId="77777777" w:rsidR="007F0E0D" w:rsidRPr="003A4ED1" w:rsidRDefault="007F0E0D" w:rsidP="00C46382">
            <w:pPr>
              <w:pStyle w:val="BodyTextTable"/>
            </w:pPr>
            <w:r w:rsidRPr="003A4ED1">
              <w:t>New Line Character: EOL (LF)</w:t>
            </w:r>
          </w:p>
          <w:p w14:paraId="31AF4862" w14:textId="77777777" w:rsidR="007F0E0D" w:rsidRDefault="007F0E0D" w:rsidP="00C46382">
            <w:pPr>
              <w:pStyle w:val="BodyTextTable"/>
            </w:pPr>
            <w:r w:rsidRPr="003A4ED1">
              <w:t>Header/trailer record: No such records will be added</w:t>
            </w:r>
            <w:r>
              <w:t>;</w:t>
            </w:r>
            <w:r w:rsidRPr="003A4ED1">
              <w:t xml:space="preserve"> record count will be part of the filename.</w:t>
            </w:r>
          </w:p>
          <w:p w14:paraId="2C7893FF" w14:textId="77777777" w:rsidR="007F0E0D" w:rsidRPr="00237D81" w:rsidRDefault="007F0E0D" w:rsidP="00C46382">
            <w:pPr>
              <w:ind w:left="0"/>
              <w:rPr>
                <w:color w:val="000000"/>
                <w:sz w:val="18"/>
                <w:szCs w:val="18"/>
              </w:rPr>
            </w:pPr>
            <w:r w:rsidRPr="00237D81">
              <w:rPr>
                <w:color w:val="000000"/>
                <w:sz w:val="18"/>
                <w:szCs w:val="18"/>
              </w:rPr>
              <w:t>Common Date format: YYYY-MM-DD</w:t>
            </w:r>
          </w:p>
          <w:p w14:paraId="28D2608D" w14:textId="77777777" w:rsidR="007F0E0D" w:rsidRPr="00237D81" w:rsidRDefault="007F0E0D" w:rsidP="00C46382">
            <w:pPr>
              <w:ind w:left="0"/>
              <w:rPr>
                <w:color w:val="000000"/>
              </w:rPr>
            </w:pPr>
            <w:r w:rsidRPr="00237D81">
              <w:rPr>
                <w:color w:val="000000"/>
                <w:sz w:val="18"/>
                <w:szCs w:val="18"/>
              </w:rPr>
              <w:t>Common Date Time format: YYYY-MM-DD HH24:</w:t>
            </w:r>
            <w:proofErr w:type="gramStart"/>
            <w:r w:rsidRPr="00237D81">
              <w:rPr>
                <w:color w:val="000000"/>
                <w:sz w:val="18"/>
                <w:szCs w:val="18"/>
              </w:rPr>
              <w:t>MM:SS</w:t>
            </w:r>
            <w:proofErr w:type="gramEnd"/>
          </w:p>
        </w:tc>
      </w:tr>
      <w:tr w:rsidR="007F0E0D" w:rsidRPr="003A4ED1" w14:paraId="52388089" w14:textId="77777777" w:rsidTr="00C46382">
        <w:trPr>
          <w:cantSplit/>
          <w:tblHeader/>
        </w:trPr>
        <w:tc>
          <w:tcPr>
            <w:tcW w:w="1290" w:type="pct"/>
            <w:tcBorders>
              <w:bottom w:val="single" w:sz="4" w:space="0" w:color="808080"/>
            </w:tcBorders>
            <w:shd w:val="clear" w:color="auto" w:fill="auto"/>
          </w:tcPr>
          <w:p w14:paraId="7B24DB1E" w14:textId="77777777" w:rsidR="007F0E0D" w:rsidRPr="003A4ED1" w:rsidRDefault="007F0E0D" w:rsidP="00C46382">
            <w:pPr>
              <w:pStyle w:val="BodyTextTable"/>
              <w:rPr>
                <w:b/>
                <w:bCs/>
              </w:rPr>
            </w:pPr>
            <w:r w:rsidRPr="003A4ED1">
              <w:rPr>
                <w:b/>
                <w:bCs/>
              </w:rPr>
              <w:t>File Place</w:t>
            </w:r>
          </w:p>
        </w:tc>
        <w:tc>
          <w:tcPr>
            <w:tcW w:w="3710" w:type="pct"/>
            <w:gridSpan w:val="2"/>
            <w:tcBorders>
              <w:bottom w:val="single" w:sz="4" w:space="0" w:color="808080"/>
            </w:tcBorders>
            <w:shd w:val="clear" w:color="auto" w:fill="auto"/>
          </w:tcPr>
          <w:p w14:paraId="4FF702F0" w14:textId="77777777" w:rsidR="007F0E0D" w:rsidRPr="003A4ED1" w:rsidRDefault="007F0E0D" w:rsidP="00C46382">
            <w:pPr>
              <w:pStyle w:val="BodyTextTable"/>
            </w:pPr>
            <w:r w:rsidRPr="00205C8C">
              <w:t>To be defined during actual integration</w:t>
            </w:r>
          </w:p>
        </w:tc>
      </w:tr>
      <w:tr w:rsidR="007F0E0D" w:rsidRPr="003A4ED1" w14:paraId="3AEE8E5A" w14:textId="77777777" w:rsidTr="00C46382">
        <w:trPr>
          <w:cantSplit/>
          <w:tblHeader/>
        </w:trPr>
        <w:tc>
          <w:tcPr>
            <w:tcW w:w="1290" w:type="pct"/>
            <w:tcBorders>
              <w:bottom w:val="single" w:sz="4" w:space="0" w:color="808080"/>
            </w:tcBorders>
            <w:shd w:val="clear" w:color="auto" w:fill="auto"/>
          </w:tcPr>
          <w:p w14:paraId="5CA7EF52" w14:textId="77777777" w:rsidR="007F0E0D" w:rsidRPr="003A4ED1" w:rsidRDefault="007F0E0D" w:rsidP="00C46382">
            <w:pPr>
              <w:pStyle w:val="BodyTextTable"/>
              <w:rPr>
                <w:b/>
                <w:bCs/>
              </w:rPr>
            </w:pPr>
            <w:r>
              <w:rPr>
                <w:b/>
                <w:bCs/>
              </w:rPr>
              <w:t>User &amp; Password</w:t>
            </w:r>
          </w:p>
        </w:tc>
        <w:tc>
          <w:tcPr>
            <w:tcW w:w="3710" w:type="pct"/>
            <w:gridSpan w:val="2"/>
            <w:tcBorders>
              <w:bottom w:val="single" w:sz="4" w:space="0" w:color="808080"/>
            </w:tcBorders>
            <w:shd w:val="clear" w:color="auto" w:fill="auto"/>
          </w:tcPr>
          <w:p w14:paraId="3194F7AE" w14:textId="77777777" w:rsidR="007F0E0D" w:rsidRPr="00205C8C" w:rsidRDefault="007F0E0D" w:rsidP="00C46382">
            <w:pPr>
              <w:pStyle w:val="BodyTextTable"/>
            </w:pPr>
            <w:r w:rsidRPr="00205C8C">
              <w:t xml:space="preserve">To be </w:t>
            </w:r>
            <w:r>
              <w:t>provided by Amdocs AIA</w:t>
            </w:r>
            <w:r w:rsidRPr="00205C8C">
              <w:t xml:space="preserve"> during actual integration</w:t>
            </w:r>
          </w:p>
        </w:tc>
      </w:tr>
      <w:tr w:rsidR="007F0E0D" w:rsidRPr="003A4ED1" w14:paraId="23983675" w14:textId="77777777" w:rsidTr="00C46382">
        <w:trPr>
          <w:cantSplit/>
          <w:tblHeader/>
        </w:trPr>
        <w:tc>
          <w:tcPr>
            <w:tcW w:w="1290" w:type="pct"/>
            <w:tcBorders>
              <w:bottom w:val="single" w:sz="4" w:space="0" w:color="808080"/>
            </w:tcBorders>
            <w:shd w:val="clear" w:color="auto" w:fill="auto"/>
          </w:tcPr>
          <w:p w14:paraId="6CD7D8C0" w14:textId="77777777" w:rsidR="007F0E0D" w:rsidRPr="003A4ED1" w:rsidRDefault="007F0E0D" w:rsidP="00C46382">
            <w:pPr>
              <w:pStyle w:val="BodyTextTable"/>
              <w:rPr>
                <w:b/>
                <w:bCs/>
              </w:rPr>
            </w:pPr>
            <w:r>
              <w:rPr>
                <w:b/>
                <w:bCs/>
              </w:rPr>
              <w:t>Download Completion Rule</w:t>
            </w:r>
          </w:p>
        </w:tc>
        <w:tc>
          <w:tcPr>
            <w:tcW w:w="3710" w:type="pct"/>
            <w:gridSpan w:val="2"/>
            <w:tcBorders>
              <w:bottom w:val="single" w:sz="4" w:space="0" w:color="808080"/>
            </w:tcBorders>
            <w:shd w:val="clear" w:color="auto" w:fill="auto"/>
          </w:tcPr>
          <w:p w14:paraId="2FA33796" w14:textId="77777777" w:rsidR="007F0E0D" w:rsidRPr="00205C8C" w:rsidRDefault="007F0E0D" w:rsidP="00C46382">
            <w:pPr>
              <w:pStyle w:val="BodyTextTable"/>
            </w:pPr>
            <w:r w:rsidRPr="00B22201">
              <w:rPr>
                <w:color w:val="000000"/>
                <w:szCs w:val="18"/>
              </w:rPr>
              <w:t>When file download was completed successfully, the f</w:t>
            </w:r>
            <w:r w:rsidRPr="005E0AD3">
              <w:rPr>
                <w:color w:val="000000"/>
                <w:szCs w:val="18"/>
              </w:rPr>
              <w:t>ile will be moved to the archive</w:t>
            </w:r>
            <w:r w:rsidRPr="00B22201">
              <w:rPr>
                <w:color w:val="000000"/>
                <w:szCs w:val="18"/>
              </w:rPr>
              <w:t xml:space="preserve"> folder.</w:t>
            </w:r>
          </w:p>
        </w:tc>
      </w:tr>
      <w:tr w:rsidR="007F0E0D" w:rsidRPr="003A4ED1" w14:paraId="1E382CF2" w14:textId="77777777" w:rsidTr="00C46382">
        <w:trPr>
          <w:cantSplit/>
          <w:tblHeader/>
        </w:trPr>
        <w:tc>
          <w:tcPr>
            <w:tcW w:w="1290" w:type="pct"/>
            <w:tcBorders>
              <w:bottom w:val="single" w:sz="4" w:space="0" w:color="808080"/>
            </w:tcBorders>
            <w:shd w:val="clear" w:color="auto" w:fill="auto"/>
          </w:tcPr>
          <w:p w14:paraId="216DEC7D" w14:textId="77777777" w:rsidR="007F0E0D" w:rsidRPr="003A4ED1" w:rsidRDefault="007F0E0D" w:rsidP="00C46382">
            <w:pPr>
              <w:pStyle w:val="BodyTextTable"/>
              <w:keepNext/>
              <w:keepLines/>
              <w:rPr>
                <w:b/>
                <w:bCs/>
              </w:rPr>
            </w:pPr>
            <w:r w:rsidRPr="003A4ED1">
              <w:rPr>
                <w:b/>
                <w:bCs/>
              </w:rPr>
              <w:t>Empty File Rule</w:t>
            </w:r>
          </w:p>
        </w:tc>
        <w:tc>
          <w:tcPr>
            <w:tcW w:w="3710" w:type="pct"/>
            <w:gridSpan w:val="2"/>
            <w:tcBorders>
              <w:bottom w:val="single" w:sz="4" w:space="0" w:color="808080"/>
            </w:tcBorders>
            <w:shd w:val="clear" w:color="auto" w:fill="auto"/>
          </w:tcPr>
          <w:p w14:paraId="111643EA" w14:textId="77777777" w:rsidR="007F0E0D" w:rsidRPr="003A4ED1" w:rsidRDefault="007F0E0D" w:rsidP="00C46382">
            <w:pPr>
              <w:pStyle w:val="BodyTextTable"/>
              <w:keepNext/>
              <w:keepLines/>
              <w:rPr>
                <w:highlight w:val="yellow"/>
              </w:rPr>
            </w:pPr>
            <w:r w:rsidRPr="003A4ED1">
              <w:t>If there is no record to extract</w:t>
            </w:r>
            <w:r>
              <w:t>,</w:t>
            </w:r>
            <w:r w:rsidRPr="003A4ED1">
              <w:t xml:space="preserve"> quit the file processing</w:t>
            </w:r>
            <w:r>
              <w:t xml:space="preserve">. </w:t>
            </w:r>
          </w:p>
        </w:tc>
      </w:tr>
    </w:tbl>
    <w:p w14:paraId="6C20F795" w14:textId="77777777" w:rsidR="007F0E0D" w:rsidRPr="003A4ED1" w:rsidRDefault="007F0E0D" w:rsidP="007F0E0D">
      <w:pPr>
        <w:pStyle w:val="Heading5"/>
      </w:pPr>
      <w:r w:rsidRPr="003A4ED1">
        <w:t>Detail Record</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Grid>
        <w:gridCol w:w="435"/>
        <w:gridCol w:w="1908"/>
        <w:gridCol w:w="1214"/>
        <w:gridCol w:w="2592"/>
        <w:gridCol w:w="1317"/>
        <w:gridCol w:w="949"/>
        <w:gridCol w:w="604"/>
      </w:tblGrid>
      <w:tr w:rsidR="007F0E0D" w:rsidRPr="003A4ED1" w14:paraId="405FFB4D" w14:textId="77777777" w:rsidTr="00C46382">
        <w:trPr>
          <w:cantSplit/>
          <w:trHeight w:val="1178"/>
          <w:tblHeader/>
        </w:trPr>
        <w:tc>
          <w:tcPr>
            <w:tcW w:w="241" w:type="pct"/>
            <w:tcBorders>
              <w:bottom w:val="single" w:sz="4" w:space="0" w:color="808080"/>
            </w:tcBorders>
            <w:shd w:val="clear" w:color="auto" w:fill="626469"/>
            <w:textDirection w:val="tbRl"/>
            <w:vAlign w:val="center"/>
            <w:hideMark/>
          </w:tcPr>
          <w:p w14:paraId="47C70DC2" w14:textId="77777777" w:rsidR="007F0E0D" w:rsidRPr="003A4ED1" w:rsidRDefault="007F0E0D" w:rsidP="00C46382">
            <w:pPr>
              <w:pStyle w:val="HeaderTable"/>
              <w:ind w:left="72" w:right="113"/>
              <w:rPr>
                <w:color w:val="FFFFFF"/>
              </w:rPr>
            </w:pPr>
            <w:r w:rsidRPr="003A4ED1">
              <w:rPr>
                <w:color w:val="FFFFFF"/>
              </w:rPr>
              <w:t xml:space="preserve">Field No. </w:t>
            </w:r>
          </w:p>
        </w:tc>
        <w:tc>
          <w:tcPr>
            <w:tcW w:w="1058" w:type="pct"/>
            <w:tcBorders>
              <w:bottom w:val="single" w:sz="4" w:space="0" w:color="808080"/>
            </w:tcBorders>
            <w:shd w:val="clear" w:color="auto" w:fill="626469"/>
            <w:vAlign w:val="center"/>
            <w:hideMark/>
          </w:tcPr>
          <w:p w14:paraId="3A67A46B" w14:textId="77777777" w:rsidR="007F0E0D" w:rsidRPr="003A4ED1" w:rsidRDefault="007F0E0D" w:rsidP="00C46382">
            <w:pPr>
              <w:pStyle w:val="HeaderTable"/>
              <w:ind w:left="72"/>
              <w:rPr>
                <w:color w:val="FFFFFF"/>
              </w:rPr>
            </w:pPr>
            <w:r w:rsidRPr="003A4ED1">
              <w:rPr>
                <w:color w:val="FFFFFF"/>
              </w:rPr>
              <w:t>Attribute Name</w:t>
            </w:r>
          </w:p>
        </w:tc>
        <w:tc>
          <w:tcPr>
            <w:tcW w:w="673" w:type="pct"/>
            <w:tcBorders>
              <w:bottom w:val="single" w:sz="4" w:space="0" w:color="808080"/>
            </w:tcBorders>
            <w:shd w:val="clear" w:color="auto" w:fill="626469"/>
            <w:vAlign w:val="center"/>
          </w:tcPr>
          <w:p w14:paraId="351B67A7" w14:textId="77777777" w:rsidR="007F0E0D" w:rsidRPr="003A4ED1" w:rsidRDefault="007F0E0D" w:rsidP="00C46382">
            <w:pPr>
              <w:pStyle w:val="HeaderTable"/>
              <w:ind w:left="72"/>
              <w:rPr>
                <w:color w:val="FFFFFF"/>
              </w:rPr>
            </w:pPr>
            <w:r w:rsidRPr="003A4ED1">
              <w:rPr>
                <w:color w:val="FFFFFF"/>
              </w:rPr>
              <w:t>Data Type</w:t>
            </w:r>
          </w:p>
        </w:tc>
        <w:tc>
          <w:tcPr>
            <w:tcW w:w="1437" w:type="pct"/>
            <w:tcBorders>
              <w:bottom w:val="single" w:sz="4" w:space="0" w:color="808080"/>
            </w:tcBorders>
            <w:shd w:val="clear" w:color="auto" w:fill="626469"/>
            <w:vAlign w:val="center"/>
            <w:hideMark/>
          </w:tcPr>
          <w:p w14:paraId="77642FC8" w14:textId="77777777" w:rsidR="007F0E0D" w:rsidRPr="003A4ED1" w:rsidRDefault="007F0E0D" w:rsidP="00C46382">
            <w:pPr>
              <w:pStyle w:val="HeaderTable"/>
              <w:ind w:left="72"/>
              <w:rPr>
                <w:color w:val="FFFFFF"/>
              </w:rPr>
            </w:pPr>
            <w:r w:rsidRPr="003A4ED1">
              <w:rPr>
                <w:color w:val="FFFFFF"/>
              </w:rPr>
              <w:t>Field Description</w:t>
            </w:r>
          </w:p>
        </w:tc>
        <w:tc>
          <w:tcPr>
            <w:tcW w:w="730" w:type="pct"/>
            <w:tcBorders>
              <w:bottom w:val="single" w:sz="4" w:space="0" w:color="808080"/>
            </w:tcBorders>
            <w:shd w:val="clear" w:color="auto" w:fill="626469"/>
            <w:vAlign w:val="center"/>
          </w:tcPr>
          <w:p w14:paraId="5989FBBF" w14:textId="77777777" w:rsidR="007F0E0D" w:rsidRPr="003A4ED1" w:rsidRDefault="007F0E0D" w:rsidP="00C46382">
            <w:pPr>
              <w:pStyle w:val="HeaderTable"/>
              <w:ind w:left="72"/>
              <w:rPr>
                <w:color w:val="FFFFFF"/>
              </w:rPr>
            </w:pPr>
            <w:r w:rsidRPr="003A4ED1">
              <w:rPr>
                <w:color w:val="FFFFFF"/>
              </w:rPr>
              <w:t xml:space="preserve">Example </w:t>
            </w:r>
          </w:p>
        </w:tc>
        <w:tc>
          <w:tcPr>
            <w:tcW w:w="526" w:type="pct"/>
            <w:tcBorders>
              <w:bottom w:val="single" w:sz="4" w:space="0" w:color="808080"/>
            </w:tcBorders>
            <w:shd w:val="clear" w:color="auto" w:fill="626469"/>
            <w:vAlign w:val="center"/>
          </w:tcPr>
          <w:p w14:paraId="1D8BC467" w14:textId="77777777" w:rsidR="007F0E0D" w:rsidRPr="003A4ED1" w:rsidRDefault="007F0E0D" w:rsidP="00C46382">
            <w:pPr>
              <w:pStyle w:val="HeaderTable"/>
              <w:ind w:left="72"/>
              <w:rPr>
                <w:color w:val="FFFFFF"/>
              </w:rPr>
            </w:pPr>
            <w:r>
              <w:rPr>
                <w:color w:val="FFFFFF"/>
              </w:rPr>
              <w:t>Source</w:t>
            </w:r>
          </w:p>
        </w:tc>
        <w:tc>
          <w:tcPr>
            <w:tcW w:w="335" w:type="pct"/>
            <w:tcBorders>
              <w:bottom w:val="single" w:sz="4" w:space="0" w:color="808080"/>
            </w:tcBorders>
            <w:shd w:val="clear" w:color="auto" w:fill="626469"/>
            <w:textDirection w:val="tbRl"/>
            <w:vAlign w:val="center"/>
          </w:tcPr>
          <w:p w14:paraId="15FA5A1E" w14:textId="77777777" w:rsidR="007F0E0D" w:rsidRPr="003A4ED1" w:rsidRDefault="007F0E0D" w:rsidP="00C46382">
            <w:pPr>
              <w:pStyle w:val="HeaderTable"/>
              <w:ind w:left="72" w:right="113"/>
              <w:rPr>
                <w:color w:val="FFFFFF"/>
              </w:rPr>
            </w:pPr>
            <w:r w:rsidRPr="003A4ED1">
              <w:rPr>
                <w:color w:val="FFFFFF"/>
              </w:rPr>
              <w:t>Must be populated</w:t>
            </w:r>
          </w:p>
        </w:tc>
      </w:tr>
      <w:tr w:rsidR="007F0E0D" w:rsidRPr="003A4ED1" w14:paraId="777512EF" w14:textId="77777777" w:rsidTr="00C46382">
        <w:trPr>
          <w:cantSplit/>
        </w:trPr>
        <w:tc>
          <w:tcPr>
            <w:tcW w:w="241" w:type="pct"/>
            <w:tcBorders>
              <w:bottom w:val="single" w:sz="4" w:space="0" w:color="808080"/>
            </w:tcBorders>
            <w:shd w:val="clear" w:color="auto" w:fill="auto"/>
          </w:tcPr>
          <w:p w14:paraId="3D38A0F9" w14:textId="77777777" w:rsidR="007F0E0D" w:rsidRPr="003A4ED1" w:rsidRDefault="007F0E0D" w:rsidP="00C46382">
            <w:pPr>
              <w:pStyle w:val="BodyTextTable"/>
              <w:numPr>
                <w:ilvl w:val="0"/>
                <w:numId w:val="19"/>
              </w:numPr>
              <w:rPr>
                <w:szCs w:val="18"/>
              </w:rPr>
            </w:pPr>
          </w:p>
        </w:tc>
        <w:tc>
          <w:tcPr>
            <w:tcW w:w="1058" w:type="pct"/>
            <w:tcBorders>
              <w:bottom w:val="single" w:sz="4" w:space="0" w:color="808080"/>
            </w:tcBorders>
            <w:shd w:val="clear" w:color="auto" w:fill="auto"/>
          </w:tcPr>
          <w:p w14:paraId="40844ECB" w14:textId="77777777" w:rsidR="007F0E0D" w:rsidRPr="003A4ED1" w:rsidRDefault="007F0E0D" w:rsidP="00C46382">
            <w:pPr>
              <w:pStyle w:val="BodyTextTable"/>
              <w:rPr>
                <w:szCs w:val="18"/>
              </w:rPr>
            </w:pPr>
            <w:r>
              <w:rPr>
                <w:rFonts w:asciiTheme="minorHAnsi" w:hAnsiTheme="minorHAnsi"/>
                <w:szCs w:val="18"/>
              </w:rPr>
              <w:t xml:space="preserve">Billing </w:t>
            </w:r>
            <w:r w:rsidRPr="003A4ED1">
              <w:rPr>
                <w:rFonts w:asciiTheme="minorHAnsi" w:hAnsiTheme="minorHAnsi"/>
                <w:szCs w:val="18"/>
              </w:rPr>
              <w:t>Account ID</w:t>
            </w:r>
          </w:p>
        </w:tc>
        <w:tc>
          <w:tcPr>
            <w:tcW w:w="673" w:type="pct"/>
            <w:tcBorders>
              <w:bottom w:val="single" w:sz="4" w:space="0" w:color="808080"/>
            </w:tcBorders>
            <w:shd w:val="clear" w:color="auto" w:fill="auto"/>
          </w:tcPr>
          <w:p w14:paraId="2ECF8F86" w14:textId="77777777" w:rsidR="007F0E0D" w:rsidRPr="003A4ED1" w:rsidRDefault="007F0E0D" w:rsidP="00C46382">
            <w:pPr>
              <w:pStyle w:val="BodyTextTable"/>
              <w:rPr>
                <w:szCs w:val="18"/>
              </w:rPr>
            </w:pPr>
            <w:r w:rsidRPr="003A4ED1">
              <w:rPr>
                <w:color w:val="000000"/>
                <w:szCs w:val="18"/>
              </w:rPr>
              <w:t>String</w:t>
            </w:r>
          </w:p>
        </w:tc>
        <w:tc>
          <w:tcPr>
            <w:tcW w:w="1437" w:type="pct"/>
            <w:tcBorders>
              <w:bottom w:val="single" w:sz="4" w:space="0" w:color="808080"/>
            </w:tcBorders>
            <w:shd w:val="clear" w:color="auto" w:fill="auto"/>
          </w:tcPr>
          <w:p w14:paraId="6BC1CFFC" w14:textId="77777777" w:rsidR="007F0E0D" w:rsidRPr="003A4ED1" w:rsidRDefault="007F0E0D" w:rsidP="00C46382">
            <w:pPr>
              <w:pStyle w:val="BodyTextTable"/>
              <w:rPr>
                <w:szCs w:val="18"/>
              </w:rPr>
            </w:pPr>
            <w:r>
              <w:rPr>
                <w:szCs w:val="18"/>
              </w:rPr>
              <w:t>The unique account ID in the billing system. Kenan account number.</w:t>
            </w:r>
          </w:p>
        </w:tc>
        <w:tc>
          <w:tcPr>
            <w:tcW w:w="730" w:type="pct"/>
            <w:tcBorders>
              <w:bottom w:val="single" w:sz="4" w:space="0" w:color="808080"/>
            </w:tcBorders>
            <w:shd w:val="clear" w:color="auto" w:fill="auto"/>
          </w:tcPr>
          <w:p w14:paraId="0554DB41" w14:textId="77777777" w:rsidR="007F0E0D" w:rsidRPr="003A4ED1" w:rsidRDefault="007F0E0D" w:rsidP="00C46382">
            <w:pPr>
              <w:pStyle w:val="BodyTextTable"/>
              <w:rPr>
                <w:szCs w:val="18"/>
              </w:rPr>
            </w:pPr>
          </w:p>
        </w:tc>
        <w:tc>
          <w:tcPr>
            <w:tcW w:w="526" w:type="pct"/>
            <w:tcBorders>
              <w:bottom w:val="single" w:sz="4" w:space="0" w:color="808080"/>
            </w:tcBorders>
            <w:shd w:val="clear" w:color="auto" w:fill="auto"/>
          </w:tcPr>
          <w:p w14:paraId="236C04E3" w14:textId="77777777" w:rsidR="007F0E0D" w:rsidRPr="003A4ED1" w:rsidRDefault="007F0E0D" w:rsidP="00C46382">
            <w:pPr>
              <w:pStyle w:val="BodyTextTable"/>
              <w:rPr>
                <w:szCs w:val="18"/>
              </w:rPr>
            </w:pPr>
            <w:r>
              <w:rPr>
                <w:szCs w:val="18"/>
              </w:rPr>
              <w:t>Kenan</w:t>
            </w:r>
          </w:p>
        </w:tc>
        <w:tc>
          <w:tcPr>
            <w:tcW w:w="335" w:type="pct"/>
            <w:tcBorders>
              <w:bottom w:val="single" w:sz="4" w:space="0" w:color="808080"/>
            </w:tcBorders>
            <w:shd w:val="clear" w:color="auto" w:fill="auto"/>
          </w:tcPr>
          <w:p w14:paraId="02043BC1" w14:textId="77777777" w:rsidR="007F0E0D" w:rsidRPr="003A4ED1" w:rsidRDefault="007F0E0D" w:rsidP="00C46382">
            <w:pPr>
              <w:pStyle w:val="BodyTextTable"/>
              <w:rPr>
                <w:szCs w:val="18"/>
              </w:rPr>
            </w:pPr>
            <w:r w:rsidRPr="003A4ED1">
              <w:rPr>
                <w:szCs w:val="18"/>
              </w:rPr>
              <w:t>M</w:t>
            </w:r>
          </w:p>
        </w:tc>
      </w:tr>
      <w:tr w:rsidR="007F0E0D" w:rsidRPr="003A4ED1" w14:paraId="28F653AB" w14:textId="77777777" w:rsidTr="00C46382">
        <w:trPr>
          <w:cantSplit/>
        </w:trPr>
        <w:tc>
          <w:tcPr>
            <w:tcW w:w="241" w:type="pct"/>
            <w:tcBorders>
              <w:bottom w:val="single" w:sz="4" w:space="0" w:color="808080"/>
            </w:tcBorders>
            <w:shd w:val="clear" w:color="auto" w:fill="auto"/>
          </w:tcPr>
          <w:p w14:paraId="61644107" w14:textId="77777777" w:rsidR="007F0E0D" w:rsidRPr="003A4ED1" w:rsidRDefault="007F0E0D" w:rsidP="00C46382">
            <w:pPr>
              <w:pStyle w:val="BodyTextTable"/>
              <w:numPr>
                <w:ilvl w:val="0"/>
                <w:numId w:val="19"/>
              </w:numPr>
              <w:rPr>
                <w:szCs w:val="18"/>
              </w:rPr>
            </w:pPr>
          </w:p>
        </w:tc>
        <w:tc>
          <w:tcPr>
            <w:tcW w:w="1058" w:type="pct"/>
            <w:tcBorders>
              <w:bottom w:val="single" w:sz="4" w:space="0" w:color="808080"/>
            </w:tcBorders>
            <w:shd w:val="clear" w:color="auto" w:fill="auto"/>
          </w:tcPr>
          <w:p w14:paraId="5E1F912B" w14:textId="77777777" w:rsidR="007F0E0D" w:rsidRPr="003A4ED1" w:rsidRDefault="007F0E0D" w:rsidP="00C46382">
            <w:pPr>
              <w:pStyle w:val="BodyTextTable"/>
              <w:rPr>
                <w:szCs w:val="18"/>
              </w:rPr>
            </w:pPr>
            <w:r w:rsidRPr="00B61E64">
              <w:rPr>
                <w:szCs w:val="18"/>
              </w:rPr>
              <w:t>External Customer ID</w:t>
            </w:r>
          </w:p>
        </w:tc>
        <w:tc>
          <w:tcPr>
            <w:tcW w:w="673" w:type="pct"/>
            <w:tcBorders>
              <w:bottom w:val="single" w:sz="4" w:space="0" w:color="808080"/>
            </w:tcBorders>
            <w:shd w:val="clear" w:color="auto" w:fill="auto"/>
          </w:tcPr>
          <w:p w14:paraId="7C110079" w14:textId="77777777" w:rsidR="007F0E0D" w:rsidRPr="003A4ED1" w:rsidRDefault="007F0E0D" w:rsidP="00C46382">
            <w:pPr>
              <w:pStyle w:val="BodyTextTable"/>
              <w:rPr>
                <w:szCs w:val="18"/>
              </w:rPr>
            </w:pPr>
            <w:r>
              <w:rPr>
                <w:szCs w:val="18"/>
              </w:rPr>
              <w:t>String</w:t>
            </w:r>
          </w:p>
        </w:tc>
        <w:tc>
          <w:tcPr>
            <w:tcW w:w="1437" w:type="pct"/>
            <w:tcBorders>
              <w:bottom w:val="single" w:sz="4" w:space="0" w:color="808080"/>
            </w:tcBorders>
            <w:shd w:val="clear" w:color="auto" w:fill="auto"/>
          </w:tcPr>
          <w:p w14:paraId="334C2AB4" w14:textId="77777777" w:rsidR="007F0E0D" w:rsidRDefault="007F0E0D" w:rsidP="00C46382">
            <w:pPr>
              <w:pStyle w:val="BodyTextTable"/>
              <w:rPr>
                <w:color w:val="000000"/>
                <w:szCs w:val="18"/>
              </w:rPr>
            </w:pPr>
            <w:r w:rsidRPr="0003311F">
              <w:rPr>
                <w:color w:val="000000"/>
                <w:szCs w:val="18"/>
              </w:rPr>
              <w:t xml:space="preserve">This serves </w:t>
            </w:r>
            <w:r>
              <w:rPr>
                <w:color w:val="000000"/>
                <w:szCs w:val="18"/>
              </w:rPr>
              <w:t xml:space="preserve">as customer reference for all </w:t>
            </w:r>
            <w:proofErr w:type="spellStart"/>
            <w:r>
              <w:rPr>
                <w:color w:val="000000"/>
                <w:szCs w:val="18"/>
              </w:rPr>
              <w:t>Lo</w:t>
            </w:r>
            <w:r w:rsidRPr="0003311F">
              <w:rPr>
                <w:color w:val="000000"/>
                <w:szCs w:val="18"/>
              </w:rPr>
              <w:t>Bs</w:t>
            </w:r>
            <w:proofErr w:type="spellEnd"/>
            <w:r>
              <w:rPr>
                <w:color w:val="000000"/>
                <w:szCs w:val="18"/>
              </w:rPr>
              <w:t xml:space="preserve">. </w:t>
            </w:r>
            <w:r w:rsidRPr="0003311F">
              <w:rPr>
                <w:color w:val="000000"/>
                <w:szCs w:val="18"/>
              </w:rPr>
              <w:t>Will be used to trace customers with multiple accounts</w:t>
            </w:r>
            <w:r>
              <w:rPr>
                <w:color w:val="000000"/>
                <w:szCs w:val="18"/>
              </w:rPr>
              <w:t>.</w:t>
            </w:r>
          </w:p>
          <w:p w14:paraId="0C0F01E7" w14:textId="77777777" w:rsidR="00E470A2" w:rsidRPr="00566105" w:rsidRDefault="00774AA8" w:rsidP="00C46382">
            <w:pPr>
              <w:pStyle w:val="BodyTextTable"/>
              <w:rPr>
                <w:b/>
                <w:bCs/>
                <w:color w:val="000000"/>
                <w:szCs w:val="18"/>
              </w:rPr>
            </w:pPr>
            <w:r w:rsidRPr="00566105">
              <w:rPr>
                <w:b/>
                <w:bCs/>
                <w:color w:val="000000"/>
                <w:szCs w:val="18"/>
              </w:rPr>
              <w:t>Will not be populated.</w:t>
            </w:r>
          </w:p>
        </w:tc>
        <w:tc>
          <w:tcPr>
            <w:tcW w:w="730" w:type="pct"/>
            <w:tcBorders>
              <w:bottom w:val="single" w:sz="4" w:space="0" w:color="808080"/>
            </w:tcBorders>
            <w:shd w:val="clear" w:color="auto" w:fill="auto"/>
          </w:tcPr>
          <w:p w14:paraId="36C8AB79" w14:textId="77777777" w:rsidR="007F0E0D" w:rsidRPr="003A4ED1" w:rsidRDefault="007F0E0D" w:rsidP="00C46382">
            <w:pPr>
              <w:pStyle w:val="BodyTextTable"/>
              <w:rPr>
                <w:szCs w:val="18"/>
              </w:rPr>
            </w:pPr>
          </w:p>
        </w:tc>
        <w:tc>
          <w:tcPr>
            <w:tcW w:w="526" w:type="pct"/>
            <w:tcBorders>
              <w:bottom w:val="single" w:sz="4" w:space="0" w:color="808080"/>
            </w:tcBorders>
            <w:shd w:val="clear" w:color="auto" w:fill="auto"/>
          </w:tcPr>
          <w:p w14:paraId="4B670F68" w14:textId="77777777" w:rsidR="007F0E0D" w:rsidRPr="003A4ED1" w:rsidRDefault="007F0E0D" w:rsidP="00C46382">
            <w:pPr>
              <w:pStyle w:val="BodyTextTable"/>
              <w:rPr>
                <w:szCs w:val="18"/>
              </w:rPr>
            </w:pPr>
          </w:p>
        </w:tc>
        <w:tc>
          <w:tcPr>
            <w:tcW w:w="335" w:type="pct"/>
            <w:tcBorders>
              <w:bottom w:val="single" w:sz="4" w:space="0" w:color="808080"/>
            </w:tcBorders>
            <w:shd w:val="clear" w:color="auto" w:fill="auto"/>
          </w:tcPr>
          <w:p w14:paraId="4BC6E970" w14:textId="77777777" w:rsidR="007F0E0D" w:rsidRPr="003A4ED1" w:rsidRDefault="007F0E0D" w:rsidP="00C46382">
            <w:pPr>
              <w:pStyle w:val="BodyTextTable"/>
              <w:rPr>
                <w:szCs w:val="18"/>
              </w:rPr>
            </w:pPr>
            <w:r>
              <w:rPr>
                <w:szCs w:val="18"/>
              </w:rPr>
              <w:t>O</w:t>
            </w:r>
          </w:p>
        </w:tc>
      </w:tr>
      <w:tr w:rsidR="007F0E0D" w:rsidRPr="003A4ED1" w14:paraId="60FBCE9C" w14:textId="77777777" w:rsidTr="00C46382">
        <w:trPr>
          <w:cantSplit/>
        </w:trPr>
        <w:tc>
          <w:tcPr>
            <w:tcW w:w="241" w:type="pct"/>
            <w:tcBorders>
              <w:bottom w:val="single" w:sz="4" w:space="0" w:color="808080"/>
            </w:tcBorders>
            <w:shd w:val="clear" w:color="auto" w:fill="auto"/>
          </w:tcPr>
          <w:p w14:paraId="0CF482C4" w14:textId="77777777" w:rsidR="007F0E0D" w:rsidRPr="003A4ED1" w:rsidRDefault="007F0E0D" w:rsidP="00C46382">
            <w:pPr>
              <w:pStyle w:val="BodyTextTable"/>
              <w:numPr>
                <w:ilvl w:val="0"/>
                <w:numId w:val="19"/>
              </w:numPr>
              <w:rPr>
                <w:szCs w:val="18"/>
              </w:rPr>
            </w:pPr>
          </w:p>
        </w:tc>
        <w:tc>
          <w:tcPr>
            <w:tcW w:w="1058" w:type="pct"/>
            <w:tcBorders>
              <w:bottom w:val="single" w:sz="4" w:space="0" w:color="808080"/>
            </w:tcBorders>
            <w:shd w:val="clear" w:color="auto" w:fill="auto"/>
          </w:tcPr>
          <w:p w14:paraId="1B496329" w14:textId="77777777" w:rsidR="007F0E0D" w:rsidRPr="00B61E64" w:rsidRDefault="007F0E0D" w:rsidP="00C46382">
            <w:pPr>
              <w:pStyle w:val="BodyTextTable"/>
              <w:rPr>
                <w:szCs w:val="18"/>
              </w:rPr>
            </w:pPr>
            <w:r w:rsidRPr="00B61E64">
              <w:rPr>
                <w:szCs w:val="18"/>
              </w:rPr>
              <w:t>External Loyalty ID</w:t>
            </w:r>
          </w:p>
        </w:tc>
        <w:tc>
          <w:tcPr>
            <w:tcW w:w="673" w:type="pct"/>
            <w:tcBorders>
              <w:bottom w:val="single" w:sz="4" w:space="0" w:color="808080"/>
            </w:tcBorders>
            <w:shd w:val="clear" w:color="auto" w:fill="auto"/>
          </w:tcPr>
          <w:p w14:paraId="696DDA15" w14:textId="77777777" w:rsidR="007F0E0D" w:rsidRDefault="007F0E0D" w:rsidP="00C46382">
            <w:pPr>
              <w:pStyle w:val="BodyTextTable"/>
              <w:rPr>
                <w:szCs w:val="18"/>
              </w:rPr>
            </w:pPr>
            <w:r>
              <w:rPr>
                <w:szCs w:val="18"/>
              </w:rPr>
              <w:t>String</w:t>
            </w:r>
          </w:p>
        </w:tc>
        <w:tc>
          <w:tcPr>
            <w:tcW w:w="1437" w:type="pct"/>
            <w:tcBorders>
              <w:bottom w:val="single" w:sz="4" w:space="0" w:color="808080"/>
            </w:tcBorders>
            <w:shd w:val="clear" w:color="auto" w:fill="auto"/>
          </w:tcPr>
          <w:p w14:paraId="36544EB1" w14:textId="77777777" w:rsidR="007F0E0D" w:rsidRDefault="007F0E0D" w:rsidP="00C46382">
            <w:pPr>
              <w:pStyle w:val="BodyTextTable"/>
              <w:rPr>
                <w:color w:val="000000"/>
                <w:szCs w:val="18"/>
              </w:rPr>
            </w:pPr>
            <w:r w:rsidRPr="00B61E64">
              <w:rPr>
                <w:color w:val="000000"/>
                <w:szCs w:val="18"/>
              </w:rPr>
              <w:t>This serves as customer reference for all LOBs (Line of Businesses)</w:t>
            </w:r>
            <w:r>
              <w:rPr>
                <w:color w:val="000000"/>
                <w:szCs w:val="18"/>
              </w:rPr>
              <w:t xml:space="preserve"> from loyalty system</w:t>
            </w:r>
            <w:r w:rsidRPr="00B61E64">
              <w:rPr>
                <w:color w:val="000000"/>
                <w:szCs w:val="18"/>
              </w:rPr>
              <w:t>. Will be used to trace customers with multiple accounts</w:t>
            </w:r>
          </w:p>
          <w:p w14:paraId="5B5BA7D4" w14:textId="77777777" w:rsidR="00E470A2" w:rsidRPr="00566105" w:rsidRDefault="00774AA8" w:rsidP="00C46382">
            <w:pPr>
              <w:pStyle w:val="BodyTextTable"/>
              <w:rPr>
                <w:b/>
                <w:bCs/>
                <w:color w:val="000000"/>
                <w:szCs w:val="18"/>
              </w:rPr>
            </w:pPr>
            <w:r w:rsidRPr="00566105">
              <w:rPr>
                <w:b/>
                <w:bCs/>
                <w:color w:val="000000"/>
                <w:szCs w:val="18"/>
              </w:rPr>
              <w:t>Will not be populated.</w:t>
            </w:r>
          </w:p>
        </w:tc>
        <w:tc>
          <w:tcPr>
            <w:tcW w:w="730" w:type="pct"/>
            <w:tcBorders>
              <w:bottom w:val="single" w:sz="4" w:space="0" w:color="808080"/>
            </w:tcBorders>
            <w:shd w:val="clear" w:color="auto" w:fill="auto"/>
          </w:tcPr>
          <w:p w14:paraId="66424D73" w14:textId="77777777" w:rsidR="007F0E0D" w:rsidRPr="003A4ED1" w:rsidRDefault="007F0E0D" w:rsidP="00C46382">
            <w:pPr>
              <w:pStyle w:val="BodyTextTable"/>
              <w:rPr>
                <w:szCs w:val="18"/>
              </w:rPr>
            </w:pPr>
          </w:p>
        </w:tc>
        <w:tc>
          <w:tcPr>
            <w:tcW w:w="526" w:type="pct"/>
            <w:tcBorders>
              <w:bottom w:val="single" w:sz="4" w:space="0" w:color="808080"/>
            </w:tcBorders>
            <w:shd w:val="clear" w:color="auto" w:fill="auto"/>
          </w:tcPr>
          <w:p w14:paraId="18A22207" w14:textId="77777777" w:rsidR="007F0E0D" w:rsidRPr="003A4ED1" w:rsidRDefault="007F0E0D" w:rsidP="00C46382">
            <w:pPr>
              <w:pStyle w:val="BodyTextTable"/>
              <w:rPr>
                <w:szCs w:val="18"/>
              </w:rPr>
            </w:pPr>
            <w:r>
              <w:rPr>
                <w:szCs w:val="18"/>
              </w:rPr>
              <w:t>MVP Rewards</w:t>
            </w:r>
          </w:p>
        </w:tc>
        <w:tc>
          <w:tcPr>
            <w:tcW w:w="335" w:type="pct"/>
            <w:tcBorders>
              <w:bottom w:val="single" w:sz="4" w:space="0" w:color="808080"/>
            </w:tcBorders>
            <w:shd w:val="clear" w:color="auto" w:fill="auto"/>
          </w:tcPr>
          <w:p w14:paraId="1F001394" w14:textId="77777777" w:rsidR="007F0E0D" w:rsidRDefault="007F0E0D" w:rsidP="00C46382">
            <w:pPr>
              <w:pStyle w:val="BodyTextTable"/>
              <w:rPr>
                <w:szCs w:val="18"/>
              </w:rPr>
            </w:pPr>
            <w:r>
              <w:rPr>
                <w:szCs w:val="18"/>
              </w:rPr>
              <w:t>O</w:t>
            </w:r>
          </w:p>
        </w:tc>
      </w:tr>
      <w:tr w:rsidR="007F0E0D" w:rsidRPr="003A4ED1" w14:paraId="63A5A34A" w14:textId="77777777" w:rsidTr="00C46382">
        <w:trPr>
          <w:cantSplit/>
        </w:trPr>
        <w:tc>
          <w:tcPr>
            <w:tcW w:w="241" w:type="pct"/>
            <w:shd w:val="clear" w:color="auto" w:fill="auto"/>
          </w:tcPr>
          <w:p w14:paraId="37321934" w14:textId="77777777" w:rsidR="007F0E0D" w:rsidRPr="003A4ED1" w:rsidRDefault="007F0E0D" w:rsidP="00C46382">
            <w:pPr>
              <w:pStyle w:val="BodyTextTable"/>
              <w:numPr>
                <w:ilvl w:val="0"/>
                <w:numId w:val="19"/>
              </w:numPr>
              <w:rPr>
                <w:szCs w:val="18"/>
              </w:rPr>
            </w:pPr>
          </w:p>
        </w:tc>
        <w:tc>
          <w:tcPr>
            <w:tcW w:w="1058" w:type="pct"/>
            <w:shd w:val="clear" w:color="auto" w:fill="auto"/>
          </w:tcPr>
          <w:p w14:paraId="17FDB443" w14:textId="77777777" w:rsidR="007F0E0D" w:rsidRDefault="007F0E0D" w:rsidP="00C46382">
            <w:pPr>
              <w:pStyle w:val="BodyTextTable"/>
            </w:pPr>
            <w:r>
              <w:t>CBR</w:t>
            </w:r>
          </w:p>
        </w:tc>
        <w:tc>
          <w:tcPr>
            <w:tcW w:w="673" w:type="pct"/>
            <w:shd w:val="clear" w:color="auto" w:fill="auto"/>
          </w:tcPr>
          <w:p w14:paraId="7AF9360B" w14:textId="77777777" w:rsidR="007F0E0D" w:rsidRDefault="007F0E0D" w:rsidP="00C46382">
            <w:pPr>
              <w:pStyle w:val="BodyTextTable"/>
            </w:pPr>
            <w:r>
              <w:t>List of String</w:t>
            </w:r>
          </w:p>
        </w:tc>
        <w:tc>
          <w:tcPr>
            <w:tcW w:w="1437" w:type="pct"/>
            <w:shd w:val="clear" w:color="auto" w:fill="auto"/>
          </w:tcPr>
          <w:p w14:paraId="459B3DAE" w14:textId="77777777" w:rsidR="007F0E0D" w:rsidRDefault="007F0E0D" w:rsidP="00C46382">
            <w:pPr>
              <w:pStyle w:val="BodyTextTable"/>
            </w:pPr>
            <w:r w:rsidRPr="0034587C">
              <w:t>For PLDT customers, this is the contact number</w:t>
            </w:r>
            <w:r>
              <w:t>\s</w:t>
            </w:r>
            <w:r w:rsidRPr="0034587C">
              <w:t xml:space="preserve"> submitted with the Service Application </w:t>
            </w:r>
            <w:r>
              <w:t>f</w:t>
            </w:r>
            <w:r w:rsidRPr="0034587C">
              <w:t>orm. Can be mobile (Smart or Competitor) or landline</w:t>
            </w:r>
            <w:r>
              <w:t>. Comma delimited</w:t>
            </w:r>
          </w:p>
          <w:p w14:paraId="6F9A1573" w14:textId="77777777" w:rsidR="006E698A" w:rsidRPr="0034587C" w:rsidRDefault="006E698A" w:rsidP="00C46382">
            <w:pPr>
              <w:pStyle w:val="BodyTextTable"/>
            </w:pPr>
            <w:r w:rsidRPr="00C53DF2">
              <w:rPr>
                <w:b/>
                <w:bCs/>
                <w:color w:val="000000"/>
                <w:szCs w:val="18"/>
              </w:rPr>
              <w:t>Will not be populated.</w:t>
            </w:r>
          </w:p>
        </w:tc>
        <w:tc>
          <w:tcPr>
            <w:tcW w:w="730" w:type="pct"/>
            <w:shd w:val="clear" w:color="auto" w:fill="auto"/>
          </w:tcPr>
          <w:p w14:paraId="0535C36F" w14:textId="77777777" w:rsidR="007F0E0D" w:rsidRPr="00DA31B9" w:rsidRDefault="007F0E0D" w:rsidP="00C46382">
            <w:pPr>
              <w:pStyle w:val="BodyTextTable"/>
            </w:pPr>
          </w:p>
        </w:tc>
        <w:tc>
          <w:tcPr>
            <w:tcW w:w="526" w:type="pct"/>
            <w:shd w:val="clear" w:color="auto" w:fill="auto"/>
          </w:tcPr>
          <w:p w14:paraId="7A97271A" w14:textId="1263DA7B" w:rsidR="007F0E0D" w:rsidRPr="00DA31B9" w:rsidRDefault="007F0E0D" w:rsidP="00C46382">
            <w:pPr>
              <w:pStyle w:val="BodyTextTable"/>
            </w:pPr>
          </w:p>
        </w:tc>
        <w:tc>
          <w:tcPr>
            <w:tcW w:w="335" w:type="pct"/>
            <w:shd w:val="clear" w:color="auto" w:fill="auto"/>
          </w:tcPr>
          <w:p w14:paraId="13C40FFA" w14:textId="77777777" w:rsidR="007F0E0D" w:rsidRDefault="007F0E0D" w:rsidP="00C46382">
            <w:pPr>
              <w:pStyle w:val="BodyTextTable"/>
            </w:pPr>
            <w:r>
              <w:t>O</w:t>
            </w:r>
          </w:p>
        </w:tc>
      </w:tr>
      <w:tr w:rsidR="007F0E0D" w:rsidRPr="003A4ED1" w14:paraId="565EA10C" w14:textId="77777777" w:rsidTr="00C46382">
        <w:trPr>
          <w:cantSplit/>
        </w:trPr>
        <w:tc>
          <w:tcPr>
            <w:tcW w:w="241" w:type="pct"/>
            <w:shd w:val="clear" w:color="auto" w:fill="auto"/>
          </w:tcPr>
          <w:p w14:paraId="647633EF" w14:textId="77777777" w:rsidR="007F0E0D" w:rsidRPr="003A4ED1" w:rsidRDefault="007F0E0D" w:rsidP="00C46382">
            <w:pPr>
              <w:pStyle w:val="BodyTextTable"/>
              <w:numPr>
                <w:ilvl w:val="0"/>
                <w:numId w:val="19"/>
              </w:numPr>
              <w:rPr>
                <w:szCs w:val="18"/>
              </w:rPr>
            </w:pPr>
          </w:p>
        </w:tc>
        <w:tc>
          <w:tcPr>
            <w:tcW w:w="1058" w:type="pct"/>
            <w:shd w:val="clear" w:color="auto" w:fill="auto"/>
          </w:tcPr>
          <w:p w14:paraId="25B340CD" w14:textId="77777777" w:rsidR="007F0E0D" w:rsidRDefault="007F0E0D" w:rsidP="00C46382">
            <w:pPr>
              <w:pStyle w:val="BodyTextTable"/>
            </w:pPr>
            <w:r>
              <w:t>TIN</w:t>
            </w:r>
          </w:p>
        </w:tc>
        <w:tc>
          <w:tcPr>
            <w:tcW w:w="673" w:type="pct"/>
            <w:shd w:val="clear" w:color="auto" w:fill="auto"/>
          </w:tcPr>
          <w:p w14:paraId="68C9BE4E" w14:textId="77777777" w:rsidR="007F0E0D" w:rsidRDefault="007F0E0D" w:rsidP="00C46382">
            <w:pPr>
              <w:pStyle w:val="BodyTextTable"/>
            </w:pPr>
            <w:r>
              <w:t>String</w:t>
            </w:r>
          </w:p>
        </w:tc>
        <w:tc>
          <w:tcPr>
            <w:tcW w:w="1437" w:type="pct"/>
            <w:shd w:val="clear" w:color="auto" w:fill="auto"/>
          </w:tcPr>
          <w:p w14:paraId="1114F182" w14:textId="77777777" w:rsidR="007F0E0D" w:rsidRDefault="007F0E0D" w:rsidP="00C46382">
            <w:pPr>
              <w:pStyle w:val="BodyTextTable"/>
            </w:pPr>
            <w:r w:rsidRPr="0034587C">
              <w:t xml:space="preserve">Government ID Number </w:t>
            </w:r>
            <w:r>
              <w:t>requested</w:t>
            </w:r>
            <w:r w:rsidRPr="0034587C">
              <w:t xml:space="preserve"> during service application (present for PLDT and Smart)</w:t>
            </w:r>
            <w:r>
              <w:t>.</w:t>
            </w:r>
          </w:p>
          <w:p w14:paraId="1E969B44" w14:textId="17BB5DE5" w:rsidR="00B2290F" w:rsidRPr="0034587C" w:rsidRDefault="00B2290F" w:rsidP="00C46382">
            <w:pPr>
              <w:pStyle w:val="BodyTextTable"/>
            </w:pPr>
            <w:r w:rsidRPr="00C53DF2">
              <w:rPr>
                <w:b/>
                <w:bCs/>
                <w:color w:val="000000"/>
                <w:szCs w:val="18"/>
              </w:rPr>
              <w:t>Will not be populated.</w:t>
            </w:r>
          </w:p>
        </w:tc>
        <w:tc>
          <w:tcPr>
            <w:tcW w:w="730" w:type="pct"/>
            <w:shd w:val="clear" w:color="auto" w:fill="auto"/>
          </w:tcPr>
          <w:p w14:paraId="12CF4CE2" w14:textId="77777777" w:rsidR="007F0E0D" w:rsidRPr="00DA31B9" w:rsidRDefault="007F0E0D" w:rsidP="00C46382">
            <w:pPr>
              <w:pStyle w:val="BodyTextTable"/>
            </w:pPr>
          </w:p>
        </w:tc>
        <w:tc>
          <w:tcPr>
            <w:tcW w:w="526" w:type="pct"/>
            <w:shd w:val="clear" w:color="auto" w:fill="auto"/>
          </w:tcPr>
          <w:p w14:paraId="35C53106" w14:textId="1BC14A59" w:rsidR="007F0E0D" w:rsidRPr="00DA31B9" w:rsidRDefault="007F0E0D" w:rsidP="00C46382">
            <w:pPr>
              <w:pStyle w:val="BodyTextTable"/>
            </w:pPr>
          </w:p>
        </w:tc>
        <w:tc>
          <w:tcPr>
            <w:tcW w:w="335" w:type="pct"/>
            <w:shd w:val="clear" w:color="auto" w:fill="auto"/>
          </w:tcPr>
          <w:p w14:paraId="68F6927C" w14:textId="77777777" w:rsidR="007F0E0D" w:rsidRDefault="007F0E0D" w:rsidP="00C46382">
            <w:pPr>
              <w:pStyle w:val="BodyTextTable"/>
            </w:pPr>
            <w:r>
              <w:t>O</w:t>
            </w:r>
          </w:p>
        </w:tc>
      </w:tr>
      <w:tr w:rsidR="007F0E0D" w:rsidRPr="003A4ED1" w14:paraId="6D3B4255" w14:textId="77777777" w:rsidTr="00C46382">
        <w:trPr>
          <w:cantSplit/>
        </w:trPr>
        <w:tc>
          <w:tcPr>
            <w:tcW w:w="241" w:type="pct"/>
            <w:shd w:val="clear" w:color="auto" w:fill="auto"/>
          </w:tcPr>
          <w:p w14:paraId="075528D2" w14:textId="77777777" w:rsidR="007F0E0D" w:rsidRPr="003A4ED1" w:rsidRDefault="007F0E0D" w:rsidP="00C46382">
            <w:pPr>
              <w:pStyle w:val="BodyTextTable"/>
              <w:numPr>
                <w:ilvl w:val="0"/>
                <w:numId w:val="19"/>
              </w:numPr>
              <w:rPr>
                <w:szCs w:val="18"/>
              </w:rPr>
            </w:pPr>
          </w:p>
        </w:tc>
        <w:tc>
          <w:tcPr>
            <w:tcW w:w="1058" w:type="pct"/>
            <w:shd w:val="clear" w:color="auto" w:fill="auto"/>
          </w:tcPr>
          <w:p w14:paraId="690BC37F" w14:textId="77777777" w:rsidR="007F0E0D" w:rsidRDefault="007F0E0D" w:rsidP="00C46382">
            <w:pPr>
              <w:pStyle w:val="BodyTextTable"/>
            </w:pPr>
            <w:r>
              <w:t>Home Address Street</w:t>
            </w:r>
          </w:p>
        </w:tc>
        <w:tc>
          <w:tcPr>
            <w:tcW w:w="673" w:type="pct"/>
            <w:shd w:val="clear" w:color="auto" w:fill="auto"/>
          </w:tcPr>
          <w:p w14:paraId="0357DCB8" w14:textId="77777777" w:rsidR="007F0E0D" w:rsidRDefault="007F0E0D" w:rsidP="00C46382">
            <w:pPr>
              <w:pStyle w:val="BodyTextTable"/>
            </w:pPr>
            <w:r>
              <w:t>String</w:t>
            </w:r>
          </w:p>
        </w:tc>
        <w:tc>
          <w:tcPr>
            <w:tcW w:w="1437" w:type="pct"/>
            <w:shd w:val="clear" w:color="auto" w:fill="auto"/>
          </w:tcPr>
          <w:p w14:paraId="5CBB42CD" w14:textId="77777777" w:rsidR="007F0E0D" w:rsidRDefault="007F0E0D" w:rsidP="00C46382">
            <w:pPr>
              <w:pStyle w:val="BodyTextTable"/>
              <w:rPr>
                <w:szCs w:val="18"/>
              </w:rPr>
            </w:pPr>
            <w:r w:rsidRPr="005A3BD3">
              <w:t>Account home street name</w:t>
            </w:r>
            <w:r>
              <w:rPr>
                <w:szCs w:val="18"/>
              </w:rPr>
              <w:t>. Will be always empty due to privacy regulations</w:t>
            </w:r>
          </w:p>
          <w:p w14:paraId="16FEA903"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42A69934" w14:textId="77777777" w:rsidR="007F0E0D" w:rsidRPr="00DA31B9" w:rsidRDefault="007F0E0D" w:rsidP="00C46382">
            <w:pPr>
              <w:pStyle w:val="BodyTextTable"/>
            </w:pPr>
          </w:p>
        </w:tc>
        <w:tc>
          <w:tcPr>
            <w:tcW w:w="526" w:type="pct"/>
            <w:shd w:val="clear" w:color="auto" w:fill="auto"/>
          </w:tcPr>
          <w:p w14:paraId="0C5033D0" w14:textId="614DEB82" w:rsidR="007F0E0D" w:rsidRPr="00DA31B9" w:rsidRDefault="007F0E0D" w:rsidP="00C46382">
            <w:pPr>
              <w:pStyle w:val="BodyTextTable"/>
            </w:pPr>
          </w:p>
        </w:tc>
        <w:tc>
          <w:tcPr>
            <w:tcW w:w="335" w:type="pct"/>
            <w:shd w:val="clear" w:color="auto" w:fill="auto"/>
          </w:tcPr>
          <w:p w14:paraId="7BE076D2" w14:textId="77777777" w:rsidR="007F0E0D" w:rsidRDefault="007F0E0D" w:rsidP="00C46382">
            <w:pPr>
              <w:pStyle w:val="BodyTextTable"/>
            </w:pPr>
            <w:r w:rsidRPr="00951937">
              <w:t>O</w:t>
            </w:r>
          </w:p>
        </w:tc>
      </w:tr>
      <w:tr w:rsidR="007F0E0D" w:rsidRPr="003A4ED1" w14:paraId="37D0D434" w14:textId="77777777" w:rsidTr="00C46382">
        <w:trPr>
          <w:cantSplit/>
        </w:trPr>
        <w:tc>
          <w:tcPr>
            <w:tcW w:w="241" w:type="pct"/>
            <w:shd w:val="clear" w:color="auto" w:fill="auto"/>
          </w:tcPr>
          <w:p w14:paraId="156CB463" w14:textId="77777777" w:rsidR="007F0E0D" w:rsidRPr="003A4ED1" w:rsidRDefault="007F0E0D" w:rsidP="00C46382">
            <w:pPr>
              <w:pStyle w:val="BodyTextTable"/>
              <w:numPr>
                <w:ilvl w:val="0"/>
                <w:numId w:val="19"/>
              </w:numPr>
              <w:rPr>
                <w:szCs w:val="18"/>
              </w:rPr>
            </w:pPr>
          </w:p>
        </w:tc>
        <w:tc>
          <w:tcPr>
            <w:tcW w:w="1058" w:type="pct"/>
            <w:shd w:val="clear" w:color="auto" w:fill="auto"/>
          </w:tcPr>
          <w:p w14:paraId="0650F709" w14:textId="77777777" w:rsidR="007F0E0D" w:rsidRDefault="007F0E0D" w:rsidP="00C46382">
            <w:pPr>
              <w:pStyle w:val="BodyTextTable"/>
            </w:pPr>
            <w:r>
              <w:t>Home Address City</w:t>
            </w:r>
          </w:p>
        </w:tc>
        <w:tc>
          <w:tcPr>
            <w:tcW w:w="673" w:type="pct"/>
            <w:shd w:val="clear" w:color="auto" w:fill="auto"/>
          </w:tcPr>
          <w:p w14:paraId="6B21C92B" w14:textId="77777777" w:rsidR="007F0E0D" w:rsidRDefault="007F0E0D" w:rsidP="00C46382">
            <w:pPr>
              <w:pStyle w:val="BodyTextTable"/>
            </w:pPr>
            <w:r>
              <w:t>String</w:t>
            </w:r>
          </w:p>
        </w:tc>
        <w:tc>
          <w:tcPr>
            <w:tcW w:w="1437" w:type="pct"/>
            <w:shd w:val="clear" w:color="auto" w:fill="auto"/>
          </w:tcPr>
          <w:p w14:paraId="0A2F599B" w14:textId="77777777" w:rsidR="007F0E0D" w:rsidRDefault="007F0E0D" w:rsidP="00C46382">
            <w:pPr>
              <w:pStyle w:val="BodyTextTable"/>
            </w:pPr>
            <w:r w:rsidRPr="005A3BD3">
              <w:t xml:space="preserve">Account </w:t>
            </w:r>
            <w:r>
              <w:t xml:space="preserve">home address </w:t>
            </w:r>
            <w:r w:rsidRPr="005A3BD3">
              <w:t>city</w:t>
            </w:r>
          </w:p>
          <w:p w14:paraId="558D40D6"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26FD2E0E" w14:textId="77777777" w:rsidR="007F0E0D" w:rsidRPr="00DA31B9" w:rsidRDefault="007F0E0D" w:rsidP="00C46382">
            <w:pPr>
              <w:pStyle w:val="BodyTextTable"/>
            </w:pPr>
          </w:p>
        </w:tc>
        <w:tc>
          <w:tcPr>
            <w:tcW w:w="526" w:type="pct"/>
            <w:shd w:val="clear" w:color="auto" w:fill="auto"/>
          </w:tcPr>
          <w:p w14:paraId="59DCA088" w14:textId="0550B664" w:rsidR="007F0E0D" w:rsidRPr="00DA31B9" w:rsidRDefault="007F0E0D" w:rsidP="00C46382">
            <w:pPr>
              <w:pStyle w:val="BodyTextTable"/>
            </w:pPr>
          </w:p>
        </w:tc>
        <w:tc>
          <w:tcPr>
            <w:tcW w:w="335" w:type="pct"/>
            <w:shd w:val="clear" w:color="auto" w:fill="auto"/>
          </w:tcPr>
          <w:p w14:paraId="00076C42" w14:textId="77777777" w:rsidR="007F0E0D" w:rsidRDefault="007F0E0D" w:rsidP="00C46382">
            <w:pPr>
              <w:pStyle w:val="BodyTextTable"/>
            </w:pPr>
            <w:r w:rsidRPr="00951937">
              <w:t>O</w:t>
            </w:r>
          </w:p>
        </w:tc>
      </w:tr>
      <w:tr w:rsidR="007F0E0D" w:rsidRPr="003A4ED1" w14:paraId="37FA3873" w14:textId="77777777" w:rsidTr="00C46382">
        <w:trPr>
          <w:cantSplit/>
        </w:trPr>
        <w:tc>
          <w:tcPr>
            <w:tcW w:w="241" w:type="pct"/>
            <w:shd w:val="clear" w:color="auto" w:fill="auto"/>
          </w:tcPr>
          <w:p w14:paraId="61699985" w14:textId="77777777" w:rsidR="007F0E0D" w:rsidRPr="003A4ED1" w:rsidRDefault="007F0E0D" w:rsidP="00C46382">
            <w:pPr>
              <w:pStyle w:val="BodyTextTable"/>
              <w:numPr>
                <w:ilvl w:val="0"/>
                <w:numId w:val="19"/>
              </w:numPr>
              <w:rPr>
                <w:szCs w:val="18"/>
              </w:rPr>
            </w:pPr>
          </w:p>
        </w:tc>
        <w:tc>
          <w:tcPr>
            <w:tcW w:w="1058" w:type="pct"/>
            <w:shd w:val="clear" w:color="auto" w:fill="auto"/>
          </w:tcPr>
          <w:p w14:paraId="2B33677F" w14:textId="77777777" w:rsidR="007F0E0D" w:rsidRDefault="007F0E0D" w:rsidP="00C46382">
            <w:pPr>
              <w:pStyle w:val="BodyTextTable"/>
            </w:pPr>
            <w:r>
              <w:t>Home Address Zip Code</w:t>
            </w:r>
          </w:p>
        </w:tc>
        <w:tc>
          <w:tcPr>
            <w:tcW w:w="673" w:type="pct"/>
            <w:shd w:val="clear" w:color="auto" w:fill="auto"/>
          </w:tcPr>
          <w:p w14:paraId="6E16475B" w14:textId="77777777" w:rsidR="007F0E0D" w:rsidRDefault="007F0E0D" w:rsidP="00C46382">
            <w:pPr>
              <w:pStyle w:val="BodyTextTable"/>
            </w:pPr>
            <w:r>
              <w:t>String</w:t>
            </w:r>
          </w:p>
        </w:tc>
        <w:tc>
          <w:tcPr>
            <w:tcW w:w="1437" w:type="pct"/>
            <w:shd w:val="clear" w:color="auto" w:fill="auto"/>
          </w:tcPr>
          <w:p w14:paraId="67BC4E31" w14:textId="77777777" w:rsidR="007F0E0D" w:rsidRDefault="007F0E0D" w:rsidP="00C46382">
            <w:pPr>
              <w:pStyle w:val="BodyTextTable"/>
            </w:pPr>
            <w:r>
              <w:t>Account home address zip code</w:t>
            </w:r>
          </w:p>
          <w:p w14:paraId="3E108970"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1B756D26" w14:textId="77777777" w:rsidR="007F0E0D" w:rsidRPr="00DA31B9" w:rsidRDefault="007F0E0D" w:rsidP="00C46382">
            <w:pPr>
              <w:pStyle w:val="BodyTextTable"/>
            </w:pPr>
          </w:p>
        </w:tc>
        <w:tc>
          <w:tcPr>
            <w:tcW w:w="526" w:type="pct"/>
            <w:shd w:val="clear" w:color="auto" w:fill="auto"/>
          </w:tcPr>
          <w:p w14:paraId="02E90E05" w14:textId="0471DDD8" w:rsidR="007F0E0D" w:rsidRPr="00DA31B9" w:rsidRDefault="007F0E0D" w:rsidP="00C46382">
            <w:pPr>
              <w:pStyle w:val="BodyTextTable"/>
            </w:pPr>
          </w:p>
        </w:tc>
        <w:tc>
          <w:tcPr>
            <w:tcW w:w="335" w:type="pct"/>
            <w:shd w:val="clear" w:color="auto" w:fill="auto"/>
          </w:tcPr>
          <w:p w14:paraId="41CB86AB" w14:textId="77777777" w:rsidR="007F0E0D" w:rsidRDefault="007F0E0D" w:rsidP="00C46382">
            <w:pPr>
              <w:pStyle w:val="BodyTextTable"/>
            </w:pPr>
            <w:r w:rsidRPr="00951937">
              <w:t>O</w:t>
            </w:r>
          </w:p>
        </w:tc>
      </w:tr>
      <w:tr w:rsidR="007F0E0D" w:rsidRPr="003A4ED1" w14:paraId="095B3452" w14:textId="77777777" w:rsidTr="00C46382">
        <w:trPr>
          <w:cantSplit/>
        </w:trPr>
        <w:tc>
          <w:tcPr>
            <w:tcW w:w="241" w:type="pct"/>
            <w:shd w:val="clear" w:color="auto" w:fill="auto"/>
          </w:tcPr>
          <w:p w14:paraId="15545498" w14:textId="77777777" w:rsidR="007F0E0D" w:rsidRPr="003A4ED1" w:rsidRDefault="007F0E0D" w:rsidP="00C46382">
            <w:pPr>
              <w:pStyle w:val="BodyTextTable"/>
              <w:numPr>
                <w:ilvl w:val="0"/>
                <w:numId w:val="19"/>
              </w:numPr>
              <w:rPr>
                <w:szCs w:val="18"/>
              </w:rPr>
            </w:pPr>
          </w:p>
        </w:tc>
        <w:tc>
          <w:tcPr>
            <w:tcW w:w="1058" w:type="pct"/>
            <w:shd w:val="clear" w:color="auto" w:fill="auto"/>
          </w:tcPr>
          <w:p w14:paraId="5F3E0343" w14:textId="77777777" w:rsidR="007F0E0D" w:rsidRDefault="007F0E0D" w:rsidP="00C46382">
            <w:pPr>
              <w:pStyle w:val="BodyTextTable"/>
            </w:pPr>
            <w:r>
              <w:t>Home Address Province</w:t>
            </w:r>
          </w:p>
        </w:tc>
        <w:tc>
          <w:tcPr>
            <w:tcW w:w="673" w:type="pct"/>
            <w:shd w:val="clear" w:color="auto" w:fill="auto"/>
          </w:tcPr>
          <w:p w14:paraId="69101C72" w14:textId="77777777" w:rsidR="007F0E0D" w:rsidRDefault="007F0E0D" w:rsidP="00C46382">
            <w:pPr>
              <w:pStyle w:val="BodyTextTable"/>
            </w:pPr>
            <w:r>
              <w:t>String</w:t>
            </w:r>
          </w:p>
        </w:tc>
        <w:tc>
          <w:tcPr>
            <w:tcW w:w="1437" w:type="pct"/>
            <w:shd w:val="clear" w:color="auto" w:fill="auto"/>
          </w:tcPr>
          <w:p w14:paraId="2A202BF7" w14:textId="77777777" w:rsidR="007F0E0D" w:rsidRDefault="007F0E0D" w:rsidP="00C46382">
            <w:pPr>
              <w:pStyle w:val="BodyTextTable"/>
            </w:pPr>
            <w:r w:rsidRPr="005A3BD3">
              <w:t xml:space="preserve">Account </w:t>
            </w:r>
            <w:r>
              <w:t>home address province</w:t>
            </w:r>
          </w:p>
          <w:p w14:paraId="2F436172" w14:textId="77777777" w:rsidR="003135DC" w:rsidRDefault="003135DC" w:rsidP="00C46382">
            <w:pPr>
              <w:pStyle w:val="BodyTextTable"/>
            </w:pPr>
            <w:r w:rsidRPr="00C53DF2">
              <w:rPr>
                <w:b/>
                <w:bCs/>
                <w:color w:val="000000"/>
                <w:szCs w:val="18"/>
              </w:rPr>
              <w:t>Will not be populated.</w:t>
            </w:r>
          </w:p>
        </w:tc>
        <w:tc>
          <w:tcPr>
            <w:tcW w:w="730" w:type="pct"/>
            <w:shd w:val="clear" w:color="auto" w:fill="auto"/>
          </w:tcPr>
          <w:p w14:paraId="46FE2D87" w14:textId="77777777" w:rsidR="007F0E0D" w:rsidRPr="00DA31B9" w:rsidRDefault="007F0E0D" w:rsidP="00C46382">
            <w:pPr>
              <w:pStyle w:val="BodyTextTable"/>
            </w:pPr>
          </w:p>
        </w:tc>
        <w:tc>
          <w:tcPr>
            <w:tcW w:w="526" w:type="pct"/>
            <w:shd w:val="clear" w:color="auto" w:fill="auto"/>
          </w:tcPr>
          <w:p w14:paraId="20256917" w14:textId="1F584DD6" w:rsidR="007F0E0D" w:rsidRDefault="007F0E0D" w:rsidP="00C46382">
            <w:pPr>
              <w:pStyle w:val="BodyTextTable"/>
            </w:pPr>
          </w:p>
        </w:tc>
        <w:tc>
          <w:tcPr>
            <w:tcW w:w="335" w:type="pct"/>
            <w:shd w:val="clear" w:color="auto" w:fill="auto"/>
          </w:tcPr>
          <w:p w14:paraId="563D510D" w14:textId="77777777" w:rsidR="007F0E0D" w:rsidRPr="00951937" w:rsidRDefault="007F0E0D" w:rsidP="00C46382">
            <w:pPr>
              <w:pStyle w:val="BodyTextTable"/>
            </w:pPr>
            <w:r w:rsidRPr="00951937">
              <w:t>O</w:t>
            </w:r>
          </w:p>
        </w:tc>
      </w:tr>
      <w:tr w:rsidR="007F0E0D" w:rsidRPr="003A4ED1" w14:paraId="50ED06B5" w14:textId="77777777" w:rsidTr="00C46382">
        <w:trPr>
          <w:cantSplit/>
        </w:trPr>
        <w:tc>
          <w:tcPr>
            <w:tcW w:w="241" w:type="pct"/>
            <w:shd w:val="clear" w:color="auto" w:fill="auto"/>
          </w:tcPr>
          <w:p w14:paraId="0AF2E40A" w14:textId="77777777" w:rsidR="007F0E0D" w:rsidRPr="003A4ED1" w:rsidRDefault="007F0E0D" w:rsidP="00C46382">
            <w:pPr>
              <w:pStyle w:val="BodyTextTable"/>
              <w:numPr>
                <w:ilvl w:val="0"/>
                <w:numId w:val="19"/>
              </w:numPr>
              <w:rPr>
                <w:szCs w:val="18"/>
              </w:rPr>
            </w:pPr>
          </w:p>
        </w:tc>
        <w:tc>
          <w:tcPr>
            <w:tcW w:w="1058" w:type="pct"/>
            <w:shd w:val="clear" w:color="auto" w:fill="auto"/>
          </w:tcPr>
          <w:p w14:paraId="23231A98" w14:textId="77777777" w:rsidR="007F0E0D" w:rsidRDefault="007F0E0D" w:rsidP="00C46382">
            <w:pPr>
              <w:pStyle w:val="BodyTextTable"/>
            </w:pPr>
            <w:r>
              <w:t>Email Address</w:t>
            </w:r>
          </w:p>
        </w:tc>
        <w:tc>
          <w:tcPr>
            <w:tcW w:w="673" w:type="pct"/>
            <w:shd w:val="clear" w:color="auto" w:fill="auto"/>
          </w:tcPr>
          <w:p w14:paraId="14BFED39" w14:textId="77777777" w:rsidR="007F0E0D" w:rsidRDefault="007F0E0D" w:rsidP="00C46382">
            <w:pPr>
              <w:pStyle w:val="BodyTextTable"/>
            </w:pPr>
            <w:r>
              <w:t>String</w:t>
            </w:r>
          </w:p>
        </w:tc>
        <w:tc>
          <w:tcPr>
            <w:tcW w:w="1437" w:type="pct"/>
            <w:shd w:val="clear" w:color="auto" w:fill="auto"/>
          </w:tcPr>
          <w:p w14:paraId="21FC596F" w14:textId="77777777" w:rsidR="007F0E0D" w:rsidRDefault="007F0E0D" w:rsidP="00C46382">
            <w:pPr>
              <w:pStyle w:val="BodyTextTable"/>
            </w:pPr>
            <w:r>
              <w:t>Email address</w:t>
            </w:r>
          </w:p>
          <w:p w14:paraId="68FFB3DD"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34A41C7F" w14:textId="77777777" w:rsidR="007F0E0D" w:rsidRPr="00DA31B9" w:rsidRDefault="007F0E0D" w:rsidP="00C46382">
            <w:pPr>
              <w:pStyle w:val="BodyTextTable"/>
            </w:pPr>
          </w:p>
        </w:tc>
        <w:tc>
          <w:tcPr>
            <w:tcW w:w="526" w:type="pct"/>
            <w:shd w:val="clear" w:color="auto" w:fill="auto"/>
          </w:tcPr>
          <w:p w14:paraId="16E60D9B" w14:textId="19AEBE38" w:rsidR="007F0E0D" w:rsidRPr="00DA31B9" w:rsidRDefault="007F0E0D" w:rsidP="00C46382">
            <w:pPr>
              <w:pStyle w:val="BodyTextTable"/>
            </w:pPr>
          </w:p>
        </w:tc>
        <w:tc>
          <w:tcPr>
            <w:tcW w:w="335" w:type="pct"/>
            <w:shd w:val="clear" w:color="auto" w:fill="auto"/>
          </w:tcPr>
          <w:p w14:paraId="12A4A224" w14:textId="77777777" w:rsidR="007F0E0D" w:rsidRDefault="007F0E0D" w:rsidP="00C46382">
            <w:pPr>
              <w:pStyle w:val="BodyTextTable"/>
            </w:pPr>
            <w:r>
              <w:t>O</w:t>
            </w:r>
          </w:p>
        </w:tc>
      </w:tr>
      <w:tr w:rsidR="007F0E0D" w:rsidRPr="003A4ED1" w14:paraId="4CCB32CE" w14:textId="77777777" w:rsidTr="00C46382">
        <w:trPr>
          <w:cantSplit/>
        </w:trPr>
        <w:tc>
          <w:tcPr>
            <w:tcW w:w="241" w:type="pct"/>
            <w:shd w:val="clear" w:color="auto" w:fill="auto"/>
          </w:tcPr>
          <w:p w14:paraId="30274078" w14:textId="77777777" w:rsidR="007F0E0D" w:rsidRPr="003A4ED1" w:rsidRDefault="007F0E0D" w:rsidP="00C46382">
            <w:pPr>
              <w:pStyle w:val="BodyTextTable"/>
              <w:numPr>
                <w:ilvl w:val="0"/>
                <w:numId w:val="19"/>
              </w:numPr>
              <w:rPr>
                <w:szCs w:val="18"/>
              </w:rPr>
            </w:pPr>
          </w:p>
        </w:tc>
        <w:tc>
          <w:tcPr>
            <w:tcW w:w="1058" w:type="pct"/>
            <w:shd w:val="clear" w:color="auto" w:fill="auto"/>
          </w:tcPr>
          <w:p w14:paraId="6CE118F4" w14:textId="77777777" w:rsidR="007F0E0D" w:rsidRDefault="007F0E0D" w:rsidP="00C46382">
            <w:pPr>
              <w:pStyle w:val="BodyTextTable"/>
            </w:pPr>
            <w:r>
              <w:t>Birthday</w:t>
            </w:r>
          </w:p>
        </w:tc>
        <w:tc>
          <w:tcPr>
            <w:tcW w:w="673" w:type="pct"/>
            <w:shd w:val="clear" w:color="auto" w:fill="auto"/>
          </w:tcPr>
          <w:p w14:paraId="12872EEC" w14:textId="77777777" w:rsidR="007F0E0D" w:rsidRDefault="007F0E0D" w:rsidP="00C46382">
            <w:pPr>
              <w:pStyle w:val="BodyTextTable"/>
            </w:pPr>
            <w:r>
              <w:t>Date</w:t>
            </w:r>
          </w:p>
        </w:tc>
        <w:tc>
          <w:tcPr>
            <w:tcW w:w="1437" w:type="pct"/>
            <w:shd w:val="clear" w:color="auto" w:fill="auto"/>
          </w:tcPr>
          <w:p w14:paraId="671FC4F6" w14:textId="77777777" w:rsidR="007F0E0D" w:rsidRDefault="007F0E0D" w:rsidP="00C46382">
            <w:pPr>
              <w:pStyle w:val="BodyTextTable"/>
            </w:pPr>
            <w:r>
              <w:t>Birthday</w:t>
            </w:r>
          </w:p>
          <w:p w14:paraId="48D3F82B"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06E46B8E" w14:textId="77777777" w:rsidR="007F0E0D" w:rsidRPr="00DA31B9" w:rsidRDefault="007F0E0D" w:rsidP="00C46382">
            <w:pPr>
              <w:pStyle w:val="BodyTextTable"/>
            </w:pPr>
          </w:p>
        </w:tc>
        <w:tc>
          <w:tcPr>
            <w:tcW w:w="526" w:type="pct"/>
            <w:shd w:val="clear" w:color="auto" w:fill="auto"/>
          </w:tcPr>
          <w:p w14:paraId="03FEE993" w14:textId="5FC43C04" w:rsidR="007F0E0D" w:rsidRPr="00DA31B9" w:rsidRDefault="007F0E0D" w:rsidP="00C46382">
            <w:pPr>
              <w:pStyle w:val="BodyTextTable"/>
            </w:pPr>
          </w:p>
        </w:tc>
        <w:tc>
          <w:tcPr>
            <w:tcW w:w="335" w:type="pct"/>
            <w:shd w:val="clear" w:color="auto" w:fill="auto"/>
          </w:tcPr>
          <w:p w14:paraId="65536EB6" w14:textId="77777777" w:rsidR="007F0E0D" w:rsidRDefault="007F0E0D" w:rsidP="00C46382">
            <w:pPr>
              <w:pStyle w:val="BodyTextTable"/>
            </w:pPr>
            <w:r>
              <w:t>O</w:t>
            </w:r>
          </w:p>
        </w:tc>
      </w:tr>
      <w:tr w:rsidR="007F0E0D" w:rsidRPr="003A4ED1" w14:paraId="2629E849" w14:textId="77777777" w:rsidTr="00C46382">
        <w:trPr>
          <w:cantSplit/>
        </w:trPr>
        <w:tc>
          <w:tcPr>
            <w:tcW w:w="241" w:type="pct"/>
            <w:shd w:val="clear" w:color="auto" w:fill="auto"/>
          </w:tcPr>
          <w:p w14:paraId="2A68D7E3" w14:textId="77777777" w:rsidR="007F0E0D" w:rsidRPr="003A4ED1" w:rsidRDefault="007F0E0D" w:rsidP="00C46382">
            <w:pPr>
              <w:pStyle w:val="BodyTextTable"/>
              <w:numPr>
                <w:ilvl w:val="0"/>
                <w:numId w:val="19"/>
              </w:numPr>
              <w:rPr>
                <w:szCs w:val="18"/>
              </w:rPr>
            </w:pPr>
          </w:p>
        </w:tc>
        <w:tc>
          <w:tcPr>
            <w:tcW w:w="1058" w:type="pct"/>
            <w:shd w:val="clear" w:color="auto" w:fill="auto"/>
          </w:tcPr>
          <w:p w14:paraId="132EEB25" w14:textId="77777777" w:rsidR="007F0E0D" w:rsidRDefault="007F0E0D" w:rsidP="00C46382">
            <w:pPr>
              <w:pStyle w:val="BodyTextTable"/>
            </w:pPr>
            <w:r>
              <w:t>Gender</w:t>
            </w:r>
          </w:p>
        </w:tc>
        <w:tc>
          <w:tcPr>
            <w:tcW w:w="673" w:type="pct"/>
            <w:shd w:val="clear" w:color="auto" w:fill="auto"/>
          </w:tcPr>
          <w:p w14:paraId="09FFAF74" w14:textId="77777777" w:rsidR="007F0E0D" w:rsidRDefault="007F0E0D" w:rsidP="00C46382">
            <w:pPr>
              <w:pStyle w:val="BodyTextTable"/>
            </w:pPr>
            <w:r>
              <w:t>String</w:t>
            </w:r>
          </w:p>
        </w:tc>
        <w:tc>
          <w:tcPr>
            <w:tcW w:w="1437" w:type="pct"/>
            <w:shd w:val="clear" w:color="auto" w:fill="auto"/>
          </w:tcPr>
          <w:p w14:paraId="30FAB3C8" w14:textId="77777777" w:rsidR="007F0E0D" w:rsidRDefault="007F0E0D" w:rsidP="00C46382">
            <w:pPr>
              <w:pStyle w:val="BodyTextTable"/>
            </w:pPr>
            <w:r>
              <w:t>Gender</w:t>
            </w:r>
          </w:p>
          <w:p w14:paraId="1CCFD3CE" w14:textId="77777777" w:rsidR="003135DC" w:rsidRPr="0034587C" w:rsidRDefault="003135DC" w:rsidP="00C46382">
            <w:pPr>
              <w:pStyle w:val="BodyTextTable"/>
            </w:pPr>
            <w:r w:rsidRPr="00C53DF2">
              <w:rPr>
                <w:b/>
                <w:bCs/>
                <w:color w:val="000000"/>
                <w:szCs w:val="18"/>
              </w:rPr>
              <w:t>Will not be populated.</w:t>
            </w:r>
          </w:p>
        </w:tc>
        <w:tc>
          <w:tcPr>
            <w:tcW w:w="730" w:type="pct"/>
            <w:shd w:val="clear" w:color="auto" w:fill="auto"/>
          </w:tcPr>
          <w:p w14:paraId="6BFD38A3" w14:textId="77777777" w:rsidR="007F0E0D" w:rsidRPr="00DA31B9" w:rsidRDefault="007F0E0D" w:rsidP="00C46382">
            <w:pPr>
              <w:pStyle w:val="BodyTextTable"/>
            </w:pPr>
          </w:p>
        </w:tc>
        <w:tc>
          <w:tcPr>
            <w:tcW w:w="526" w:type="pct"/>
            <w:shd w:val="clear" w:color="auto" w:fill="auto"/>
          </w:tcPr>
          <w:p w14:paraId="6C72A4E5" w14:textId="063F3ED9" w:rsidR="007F0E0D" w:rsidRPr="00DA31B9" w:rsidRDefault="007F0E0D" w:rsidP="00C46382">
            <w:pPr>
              <w:pStyle w:val="BodyTextTable"/>
            </w:pPr>
          </w:p>
        </w:tc>
        <w:tc>
          <w:tcPr>
            <w:tcW w:w="335" w:type="pct"/>
            <w:shd w:val="clear" w:color="auto" w:fill="auto"/>
          </w:tcPr>
          <w:p w14:paraId="052CE3C0" w14:textId="77777777" w:rsidR="007F0E0D" w:rsidRDefault="007F0E0D" w:rsidP="00C46382">
            <w:pPr>
              <w:pStyle w:val="BodyTextTable"/>
            </w:pPr>
            <w:r>
              <w:t>O</w:t>
            </w:r>
          </w:p>
        </w:tc>
      </w:tr>
      <w:tr w:rsidR="007F0E0D" w:rsidRPr="003A4ED1" w14:paraId="2E9D24DA" w14:textId="77777777" w:rsidTr="00C46382">
        <w:trPr>
          <w:cantSplit/>
        </w:trPr>
        <w:tc>
          <w:tcPr>
            <w:tcW w:w="241" w:type="pct"/>
            <w:shd w:val="clear" w:color="auto" w:fill="auto"/>
          </w:tcPr>
          <w:p w14:paraId="30C10074" w14:textId="67E27171" w:rsidR="007F0E0D" w:rsidRPr="003A4ED1" w:rsidRDefault="007F0E0D" w:rsidP="00C46382">
            <w:pPr>
              <w:pStyle w:val="BodyTextTable"/>
              <w:numPr>
                <w:ilvl w:val="0"/>
                <w:numId w:val="19"/>
              </w:numPr>
              <w:rPr>
                <w:szCs w:val="18"/>
              </w:rPr>
            </w:pPr>
            <w:bookmarkStart w:id="374" w:name="_Hlk22743227"/>
          </w:p>
        </w:tc>
        <w:tc>
          <w:tcPr>
            <w:tcW w:w="1058" w:type="pct"/>
            <w:shd w:val="clear" w:color="auto" w:fill="auto"/>
          </w:tcPr>
          <w:p w14:paraId="773B2400" w14:textId="77777777" w:rsidR="007F0E0D" w:rsidRDefault="007F0E0D" w:rsidP="00C46382">
            <w:pPr>
              <w:pStyle w:val="BodyTextTable"/>
            </w:pPr>
            <w:r w:rsidRPr="006E4F1F">
              <w:t>Preferred store / Home Branch</w:t>
            </w:r>
          </w:p>
        </w:tc>
        <w:tc>
          <w:tcPr>
            <w:tcW w:w="673" w:type="pct"/>
            <w:shd w:val="clear" w:color="auto" w:fill="auto"/>
          </w:tcPr>
          <w:p w14:paraId="32E1073E" w14:textId="77777777" w:rsidR="007F0E0D" w:rsidRDefault="007F0E0D" w:rsidP="00C46382">
            <w:pPr>
              <w:pStyle w:val="BodyTextTable"/>
            </w:pPr>
            <w:r>
              <w:t>String</w:t>
            </w:r>
          </w:p>
        </w:tc>
        <w:tc>
          <w:tcPr>
            <w:tcW w:w="1437" w:type="pct"/>
            <w:shd w:val="clear" w:color="auto" w:fill="auto"/>
          </w:tcPr>
          <w:p w14:paraId="7DDF9715" w14:textId="77777777" w:rsidR="007F0E0D" w:rsidRPr="0034587C" w:rsidRDefault="007F0E0D" w:rsidP="00C46382">
            <w:pPr>
              <w:pStyle w:val="BodyTextTable"/>
            </w:pPr>
            <w:r w:rsidRPr="000E03D3">
              <w:t>preferred store the customer usually visits</w:t>
            </w:r>
            <w:r>
              <w:t xml:space="preserve"> </w:t>
            </w:r>
          </w:p>
        </w:tc>
        <w:tc>
          <w:tcPr>
            <w:tcW w:w="730" w:type="pct"/>
            <w:shd w:val="clear" w:color="auto" w:fill="auto"/>
          </w:tcPr>
          <w:p w14:paraId="05B3FE5D" w14:textId="77777777" w:rsidR="007F0E0D" w:rsidRPr="00DA31B9" w:rsidRDefault="007F0E0D" w:rsidP="00C46382">
            <w:pPr>
              <w:pStyle w:val="BodyTextTable"/>
            </w:pPr>
          </w:p>
        </w:tc>
        <w:tc>
          <w:tcPr>
            <w:tcW w:w="526" w:type="pct"/>
            <w:shd w:val="clear" w:color="auto" w:fill="auto"/>
          </w:tcPr>
          <w:p w14:paraId="6531E177" w14:textId="77777777" w:rsidR="007F0E0D" w:rsidRPr="00DA31B9" w:rsidRDefault="007F0E0D" w:rsidP="00C46382">
            <w:pPr>
              <w:pStyle w:val="BodyTextTable"/>
            </w:pPr>
            <w:r>
              <w:t>PACE</w:t>
            </w:r>
          </w:p>
        </w:tc>
        <w:tc>
          <w:tcPr>
            <w:tcW w:w="335" w:type="pct"/>
            <w:shd w:val="clear" w:color="auto" w:fill="auto"/>
          </w:tcPr>
          <w:p w14:paraId="45A38E76" w14:textId="0FDE8D61" w:rsidR="007F0E0D" w:rsidRDefault="007F0E0D" w:rsidP="00C46382">
            <w:pPr>
              <w:pStyle w:val="BodyTextTable"/>
            </w:pPr>
            <w:r>
              <w:t>O</w:t>
            </w:r>
          </w:p>
        </w:tc>
      </w:tr>
      <w:bookmarkEnd w:id="374"/>
    </w:tbl>
    <w:p w14:paraId="5D9B8CD2" w14:textId="77777777" w:rsidR="007F0E0D" w:rsidRPr="003A4ED1" w:rsidRDefault="007F0E0D" w:rsidP="007F0E0D">
      <w:pPr>
        <w:pStyle w:val="BodyText"/>
        <w:ind w:left="0"/>
      </w:pPr>
    </w:p>
    <w:p w14:paraId="33763506" w14:textId="77777777" w:rsidR="007F0E0D" w:rsidRPr="003A4ED1" w:rsidRDefault="007F0E0D" w:rsidP="007F0E0D">
      <w:pPr>
        <w:pStyle w:val="Heading4"/>
      </w:pPr>
      <w:r>
        <w:t>Wireless Postpaid Subscribers</w:t>
      </w:r>
    </w:p>
    <w:p w14:paraId="58DCEDC3" w14:textId="77777777" w:rsidR="007F0E0D" w:rsidRDefault="007F0E0D" w:rsidP="007F0E0D">
      <w:pPr>
        <w:pStyle w:val="BodyText"/>
      </w:pPr>
      <w:r w:rsidRPr="00BC4F70">
        <w:t xml:space="preserve">The file </w:t>
      </w:r>
      <w:r>
        <w:t xml:space="preserve">will </w:t>
      </w:r>
      <w:r w:rsidRPr="00BC4F70">
        <w:t xml:space="preserve">contain </w:t>
      </w:r>
      <w:r>
        <w:t>wireless postpaid subscribers’ profiling information.</w:t>
      </w:r>
    </w:p>
    <w:p w14:paraId="2E9A2FBA" w14:textId="77777777" w:rsidR="007F0E0D" w:rsidRPr="00BC4F70" w:rsidRDefault="007F0E0D" w:rsidP="007F0E0D">
      <w:pPr>
        <w:pStyle w:val="BodyText"/>
      </w:pPr>
      <w:r>
        <w:t>The file will contain active and disconnected subscribers. Disconnected subscribers of a period greater than 14 days will not be included.</w:t>
      </w:r>
    </w:p>
    <w:p w14:paraId="6C25BCE6" w14:textId="77777777" w:rsidR="007F0E0D" w:rsidRPr="00BC4F70" w:rsidRDefault="007F0E0D" w:rsidP="007F0E0D">
      <w:pPr>
        <w:pStyle w:val="BodyText"/>
      </w:pPr>
      <w:r w:rsidRPr="00BC4F70">
        <w:t xml:space="preserve">A single unified file will be received from </w:t>
      </w:r>
      <w:proofErr w:type="spellStart"/>
      <w:r>
        <w:t>TechData</w:t>
      </w:r>
      <w:proofErr w:type="spellEnd"/>
      <w:r w:rsidRPr="00BC4F70">
        <w: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79"/>
      </w:tblGrid>
      <w:tr w:rsidR="007F0E0D" w:rsidRPr="003A4ED1" w14:paraId="367547A0" w14:textId="77777777" w:rsidTr="00C46382">
        <w:trPr>
          <w:cantSplit/>
          <w:tblHeader/>
        </w:trPr>
        <w:tc>
          <w:tcPr>
            <w:tcW w:w="1297" w:type="pct"/>
            <w:gridSpan w:val="2"/>
            <w:shd w:val="clear" w:color="auto" w:fill="626469"/>
            <w:vAlign w:val="center"/>
          </w:tcPr>
          <w:p w14:paraId="7ECCA495" w14:textId="77777777" w:rsidR="007F0E0D" w:rsidRPr="003A4ED1" w:rsidRDefault="007F0E0D" w:rsidP="00C46382">
            <w:pPr>
              <w:pStyle w:val="HeaderTable"/>
              <w:rPr>
                <w:color w:val="FFFFFF"/>
              </w:rPr>
            </w:pPr>
            <w:r w:rsidRPr="003A4ED1">
              <w:rPr>
                <w:color w:val="FFFFFF"/>
              </w:rPr>
              <w:t>Type</w:t>
            </w:r>
          </w:p>
        </w:tc>
        <w:tc>
          <w:tcPr>
            <w:tcW w:w="3703" w:type="pct"/>
            <w:shd w:val="clear" w:color="auto" w:fill="626469"/>
            <w:vAlign w:val="center"/>
          </w:tcPr>
          <w:p w14:paraId="0BD2F107" w14:textId="77777777" w:rsidR="007F0E0D" w:rsidRPr="003A4ED1" w:rsidRDefault="007F0E0D" w:rsidP="00C46382">
            <w:pPr>
              <w:pStyle w:val="HeaderTable"/>
              <w:rPr>
                <w:color w:val="FFFFFF"/>
              </w:rPr>
            </w:pPr>
            <w:r w:rsidRPr="003A4ED1">
              <w:rPr>
                <w:color w:val="FFFFFF"/>
              </w:rPr>
              <w:t>Description</w:t>
            </w:r>
          </w:p>
        </w:tc>
      </w:tr>
      <w:tr w:rsidR="00A8262D" w:rsidRPr="003A4ED1" w14:paraId="1B9BBA7B" w14:textId="77777777" w:rsidTr="0088275C">
        <w:trPr>
          <w:cantSplit/>
          <w:tblHeader/>
        </w:trPr>
        <w:tc>
          <w:tcPr>
            <w:tcW w:w="1290" w:type="pct"/>
            <w:tcBorders>
              <w:bottom w:val="single" w:sz="4" w:space="0" w:color="808080"/>
            </w:tcBorders>
            <w:shd w:val="clear" w:color="auto" w:fill="auto"/>
          </w:tcPr>
          <w:p w14:paraId="430A4B73" w14:textId="77777777" w:rsidR="00A8262D" w:rsidRPr="003A4ED1" w:rsidRDefault="00A8262D" w:rsidP="0088275C">
            <w:pPr>
              <w:pStyle w:val="BodyTextTable"/>
              <w:keepNext/>
              <w:keepLines/>
              <w:rPr>
                <w:b/>
                <w:bCs/>
              </w:rPr>
            </w:pPr>
            <w:r>
              <w:rPr>
                <w:b/>
                <w:bCs/>
              </w:rPr>
              <w:t>Scope</w:t>
            </w:r>
          </w:p>
        </w:tc>
        <w:tc>
          <w:tcPr>
            <w:tcW w:w="3710" w:type="pct"/>
            <w:gridSpan w:val="2"/>
            <w:tcBorders>
              <w:bottom w:val="single" w:sz="4" w:space="0" w:color="808080"/>
            </w:tcBorders>
            <w:shd w:val="clear" w:color="auto" w:fill="auto"/>
          </w:tcPr>
          <w:p w14:paraId="7CFD470D" w14:textId="77777777" w:rsidR="00A8262D" w:rsidRPr="008B4D00" w:rsidRDefault="00A8262D" w:rsidP="0088275C">
            <w:pPr>
              <w:pStyle w:val="BodyTextTable"/>
              <w:keepNext/>
              <w:keepLines/>
              <w:rPr>
                <w:b/>
                <w:bCs/>
              </w:rPr>
            </w:pPr>
            <w:r w:rsidRPr="008B4D00">
              <w:rPr>
                <w:b/>
                <w:bCs/>
              </w:rPr>
              <w:t>The file will include all brands/services as specified in 3C3 AIA HLD.</w:t>
            </w:r>
          </w:p>
        </w:tc>
      </w:tr>
      <w:tr w:rsidR="007F0E0D" w:rsidRPr="003A4ED1" w14:paraId="2E271D5F" w14:textId="77777777" w:rsidTr="00C46382">
        <w:trPr>
          <w:cantSplit/>
          <w:tblHeader/>
        </w:trPr>
        <w:tc>
          <w:tcPr>
            <w:tcW w:w="1290" w:type="pct"/>
            <w:tcBorders>
              <w:bottom w:val="single" w:sz="4" w:space="0" w:color="808080"/>
            </w:tcBorders>
            <w:shd w:val="clear" w:color="auto" w:fill="auto"/>
          </w:tcPr>
          <w:p w14:paraId="4C4993CD" w14:textId="77777777" w:rsidR="007F0E0D" w:rsidRPr="003A4ED1" w:rsidRDefault="007F0E0D" w:rsidP="00C46382">
            <w:pPr>
              <w:pStyle w:val="BodyTextTable"/>
              <w:keepNext/>
              <w:keepLines/>
              <w:rPr>
                <w:b/>
                <w:bCs/>
              </w:rPr>
            </w:pPr>
            <w:r w:rsidRPr="003A4ED1">
              <w:rPr>
                <w:b/>
                <w:bCs/>
              </w:rPr>
              <w:t>File Format</w:t>
            </w:r>
          </w:p>
        </w:tc>
        <w:tc>
          <w:tcPr>
            <w:tcW w:w="3710" w:type="pct"/>
            <w:gridSpan w:val="2"/>
            <w:tcBorders>
              <w:bottom w:val="single" w:sz="4" w:space="0" w:color="808080"/>
            </w:tcBorders>
            <w:shd w:val="clear" w:color="auto" w:fill="auto"/>
          </w:tcPr>
          <w:p w14:paraId="3DB7EEAC" w14:textId="77777777" w:rsidR="007F0E0D" w:rsidRPr="003A4ED1" w:rsidRDefault="007F0E0D" w:rsidP="00C46382">
            <w:pPr>
              <w:pStyle w:val="BodyText"/>
              <w:tabs>
                <w:tab w:val="left" w:pos="989"/>
              </w:tabs>
              <w:ind w:left="0"/>
              <w:rPr>
                <w:sz w:val="18"/>
                <w:szCs w:val="18"/>
              </w:rPr>
            </w:pPr>
            <w:r w:rsidRPr="003A4ED1">
              <w:rPr>
                <w:sz w:val="18"/>
                <w:szCs w:val="18"/>
              </w:rPr>
              <w:t>CSV - textual, comma separated values</w:t>
            </w:r>
          </w:p>
          <w:p w14:paraId="544C1619" w14:textId="77777777" w:rsidR="007F0E0D" w:rsidRPr="003A4ED1" w:rsidRDefault="007F0E0D" w:rsidP="00C46382">
            <w:pPr>
              <w:ind w:left="0"/>
              <w:rPr>
                <w:sz w:val="18"/>
                <w:szCs w:val="18"/>
              </w:rPr>
            </w:pPr>
            <w:r w:rsidRPr="003A4ED1">
              <w:rPr>
                <w:sz w:val="18"/>
                <w:szCs w:val="18"/>
              </w:rPr>
              <w:t>File encoding: UTF-8</w:t>
            </w:r>
          </w:p>
          <w:p w14:paraId="05F8A037" w14:textId="77777777" w:rsidR="007F0E0D" w:rsidRPr="003A4ED1" w:rsidRDefault="007F0E0D" w:rsidP="00C46382">
            <w:pPr>
              <w:pStyle w:val="BodyTextTable"/>
              <w:keepNext/>
              <w:keepLines/>
              <w:rPr>
                <w:sz w:val="20"/>
                <w:szCs w:val="22"/>
              </w:rPr>
            </w:pPr>
            <w:r w:rsidRPr="003A4ED1">
              <w:rPr>
                <w:szCs w:val="18"/>
              </w:rPr>
              <w:t xml:space="preserve">Compression: gnu </w:t>
            </w:r>
            <w:proofErr w:type="spellStart"/>
            <w:r w:rsidRPr="003A4ED1">
              <w:rPr>
                <w:szCs w:val="18"/>
              </w:rPr>
              <w:t>gzip</w:t>
            </w:r>
            <w:proofErr w:type="spellEnd"/>
          </w:p>
        </w:tc>
      </w:tr>
      <w:tr w:rsidR="007F0E0D" w:rsidRPr="003A4ED1" w14:paraId="2B7F253B" w14:textId="77777777" w:rsidTr="00C46382">
        <w:trPr>
          <w:cantSplit/>
          <w:tblHeader/>
        </w:trPr>
        <w:tc>
          <w:tcPr>
            <w:tcW w:w="1290" w:type="pct"/>
            <w:tcBorders>
              <w:bottom w:val="single" w:sz="4" w:space="0" w:color="808080"/>
            </w:tcBorders>
            <w:shd w:val="clear" w:color="auto" w:fill="auto"/>
          </w:tcPr>
          <w:p w14:paraId="2D9E929D" w14:textId="77777777" w:rsidR="007F0E0D" w:rsidRPr="003A4ED1" w:rsidRDefault="007F0E0D" w:rsidP="00C46382">
            <w:pPr>
              <w:pStyle w:val="BodyTextTable"/>
              <w:rPr>
                <w:b/>
                <w:bCs/>
              </w:rPr>
            </w:pPr>
            <w:r w:rsidRPr="003A4ED1">
              <w:rPr>
                <w:b/>
                <w:bCs/>
              </w:rPr>
              <w:t>File Name Convention</w:t>
            </w:r>
          </w:p>
        </w:tc>
        <w:tc>
          <w:tcPr>
            <w:tcW w:w="3710" w:type="pct"/>
            <w:gridSpan w:val="2"/>
            <w:tcBorders>
              <w:bottom w:val="single" w:sz="4" w:space="0" w:color="808080"/>
            </w:tcBorders>
            <w:shd w:val="clear" w:color="auto" w:fill="auto"/>
          </w:tcPr>
          <w:p w14:paraId="376B675A" w14:textId="77777777" w:rsidR="007F0E0D" w:rsidRPr="003A4ED1" w:rsidRDefault="007F0E0D" w:rsidP="00C46382">
            <w:pPr>
              <w:ind w:left="0"/>
              <w:rPr>
                <w:sz w:val="18"/>
                <w:szCs w:val="18"/>
              </w:rPr>
            </w:pPr>
            <w:r>
              <w:rPr>
                <w:sz w:val="18"/>
                <w:szCs w:val="18"/>
              </w:rPr>
              <w:t>postpaid_subscribers</w:t>
            </w:r>
            <w:r w:rsidRPr="003A4ED1">
              <w:rPr>
                <w:sz w:val="18"/>
                <w:szCs w:val="18"/>
              </w:rPr>
              <w:t>_#date_#count</w:t>
            </w:r>
            <w:r>
              <w:rPr>
                <w:sz w:val="18"/>
                <w:szCs w:val="18"/>
              </w:rPr>
              <w:t>.csv</w:t>
            </w:r>
          </w:p>
          <w:p w14:paraId="2E68CB20" w14:textId="77777777" w:rsidR="007F0E0D" w:rsidRPr="003A4ED1" w:rsidRDefault="007F0E0D" w:rsidP="00C46382">
            <w:pPr>
              <w:ind w:left="0"/>
              <w:rPr>
                <w:sz w:val="18"/>
                <w:szCs w:val="18"/>
              </w:rPr>
            </w:pPr>
            <w:r w:rsidRPr="003A4ED1">
              <w:rPr>
                <w:sz w:val="18"/>
                <w:szCs w:val="18"/>
              </w:rPr>
              <w:t>#</w:t>
            </w:r>
            <w:proofErr w:type="gramStart"/>
            <w:r w:rsidRPr="003A4ED1">
              <w:rPr>
                <w:sz w:val="18"/>
                <w:szCs w:val="18"/>
              </w:rPr>
              <w:t>date</w:t>
            </w:r>
            <w:proofErr w:type="gramEnd"/>
            <w:r w:rsidRPr="003A4ED1">
              <w:rPr>
                <w:sz w:val="18"/>
                <w:szCs w:val="18"/>
              </w:rPr>
              <w:t xml:space="preserve"> - the </w:t>
            </w:r>
            <w:r>
              <w:rPr>
                <w:sz w:val="18"/>
                <w:szCs w:val="18"/>
              </w:rPr>
              <w:t>effective</w:t>
            </w:r>
            <w:r w:rsidRPr="003A4ED1">
              <w:rPr>
                <w:sz w:val="18"/>
                <w:szCs w:val="18"/>
              </w:rPr>
              <w:t xml:space="preserve"> day, format: YYYYMMDD</w:t>
            </w:r>
          </w:p>
          <w:p w14:paraId="054565E4" w14:textId="77777777" w:rsidR="007F0E0D" w:rsidRPr="003A4ED1" w:rsidRDefault="007F0E0D" w:rsidP="00C46382">
            <w:pPr>
              <w:ind w:left="0"/>
              <w:rPr>
                <w:sz w:val="18"/>
                <w:szCs w:val="18"/>
              </w:rPr>
            </w:pPr>
            <w:r w:rsidRPr="003A4ED1">
              <w:rPr>
                <w:sz w:val="18"/>
                <w:szCs w:val="18"/>
              </w:rPr>
              <w:t>#</w:t>
            </w:r>
            <w:proofErr w:type="gramStart"/>
            <w:r w:rsidRPr="003A4ED1">
              <w:rPr>
                <w:sz w:val="18"/>
                <w:szCs w:val="18"/>
              </w:rPr>
              <w:t>count</w:t>
            </w:r>
            <w:proofErr w:type="gramEnd"/>
            <w:r w:rsidRPr="003A4ED1">
              <w:rPr>
                <w:sz w:val="18"/>
                <w:szCs w:val="18"/>
              </w:rPr>
              <w:t xml:space="preserve"> – number of records in the file</w:t>
            </w:r>
          </w:p>
          <w:p w14:paraId="594829AB" w14:textId="77777777" w:rsidR="007F0E0D" w:rsidRDefault="007F0E0D" w:rsidP="00C46382">
            <w:pPr>
              <w:pStyle w:val="BodyTextTable"/>
              <w:rPr>
                <w:szCs w:val="18"/>
              </w:rPr>
            </w:pPr>
            <w:proofErr w:type="gramStart"/>
            <w:r w:rsidRPr="003A4ED1">
              <w:rPr>
                <w:szCs w:val="18"/>
              </w:rPr>
              <w:t>E.g.</w:t>
            </w:r>
            <w:proofErr w:type="gramEnd"/>
            <w:r w:rsidRPr="003A4ED1">
              <w:rPr>
                <w:szCs w:val="18"/>
              </w:rPr>
              <w:t xml:space="preserve"> </w:t>
            </w:r>
            <w:r>
              <w:rPr>
                <w:szCs w:val="18"/>
              </w:rPr>
              <w:t>postpaid_susbcribers</w:t>
            </w:r>
            <w:r w:rsidRPr="003A4ED1">
              <w:rPr>
                <w:szCs w:val="18"/>
              </w:rPr>
              <w:t>_20171230_100000000</w:t>
            </w:r>
            <w:r>
              <w:rPr>
                <w:szCs w:val="18"/>
              </w:rPr>
              <w:t>.csv</w:t>
            </w:r>
          </w:p>
          <w:p w14:paraId="31118BA9" w14:textId="7BCD533A" w:rsidR="00A5182D" w:rsidRDefault="00A5182D" w:rsidP="00A5182D">
            <w:pPr>
              <w:pStyle w:val="BodyTextTable"/>
              <w:rPr>
                <w:szCs w:val="18"/>
              </w:rPr>
            </w:pPr>
            <w:r w:rsidRPr="00C8700A">
              <w:rPr>
                <w:szCs w:val="18"/>
              </w:rPr>
              <w:t>Scenario Run:</w:t>
            </w:r>
          </w:p>
          <w:p w14:paraId="0759639D" w14:textId="1A805425" w:rsidR="00A5182D" w:rsidRPr="00C8700A" w:rsidRDefault="00A5182D" w:rsidP="00A5182D">
            <w:pPr>
              <w:pStyle w:val="BodyTextTable"/>
              <w:rPr>
                <w:szCs w:val="18"/>
              </w:rPr>
            </w:pPr>
            <w:r w:rsidRPr="00C8700A">
              <w:rPr>
                <w:szCs w:val="18"/>
              </w:rPr>
              <w:t>File Name (where file date is day-1,</w:t>
            </w:r>
            <w:r>
              <w:rPr>
                <w:szCs w:val="18"/>
              </w:rPr>
              <w:t xml:space="preserve"> </w:t>
            </w:r>
            <w:r w:rsidRPr="00C8700A">
              <w:rPr>
                <w:szCs w:val="18"/>
              </w:rPr>
              <w:t>and data content is day-1)</w:t>
            </w:r>
          </w:p>
          <w:p w14:paraId="0927A4BF" w14:textId="191D5553" w:rsidR="00A5182D" w:rsidRPr="00C8700A" w:rsidRDefault="00A5182D" w:rsidP="00A5182D">
            <w:pPr>
              <w:pStyle w:val="BodyTextTable"/>
              <w:rPr>
                <w:szCs w:val="18"/>
              </w:rPr>
            </w:pPr>
            <w:r w:rsidRPr="00C8700A">
              <w:rPr>
                <w:szCs w:val="18"/>
              </w:rPr>
              <w:t>Run Date: March 16, 2021</w:t>
            </w:r>
          </w:p>
          <w:p w14:paraId="50E7D867" w14:textId="6C746026" w:rsidR="00A5182D" w:rsidRPr="00C8700A" w:rsidRDefault="00A5182D" w:rsidP="00A5182D">
            <w:pPr>
              <w:pStyle w:val="BodyTextTable"/>
              <w:rPr>
                <w:szCs w:val="18"/>
              </w:rPr>
            </w:pPr>
            <w:r w:rsidRPr="00C8700A">
              <w:rPr>
                <w:szCs w:val="18"/>
              </w:rPr>
              <w:t>File Date: postpaid_subscribers_20210315_#count.csv</w:t>
            </w:r>
          </w:p>
          <w:p w14:paraId="52629872" w14:textId="0C9AB95C" w:rsidR="00A5182D" w:rsidRPr="003A4ED1" w:rsidRDefault="00A5182D" w:rsidP="00A5182D">
            <w:pPr>
              <w:pStyle w:val="BodyTextTable"/>
              <w:rPr>
                <w:szCs w:val="18"/>
              </w:rPr>
            </w:pPr>
            <w:r w:rsidRPr="00C8700A">
              <w:rPr>
                <w:szCs w:val="18"/>
              </w:rPr>
              <w:t>Data Content: 20210315</w:t>
            </w:r>
          </w:p>
        </w:tc>
      </w:tr>
      <w:tr w:rsidR="007F0E0D" w:rsidRPr="003A4ED1" w14:paraId="3997CACD" w14:textId="77777777" w:rsidTr="00C46382">
        <w:trPr>
          <w:cantSplit/>
          <w:tblHeader/>
        </w:trPr>
        <w:tc>
          <w:tcPr>
            <w:tcW w:w="1290" w:type="pct"/>
            <w:tcBorders>
              <w:bottom w:val="single" w:sz="4" w:space="0" w:color="808080"/>
            </w:tcBorders>
            <w:shd w:val="clear" w:color="auto" w:fill="auto"/>
          </w:tcPr>
          <w:p w14:paraId="47C41DC7" w14:textId="77777777" w:rsidR="007F0E0D" w:rsidRPr="003A4ED1" w:rsidRDefault="007F0E0D" w:rsidP="00C46382">
            <w:pPr>
              <w:pStyle w:val="BodyTextTable"/>
              <w:rPr>
                <w:b/>
                <w:bCs/>
              </w:rPr>
            </w:pPr>
            <w:r w:rsidRPr="003A4ED1">
              <w:rPr>
                <w:b/>
                <w:bCs/>
              </w:rPr>
              <w:t>File Compression</w:t>
            </w:r>
          </w:p>
        </w:tc>
        <w:tc>
          <w:tcPr>
            <w:tcW w:w="3710" w:type="pct"/>
            <w:gridSpan w:val="2"/>
            <w:tcBorders>
              <w:bottom w:val="single" w:sz="4" w:space="0" w:color="808080"/>
            </w:tcBorders>
            <w:shd w:val="clear" w:color="auto" w:fill="auto"/>
          </w:tcPr>
          <w:p w14:paraId="49B730DC" w14:textId="77777777" w:rsidR="007F0E0D" w:rsidRPr="003A4ED1" w:rsidRDefault="007F0E0D" w:rsidP="00C46382">
            <w:pPr>
              <w:pStyle w:val="BodyTextTable"/>
              <w:rPr>
                <w:szCs w:val="18"/>
              </w:rPr>
            </w:pPr>
            <w:r w:rsidRPr="003A4ED1">
              <w:rPr>
                <w:szCs w:val="18"/>
              </w:rPr>
              <w:t>*.</w:t>
            </w:r>
            <w:proofErr w:type="spellStart"/>
            <w:r w:rsidRPr="003A4ED1">
              <w:rPr>
                <w:szCs w:val="18"/>
              </w:rPr>
              <w:t>gz</w:t>
            </w:r>
            <w:proofErr w:type="spellEnd"/>
          </w:p>
          <w:p w14:paraId="13DA5266" w14:textId="77777777" w:rsidR="007F0E0D" w:rsidRPr="003A4ED1" w:rsidRDefault="007F0E0D" w:rsidP="00C46382">
            <w:pPr>
              <w:pStyle w:val="BodyTextTable"/>
              <w:rPr>
                <w:szCs w:val="18"/>
              </w:rPr>
            </w:pPr>
            <w:r>
              <w:rPr>
                <w:szCs w:val="18"/>
              </w:rPr>
              <w:t>postpaid_ susbcribers</w:t>
            </w:r>
            <w:r w:rsidRPr="003A4ED1">
              <w:rPr>
                <w:szCs w:val="18"/>
              </w:rPr>
              <w:t>_#date_#count</w:t>
            </w:r>
            <w:r>
              <w:rPr>
                <w:szCs w:val="18"/>
              </w:rPr>
              <w:t>.csv</w:t>
            </w:r>
            <w:r w:rsidRPr="003A4ED1">
              <w:rPr>
                <w:szCs w:val="18"/>
              </w:rPr>
              <w:t>.gz</w:t>
            </w:r>
          </w:p>
        </w:tc>
      </w:tr>
      <w:tr w:rsidR="007F0E0D" w:rsidRPr="003A4ED1" w14:paraId="269961F4" w14:textId="77777777" w:rsidTr="00C46382">
        <w:trPr>
          <w:cantSplit/>
          <w:tblHeader/>
        </w:trPr>
        <w:tc>
          <w:tcPr>
            <w:tcW w:w="1290" w:type="pct"/>
            <w:tcBorders>
              <w:bottom w:val="single" w:sz="4" w:space="0" w:color="808080"/>
            </w:tcBorders>
            <w:shd w:val="clear" w:color="auto" w:fill="auto"/>
          </w:tcPr>
          <w:p w14:paraId="0F4BF9B6" w14:textId="77777777" w:rsidR="007F0E0D" w:rsidRPr="003A4ED1" w:rsidRDefault="007F0E0D" w:rsidP="00C46382">
            <w:pPr>
              <w:pStyle w:val="BodyTextTable"/>
              <w:rPr>
                <w:b/>
                <w:bCs/>
              </w:rPr>
            </w:pPr>
            <w:r w:rsidRPr="003A4ED1">
              <w:rPr>
                <w:b/>
                <w:bCs/>
              </w:rPr>
              <w:t>Record Format</w:t>
            </w:r>
          </w:p>
        </w:tc>
        <w:tc>
          <w:tcPr>
            <w:tcW w:w="3710" w:type="pct"/>
            <w:gridSpan w:val="2"/>
            <w:tcBorders>
              <w:bottom w:val="single" w:sz="4" w:space="0" w:color="808080"/>
            </w:tcBorders>
            <w:shd w:val="clear" w:color="auto" w:fill="auto"/>
          </w:tcPr>
          <w:p w14:paraId="70B7696C" w14:textId="77777777" w:rsidR="007F0E0D" w:rsidRPr="003A4ED1" w:rsidRDefault="007F0E0D" w:rsidP="00C46382">
            <w:pPr>
              <w:pStyle w:val="BodyTextTable"/>
            </w:pPr>
            <w:r w:rsidRPr="003A4ED1">
              <w:t>Char Encoding: ASCII</w:t>
            </w:r>
          </w:p>
          <w:p w14:paraId="475437D0" w14:textId="77777777" w:rsidR="007F0E0D" w:rsidRPr="003A4ED1" w:rsidRDefault="007F0E0D" w:rsidP="00C46382">
            <w:pPr>
              <w:pStyle w:val="BodyTextTable"/>
            </w:pPr>
            <w:r w:rsidRPr="003A4ED1">
              <w:t xml:space="preserve">Fields delimiter: </w:t>
            </w:r>
            <w:r>
              <w:t>tilde</w:t>
            </w:r>
            <w:r w:rsidRPr="003A4ED1">
              <w:t xml:space="preserve"> – '</w:t>
            </w:r>
            <w:r>
              <w:t>~</w:t>
            </w:r>
            <w:r w:rsidRPr="003A4ED1">
              <w:t>'</w:t>
            </w:r>
            <w:r>
              <w:rPr>
                <w:color w:val="000000"/>
                <w:szCs w:val="18"/>
              </w:rPr>
              <w:t>. Two consecutive tildes ‘~~’ denote an empty field value.</w:t>
            </w:r>
          </w:p>
          <w:p w14:paraId="04EE0FD7" w14:textId="77777777" w:rsidR="007F0E0D" w:rsidRPr="003A4ED1" w:rsidRDefault="007F0E0D" w:rsidP="00C46382">
            <w:pPr>
              <w:pStyle w:val="BodyTextTable"/>
            </w:pPr>
            <w:r w:rsidRPr="003A4ED1">
              <w:t>New Line Character: EOL (LF)</w:t>
            </w:r>
          </w:p>
          <w:p w14:paraId="3BE26673" w14:textId="77777777" w:rsidR="007F0E0D" w:rsidRDefault="007F0E0D" w:rsidP="00C46382">
            <w:pPr>
              <w:pStyle w:val="BodyTextTable"/>
            </w:pPr>
            <w:r w:rsidRPr="003A4ED1">
              <w:t>Header/trailer record: No such records will be added</w:t>
            </w:r>
            <w:r>
              <w:t>;</w:t>
            </w:r>
            <w:r w:rsidRPr="003A4ED1">
              <w:t xml:space="preserve"> record count will be part of the filename.</w:t>
            </w:r>
          </w:p>
          <w:p w14:paraId="77811E38" w14:textId="77777777" w:rsidR="007F0E0D" w:rsidRPr="00237D81" w:rsidRDefault="007F0E0D" w:rsidP="00C46382">
            <w:pPr>
              <w:ind w:left="0"/>
              <w:rPr>
                <w:color w:val="000000"/>
                <w:sz w:val="18"/>
                <w:szCs w:val="18"/>
              </w:rPr>
            </w:pPr>
            <w:r w:rsidRPr="00237D81">
              <w:rPr>
                <w:color w:val="000000"/>
                <w:sz w:val="18"/>
                <w:szCs w:val="18"/>
              </w:rPr>
              <w:t>Common Date format: YYYY-MM-DD</w:t>
            </w:r>
          </w:p>
          <w:p w14:paraId="2F713F62" w14:textId="77777777" w:rsidR="007F0E0D" w:rsidRPr="00237D81" w:rsidRDefault="007F0E0D" w:rsidP="00C46382">
            <w:pPr>
              <w:ind w:left="0"/>
              <w:rPr>
                <w:color w:val="000000"/>
              </w:rPr>
            </w:pPr>
            <w:r w:rsidRPr="00237D81">
              <w:rPr>
                <w:color w:val="000000"/>
                <w:sz w:val="18"/>
                <w:szCs w:val="18"/>
              </w:rPr>
              <w:t>Common Date Time format: YYYY-MM-DD HH24:</w:t>
            </w:r>
            <w:proofErr w:type="gramStart"/>
            <w:r w:rsidRPr="00237D81">
              <w:rPr>
                <w:color w:val="000000"/>
                <w:sz w:val="18"/>
                <w:szCs w:val="18"/>
              </w:rPr>
              <w:t>MM:SS</w:t>
            </w:r>
            <w:proofErr w:type="gramEnd"/>
          </w:p>
        </w:tc>
      </w:tr>
      <w:tr w:rsidR="007F0E0D" w:rsidRPr="003A4ED1" w14:paraId="534BC56B" w14:textId="77777777" w:rsidTr="00C46382">
        <w:trPr>
          <w:cantSplit/>
          <w:tblHeader/>
        </w:trPr>
        <w:tc>
          <w:tcPr>
            <w:tcW w:w="1290" w:type="pct"/>
            <w:tcBorders>
              <w:bottom w:val="single" w:sz="4" w:space="0" w:color="808080"/>
            </w:tcBorders>
            <w:shd w:val="clear" w:color="auto" w:fill="auto"/>
          </w:tcPr>
          <w:p w14:paraId="654F8ED4" w14:textId="77777777" w:rsidR="007F0E0D" w:rsidRPr="003A4ED1" w:rsidRDefault="007F0E0D" w:rsidP="00C46382">
            <w:pPr>
              <w:pStyle w:val="BodyTextTable"/>
              <w:rPr>
                <w:b/>
                <w:bCs/>
              </w:rPr>
            </w:pPr>
            <w:r w:rsidRPr="003A4ED1">
              <w:rPr>
                <w:b/>
                <w:bCs/>
              </w:rPr>
              <w:t>File Place</w:t>
            </w:r>
          </w:p>
        </w:tc>
        <w:tc>
          <w:tcPr>
            <w:tcW w:w="3710" w:type="pct"/>
            <w:gridSpan w:val="2"/>
            <w:tcBorders>
              <w:bottom w:val="single" w:sz="4" w:space="0" w:color="808080"/>
            </w:tcBorders>
            <w:shd w:val="clear" w:color="auto" w:fill="auto"/>
          </w:tcPr>
          <w:p w14:paraId="382735E8" w14:textId="77777777" w:rsidR="007F0E0D" w:rsidRPr="003A4ED1" w:rsidRDefault="007F0E0D" w:rsidP="00C46382">
            <w:pPr>
              <w:pStyle w:val="BodyTextTable"/>
            </w:pPr>
            <w:r w:rsidRPr="00205C8C">
              <w:t>To be defined during actual integration</w:t>
            </w:r>
          </w:p>
        </w:tc>
      </w:tr>
      <w:tr w:rsidR="007F0E0D" w:rsidRPr="003A4ED1" w14:paraId="2C4659A9" w14:textId="77777777" w:rsidTr="00C46382">
        <w:trPr>
          <w:cantSplit/>
          <w:tblHeader/>
        </w:trPr>
        <w:tc>
          <w:tcPr>
            <w:tcW w:w="1290" w:type="pct"/>
            <w:tcBorders>
              <w:bottom w:val="single" w:sz="4" w:space="0" w:color="808080"/>
            </w:tcBorders>
            <w:shd w:val="clear" w:color="auto" w:fill="auto"/>
          </w:tcPr>
          <w:p w14:paraId="1CE1864B" w14:textId="77777777" w:rsidR="007F0E0D" w:rsidRPr="003A4ED1" w:rsidRDefault="007F0E0D" w:rsidP="00C46382">
            <w:pPr>
              <w:pStyle w:val="BodyTextTable"/>
              <w:rPr>
                <w:b/>
                <w:bCs/>
              </w:rPr>
            </w:pPr>
            <w:r>
              <w:rPr>
                <w:b/>
                <w:bCs/>
              </w:rPr>
              <w:t>User &amp; Password</w:t>
            </w:r>
          </w:p>
        </w:tc>
        <w:tc>
          <w:tcPr>
            <w:tcW w:w="3710" w:type="pct"/>
            <w:gridSpan w:val="2"/>
            <w:tcBorders>
              <w:bottom w:val="single" w:sz="4" w:space="0" w:color="808080"/>
            </w:tcBorders>
            <w:shd w:val="clear" w:color="auto" w:fill="auto"/>
          </w:tcPr>
          <w:p w14:paraId="12E9BEB8" w14:textId="77777777" w:rsidR="007F0E0D" w:rsidRPr="00205C8C" w:rsidRDefault="007F0E0D" w:rsidP="00C46382">
            <w:pPr>
              <w:pStyle w:val="BodyTextTable"/>
            </w:pPr>
            <w:r w:rsidRPr="00205C8C">
              <w:t xml:space="preserve">To be </w:t>
            </w:r>
            <w:r>
              <w:t>provided by Amdocs AIA</w:t>
            </w:r>
            <w:r w:rsidRPr="00205C8C">
              <w:t xml:space="preserve"> during actual integration</w:t>
            </w:r>
          </w:p>
        </w:tc>
      </w:tr>
      <w:tr w:rsidR="007F0E0D" w:rsidRPr="003A4ED1" w14:paraId="29D28D4C" w14:textId="77777777" w:rsidTr="00C46382">
        <w:trPr>
          <w:cantSplit/>
          <w:tblHeader/>
        </w:trPr>
        <w:tc>
          <w:tcPr>
            <w:tcW w:w="1290" w:type="pct"/>
            <w:tcBorders>
              <w:bottom w:val="single" w:sz="4" w:space="0" w:color="808080"/>
            </w:tcBorders>
            <w:shd w:val="clear" w:color="auto" w:fill="auto"/>
          </w:tcPr>
          <w:p w14:paraId="21EA6071" w14:textId="77777777" w:rsidR="007F0E0D" w:rsidRPr="003A4ED1" w:rsidRDefault="007F0E0D" w:rsidP="00C46382">
            <w:pPr>
              <w:pStyle w:val="BodyTextTable"/>
              <w:rPr>
                <w:b/>
                <w:bCs/>
              </w:rPr>
            </w:pPr>
            <w:r>
              <w:rPr>
                <w:b/>
                <w:bCs/>
              </w:rPr>
              <w:t>Download Completion Rule</w:t>
            </w:r>
          </w:p>
        </w:tc>
        <w:tc>
          <w:tcPr>
            <w:tcW w:w="3710" w:type="pct"/>
            <w:gridSpan w:val="2"/>
            <w:tcBorders>
              <w:bottom w:val="single" w:sz="4" w:space="0" w:color="808080"/>
            </w:tcBorders>
            <w:shd w:val="clear" w:color="auto" w:fill="auto"/>
          </w:tcPr>
          <w:p w14:paraId="3782A3CC" w14:textId="77777777" w:rsidR="007F0E0D" w:rsidRPr="00205C8C" w:rsidRDefault="007F0E0D" w:rsidP="00C46382">
            <w:pPr>
              <w:pStyle w:val="BodyTextTable"/>
            </w:pPr>
            <w:r w:rsidRPr="00B22201">
              <w:rPr>
                <w:color w:val="000000"/>
                <w:szCs w:val="18"/>
              </w:rPr>
              <w:t>When file download was completed successfully, the f</w:t>
            </w:r>
            <w:r w:rsidRPr="005E0AD3">
              <w:rPr>
                <w:color w:val="000000"/>
                <w:szCs w:val="18"/>
              </w:rPr>
              <w:t>ile will be moved to the archive</w:t>
            </w:r>
            <w:r w:rsidRPr="00B22201">
              <w:rPr>
                <w:color w:val="000000"/>
                <w:szCs w:val="18"/>
              </w:rPr>
              <w:t xml:space="preserve"> folder.</w:t>
            </w:r>
          </w:p>
        </w:tc>
      </w:tr>
      <w:tr w:rsidR="007F0E0D" w:rsidRPr="003A4ED1" w14:paraId="2FBAB7C0" w14:textId="77777777" w:rsidTr="00566105">
        <w:trPr>
          <w:cantSplit/>
          <w:tblHeader/>
        </w:trPr>
        <w:tc>
          <w:tcPr>
            <w:tcW w:w="1290" w:type="pct"/>
            <w:shd w:val="clear" w:color="auto" w:fill="auto"/>
          </w:tcPr>
          <w:p w14:paraId="0D835B54" w14:textId="77777777" w:rsidR="007F0E0D" w:rsidRPr="003A4ED1" w:rsidRDefault="007F0E0D" w:rsidP="00C46382">
            <w:pPr>
              <w:pStyle w:val="BodyTextTable"/>
              <w:keepNext/>
              <w:keepLines/>
              <w:rPr>
                <w:b/>
                <w:bCs/>
              </w:rPr>
            </w:pPr>
            <w:r w:rsidRPr="003A4ED1">
              <w:rPr>
                <w:b/>
                <w:bCs/>
              </w:rPr>
              <w:t>Empty File Rule</w:t>
            </w:r>
          </w:p>
        </w:tc>
        <w:tc>
          <w:tcPr>
            <w:tcW w:w="3710" w:type="pct"/>
            <w:gridSpan w:val="2"/>
            <w:shd w:val="clear" w:color="auto" w:fill="auto"/>
          </w:tcPr>
          <w:p w14:paraId="03535A45" w14:textId="77777777" w:rsidR="007F0E0D" w:rsidRPr="003A4ED1" w:rsidRDefault="007F0E0D" w:rsidP="00C46382">
            <w:pPr>
              <w:pStyle w:val="BodyTextTable"/>
              <w:keepNext/>
              <w:keepLines/>
              <w:rPr>
                <w:highlight w:val="yellow"/>
              </w:rPr>
            </w:pPr>
            <w:r w:rsidRPr="003A4ED1">
              <w:t>If there is no record to extract</w:t>
            </w:r>
            <w:r>
              <w:t>,</w:t>
            </w:r>
            <w:r w:rsidRPr="003A4ED1">
              <w:t xml:space="preserve"> quit the file processing</w:t>
            </w:r>
            <w:r>
              <w:t xml:space="preserve">. </w:t>
            </w:r>
          </w:p>
        </w:tc>
      </w:tr>
    </w:tbl>
    <w:p w14:paraId="2927FA73" w14:textId="77777777" w:rsidR="007F0E0D" w:rsidRPr="003A4ED1" w:rsidRDefault="007F0E0D" w:rsidP="007F0E0D">
      <w:pPr>
        <w:pStyle w:val="Heading5"/>
      </w:pPr>
      <w:r w:rsidRPr="003A4ED1">
        <w:t>Detail Record</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Grid>
        <w:gridCol w:w="435"/>
        <w:gridCol w:w="1908"/>
        <w:gridCol w:w="1214"/>
        <w:gridCol w:w="2592"/>
        <w:gridCol w:w="1317"/>
        <w:gridCol w:w="949"/>
        <w:gridCol w:w="604"/>
      </w:tblGrid>
      <w:tr w:rsidR="007F0E0D" w:rsidRPr="003A4ED1" w14:paraId="14FDDA50" w14:textId="77777777" w:rsidTr="00C46382">
        <w:trPr>
          <w:cantSplit/>
          <w:trHeight w:val="1178"/>
          <w:tblHeader/>
        </w:trPr>
        <w:tc>
          <w:tcPr>
            <w:tcW w:w="241" w:type="pct"/>
            <w:tcBorders>
              <w:bottom w:val="single" w:sz="4" w:space="0" w:color="808080"/>
            </w:tcBorders>
            <w:shd w:val="clear" w:color="auto" w:fill="626469"/>
            <w:textDirection w:val="tbRl"/>
            <w:vAlign w:val="center"/>
            <w:hideMark/>
          </w:tcPr>
          <w:p w14:paraId="7DBFD302" w14:textId="77777777" w:rsidR="007F0E0D" w:rsidRPr="003A4ED1" w:rsidRDefault="007F0E0D" w:rsidP="00C46382">
            <w:pPr>
              <w:pStyle w:val="HeaderTable"/>
              <w:ind w:left="72" w:right="113"/>
              <w:rPr>
                <w:color w:val="FFFFFF"/>
              </w:rPr>
            </w:pPr>
            <w:r w:rsidRPr="003A4ED1">
              <w:rPr>
                <w:color w:val="FFFFFF"/>
              </w:rPr>
              <w:t xml:space="preserve">Field No. </w:t>
            </w:r>
          </w:p>
        </w:tc>
        <w:tc>
          <w:tcPr>
            <w:tcW w:w="1058" w:type="pct"/>
            <w:tcBorders>
              <w:bottom w:val="single" w:sz="4" w:space="0" w:color="808080"/>
            </w:tcBorders>
            <w:shd w:val="clear" w:color="auto" w:fill="626469"/>
            <w:vAlign w:val="center"/>
            <w:hideMark/>
          </w:tcPr>
          <w:p w14:paraId="430EEDA3" w14:textId="77777777" w:rsidR="007F0E0D" w:rsidRPr="003A4ED1" w:rsidRDefault="007F0E0D" w:rsidP="00C46382">
            <w:pPr>
              <w:pStyle w:val="HeaderTable"/>
              <w:ind w:left="72"/>
              <w:rPr>
                <w:color w:val="FFFFFF"/>
              </w:rPr>
            </w:pPr>
            <w:r w:rsidRPr="003A4ED1">
              <w:rPr>
                <w:color w:val="FFFFFF"/>
              </w:rPr>
              <w:t>Attribute Name</w:t>
            </w:r>
          </w:p>
        </w:tc>
        <w:tc>
          <w:tcPr>
            <w:tcW w:w="673" w:type="pct"/>
            <w:tcBorders>
              <w:bottom w:val="single" w:sz="4" w:space="0" w:color="808080"/>
            </w:tcBorders>
            <w:shd w:val="clear" w:color="auto" w:fill="626469"/>
            <w:vAlign w:val="center"/>
          </w:tcPr>
          <w:p w14:paraId="2EBF4E13" w14:textId="77777777" w:rsidR="007F0E0D" w:rsidRPr="003A4ED1" w:rsidRDefault="007F0E0D" w:rsidP="00C46382">
            <w:pPr>
              <w:pStyle w:val="HeaderTable"/>
              <w:ind w:left="72"/>
              <w:rPr>
                <w:color w:val="FFFFFF"/>
              </w:rPr>
            </w:pPr>
            <w:r w:rsidRPr="003A4ED1">
              <w:rPr>
                <w:color w:val="FFFFFF"/>
              </w:rPr>
              <w:t>Data Type</w:t>
            </w:r>
          </w:p>
        </w:tc>
        <w:tc>
          <w:tcPr>
            <w:tcW w:w="1437" w:type="pct"/>
            <w:tcBorders>
              <w:bottom w:val="single" w:sz="4" w:space="0" w:color="808080"/>
            </w:tcBorders>
            <w:shd w:val="clear" w:color="auto" w:fill="626469"/>
            <w:vAlign w:val="center"/>
            <w:hideMark/>
          </w:tcPr>
          <w:p w14:paraId="7C22E9CB" w14:textId="77777777" w:rsidR="007F0E0D" w:rsidRPr="003A4ED1" w:rsidRDefault="007F0E0D" w:rsidP="00C46382">
            <w:pPr>
              <w:pStyle w:val="HeaderTable"/>
              <w:ind w:left="72"/>
              <w:rPr>
                <w:color w:val="FFFFFF"/>
              </w:rPr>
            </w:pPr>
            <w:r w:rsidRPr="003A4ED1">
              <w:rPr>
                <w:color w:val="FFFFFF"/>
              </w:rPr>
              <w:t>Field Description</w:t>
            </w:r>
          </w:p>
        </w:tc>
        <w:tc>
          <w:tcPr>
            <w:tcW w:w="730" w:type="pct"/>
            <w:tcBorders>
              <w:bottom w:val="single" w:sz="4" w:space="0" w:color="808080"/>
            </w:tcBorders>
            <w:shd w:val="clear" w:color="auto" w:fill="626469"/>
            <w:vAlign w:val="center"/>
          </w:tcPr>
          <w:p w14:paraId="6270081B" w14:textId="77777777" w:rsidR="007F0E0D" w:rsidRPr="003A4ED1" w:rsidRDefault="007F0E0D" w:rsidP="00C46382">
            <w:pPr>
              <w:pStyle w:val="HeaderTable"/>
              <w:ind w:left="72"/>
              <w:rPr>
                <w:color w:val="FFFFFF"/>
              </w:rPr>
            </w:pPr>
            <w:r w:rsidRPr="003A4ED1">
              <w:rPr>
                <w:color w:val="FFFFFF"/>
              </w:rPr>
              <w:t xml:space="preserve">Example </w:t>
            </w:r>
          </w:p>
        </w:tc>
        <w:tc>
          <w:tcPr>
            <w:tcW w:w="526" w:type="pct"/>
            <w:tcBorders>
              <w:bottom w:val="single" w:sz="4" w:space="0" w:color="808080"/>
            </w:tcBorders>
            <w:shd w:val="clear" w:color="auto" w:fill="626469"/>
            <w:vAlign w:val="center"/>
          </w:tcPr>
          <w:p w14:paraId="7EF3DB48" w14:textId="77777777" w:rsidR="007F0E0D" w:rsidRPr="003A4ED1" w:rsidRDefault="007F0E0D" w:rsidP="00C46382">
            <w:pPr>
              <w:pStyle w:val="HeaderTable"/>
              <w:ind w:left="72"/>
              <w:rPr>
                <w:color w:val="FFFFFF"/>
              </w:rPr>
            </w:pPr>
            <w:r>
              <w:rPr>
                <w:color w:val="FFFFFF"/>
              </w:rPr>
              <w:t>Source</w:t>
            </w:r>
          </w:p>
        </w:tc>
        <w:tc>
          <w:tcPr>
            <w:tcW w:w="335" w:type="pct"/>
            <w:tcBorders>
              <w:bottom w:val="single" w:sz="4" w:space="0" w:color="808080"/>
            </w:tcBorders>
            <w:shd w:val="clear" w:color="auto" w:fill="626469"/>
            <w:textDirection w:val="tbRl"/>
            <w:vAlign w:val="center"/>
          </w:tcPr>
          <w:p w14:paraId="6C305370" w14:textId="77777777" w:rsidR="007F0E0D" w:rsidRPr="003A4ED1" w:rsidRDefault="007F0E0D" w:rsidP="00C46382">
            <w:pPr>
              <w:pStyle w:val="HeaderTable"/>
              <w:ind w:left="72" w:right="113"/>
              <w:rPr>
                <w:color w:val="FFFFFF"/>
              </w:rPr>
            </w:pPr>
            <w:r w:rsidRPr="003A4ED1">
              <w:rPr>
                <w:color w:val="FFFFFF"/>
              </w:rPr>
              <w:t>Must be populated</w:t>
            </w:r>
          </w:p>
        </w:tc>
      </w:tr>
      <w:tr w:rsidR="007F0E0D" w:rsidRPr="003A4ED1" w14:paraId="48F829F7" w14:textId="77777777" w:rsidTr="00C46382">
        <w:trPr>
          <w:cantSplit/>
        </w:trPr>
        <w:tc>
          <w:tcPr>
            <w:tcW w:w="241" w:type="pct"/>
            <w:tcBorders>
              <w:bottom w:val="single" w:sz="4" w:space="0" w:color="808080"/>
            </w:tcBorders>
            <w:shd w:val="clear" w:color="auto" w:fill="auto"/>
          </w:tcPr>
          <w:p w14:paraId="69ACF4D2" w14:textId="77777777" w:rsidR="007F0E0D" w:rsidRPr="003A4ED1" w:rsidRDefault="007F0E0D" w:rsidP="00C46382">
            <w:pPr>
              <w:pStyle w:val="BodyTextTable"/>
              <w:numPr>
                <w:ilvl w:val="0"/>
                <w:numId w:val="20"/>
              </w:numPr>
              <w:rPr>
                <w:szCs w:val="18"/>
              </w:rPr>
            </w:pPr>
          </w:p>
        </w:tc>
        <w:tc>
          <w:tcPr>
            <w:tcW w:w="1058" w:type="pct"/>
            <w:tcBorders>
              <w:bottom w:val="single" w:sz="4" w:space="0" w:color="808080"/>
            </w:tcBorders>
            <w:shd w:val="clear" w:color="auto" w:fill="auto"/>
          </w:tcPr>
          <w:p w14:paraId="2B38FA40" w14:textId="77777777" w:rsidR="007F0E0D" w:rsidRPr="003A4ED1" w:rsidRDefault="007F0E0D" w:rsidP="00C46382">
            <w:pPr>
              <w:pStyle w:val="BodyTextTable"/>
              <w:rPr>
                <w:szCs w:val="18"/>
              </w:rPr>
            </w:pPr>
            <w:r>
              <w:rPr>
                <w:rFonts w:asciiTheme="minorHAnsi" w:hAnsiTheme="minorHAnsi"/>
                <w:szCs w:val="18"/>
              </w:rPr>
              <w:t xml:space="preserve">Billing </w:t>
            </w:r>
            <w:r w:rsidRPr="003A4ED1">
              <w:rPr>
                <w:rFonts w:asciiTheme="minorHAnsi" w:hAnsiTheme="minorHAnsi"/>
                <w:szCs w:val="18"/>
              </w:rPr>
              <w:t>Account ID</w:t>
            </w:r>
          </w:p>
        </w:tc>
        <w:tc>
          <w:tcPr>
            <w:tcW w:w="673" w:type="pct"/>
            <w:tcBorders>
              <w:bottom w:val="single" w:sz="4" w:space="0" w:color="808080"/>
            </w:tcBorders>
            <w:shd w:val="clear" w:color="auto" w:fill="auto"/>
          </w:tcPr>
          <w:p w14:paraId="43E53A8C" w14:textId="77777777" w:rsidR="007F0E0D" w:rsidRPr="003A4ED1" w:rsidRDefault="007F0E0D" w:rsidP="00C46382">
            <w:pPr>
              <w:pStyle w:val="BodyTextTable"/>
              <w:rPr>
                <w:szCs w:val="18"/>
              </w:rPr>
            </w:pPr>
            <w:r w:rsidRPr="003A4ED1">
              <w:rPr>
                <w:color w:val="000000"/>
                <w:szCs w:val="18"/>
              </w:rPr>
              <w:t>String</w:t>
            </w:r>
          </w:p>
        </w:tc>
        <w:tc>
          <w:tcPr>
            <w:tcW w:w="1437" w:type="pct"/>
            <w:tcBorders>
              <w:bottom w:val="single" w:sz="4" w:space="0" w:color="808080"/>
            </w:tcBorders>
            <w:shd w:val="clear" w:color="auto" w:fill="auto"/>
          </w:tcPr>
          <w:p w14:paraId="4C03E9C5" w14:textId="77777777" w:rsidR="007F0E0D" w:rsidRPr="003A4ED1" w:rsidRDefault="007F0E0D" w:rsidP="00C46382">
            <w:pPr>
              <w:pStyle w:val="BodyTextTable"/>
              <w:rPr>
                <w:szCs w:val="18"/>
              </w:rPr>
            </w:pPr>
            <w:r>
              <w:rPr>
                <w:szCs w:val="18"/>
              </w:rPr>
              <w:t xml:space="preserve">The unique account ID in the billing system </w:t>
            </w:r>
          </w:p>
        </w:tc>
        <w:tc>
          <w:tcPr>
            <w:tcW w:w="730" w:type="pct"/>
            <w:tcBorders>
              <w:bottom w:val="single" w:sz="4" w:space="0" w:color="808080"/>
            </w:tcBorders>
            <w:shd w:val="clear" w:color="auto" w:fill="auto"/>
          </w:tcPr>
          <w:p w14:paraId="4D2C0D65" w14:textId="77777777" w:rsidR="007F0E0D" w:rsidRPr="003A4ED1" w:rsidRDefault="007F0E0D" w:rsidP="00C46382">
            <w:pPr>
              <w:pStyle w:val="BodyTextTable"/>
              <w:rPr>
                <w:szCs w:val="18"/>
              </w:rPr>
            </w:pPr>
          </w:p>
        </w:tc>
        <w:tc>
          <w:tcPr>
            <w:tcW w:w="526" w:type="pct"/>
            <w:tcBorders>
              <w:bottom w:val="single" w:sz="4" w:space="0" w:color="808080"/>
            </w:tcBorders>
            <w:shd w:val="clear" w:color="auto" w:fill="auto"/>
          </w:tcPr>
          <w:p w14:paraId="2E0ACBEF" w14:textId="77777777" w:rsidR="007F0E0D" w:rsidRPr="003A4ED1" w:rsidRDefault="007F0E0D" w:rsidP="00C46382">
            <w:pPr>
              <w:pStyle w:val="BodyTextTable"/>
              <w:rPr>
                <w:szCs w:val="18"/>
              </w:rPr>
            </w:pPr>
          </w:p>
        </w:tc>
        <w:tc>
          <w:tcPr>
            <w:tcW w:w="335" w:type="pct"/>
            <w:tcBorders>
              <w:bottom w:val="single" w:sz="4" w:space="0" w:color="808080"/>
            </w:tcBorders>
            <w:shd w:val="clear" w:color="auto" w:fill="auto"/>
          </w:tcPr>
          <w:p w14:paraId="6F3E6D68" w14:textId="77777777" w:rsidR="007F0E0D" w:rsidRPr="003A4ED1" w:rsidRDefault="007F0E0D" w:rsidP="00C46382">
            <w:pPr>
              <w:pStyle w:val="BodyTextTable"/>
              <w:rPr>
                <w:szCs w:val="18"/>
              </w:rPr>
            </w:pPr>
            <w:r w:rsidRPr="003A4ED1">
              <w:rPr>
                <w:szCs w:val="18"/>
              </w:rPr>
              <w:t>M</w:t>
            </w:r>
          </w:p>
        </w:tc>
      </w:tr>
      <w:tr w:rsidR="007F0E0D" w:rsidRPr="003A4ED1" w14:paraId="4A7E40A4" w14:textId="77777777" w:rsidTr="00C46382">
        <w:trPr>
          <w:cantSplit/>
        </w:trPr>
        <w:tc>
          <w:tcPr>
            <w:tcW w:w="241" w:type="pct"/>
            <w:shd w:val="clear" w:color="auto" w:fill="auto"/>
          </w:tcPr>
          <w:p w14:paraId="736EB3E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8F7C60E" w14:textId="77777777" w:rsidR="007F0E0D" w:rsidRDefault="007F0E0D" w:rsidP="00C46382">
            <w:pPr>
              <w:pStyle w:val="BodyTextTable"/>
              <w:rPr>
                <w:szCs w:val="18"/>
              </w:rPr>
            </w:pPr>
            <w:r>
              <w:rPr>
                <w:szCs w:val="18"/>
              </w:rPr>
              <w:t>Subscriber ID</w:t>
            </w:r>
          </w:p>
        </w:tc>
        <w:tc>
          <w:tcPr>
            <w:tcW w:w="673" w:type="pct"/>
            <w:shd w:val="clear" w:color="auto" w:fill="auto"/>
          </w:tcPr>
          <w:p w14:paraId="54760916" w14:textId="77777777" w:rsidR="007F0E0D" w:rsidRDefault="007F0E0D" w:rsidP="00C46382">
            <w:pPr>
              <w:pStyle w:val="BodyTextTable"/>
              <w:rPr>
                <w:szCs w:val="18"/>
              </w:rPr>
            </w:pPr>
            <w:r>
              <w:rPr>
                <w:szCs w:val="18"/>
              </w:rPr>
              <w:t>String</w:t>
            </w:r>
          </w:p>
        </w:tc>
        <w:tc>
          <w:tcPr>
            <w:tcW w:w="1437" w:type="pct"/>
            <w:shd w:val="clear" w:color="auto" w:fill="auto"/>
          </w:tcPr>
          <w:p w14:paraId="4F477086" w14:textId="77777777" w:rsidR="007F0E0D" w:rsidRPr="0003311F" w:rsidRDefault="007F0E0D" w:rsidP="00C46382">
            <w:pPr>
              <w:pStyle w:val="BodyTextTable"/>
              <w:rPr>
                <w:color w:val="000000"/>
                <w:szCs w:val="18"/>
              </w:rPr>
            </w:pPr>
            <w:r>
              <w:rPr>
                <w:szCs w:val="18"/>
              </w:rPr>
              <w:t>The unique subscriber MSISDN E.164 format</w:t>
            </w:r>
          </w:p>
        </w:tc>
        <w:tc>
          <w:tcPr>
            <w:tcW w:w="730" w:type="pct"/>
            <w:shd w:val="clear" w:color="auto" w:fill="auto"/>
          </w:tcPr>
          <w:p w14:paraId="02B4B53A" w14:textId="77777777" w:rsidR="007F0E0D" w:rsidRPr="003A4ED1" w:rsidRDefault="007F0E0D" w:rsidP="00C46382">
            <w:pPr>
              <w:pStyle w:val="BodyTextTable"/>
              <w:rPr>
                <w:szCs w:val="18"/>
              </w:rPr>
            </w:pPr>
          </w:p>
        </w:tc>
        <w:tc>
          <w:tcPr>
            <w:tcW w:w="526" w:type="pct"/>
            <w:shd w:val="clear" w:color="auto" w:fill="auto"/>
          </w:tcPr>
          <w:p w14:paraId="69991ECD" w14:textId="77777777" w:rsidR="007F0E0D" w:rsidRPr="003A4ED1" w:rsidRDefault="007F0E0D" w:rsidP="00C46382">
            <w:pPr>
              <w:pStyle w:val="BodyTextTable"/>
              <w:rPr>
                <w:szCs w:val="18"/>
              </w:rPr>
            </w:pPr>
          </w:p>
        </w:tc>
        <w:tc>
          <w:tcPr>
            <w:tcW w:w="335" w:type="pct"/>
            <w:shd w:val="clear" w:color="auto" w:fill="auto"/>
          </w:tcPr>
          <w:p w14:paraId="323F892D" w14:textId="77777777" w:rsidR="007F0E0D" w:rsidRDefault="007F0E0D" w:rsidP="00C46382">
            <w:pPr>
              <w:pStyle w:val="BodyTextTable"/>
              <w:rPr>
                <w:szCs w:val="18"/>
              </w:rPr>
            </w:pPr>
            <w:r>
              <w:rPr>
                <w:szCs w:val="18"/>
              </w:rPr>
              <w:t>M</w:t>
            </w:r>
          </w:p>
        </w:tc>
      </w:tr>
      <w:tr w:rsidR="007F0E0D" w:rsidRPr="003A4ED1" w14:paraId="6032B602" w14:textId="77777777" w:rsidTr="00C46382">
        <w:trPr>
          <w:cantSplit/>
        </w:trPr>
        <w:tc>
          <w:tcPr>
            <w:tcW w:w="241" w:type="pct"/>
            <w:shd w:val="clear" w:color="auto" w:fill="auto"/>
          </w:tcPr>
          <w:p w14:paraId="68829D6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5DC8F37" w14:textId="77777777" w:rsidR="007F0E0D" w:rsidRDefault="007F0E0D" w:rsidP="00C46382">
            <w:pPr>
              <w:pStyle w:val="BodyTextTable"/>
              <w:rPr>
                <w:szCs w:val="18"/>
              </w:rPr>
            </w:pPr>
            <w:r>
              <w:rPr>
                <w:szCs w:val="18"/>
              </w:rPr>
              <w:t xml:space="preserve">Dominant </w:t>
            </w:r>
            <w:r w:rsidRPr="00AD5B83">
              <w:rPr>
                <w:szCs w:val="18"/>
              </w:rPr>
              <w:t>Region</w:t>
            </w:r>
          </w:p>
        </w:tc>
        <w:tc>
          <w:tcPr>
            <w:tcW w:w="673" w:type="pct"/>
            <w:shd w:val="clear" w:color="auto" w:fill="auto"/>
          </w:tcPr>
          <w:p w14:paraId="296F3049" w14:textId="77777777" w:rsidR="007F0E0D" w:rsidRDefault="007F0E0D" w:rsidP="00C46382">
            <w:pPr>
              <w:pStyle w:val="BodyTextTable"/>
              <w:rPr>
                <w:szCs w:val="18"/>
              </w:rPr>
            </w:pPr>
            <w:r>
              <w:rPr>
                <w:szCs w:val="18"/>
              </w:rPr>
              <w:t>String</w:t>
            </w:r>
          </w:p>
        </w:tc>
        <w:tc>
          <w:tcPr>
            <w:tcW w:w="1437" w:type="pct"/>
            <w:shd w:val="clear" w:color="auto" w:fill="auto"/>
          </w:tcPr>
          <w:p w14:paraId="299C2B60" w14:textId="77777777" w:rsidR="007F0E0D" w:rsidRDefault="007F0E0D" w:rsidP="00C46382">
            <w:pPr>
              <w:pStyle w:val="BodyTextTable"/>
              <w:rPr>
                <w:szCs w:val="18"/>
              </w:rPr>
            </w:pPr>
            <w:r w:rsidRPr="00AD5B83">
              <w:rPr>
                <w:szCs w:val="18"/>
              </w:rPr>
              <w:t>Dominant based on usage (c/o PACE)</w:t>
            </w:r>
          </w:p>
        </w:tc>
        <w:tc>
          <w:tcPr>
            <w:tcW w:w="730" w:type="pct"/>
            <w:shd w:val="clear" w:color="auto" w:fill="auto"/>
          </w:tcPr>
          <w:p w14:paraId="6738C6F5" w14:textId="77777777" w:rsidR="007F0E0D" w:rsidRPr="003A4ED1" w:rsidRDefault="007F0E0D" w:rsidP="00C46382">
            <w:pPr>
              <w:pStyle w:val="BodyTextTable"/>
              <w:rPr>
                <w:szCs w:val="18"/>
              </w:rPr>
            </w:pPr>
          </w:p>
        </w:tc>
        <w:tc>
          <w:tcPr>
            <w:tcW w:w="526" w:type="pct"/>
            <w:shd w:val="clear" w:color="auto" w:fill="auto"/>
          </w:tcPr>
          <w:p w14:paraId="083590FB" w14:textId="77777777" w:rsidR="007F0E0D" w:rsidRPr="003A4ED1" w:rsidRDefault="007F0E0D" w:rsidP="00C46382">
            <w:pPr>
              <w:pStyle w:val="BodyTextTable"/>
              <w:rPr>
                <w:szCs w:val="18"/>
              </w:rPr>
            </w:pPr>
            <w:r>
              <w:rPr>
                <w:szCs w:val="18"/>
              </w:rPr>
              <w:t>OCS/PACE</w:t>
            </w:r>
          </w:p>
        </w:tc>
        <w:tc>
          <w:tcPr>
            <w:tcW w:w="335" w:type="pct"/>
            <w:shd w:val="clear" w:color="auto" w:fill="auto"/>
          </w:tcPr>
          <w:p w14:paraId="0A0796D9" w14:textId="77777777" w:rsidR="007F0E0D" w:rsidRDefault="007F0E0D" w:rsidP="00C46382">
            <w:pPr>
              <w:pStyle w:val="BodyTextTable"/>
              <w:rPr>
                <w:szCs w:val="18"/>
              </w:rPr>
            </w:pPr>
            <w:r>
              <w:rPr>
                <w:szCs w:val="18"/>
              </w:rPr>
              <w:t>O</w:t>
            </w:r>
          </w:p>
        </w:tc>
      </w:tr>
      <w:tr w:rsidR="007F0E0D" w:rsidRPr="003A4ED1" w14:paraId="48C5886A" w14:textId="77777777" w:rsidTr="00C46382">
        <w:trPr>
          <w:cantSplit/>
        </w:trPr>
        <w:tc>
          <w:tcPr>
            <w:tcW w:w="241" w:type="pct"/>
            <w:shd w:val="clear" w:color="auto" w:fill="auto"/>
          </w:tcPr>
          <w:p w14:paraId="147D46E4"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5155C57" w14:textId="77777777" w:rsidR="007F0E0D" w:rsidRDefault="007F0E0D" w:rsidP="00C46382">
            <w:pPr>
              <w:pStyle w:val="BodyTextTable"/>
              <w:rPr>
                <w:szCs w:val="18"/>
              </w:rPr>
            </w:pPr>
            <w:r>
              <w:rPr>
                <w:szCs w:val="18"/>
              </w:rPr>
              <w:t>Dominant Province</w:t>
            </w:r>
          </w:p>
        </w:tc>
        <w:tc>
          <w:tcPr>
            <w:tcW w:w="673" w:type="pct"/>
            <w:shd w:val="clear" w:color="auto" w:fill="auto"/>
          </w:tcPr>
          <w:p w14:paraId="3F844255" w14:textId="77777777" w:rsidR="007F0E0D" w:rsidRDefault="007F0E0D" w:rsidP="00C46382">
            <w:pPr>
              <w:pStyle w:val="BodyTextTable"/>
              <w:rPr>
                <w:szCs w:val="18"/>
              </w:rPr>
            </w:pPr>
            <w:r>
              <w:rPr>
                <w:szCs w:val="18"/>
              </w:rPr>
              <w:t>String</w:t>
            </w:r>
          </w:p>
        </w:tc>
        <w:tc>
          <w:tcPr>
            <w:tcW w:w="1437" w:type="pct"/>
            <w:shd w:val="clear" w:color="auto" w:fill="auto"/>
          </w:tcPr>
          <w:p w14:paraId="4FF190B8" w14:textId="77777777" w:rsidR="007F0E0D" w:rsidRDefault="007F0E0D" w:rsidP="00C46382">
            <w:pPr>
              <w:pStyle w:val="BodyTextTable"/>
              <w:rPr>
                <w:szCs w:val="18"/>
              </w:rPr>
            </w:pPr>
            <w:r w:rsidRPr="00AD5B83">
              <w:rPr>
                <w:szCs w:val="18"/>
              </w:rPr>
              <w:t>Dominant based on usage (c/o PACE)</w:t>
            </w:r>
          </w:p>
        </w:tc>
        <w:tc>
          <w:tcPr>
            <w:tcW w:w="730" w:type="pct"/>
            <w:shd w:val="clear" w:color="auto" w:fill="auto"/>
          </w:tcPr>
          <w:p w14:paraId="0149B485" w14:textId="77777777" w:rsidR="007F0E0D" w:rsidRPr="003A4ED1" w:rsidRDefault="007F0E0D" w:rsidP="00C46382">
            <w:pPr>
              <w:pStyle w:val="BodyTextTable"/>
              <w:rPr>
                <w:szCs w:val="18"/>
              </w:rPr>
            </w:pPr>
          </w:p>
        </w:tc>
        <w:tc>
          <w:tcPr>
            <w:tcW w:w="526" w:type="pct"/>
            <w:shd w:val="clear" w:color="auto" w:fill="auto"/>
          </w:tcPr>
          <w:p w14:paraId="039F0559" w14:textId="77777777" w:rsidR="007F0E0D" w:rsidRPr="003A4ED1" w:rsidRDefault="007F0E0D" w:rsidP="00C46382">
            <w:pPr>
              <w:pStyle w:val="BodyTextTable"/>
              <w:rPr>
                <w:szCs w:val="18"/>
              </w:rPr>
            </w:pPr>
            <w:r>
              <w:rPr>
                <w:szCs w:val="18"/>
              </w:rPr>
              <w:t>OCS/PACE</w:t>
            </w:r>
          </w:p>
        </w:tc>
        <w:tc>
          <w:tcPr>
            <w:tcW w:w="335" w:type="pct"/>
            <w:shd w:val="clear" w:color="auto" w:fill="auto"/>
          </w:tcPr>
          <w:p w14:paraId="069CCF33" w14:textId="77777777" w:rsidR="007F0E0D" w:rsidRDefault="007F0E0D" w:rsidP="00C46382">
            <w:pPr>
              <w:pStyle w:val="BodyTextTable"/>
              <w:rPr>
                <w:szCs w:val="18"/>
              </w:rPr>
            </w:pPr>
            <w:r>
              <w:rPr>
                <w:szCs w:val="18"/>
              </w:rPr>
              <w:t>O</w:t>
            </w:r>
          </w:p>
        </w:tc>
      </w:tr>
      <w:tr w:rsidR="007F0E0D" w:rsidRPr="003A4ED1" w14:paraId="4DD5F791" w14:textId="77777777" w:rsidTr="00C46382">
        <w:trPr>
          <w:cantSplit/>
        </w:trPr>
        <w:tc>
          <w:tcPr>
            <w:tcW w:w="241" w:type="pct"/>
            <w:shd w:val="clear" w:color="auto" w:fill="auto"/>
          </w:tcPr>
          <w:p w14:paraId="5D0F1D8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7EBC1D2" w14:textId="77777777" w:rsidR="007F0E0D" w:rsidRDefault="007F0E0D" w:rsidP="00C46382">
            <w:pPr>
              <w:pStyle w:val="BodyTextTable"/>
              <w:rPr>
                <w:szCs w:val="18"/>
              </w:rPr>
            </w:pPr>
            <w:r>
              <w:rPr>
                <w:szCs w:val="18"/>
              </w:rPr>
              <w:t>Dominant Municipality</w:t>
            </w:r>
          </w:p>
        </w:tc>
        <w:tc>
          <w:tcPr>
            <w:tcW w:w="673" w:type="pct"/>
            <w:shd w:val="clear" w:color="auto" w:fill="auto"/>
          </w:tcPr>
          <w:p w14:paraId="1A77549B" w14:textId="77777777" w:rsidR="007F0E0D" w:rsidRDefault="007F0E0D" w:rsidP="00C46382">
            <w:pPr>
              <w:pStyle w:val="BodyTextTable"/>
              <w:rPr>
                <w:szCs w:val="18"/>
              </w:rPr>
            </w:pPr>
            <w:r>
              <w:rPr>
                <w:szCs w:val="18"/>
              </w:rPr>
              <w:t>String</w:t>
            </w:r>
          </w:p>
        </w:tc>
        <w:tc>
          <w:tcPr>
            <w:tcW w:w="1437" w:type="pct"/>
            <w:shd w:val="clear" w:color="auto" w:fill="auto"/>
          </w:tcPr>
          <w:p w14:paraId="6EF58470" w14:textId="77777777" w:rsidR="007F0E0D" w:rsidRDefault="007F0E0D" w:rsidP="00C46382">
            <w:pPr>
              <w:pStyle w:val="BodyTextTable"/>
              <w:rPr>
                <w:szCs w:val="18"/>
              </w:rPr>
            </w:pPr>
            <w:r w:rsidRPr="00AD5B83">
              <w:rPr>
                <w:szCs w:val="18"/>
              </w:rPr>
              <w:t>Dominant based on usage (c/o PACE)</w:t>
            </w:r>
          </w:p>
        </w:tc>
        <w:tc>
          <w:tcPr>
            <w:tcW w:w="730" w:type="pct"/>
            <w:shd w:val="clear" w:color="auto" w:fill="auto"/>
          </w:tcPr>
          <w:p w14:paraId="5BE6BD7D" w14:textId="77777777" w:rsidR="007F0E0D" w:rsidRPr="003A4ED1" w:rsidRDefault="007F0E0D" w:rsidP="00C46382">
            <w:pPr>
              <w:pStyle w:val="BodyTextTable"/>
              <w:rPr>
                <w:szCs w:val="18"/>
              </w:rPr>
            </w:pPr>
          </w:p>
        </w:tc>
        <w:tc>
          <w:tcPr>
            <w:tcW w:w="526" w:type="pct"/>
            <w:shd w:val="clear" w:color="auto" w:fill="auto"/>
          </w:tcPr>
          <w:p w14:paraId="3E00478A" w14:textId="77777777" w:rsidR="007F0E0D" w:rsidRPr="003A4ED1" w:rsidRDefault="007F0E0D" w:rsidP="00C46382">
            <w:pPr>
              <w:pStyle w:val="BodyTextTable"/>
              <w:rPr>
                <w:szCs w:val="18"/>
              </w:rPr>
            </w:pPr>
            <w:r>
              <w:rPr>
                <w:szCs w:val="18"/>
              </w:rPr>
              <w:t>OCS/PACE</w:t>
            </w:r>
          </w:p>
        </w:tc>
        <w:tc>
          <w:tcPr>
            <w:tcW w:w="335" w:type="pct"/>
            <w:shd w:val="clear" w:color="auto" w:fill="auto"/>
          </w:tcPr>
          <w:p w14:paraId="2BC55EE3" w14:textId="77777777" w:rsidR="007F0E0D" w:rsidRDefault="007F0E0D" w:rsidP="00C46382">
            <w:pPr>
              <w:pStyle w:val="BodyTextTable"/>
              <w:rPr>
                <w:szCs w:val="18"/>
              </w:rPr>
            </w:pPr>
            <w:r>
              <w:rPr>
                <w:szCs w:val="18"/>
              </w:rPr>
              <w:t>O</w:t>
            </w:r>
          </w:p>
        </w:tc>
      </w:tr>
      <w:tr w:rsidR="007F0E0D" w:rsidRPr="003A4ED1" w14:paraId="45F45E96" w14:textId="77777777" w:rsidTr="00C46382">
        <w:trPr>
          <w:cantSplit/>
        </w:trPr>
        <w:tc>
          <w:tcPr>
            <w:tcW w:w="241" w:type="pct"/>
            <w:shd w:val="clear" w:color="auto" w:fill="auto"/>
          </w:tcPr>
          <w:p w14:paraId="24874BF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57B32B3" w14:textId="77777777" w:rsidR="007F0E0D" w:rsidRDefault="007F0E0D" w:rsidP="00C46382">
            <w:pPr>
              <w:pStyle w:val="BodyTextTable"/>
              <w:rPr>
                <w:szCs w:val="18"/>
              </w:rPr>
            </w:pPr>
            <w:r w:rsidRPr="004249C7">
              <w:rPr>
                <w:szCs w:val="18"/>
              </w:rPr>
              <w:t>Dominant Day Location</w:t>
            </w:r>
          </w:p>
        </w:tc>
        <w:tc>
          <w:tcPr>
            <w:tcW w:w="673" w:type="pct"/>
            <w:shd w:val="clear" w:color="auto" w:fill="auto"/>
          </w:tcPr>
          <w:p w14:paraId="1254FEA8" w14:textId="77777777" w:rsidR="007F0E0D" w:rsidRDefault="007F0E0D" w:rsidP="00C46382">
            <w:pPr>
              <w:pStyle w:val="BodyTextTable"/>
              <w:rPr>
                <w:szCs w:val="18"/>
              </w:rPr>
            </w:pPr>
            <w:r>
              <w:rPr>
                <w:szCs w:val="18"/>
              </w:rPr>
              <w:t>String</w:t>
            </w:r>
          </w:p>
        </w:tc>
        <w:tc>
          <w:tcPr>
            <w:tcW w:w="1437" w:type="pct"/>
            <w:shd w:val="clear" w:color="auto" w:fill="auto"/>
          </w:tcPr>
          <w:p w14:paraId="61BA2FCC" w14:textId="77777777" w:rsidR="007F0E0D" w:rsidRPr="00AD5B83" w:rsidRDefault="007F0E0D" w:rsidP="00C46382">
            <w:pPr>
              <w:pStyle w:val="BodyTextTable"/>
              <w:rPr>
                <w:szCs w:val="18"/>
              </w:rPr>
            </w:pPr>
            <w:r w:rsidRPr="004249C7">
              <w:rPr>
                <w:szCs w:val="18"/>
              </w:rPr>
              <w:t>Site level c/o PACE</w:t>
            </w:r>
          </w:p>
        </w:tc>
        <w:tc>
          <w:tcPr>
            <w:tcW w:w="730" w:type="pct"/>
            <w:shd w:val="clear" w:color="auto" w:fill="auto"/>
          </w:tcPr>
          <w:p w14:paraId="3EC88ADD" w14:textId="77777777" w:rsidR="007F0E0D" w:rsidRPr="003A4ED1" w:rsidRDefault="007F0E0D" w:rsidP="00C46382">
            <w:pPr>
              <w:pStyle w:val="BodyTextTable"/>
              <w:rPr>
                <w:szCs w:val="18"/>
              </w:rPr>
            </w:pPr>
          </w:p>
        </w:tc>
        <w:tc>
          <w:tcPr>
            <w:tcW w:w="526" w:type="pct"/>
            <w:shd w:val="clear" w:color="auto" w:fill="auto"/>
          </w:tcPr>
          <w:p w14:paraId="2E840D63" w14:textId="77777777" w:rsidR="007F0E0D" w:rsidRDefault="007F0E0D" w:rsidP="00C46382">
            <w:pPr>
              <w:pStyle w:val="BodyTextTable"/>
              <w:rPr>
                <w:szCs w:val="18"/>
              </w:rPr>
            </w:pPr>
            <w:r>
              <w:rPr>
                <w:szCs w:val="18"/>
              </w:rPr>
              <w:t>PACE</w:t>
            </w:r>
          </w:p>
        </w:tc>
        <w:tc>
          <w:tcPr>
            <w:tcW w:w="335" w:type="pct"/>
            <w:shd w:val="clear" w:color="auto" w:fill="auto"/>
          </w:tcPr>
          <w:p w14:paraId="1B026549" w14:textId="77777777" w:rsidR="007F0E0D" w:rsidRDefault="007F0E0D" w:rsidP="00C46382">
            <w:pPr>
              <w:pStyle w:val="BodyTextTable"/>
              <w:rPr>
                <w:szCs w:val="18"/>
              </w:rPr>
            </w:pPr>
            <w:r>
              <w:rPr>
                <w:szCs w:val="18"/>
              </w:rPr>
              <w:t>O</w:t>
            </w:r>
          </w:p>
        </w:tc>
      </w:tr>
      <w:tr w:rsidR="007F0E0D" w:rsidRPr="003A4ED1" w14:paraId="308546EB" w14:textId="77777777" w:rsidTr="00C46382">
        <w:trPr>
          <w:cantSplit/>
        </w:trPr>
        <w:tc>
          <w:tcPr>
            <w:tcW w:w="241" w:type="pct"/>
            <w:shd w:val="clear" w:color="auto" w:fill="auto"/>
          </w:tcPr>
          <w:p w14:paraId="4ADD7BC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DE17E18" w14:textId="77777777" w:rsidR="007F0E0D" w:rsidRDefault="007F0E0D" w:rsidP="00C46382">
            <w:pPr>
              <w:pStyle w:val="BodyTextTable"/>
              <w:rPr>
                <w:szCs w:val="18"/>
              </w:rPr>
            </w:pPr>
            <w:r w:rsidRPr="004249C7">
              <w:rPr>
                <w:szCs w:val="18"/>
              </w:rPr>
              <w:t>Dominant Night Location</w:t>
            </w:r>
          </w:p>
        </w:tc>
        <w:tc>
          <w:tcPr>
            <w:tcW w:w="673" w:type="pct"/>
            <w:shd w:val="clear" w:color="auto" w:fill="auto"/>
          </w:tcPr>
          <w:p w14:paraId="3EAF3689" w14:textId="77777777" w:rsidR="007F0E0D" w:rsidRDefault="007F0E0D" w:rsidP="00C46382">
            <w:pPr>
              <w:pStyle w:val="BodyTextTable"/>
              <w:rPr>
                <w:szCs w:val="18"/>
              </w:rPr>
            </w:pPr>
            <w:r>
              <w:rPr>
                <w:szCs w:val="18"/>
              </w:rPr>
              <w:t>String</w:t>
            </w:r>
          </w:p>
        </w:tc>
        <w:tc>
          <w:tcPr>
            <w:tcW w:w="1437" w:type="pct"/>
            <w:shd w:val="clear" w:color="auto" w:fill="auto"/>
          </w:tcPr>
          <w:p w14:paraId="62CBFB1C" w14:textId="77777777" w:rsidR="007F0E0D" w:rsidRPr="00AD5B83" w:rsidRDefault="007F0E0D" w:rsidP="00C46382">
            <w:pPr>
              <w:pStyle w:val="BodyTextTable"/>
              <w:rPr>
                <w:szCs w:val="18"/>
              </w:rPr>
            </w:pPr>
            <w:r w:rsidRPr="004249C7">
              <w:rPr>
                <w:szCs w:val="18"/>
              </w:rPr>
              <w:t>Site level c/o PACE</w:t>
            </w:r>
          </w:p>
        </w:tc>
        <w:tc>
          <w:tcPr>
            <w:tcW w:w="730" w:type="pct"/>
            <w:shd w:val="clear" w:color="auto" w:fill="auto"/>
          </w:tcPr>
          <w:p w14:paraId="466D5D1A" w14:textId="77777777" w:rsidR="007F0E0D" w:rsidRPr="003A4ED1" w:rsidRDefault="007F0E0D" w:rsidP="00C46382">
            <w:pPr>
              <w:pStyle w:val="BodyTextTable"/>
              <w:rPr>
                <w:szCs w:val="18"/>
              </w:rPr>
            </w:pPr>
          </w:p>
        </w:tc>
        <w:tc>
          <w:tcPr>
            <w:tcW w:w="526" w:type="pct"/>
            <w:shd w:val="clear" w:color="auto" w:fill="auto"/>
          </w:tcPr>
          <w:p w14:paraId="6C9998EB" w14:textId="77777777" w:rsidR="007F0E0D" w:rsidRDefault="007F0E0D" w:rsidP="00C46382">
            <w:pPr>
              <w:pStyle w:val="BodyTextTable"/>
              <w:rPr>
                <w:szCs w:val="18"/>
              </w:rPr>
            </w:pPr>
            <w:r>
              <w:rPr>
                <w:szCs w:val="18"/>
              </w:rPr>
              <w:t>PACE</w:t>
            </w:r>
          </w:p>
        </w:tc>
        <w:tc>
          <w:tcPr>
            <w:tcW w:w="335" w:type="pct"/>
            <w:shd w:val="clear" w:color="auto" w:fill="auto"/>
          </w:tcPr>
          <w:p w14:paraId="5B8C4D7B" w14:textId="77777777" w:rsidR="007F0E0D" w:rsidRDefault="007F0E0D" w:rsidP="00C46382">
            <w:pPr>
              <w:pStyle w:val="BodyTextTable"/>
              <w:rPr>
                <w:szCs w:val="18"/>
              </w:rPr>
            </w:pPr>
            <w:r>
              <w:rPr>
                <w:szCs w:val="18"/>
              </w:rPr>
              <w:t>O</w:t>
            </w:r>
          </w:p>
        </w:tc>
      </w:tr>
      <w:tr w:rsidR="007F0E0D" w:rsidRPr="003A4ED1" w14:paraId="5F2A6555" w14:textId="77777777" w:rsidTr="00C46382">
        <w:trPr>
          <w:cantSplit/>
        </w:trPr>
        <w:tc>
          <w:tcPr>
            <w:tcW w:w="241" w:type="pct"/>
            <w:shd w:val="clear" w:color="auto" w:fill="auto"/>
          </w:tcPr>
          <w:p w14:paraId="03FE7A0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49CB536" w14:textId="77777777" w:rsidR="007F0E0D" w:rsidRDefault="007F0E0D" w:rsidP="00C46382">
            <w:pPr>
              <w:pStyle w:val="BodyTextTable"/>
              <w:rPr>
                <w:szCs w:val="18"/>
              </w:rPr>
            </w:pPr>
            <w:r>
              <w:t>Subscriber First Name</w:t>
            </w:r>
          </w:p>
        </w:tc>
        <w:tc>
          <w:tcPr>
            <w:tcW w:w="673" w:type="pct"/>
            <w:shd w:val="clear" w:color="auto" w:fill="auto"/>
          </w:tcPr>
          <w:p w14:paraId="1AE0C1D2" w14:textId="77777777" w:rsidR="007F0E0D" w:rsidRDefault="007F0E0D" w:rsidP="00C46382">
            <w:pPr>
              <w:pStyle w:val="BodyTextTable"/>
              <w:rPr>
                <w:szCs w:val="18"/>
              </w:rPr>
            </w:pPr>
            <w:r>
              <w:t>String</w:t>
            </w:r>
          </w:p>
        </w:tc>
        <w:tc>
          <w:tcPr>
            <w:tcW w:w="1437" w:type="pct"/>
            <w:shd w:val="clear" w:color="auto" w:fill="auto"/>
          </w:tcPr>
          <w:p w14:paraId="3B7849AA" w14:textId="77777777" w:rsidR="007F0E0D" w:rsidRDefault="007F0E0D" w:rsidP="00C46382">
            <w:pPr>
              <w:pStyle w:val="BodyTextTable"/>
            </w:pPr>
            <w:r>
              <w:t>First name</w:t>
            </w:r>
          </w:p>
          <w:p w14:paraId="10AED754" w14:textId="77777777" w:rsidR="00B408A2" w:rsidRDefault="00B408A2" w:rsidP="00C46382">
            <w:pPr>
              <w:pStyle w:val="BodyTextTable"/>
              <w:rPr>
                <w:szCs w:val="18"/>
              </w:rPr>
            </w:pPr>
            <w:r w:rsidRPr="00C53DF2">
              <w:rPr>
                <w:b/>
                <w:bCs/>
                <w:color w:val="000000"/>
                <w:szCs w:val="18"/>
              </w:rPr>
              <w:t>Will not be populated.</w:t>
            </w:r>
          </w:p>
        </w:tc>
        <w:tc>
          <w:tcPr>
            <w:tcW w:w="730" w:type="pct"/>
            <w:shd w:val="clear" w:color="auto" w:fill="auto"/>
          </w:tcPr>
          <w:p w14:paraId="1E875974" w14:textId="77777777" w:rsidR="007F0E0D" w:rsidRPr="003A4ED1" w:rsidRDefault="007F0E0D" w:rsidP="00C46382">
            <w:pPr>
              <w:pStyle w:val="BodyTextTable"/>
              <w:rPr>
                <w:szCs w:val="18"/>
              </w:rPr>
            </w:pPr>
          </w:p>
        </w:tc>
        <w:tc>
          <w:tcPr>
            <w:tcW w:w="526" w:type="pct"/>
            <w:shd w:val="clear" w:color="auto" w:fill="auto"/>
          </w:tcPr>
          <w:p w14:paraId="497F89DC" w14:textId="435AB2B2" w:rsidR="007F0E0D" w:rsidRPr="003A4ED1" w:rsidRDefault="007F0E0D" w:rsidP="00C46382">
            <w:pPr>
              <w:pStyle w:val="BodyTextTable"/>
              <w:rPr>
                <w:szCs w:val="18"/>
              </w:rPr>
            </w:pPr>
          </w:p>
        </w:tc>
        <w:tc>
          <w:tcPr>
            <w:tcW w:w="335" w:type="pct"/>
            <w:shd w:val="clear" w:color="auto" w:fill="auto"/>
          </w:tcPr>
          <w:p w14:paraId="3CD8AB24" w14:textId="77777777" w:rsidR="007F0E0D" w:rsidRDefault="007F0E0D" w:rsidP="00C46382">
            <w:pPr>
              <w:pStyle w:val="BodyTextTable"/>
              <w:rPr>
                <w:szCs w:val="18"/>
              </w:rPr>
            </w:pPr>
            <w:r>
              <w:t>O</w:t>
            </w:r>
          </w:p>
        </w:tc>
      </w:tr>
      <w:tr w:rsidR="007F0E0D" w:rsidRPr="003A4ED1" w14:paraId="052C7A3B" w14:textId="77777777" w:rsidTr="00C46382">
        <w:trPr>
          <w:cantSplit/>
        </w:trPr>
        <w:tc>
          <w:tcPr>
            <w:tcW w:w="241" w:type="pct"/>
            <w:shd w:val="clear" w:color="auto" w:fill="auto"/>
          </w:tcPr>
          <w:p w14:paraId="787E653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3FEBC90" w14:textId="77777777" w:rsidR="007F0E0D" w:rsidRDefault="007F0E0D" w:rsidP="00C46382">
            <w:pPr>
              <w:pStyle w:val="BodyTextTable"/>
              <w:rPr>
                <w:szCs w:val="18"/>
              </w:rPr>
            </w:pPr>
            <w:r>
              <w:t>Subscriber Middle Name</w:t>
            </w:r>
          </w:p>
        </w:tc>
        <w:tc>
          <w:tcPr>
            <w:tcW w:w="673" w:type="pct"/>
            <w:shd w:val="clear" w:color="auto" w:fill="auto"/>
          </w:tcPr>
          <w:p w14:paraId="7E94AD43" w14:textId="77777777" w:rsidR="007F0E0D" w:rsidRDefault="007F0E0D" w:rsidP="00C46382">
            <w:pPr>
              <w:pStyle w:val="BodyTextTable"/>
              <w:rPr>
                <w:szCs w:val="18"/>
              </w:rPr>
            </w:pPr>
            <w:r>
              <w:t>String</w:t>
            </w:r>
          </w:p>
        </w:tc>
        <w:tc>
          <w:tcPr>
            <w:tcW w:w="1437" w:type="pct"/>
            <w:shd w:val="clear" w:color="auto" w:fill="auto"/>
          </w:tcPr>
          <w:p w14:paraId="28C7D216" w14:textId="77777777" w:rsidR="007F0E0D" w:rsidRDefault="007F0E0D" w:rsidP="00C46382">
            <w:pPr>
              <w:pStyle w:val="BodyTextTable"/>
            </w:pPr>
            <w:r>
              <w:t>Middle name</w:t>
            </w:r>
          </w:p>
          <w:p w14:paraId="14D35B74" w14:textId="77777777" w:rsidR="00B408A2" w:rsidRDefault="00B408A2" w:rsidP="00C46382">
            <w:pPr>
              <w:pStyle w:val="BodyTextTable"/>
              <w:rPr>
                <w:szCs w:val="18"/>
              </w:rPr>
            </w:pPr>
            <w:r w:rsidRPr="00C53DF2">
              <w:rPr>
                <w:b/>
                <w:bCs/>
                <w:color w:val="000000"/>
                <w:szCs w:val="18"/>
              </w:rPr>
              <w:t>Will not be populated.</w:t>
            </w:r>
          </w:p>
        </w:tc>
        <w:tc>
          <w:tcPr>
            <w:tcW w:w="730" w:type="pct"/>
            <w:shd w:val="clear" w:color="auto" w:fill="auto"/>
          </w:tcPr>
          <w:p w14:paraId="0B68333B" w14:textId="77777777" w:rsidR="007F0E0D" w:rsidRPr="003A4ED1" w:rsidRDefault="007F0E0D" w:rsidP="00C46382">
            <w:pPr>
              <w:pStyle w:val="BodyTextTable"/>
              <w:rPr>
                <w:szCs w:val="18"/>
              </w:rPr>
            </w:pPr>
          </w:p>
        </w:tc>
        <w:tc>
          <w:tcPr>
            <w:tcW w:w="526" w:type="pct"/>
            <w:shd w:val="clear" w:color="auto" w:fill="auto"/>
          </w:tcPr>
          <w:p w14:paraId="378219DA" w14:textId="0986226C" w:rsidR="007F0E0D" w:rsidRPr="003A4ED1" w:rsidRDefault="007F0E0D" w:rsidP="00C46382">
            <w:pPr>
              <w:pStyle w:val="BodyTextTable"/>
              <w:rPr>
                <w:szCs w:val="18"/>
              </w:rPr>
            </w:pPr>
          </w:p>
        </w:tc>
        <w:tc>
          <w:tcPr>
            <w:tcW w:w="335" w:type="pct"/>
            <w:shd w:val="clear" w:color="auto" w:fill="auto"/>
          </w:tcPr>
          <w:p w14:paraId="15269B9C" w14:textId="77777777" w:rsidR="007F0E0D" w:rsidRDefault="007F0E0D" w:rsidP="00C46382">
            <w:pPr>
              <w:pStyle w:val="BodyTextTable"/>
              <w:rPr>
                <w:szCs w:val="18"/>
              </w:rPr>
            </w:pPr>
            <w:r>
              <w:t>O</w:t>
            </w:r>
          </w:p>
        </w:tc>
      </w:tr>
      <w:tr w:rsidR="007F0E0D" w:rsidRPr="003A4ED1" w14:paraId="493D50BB" w14:textId="77777777" w:rsidTr="00C46382">
        <w:trPr>
          <w:cantSplit/>
        </w:trPr>
        <w:tc>
          <w:tcPr>
            <w:tcW w:w="241" w:type="pct"/>
            <w:shd w:val="clear" w:color="auto" w:fill="auto"/>
          </w:tcPr>
          <w:p w14:paraId="1659D2A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EF2DA0A" w14:textId="77777777" w:rsidR="007F0E0D" w:rsidRDefault="007F0E0D" w:rsidP="00C46382">
            <w:pPr>
              <w:pStyle w:val="BodyTextTable"/>
              <w:rPr>
                <w:szCs w:val="18"/>
              </w:rPr>
            </w:pPr>
            <w:r>
              <w:t>Subscriber Last Name</w:t>
            </w:r>
          </w:p>
        </w:tc>
        <w:tc>
          <w:tcPr>
            <w:tcW w:w="673" w:type="pct"/>
            <w:shd w:val="clear" w:color="auto" w:fill="auto"/>
          </w:tcPr>
          <w:p w14:paraId="15A359CC" w14:textId="77777777" w:rsidR="007F0E0D" w:rsidRDefault="007F0E0D" w:rsidP="00C46382">
            <w:pPr>
              <w:pStyle w:val="BodyTextTable"/>
              <w:rPr>
                <w:szCs w:val="18"/>
              </w:rPr>
            </w:pPr>
            <w:r>
              <w:t>String</w:t>
            </w:r>
          </w:p>
        </w:tc>
        <w:tc>
          <w:tcPr>
            <w:tcW w:w="1437" w:type="pct"/>
            <w:shd w:val="clear" w:color="auto" w:fill="auto"/>
          </w:tcPr>
          <w:p w14:paraId="36B8A85F" w14:textId="77777777" w:rsidR="007F0E0D" w:rsidRDefault="007F0E0D" w:rsidP="00C46382">
            <w:pPr>
              <w:pStyle w:val="BodyTextTable"/>
            </w:pPr>
            <w:r>
              <w:t>Last name</w:t>
            </w:r>
          </w:p>
          <w:p w14:paraId="6520265E" w14:textId="77777777" w:rsidR="00B408A2" w:rsidRDefault="00B408A2" w:rsidP="00C46382">
            <w:pPr>
              <w:pStyle w:val="BodyTextTable"/>
              <w:rPr>
                <w:szCs w:val="18"/>
              </w:rPr>
            </w:pPr>
            <w:r w:rsidRPr="00C53DF2">
              <w:rPr>
                <w:b/>
                <w:bCs/>
                <w:color w:val="000000"/>
                <w:szCs w:val="18"/>
              </w:rPr>
              <w:t>Will not be populated.</w:t>
            </w:r>
          </w:p>
        </w:tc>
        <w:tc>
          <w:tcPr>
            <w:tcW w:w="730" w:type="pct"/>
            <w:shd w:val="clear" w:color="auto" w:fill="auto"/>
          </w:tcPr>
          <w:p w14:paraId="1D6CC688" w14:textId="77777777" w:rsidR="007F0E0D" w:rsidRPr="003A4ED1" w:rsidRDefault="007F0E0D" w:rsidP="00C46382">
            <w:pPr>
              <w:pStyle w:val="BodyTextTable"/>
              <w:rPr>
                <w:szCs w:val="18"/>
              </w:rPr>
            </w:pPr>
          </w:p>
        </w:tc>
        <w:tc>
          <w:tcPr>
            <w:tcW w:w="526" w:type="pct"/>
            <w:shd w:val="clear" w:color="auto" w:fill="auto"/>
          </w:tcPr>
          <w:p w14:paraId="710915D6" w14:textId="79E32ED8" w:rsidR="007F0E0D" w:rsidRPr="003A4ED1" w:rsidRDefault="007F0E0D" w:rsidP="00C46382">
            <w:pPr>
              <w:pStyle w:val="BodyTextTable"/>
              <w:rPr>
                <w:szCs w:val="18"/>
              </w:rPr>
            </w:pPr>
          </w:p>
        </w:tc>
        <w:tc>
          <w:tcPr>
            <w:tcW w:w="335" w:type="pct"/>
            <w:shd w:val="clear" w:color="auto" w:fill="auto"/>
          </w:tcPr>
          <w:p w14:paraId="0497A90F" w14:textId="77777777" w:rsidR="007F0E0D" w:rsidRDefault="007F0E0D" w:rsidP="00C46382">
            <w:pPr>
              <w:pStyle w:val="BodyTextTable"/>
              <w:rPr>
                <w:szCs w:val="18"/>
              </w:rPr>
            </w:pPr>
            <w:r>
              <w:t>O</w:t>
            </w:r>
          </w:p>
        </w:tc>
      </w:tr>
      <w:tr w:rsidR="007F0E0D" w:rsidRPr="003A4ED1" w14:paraId="12F2222A" w14:textId="77777777" w:rsidTr="00C46382">
        <w:trPr>
          <w:cantSplit/>
        </w:trPr>
        <w:tc>
          <w:tcPr>
            <w:tcW w:w="241" w:type="pct"/>
            <w:shd w:val="clear" w:color="auto" w:fill="auto"/>
          </w:tcPr>
          <w:p w14:paraId="504EFD2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153D975" w14:textId="77777777" w:rsidR="007F0E0D" w:rsidRDefault="007F0E0D" w:rsidP="00C46382">
            <w:pPr>
              <w:pStyle w:val="BodyTextTable"/>
            </w:pPr>
            <w:r>
              <w:t>Average ARPU</w:t>
            </w:r>
          </w:p>
        </w:tc>
        <w:tc>
          <w:tcPr>
            <w:tcW w:w="673" w:type="pct"/>
            <w:shd w:val="clear" w:color="auto" w:fill="auto"/>
          </w:tcPr>
          <w:p w14:paraId="08CA07C4" w14:textId="77777777" w:rsidR="007F0E0D" w:rsidRDefault="007F0E0D" w:rsidP="00C46382">
            <w:pPr>
              <w:pStyle w:val="BodyTextTable"/>
            </w:pPr>
            <w:r>
              <w:t>Decimal</w:t>
            </w:r>
          </w:p>
        </w:tc>
        <w:tc>
          <w:tcPr>
            <w:tcW w:w="1437" w:type="pct"/>
            <w:shd w:val="clear" w:color="auto" w:fill="auto"/>
          </w:tcPr>
          <w:p w14:paraId="4998AEC3" w14:textId="77777777" w:rsidR="007F0E0D" w:rsidRDefault="007F0E0D" w:rsidP="00C46382">
            <w:pPr>
              <w:pStyle w:val="BodyTextTable"/>
            </w:pPr>
            <w:r>
              <w:t xml:space="preserve">Average of last 3 months’ (closed bills) ARPU </w:t>
            </w:r>
            <w:r w:rsidRPr="009A0EFC">
              <w:t>Not including current month</w:t>
            </w:r>
            <w:r>
              <w:t>.</w:t>
            </w:r>
          </w:p>
          <w:p w14:paraId="01755BE7" w14:textId="77777777" w:rsidR="007F0E0D" w:rsidRDefault="007F0E0D" w:rsidP="00C46382">
            <w:pPr>
              <w:pStyle w:val="BodyTextTable"/>
            </w:pPr>
            <w:r>
              <w:t>Sum the customer ARPU in the past closed 3 months and divide by 3</w:t>
            </w:r>
          </w:p>
          <w:p w14:paraId="0E535BAD" w14:textId="77777777" w:rsidR="007F0E0D" w:rsidRDefault="007F0E0D" w:rsidP="00C46382">
            <w:pPr>
              <w:pStyle w:val="BodyTextTable"/>
            </w:pPr>
            <w:r>
              <w:t>*</w:t>
            </w:r>
            <w:proofErr w:type="gramStart"/>
            <w:r>
              <w:t>if</w:t>
            </w:r>
            <w:proofErr w:type="gramEnd"/>
            <w:r>
              <w:t xml:space="preserve"> the customer tenure is less than 3 months, divide in the number of months available</w:t>
            </w:r>
          </w:p>
        </w:tc>
        <w:tc>
          <w:tcPr>
            <w:tcW w:w="730" w:type="pct"/>
            <w:shd w:val="clear" w:color="auto" w:fill="auto"/>
          </w:tcPr>
          <w:p w14:paraId="2EF0BC83" w14:textId="77777777" w:rsidR="007F0E0D" w:rsidRPr="003A4ED1" w:rsidRDefault="007F0E0D" w:rsidP="00C46382">
            <w:pPr>
              <w:pStyle w:val="BodyTextTable"/>
              <w:rPr>
                <w:szCs w:val="18"/>
              </w:rPr>
            </w:pPr>
          </w:p>
        </w:tc>
        <w:tc>
          <w:tcPr>
            <w:tcW w:w="526" w:type="pct"/>
            <w:shd w:val="clear" w:color="auto" w:fill="auto"/>
          </w:tcPr>
          <w:p w14:paraId="647CC990" w14:textId="77777777" w:rsidR="007F0E0D" w:rsidRPr="007A384B" w:rsidRDefault="007F0E0D" w:rsidP="00C46382">
            <w:pPr>
              <w:pStyle w:val="BodyTextTable"/>
            </w:pPr>
            <w:r>
              <w:t>PACE</w:t>
            </w:r>
          </w:p>
        </w:tc>
        <w:tc>
          <w:tcPr>
            <w:tcW w:w="335" w:type="pct"/>
            <w:shd w:val="clear" w:color="auto" w:fill="auto"/>
          </w:tcPr>
          <w:p w14:paraId="224D84F3" w14:textId="77777777" w:rsidR="007F0E0D" w:rsidRDefault="007F0E0D" w:rsidP="00C46382">
            <w:pPr>
              <w:pStyle w:val="BodyTextTable"/>
            </w:pPr>
            <w:r>
              <w:t>O</w:t>
            </w:r>
          </w:p>
        </w:tc>
      </w:tr>
      <w:tr w:rsidR="007F0E0D" w:rsidRPr="003A4ED1" w14:paraId="426CD799" w14:textId="77777777" w:rsidTr="00C46382">
        <w:trPr>
          <w:cantSplit/>
        </w:trPr>
        <w:tc>
          <w:tcPr>
            <w:tcW w:w="241" w:type="pct"/>
            <w:shd w:val="clear" w:color="auto" w:fill="auto"/>
          </w:tcPr>
          <w:p w14:paraId="6E156E7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73B9077" w14:textId="77777777" w:rsidR="007F0E0D" w:rsidRPr="008561E4" w:rsidRDefault="007F0E0D" w:rsidP="00C46382">
            <w:pPr>
              <w:pStyle w:val="BodyTextTable"/>
            </w:pPr>
            <w:r w:rsidRPr="008561E4">
              <w:t>CSP Subscriber Status</w:t>
            </w:r>
          </w:p>
        </w:tc>
        <w:tc>
          <w:tcPr>
            <w:tcW w:w="673" w:type="pct"/>
            <w:shd w:val="clear" w:color="auto" w:fill="auto"/>
          </w:tcPr>
          <w:p w14:paraId="5321F8C6" w14:textId="77777777" w:rsidR="007F0E0D" w:rsidRPr="008561E4" w:rsidRDefault="007F0E0D" w:rsidP="00C46382">
            <w:pPr>
              <w:pStyle w:val="BodyTextTable"/>
            </w:pPr>
            <w:r w:rsidRPr="008561E4">
              <w:t>String</w:t>
            </w:r>
          </w:p>
        </w:tc>
        <w:tc>
          <w:tcPr>
            <w:tcW w:w="1437" w:type="pct"/>
            <w:shd w:val="clear" w:color="auto" w:fill="auto"/>
          </w:tcPr>
          <w:p w14:paraId="5951B213" w14:textId="77777777" w:rsidR="007F0E0D" w:rsidRPr="008561E4" w:rsidRDefault="007F0E0D" w:rsidP="00C46382">
            <w:pPr>
              <w:pStyle w:val="BodyTextTable"/>
            </w:pPr>
            <w:r w:rsidRPr="008561E4">
              <w:t>Derived from different values from Kenan</w:t>
            </w:r>
          </w:p>
          <w:p w14:paraId="2E295D31" w14:textId="77777777" w:rsidR="007F0E0D" w:rsidRPr="008561E4" w:rsidRDefault="007F0E0D" w:rsidP="00C46382">
            <w:pPr>
              <w:pStyle w:val="BodyTextTable"/>
            </w:pPr>
            <w:r w:rsidRPr="008561E4">
              <w:t>LOV: CHURN IVPD, CHURN VPD, ACTIVE, INACTIVE, NEW</w:t>
            </w:r>
            <w:r>
              <w:t>,</w:t>
            </w:r>
            <w:r>
              <w:rPr>
                <w:rFonts w:ascii="Arial" w:hAnsi="Arial" w:cs="Arial"/>
                <w:color w:val="000000"/>
              </w:rPr>
              <w:t xml:space="preserve"> TEMP DSCON DUE TO TRTMENT, PERMANENT DSCON DUE TO TRTMENT, REDIRECTED, TEMPORARY DISCONNECTED, PERMANENT DISCONNECTED, REPLACED, TEMPORARY DISCON DUE TO FRAUD</w:t>
            </w:r>
          </w:p>
          <w:p w14:paraId="03E8F5EC" w14:textId="77777777" w:rsidR="007F0E0D" w:rsidRDefault="007F0E0D" w:rsidP="00C46382">
            <w:pPr>
              <w:pStyle w:val="BodyTextTable"/>
            </w:pPr>
            <w:r w:rsidRPr="008561E4">
              <w:t>(VPD - Voluntary Permanent Disconnection, IVPD - Involuntary PD)</w:t>
            </w:r>
          </w:p>
          <w:p w14:paraId="1B2F1F66" w14:textId="77777777" w:rsidR="00D15CFE" w:rsidRPr="008561E4" w:rsidRDefault="00D15CFE" w:rsidP="00C46382">
            <w:pPr>
              <w:pStyle w:val="BodyTextTable"/>
            </w:pPr>
            <w:r w:rsidRPr="00C53DF2">
              <w:rPr>
                <w:b/>
                <w:bCs/>
                <w:color w:val="000000"/>
                <w:szCs w:val="18"/>
              </w:rPr>
              <w:t>Will not be populated.</w:t>
            </w:r>
          </w:p>
        </w:tc>
        <w:tc>
          <w:tcPr>
            <w:tcW w:w="730" w:type="pct"/>
            <w:shd w:val="clear" w:color="auto" w:fill="auto"/>
          </w:tcPr>
          <w:p w14:paraId="79D45C86" w14:textId="77777777" w:rsidR="007F0E0D" w:rsidRPr="008561E4" w:rsidRDefault="007F0E0D" w:rsidP="00C46382">
            <w:pPr>
              <w:pStyle w:val="BodyTextTable"/>
              <w:rPr>
                <w:szCs w:val="18"/>
              </w:rPr>
            </w:pPr>
          </w:p>
        </w:tc>
        <w:tc>
          <w:tcPr>
            <w:tcW w:w="526" w:type="pct"/>
            <w:shd w:val="clear" w:color="auto" w:fill="auto"/>
          </w:tcPr>
          <w:p w14:paraId="62EE8407" w14:textId="1B891BB8" w:rsidR="007F0E0D" w:rsidRPr="008561E4" w:rsidRDefault="007F0E0D" w:rsidP="00C46382">
            <w:pPr>
              <w:pStyle w:val="BodyTextTable"/>
            </w:pPr>
          </w:p>
        </w:tc>
        <w:tc>
          <w:tcPr>
            <w:tcW w:w="335" w:type="pct"/>
            <w:shd w:val="clear" w:color="auto" w:fill="auto"/>
          </w:tcPr>
          <w:p w14:paraId="734BEA6A" w14:textId="77777777" w:rsidR="007F0E0D" w:rsidRPr="008561E4" w:rsidRDefault="007F0E0D" w:rsidP="00C46382">
            <w:pPr>
              <w:pStyle w:val="BodyTextTable"/>
            </w:pPr>
            <w:r w:rsidRPr="008561E4">
              <w:t>O</w:t>
            </w:r>
          </w:p>
        </w:tc>
      </w:tr>
      <w:tr w:rsidR="007F0E0D" w:rsidRPr="003A4ED1" w14:paraId="1AB9206D" w14:textId="77777777" w:rsidTr="00C46382">
        <w:trPr>
          <w:cantSplit/>
        </w:trPr>
        <w:tc>
          <w:tcPr>
            <w:tcW w:w="241" w:type="pct"/>
            <w:shd w:val="clear" w:color="auto" w:fill="auto"/>
          </w:tcPr>
          <w:p w14:paraId="6497E26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1D61AE8" w14:textId="77777777" w:rsidR="007F0E0D" w:rsidRPr="00912647" w:rsidRDefault="007F0E0D" w:rsidP="00C46382">
            <w:pPr>
              <w:pStyle w:val="BodyTextTable"/>
              <w:rPr>
                <w:highlight w:val="yellow"/>
              </w:rPr>
            </w:pPr>
            <w:r w:rsidRPr="00B768CD">
              <w:t>Exclusion</w:t>
            </w:r>
            <w:r>
              <w:t xml:space="preserve"> List</w:t>
            </w:r>
          </w:p>
        </w:tc>
        <w:tc>
          <w:tcPr>
            <w:tcW w:w="673" w:type="pct"/>
            <w:shd w:val="clear" w:color="auto" w:fill="auto"/>
          </w:tcPr>
          <w:p w14:paraId="7DD30FAB" w14:textId="77777777" w:rsidR="007F0E0D" w:rsidRPr="00912647" w:rsidRDefault="007F0E0D" w:rsidP="00C46382">
            <w:pPr>
              <w:pStyle w:val="BodyTextTable"/>
              <w:rPr>
                <w:highlight w:val="yellow"/>
              </w:rPr>
            </w:pPr>
            <w:r w:rsidRPr="00B768CD">
              <w:t>List of String</w:t>
            </w:r>
          </w:p>
        </w:tc>
        <w:tc>
          <w:tcPr>
            <w:tcW w:w="1437" w:type="pct"/>
            <w:shd w:val="clear" w:color="auto" w:fill="auto"/>
          </w:tcPr>
          <w:p w14:paraId="250D07B6" w14:textId="77777777" w:rsidR="007F0E0D" w:rsidRPr="00B768CD" w:rsidRDefault="007F0E0D" w:rsidP="00C46382">
            <w:pPr>
              <w:pStyle w:val="BodyTextTable"/>
            </w:pPr>
            <w:r w:rsidRPr="00B768CD">
              <w:t>List of exclusion values. Comma delimited</w:t>
            </w:r>
          </w:p>
          <w:p w14:paraId="7FED9CDE" w14:textId="77777777" w:rsidR="007F0E0D" w:rsidRDefault="007F0E0D" w:rsidP="00C46382">
            <w:pPr>
              <w:pStyle w:val="BodyTextTable"/>
            </w:pPr>
            <w:r>
              <w:t>LOV - Service Unit</w:t>
            </w:r>
          </w:p>
          <w:p w14:paraId="59A7E2FD" w14:textId="77777777" w:rsidR="007F0E0D" w:rsidRDefault="007F0E0D" w:rsidP="00C46382">
            <w:pPr>
              <w:pStyle w:val="BodyTextTable"/>
            </w:pPr>
            <w:r>
              <w:t>Key Accounts retailer</w:t>
            </w:r>
          </w:p>
          <w:p w14:paraId="18BBE4F2" w14:textId="77777777" w:rsidR="007F0E0D" w:rsidRDefault="007F0E0D" w:rsidP="00C46382">
            <w:pPr>
              <w:pStyle w:val="BodyTextTable"/>
            </w:pPr>
            <w:r>
              <w:t>Blacklist</w:t>
            </w:r>
          </w:p>
          <w:p w14:paraId="7B4AD401" w14:textId="77777777" w:rsidR="007F0E0D" w:rsidRDefault="007F0E0D" w:rsidP="00C46382">
            <w:pPr>
              <w:pStyle w:val="BodyTextTable"/>
            </w:pPr>
            <w:r>
              <w:t>TFS</w:t>
            </w:r>
          </w:p>
          <w:p w14:paraId="00B41E22" w14:textId="77777777" w:rsidR="007F0E0D" w:rsidRDefault="007F0E0D" w:rsidP="00C46382">
            <w:pPr>
              <w:pStyle w:val="BodyTextTable"/>
            </w:pPr>
            <w:r>
              <w:t>Corporate Accounts</w:t>
            </w:r>
          </w:p>
          <w:p w14:paraId="18F4A3E5" w14:textId="77777777" w:rsidR="007F0E0D" w:rsidRDefault="007F0E0D" w:rsidP="00C46382">
            <w:pPr>
              <w:pStyle w:val="BodyTextTable"/>
            </w:pPr>
            <w:r>
              <w:t>CSP Blacklist</w:t>
            </w:r>
          </w:p>
          <w:p w14:paraId="2E164884" w14:textId="77777777" w:rsidR="007F0E0D" w:rsidRDefault="007F0E0D" w:rsidP="00C46382">
            <w:pPr>
              <w:pStyle w:val="BodyTextTable"/>
            </w:pPr>
            <w:r>
              <w:t>(TFS - Fraud status in CSP) For tagging execution</w:t>
            </w:r>
          </w:p>
          <w:p w14:paraId="7C403BBD" w14:textId="50284EB9" w:rsidR="006E71E4" w:rsidRPr="00912647" w:rsidRDefault="006E71E4" w:rsidP="00C46382">
            <w:pPr>
              <w:pStyle w:val="BodyTextTable"/>
              <w:rPr>
                <w:highlight w:val="yellow"/>
              </w:rPr>
            </w:pPr>
            <w:r w:rsidRPr="00C53DF2">
              <w:rPr>
                <w:b/>
                <w:bCs/>
                <w:color w:val="000000"/>
                <w:szCs w:val="18"/>
              </w:rPr>
              <w:t>Will not be populated.</w:t>
            </w:r>
          </w:p>
        </w:tc>
        <w:tc>
          <w:tcPr>
            <w:tcW w:w="730" w:type="pct"/>
            <w:shd w:val="clear" w:color="auto" w:fill="auto"/>
          </w:tcPr>
          <w:p w14:paraId="4740CC2A" w14:textId="77777777" w:rsidR="007F0E0D" w:rsidRPr="00912647" w:rsidRDefault="007F0E0D" w:rsidP="00C46382">
            <w:pPr>
              <w:pStyle w:val="BodyTextTable"/>
              <w:rPr>
                <w:szCs w:val="18"/>
                <w:highlight w:val="yellow"/>
              </w:rPr>
            </w:pPr>
          </w:p>
        </w:tc>
        <w:tc>
          <w:tcPr>
            <w:tcW w:w="526" w:type="pct"/>
            <w:shd w:val="clear" w:color="auto" w:fill="auto"/>
          </w:tcPr>
          <w:p w14:paraId="1BE54B4A" w14:textId="77777777" w:rsidR="007F0E0D" w:rsidRDefault="007F0E0D" w:rsidP="00C46382">
            <w:pPr>
              <w:pStyle w:val="BodyTextTable"/>
            </w:pPr>
            <w:r w:rsidRPr="008561E4">
              <w:t xml:space="preserve">AMMD </w:t>
            </w:r>
            <w:proofErr w:type="spellStart"/>
            <w:r w:rsidRPr="008561E4">
              <w:t>Logisitics</w:t>
            </w:r>
            <w:proofErr w:type="spellEnd"/>
          </w:p>
          <w:p w14:paraId="46861C2A" w14:textId="77777777" w:rsidR="007F0E0D" w:rsidRDefault="007F0E0D" w:rsidP="00C46382">
            <w:pPr>
              <w:pStyle w:val="BodyTextTable"/>
            </w:pPr>
            <w:r>
              <w:t>IRM</w:t>
            </w:r>
          </w:p>
          <w:p w14:paraId="21F35FA3" w14:textId="77777777" w:rsidR="007F0E0D" w:rsidRDefault="007F0E0D" w:rsidP="00C46382">
            <w:pPr>
              <w:pStyle w:val="BodyTextTable"/>
            </w:pPr>
            <w:r>
              <w:t>Kenan</w:t>
            </w:r>
          </w:p>
          <w:p w14:paraId="10A8A4AB" w14:textId="75F91012" w:rsidR="007F0E0D" w:rsidRPr="00912647" w:rsidRDefault="007F0E0D" w:rsidP="00C46382">
            <w:pPr>
              <w:pStyle w:val="BodyTextTable"/>
              <w:rPr>
                <w:highlight w:val="yellow"/>
              </w:rPr>
            </w:pPr>
          </w:p>
        </w:tc>
        <w:tc>
          <w:tcPr>
            <w:tcW w:w="335" w:type="pct"/>
            <w:shd w:val="clear" w:color="auto" w:fill="auto"/>
          </w:tcPr>
          <w:p w14:paraId="30C1ED4B" w14:textId="77777777" w:rsidR="007F0E0D" w:rsidRPr="00912647" w:rsidRDefault="007F0E0D" w:rsidP="00C46382">
            <w:pPr>
              <w:pStyle w:val="BodyTextTable"/>
              <w:rPr>
                <w:highlight w:val="yellow"/>
              </w:rPr>
            </w:pPr>
            <w:r w:rsidRPr="00B768CD">
              <w:t>O</w:t>
            </w:r>
          </w:p>
        </w:tc>
      </w:tr>
      <w:tr w:rsidR="007F0E0D" w:rsidRPr="003A4ED1" w14:paraId="0761C79C" w14:textId="77777777" w:rsidTr="00C46382">
        <w:trPr>
          <w:cantSplit/>
        </w:trPr>
        <w:tc>
          <w:tcPr>
            <w:tcW w:w="241" w:type="pct"/>
            <w:shd w:val="clear" w:color="auto" w:fill="auto"/>
          </w:tcPr>
          <w:p w14:paraId="4B1DC8B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0A918FF" w14:textId="77777777" w:rsidR="007F0E0D" w:rsidRPr="00DE59B3" w:rsidRDefault="007F0E0D" w:rsidP="00C46382">
            <w:pPr>
              <w:pStyle w:val="BodyTextTable"/>
            </w:pPr>
            <w:r w:rsidRPr="00DE59B3">
              <w:t>UCG Exclusion</w:t>
            </w:r>
          </w:p>
        </w:tc>
        <w:tc>
          <w:tcPr>
            <w:tcW w:w="673" w:type="pct"/>
            <w:shd w:val="clear" w:color="auto" w:fill="auto"/>
          </w:tcPr>
          <w:p w14:paraId="0230E1A8" w14:textId="77777777" w:rsidR="007F0E0D" w:rsidRPr="00DE59B3" w:rsidRDefault="007F0E0D" w:rsidP="00C46382">
            <w:pPr>
              <w:pStyle w:val="BodyTextTable"/>
            </w:pPr>
            <w:r w:rsidRPr="00DE59B3">
              <w:t>String</w:t>
            </w:r>
          </w:p>
        </w:tc>
        <w:tc>
          <w:tcPr>
            <w:tcW w:w="1437" w:type="pct"/>
            <w:shd w:val="clear" w:color="auto" w:fill="auto"/>
          </w:tcPr>
          <w:p w14:paraId="284D968A" w14:textId="77777777" w:rsidR="007F0E0D" w:rsidRPr="00DE59B3" w:rsidRDefault="007F0E0D" w:rsidP="00C46382">
            <w:pPr>
              <w:pStyle w:val="BodyTextTable"/>
            </w:pPr>
            <w:r w:rsidRPr="00DE59B3">
              <w:t xml:space="preserve">UCG </w:t>
            </w:r>
            <w:proofErr w:type="gramStart"/>
            <w:r w:rsidRPr="00DE59B3">
              <w:t>particular exclusion</w:t>
            </w:r>
            <w:proofErr w:type="gramEnd"/>
          </w:p>
          <w:p w14:paraId="439501EE" w14:textId="77777777" w:rsidR="007F0E0D" w:rsidRPr="00DE59B3" w:rsidRDefault="007F0E0D" w:rsidP="00C46382">
            <w:pPr>
              <w:pStyle w:val="BodyTextTable"/>
            </w:pPr>
            <w:r w:rsidRPr="00DE59B3">
              <w:t>For tagging execution</w:t>
            </w:r>
          </w:p>
          <w:p w14:paraId="4677D11E" w14:textId="77777777" w:rsidR="007F0E0D" w:rsidRPr="00DE59B3" w:rsidRDefault="007F0E0D" w:rsidP="00C46382">
            <w:pPr>
              <w:pStyle w:val="BodyTextTable"/>
              <w:rPr>
                <w:color w:val="000000"/>
                <w:szCs w:val="18"/>
              </w:rPr>
            </w:pPr>
            <w:r w:rsidRPr="00DE59B3">
              <w:rPr>
                <w:color w:val="000000"/>
                <w:szCs w:val="18"/>
              </w:rPr>
              <w:t>List of values: 1/0</w:t>
            </w:r>
          </w:p>
          <w:p w14:paraId="7D9E3493" w14:textId="77777777" w:rsidR="007F0E0D" w:rsidRPr="00DE59B3" w:rsidRDefault="007F0E0D" w:rsidP="00C46382">
            <w:pPr>
              <w:pStyle w:val="BodyTextTable"/>
              <w:rPr>
                <w:color w:val="000000"/>
                <w:szCs w:val="18"/>
              </w:rPr>
            </w:pPr>
            <w:r w:rsidRPr="00DE59B3">
              <w:rPr>
                <w:color w:val="000000"/>
                <w:szCs w:val="18"/>
              </w:rPr>
              <w:t>0 – Non UCG</w:t>
            </w:r>
          </w:p>
          <w:p w14:paraId="3953F2F3" w14:textId="77777777" w:rsidR="007F0E0D" w:rsidRPr="00DE59B3" w:rsidRDefault="007F0E0D" w:rsidP="00C46382">
            <w:pPr>
              <w:pStyle w:val="BodyTextTable"/>
            </w:pPr>
            <w:r w:rsidRPr="00DE59B3">
              <w:rPr>
                <w:color w:val="000000"/>
                <w:szCs w:val="18"/>
              </w:rPr>
              <w:t>1 - UCG</w:t>
            </w:r>
          </w:p>
        </w:tc>
        <w:tc>
          <w:tcPr>
            <w:tcW w:w="730" w:type="pct"/>
            <w:shd w:val="clear" w:color="auto" w:fill="auto"/>
          </w:tcPr>
          <w:p w14:paraId="649C1E61" w14:textId="77777777" w:rsidR="007F0E0D" w:rsidRPr="00DE59B3" w:rsidRDefault="007F0E0D" w:rsidP="00C46382">
            <w:pPr>
              <w:pStyle w:val="BodyTextTable"/>
              <w:rPr>
                <w:szCs w:val="18"/>
              </w:rPr>
            </w:pPr>
          </w:p>
        </w:tc>
        <w:tc>
          <w:tcPr>
            <w:tcW w:w="526" w:type="pct"/>
            <w:shd w:val="clear" w:color="auto" w:fill="auto"/>
          </w:tcPr>
          <w:p w14:paraId="544661BA" w14:textId="77777777" w:rsidR="007F0E0D" w:rsidRPr="00DE59B3" w:rsidRDefault="007F0E0D" w:rsidP="00C46382">
            <w:pPr>
              <w:pStyle w:val="BodyTextTable"/>
            </w:pPr>
          </w:p>
        </w:tc>
        <w:tc>
          <w:tcPr>
            <w:tcW w:w="335" w:type="pct"/>
            <w:shd w:val="clear" w:color="auto" w:fill="auto"/>
          </w:tcPr>
          <w:p w14:paraId="2B200B64" w14:textId="77777777" w:rsidR="007F0E0D" w:rsidRPr="00DE59B3" w:rsidRDefault="007F0E0D" w:rsidP="00C46382">
            <w:pPr>
              <w:pStyle w:val="BodyTextTable"/>
            </w:pPr>
            <w:r w:rsidRPr="00DE59B3">
              <w:t>O</w:t>
            </w:r>
          </w:p>
        </w:tc>
      </w:tr>
      <w:tr w:rsidR="007F0E0D" w:rsidRPr="003A4ED1" w14:paraId="35B2A310" w14:textId="77777777" w:rsidTr="00C46382">
        <w:trPr>
          <w:cantSplit/>
        </w:trPr>
        <w:tc>
          <w:tcPr>
            <w:tcW w:w="241" w:type="pct"/>
            <w:shd w:val="clear" w:color="auto" w:fill="auto"/>
          </w:tcPr>
          <w:p w14:paraId="4D335BB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651CC6D" w14:textId="77777777" w:rsidR="007F0E0D" w:rsidRPr="004249C7" w:rsidRDefault="007F0E0D" w:rsidP="00C46382">
            <w:pPr>
              <w:pStyle w:val="BodyTextTable"/>
            </w:pPr>
            <w:r w:rsidRPr="004249C7">
              <w:t xml:space="preserve">SIM </w:t>
            </w:r>
            <w:r>
              <w:t xml:space="preserve">LTE </w:t>
            </w:r>
            <w:r w:rsidRPr="004249C7">
              <w:t>Type</w:t>
            </w:r>
          </w:p>
        </w:tc>
        <w:tc>
          <w:tcPr>
            <w:tcW w:w="673" w:type="pct"/>
            <w:shd w:val="clear" w:color="auto" w:fill="auto"/>
          </w:tcPr>
          <w:p w14:paraId="4B1C48BD" w14:textId="77777777" w:rsidR="007F0E0D" w:rsidRDefault="007F0E0D" w:rsidP="00C46382">
            <w:pPr>
              <w:pStyle w:val="BodyTextTable"/>
              <w:rPr>
                <w:highlight w:val="yellow"/>
              </w:rPr>
            </w:pPr>
            <w:r w:rsidRPr="004249C7">
              <w:t>String</w:t>
            </w:r>
          </w:p>
        </w:tc>
        <w:tc>
          <w:tcPr>
            <w:tcW w:w="1437" w:type="pct"/>
            <w:shd w:val="clear" w:color="auto" w:fill="auto"/>
          </w:tcPr>
          <w:p w14:paraId="171F5E05" w14:textId="77777777" w:rsidR="007F0E0D" w:rsidRDefault="007F0E0D" w:rsidP="00C46382">
            <w:pPr>
              <w:pStyle w:val="BodyTextTable"/>
            </w:pPr>
            <w:r w:rsidRPr="004249C7">
              <w:t>Refers to LTE Status</w:t>
            </w:r>
            <w:r>
              <w:t xml:space="preserve">. </w:t>
            </w:r>
            <w:r w:rsidRPr="004249C7">
              <w:t>LOV: Yes/No/Unknown</w:t>
            </w:r>
          </w:p>
        </w:tc>
        <w:tc>
          <w:tcPr>
            <w:tcW w:w="730" w:type="pct"/>
            <w:shd w:val="clear" w:color="auto" w:fill="auto"/>
          </w:tcPr>
          <w:p w14:paraId="296693C0" w14:textId="77777777" w:rsidR="007F0E0D" w:rsidRPr="00912647" w:rsidRDefault="007F0E0D" w:rsidP="00C46382">
            <w:pPr>
              <w:pStyle w:val="BodyTextTable"/>
              <w:rPr>
                <w:szCs w:val="18"/>
                <w:highlight w:val="yellow"/>
              </w:rPr>
            </w:pPr>
          </w:p>
        </w:tc>
        <w:tc>
          <w:tcPr>
            <w:tcW w:w="526" w:type="pct"/>
            <w:shd w:val="clear" w:color="auto" w:fill="auto"/>
          </w:tcPr>
          <w:p w14:paraId="5F3EED7D" w14:textId="77777777" w:rsidR="007F0E0D" w:rsidRPr="004249C7" w:rsidRDefault="007F0E0D" w:rsidP="00C46382">
            <w:pPr>
              <w:pStyle w:val="BodyTextTable"/>
            </w:pPr>
            <w:r w:rsidRPr="004249C7">
              <w:t>AMMD Logistics</w:t>
            </w:r>
          </w:p>
        </w:tc>
        <w:tc>
          <w:tcPr>
            <w:tcW w:w="335" w:type="pct"/>
            <w:shd w:val="clear" w:color="auto" w:fill="auto"/>
          </w:tcPr>
          <w:p w14:paraId="0C29ABDB" w14:textId="77777777" w:rsidR="007F0E0D" w:rsidRPr="004249C7" w:rsidRDefault="007F0E0D" w:rsidP="00C46382">
            <w:pPr>
              <w:pStyle w:val="BodyTextTable"/>
            </w:pPr>
            <w:r w:rsidRPr="004249C7">
              <w:t>O</w:t>
            </w:r>
          </w:p>
        </w:tc>
      </w:tr>
      <w:tr w:rsidR="007F0E0D" w:rsidRPr="003A4ED1" w14:paraId="4F34DAB6" w14:textId="77777777" w:rsidTr="00C46382">
        <w:trPr>
          <w:cantSplit/>
        </w:trPr>
        <w:tc>
          <w:tcPr>
            <w:tcW w:w="241" w:type="pct"/>
            <w:shd w:val="clear" w:color="auto" w:fill="auto"/>
          </w:tcPr>
          <w:p w14:paraId="212660A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8559C5C" w14:textId="77777777" w:rsidR="007F0E0D" w:rsidRPr="004249C7" w:rsidRDefault="007F0E0D" w:rsidP="00C46382">
            <w:pPr>
              <w:pStyle w:val="BodyTextTable"/>
            </w:pPr>
            <w:r w:rsidRPr="004B45CC">
              <w:rPr>
                <w:rFonts w:asciiTheme="minorHAnsi" w:hAnsiTheme="minorHAnsi"/>
                <w:szCs w:val="18"/>
              </w:rPr>
              <w:t>Device OS</w:t>
            </w:r>
          </w:p>
        </w:tc>
        <w:tc>
          <w:tcPr>
            <w:tcW w:w="673" w:type="pct"/>
            <w:shd w:val="clear" w:color="auto" w:fill="auto"/>
            <w:vAlign w:val="center"/>
          </w:tcPr>
          <w:p w14:paraId="675C6523" w14:textId="77777777" w:rsidR="007F0E0D" w:rsidRPr="004249C7" w:rsidRDefault="007F0E0D" w:rsidP="00C46382">
            <w:pPr>
              <w:pStyle w:val="BodyTextTable"/>
            </w:pPr>
            <w:r w:rsidRPr="004B45CC">
              <w:rPr>
                <w:color w:val="000000"/>
                <w:szCs w:val="18"/>
              </w:rPr>
              <w:t>String</w:t>
            </w:r>
          </w:p>
        </w:tc>
        <w:tc>
          <w:tcPr>
            <w:tcW w:w="1437" w:type="pct"/>
            <w:shd w:val="clear" w:color="auto" w:fill="auto"/>
          </w:tcPr>
          <w:p w14:paraId="5EA0E93F" w14:textId="77777777" w:rsidR="007F0E0D" w:rsidRPr="004249C7" w:rsidRDefault="007F0E0D" w:rsidP="00C46382">
            <w:pPr>
              <w:pStyle w:val="BodyTextTable"/>
            </w:pPr>
            <w:r w:rsidRPr="004B45CC">
              <w:rPr>
                <w:color w:val="000000"/>
                <w:szCs w:val="18"/>
              </w:rPr>
              <w:t>Device Operating System</w:t>
            </w:r>
          </w:p>
        </w:tc>
        <w:tc>
          <w:tcPr>
            <w:tcW w:w="730" w:type="pct"/>
            <w:shd w:val="clear" w:color="auto" w:fill="auto"/>
          </w:tcPr>
          <w:p w14:paraId="5E21078D" w14:textId="77777777" w:rsidR="007F0E0D" w:rsidRPr="00912647" w:rsidRDefault="007F0E0D" w:rsidP="00C46382">
            <w:pPr>
              <w:pStyle w:val="BodyTextTable"/>
              <w:rPr>
                <w:szCs w:val="18"/>
                <w:highlight w:val="yellow"/>
              </w:rPr>
            </w:pPr>
          </w:p>
        </w:tc>
        <w:tc>
          <w:tcPr>
            <w:tcW w:w="526" w:type="pct"/>
            <w:shd w:val="clear" w:color="auto" w:fill="auto"/>
          </w:tcPr>
          <w:p w14:paraId="342B9B1E" w14:textId="77777777" w:rsidR="007F0E0D" w:rsidRPr="004249C7" w:rsidRDefault="007F0E0D" w:rsidP="00C46382">
            <w:pPr>
              <w:pStyle w:val="BodyTextTable"/>
            </w:pPr>
            <w:r>
              <w:t>Network</w:t>
            </w:r>
          </w:p>
        </w:tc>
        <w:tc>
          <w:tcPr>
            <w:tcW w:w="335" w:type="pct"/>
            <w:shd w:val="clear" w:color="auto" w:fill="auto"/>
          </w:tcPr>
          <w:p w14:paraId="07EAA126" w14:textId="77777777" w:rsidR="007F0E0D" w:rsidRPr="004249C7" w:rsidRDefault="007F0E0D" w:rsidP="00C46382">
            <w:pPr>
              <w:pStyle w:val="BodyTextTable"/>
            </w:pPr>
            <w:r w:rsidRPr="004B45CC">
              <w:rPr>
                <w:szCs w:val="18"/>
              </w:rPr>
              <w:t>O</w:t>
            </w:r>
          </w:p>
        </w:tc>
      </w:tr>
      <w:tr w:rsidR="007F0E0D" w:rsidRPr="003A4ED1" w14:paraId="679C54BF" w14:textId="77777777" w:rsidTr="00C46382">
        <w:trPr>
          <w:cantSplit/>
        </w:trPr>
        <w:tc>
          <w:tcPr>
            <w:tcW w:w="241" w:type="pct"/>
            <w:shd w:val="clear" w:color="auto" w:fill="auto"/>
          </w:tcPr>
          <w:p w14:paraId="39B762E4"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B599873" w14:textId="77777777" w:rsidR="007F0E0D" w:rsidRPr="004B45CC" w:rsidRDefault="007F0E0D" w:rsidP="00C46382">
            <w:pPr>
              <w:pStyle w:val="BodyTextTable"/>
              <w:rPr>
                <w:rFonts w:asciiTheme="minorHAnsi" w:hAnsiTheme="minorHAnsi"/>
                <w:szCs w:val="18"/>
              </w:rPr>
            </w:pPr>
            <w:r w:rsidRPr="004249C7">
              <w:t>Handset type (IMEI + Ref table)</w:t>
            </w:r>
          </w:p>
        </w:tc>
        <w:tc>
          <w:tcPr>
            <w:tcW w:w="673" w:type="pct"/>
            <w:shd w:val="clear" w:color="auto" w:fill="auto"/>
            <w:vAlign w:val="center"/>
          </w:tcPr>
          <w:p w14:paraId="473A4287" w14:textId="77777777" w:rsidR="007F0E0D" w:rsidRPr="004B45CC" w:rsidRDefault="007F0E0D" w:rsidP="00C46382">
            <w:pPr>
              <w:pStyle w:val="BodyTextTable"/>
              <w:rPr>
                <w:color w:val="000000"/>
                <w:szCs w:val="18"/>
              </w:rPr>
            </w:pPr>
            <w:r>
              <w:rPr>
                <w:color w:val="000000"/>
                <w:szCs w:val="18"/>
              </w:rPr>
              <w:t>String</w:t>
            </w:r>
          </w:p>
        </w:tc>
        <w:tc>
          <w:tcPr>
            <w:tcW w:w="1437" w:type="pct"/>
            <w:shd w:val="clear" w:color="auto" w:fill="auto"/>
          </w:tcPr>
          <w:p w14:paraId="21170B36" w14:textId="77777777" w:rsidR="007F0E0D" w:rsidRPr="007C7A74" w:rsidRDefault="007F0E0D" w:rsidP="00C46382">
            <w:pPr>
              <w:pStyle w:val="BodyTextTable"/>
              <w:rPr>
                <w:color w:val="000000"/>
                <w:szCs w:val="18"/>
              </w:rPr>
            </w:pPr>
            <w:r>
              <w:rPr>
                <w:color w:val="000000"/>
                <w:szCs w:val="18"/>
              </w:rPr>
              <w:t>Current</w:t>
            </w:r>
            <w:r w:rsidRPr="007C7A74">
              <w:rPr>
                <w:color w:val="000000"/>
                <w:szCs w:val="18"/>
              </w:rPr>
              <w:t xml:space="preserve"> used IMEI</w:t>
            </w:r>
          </w:p>
          <w:p w14:paraId="0C15EC1D" w14:textId="77777777" w:rsidR="007F0E0D" w:rsidRDefault="007F0E0D" w:rsidP="00C46382">
            <w:pPr>
              <w:pStyle w:val="BodyTextTable"/>
              <w:rPr>
                <w:color w:val="000000"/>
                <w:szCs w:val="18"/>
              </w:rPr>
            </w:pPr>
            <w:r w:rsidRPr="007C7A74">
              <w:rPr>
                <w:color w:val="000000"/>
                <w:szCs w:val="18"/>
              </w:rPr>
              <w:t>LOV: DONGLE, FEATUREPHONE, SMARTPHONE, TABLET, OTHERS</w:t>
            </w:r>
          </w:p>
          <w:p w14:paraId="400FD1AD" w14:textId="77777777" w:rsidR="00CD0DC4" w:rsidRPr="004B45CC" w:rsidRDefault="00CD0DC4" w:rsidP="00C46382">
            <w:pPr>
              <w:pStyle w:val="BodyTextTable"/>
              <w:rPr>
                <w:color w:val="000000"/>
                <w:szCs w:val="18"/>
              </w:rPr>
            </w:pPr>
          </w:p>
        </w:tc>
        <w:tc>
          <w:tcPr>
            <w:tcW w:w="730" w:type="pct"/>
            <w:shd w:val="clear" w:color="auto" w:fill="auto"/>
          </w:tcPr>
          <w:p w14:paraId="39EBBC14" w14:textId="77777777" w:rsidR="007F0E0D" w:rsidRPr="00912647" w:rsidRDefault="007F0E0D" w:rsidP="00C46382">
            <w:pPr>
              <w:pStyle w:val="BodyTextTable"/>
              <w:rPr>
                <w:szCs w:val="18"/>
                <w:highlight w:val="yellow"/>
              </w:rPr>
            </w:pPr>
          </w:p>
        </w:tc>
        <w:tc>
          <w:tcPr>
            <w:tcW w:w="526" w:type="pct"/>
            <w:shd w:val="clear" w:color="auto" w:fill="auto"/>
          </w:tcPr>
          <w:p w14:paraId="239B2A20" w14:textId="77777777" w:rsidR="007F0E0D" w:rsidRPr="004249C7" w:rsidRDefault="007F0E0D" w:rsidP="00C46382">
            <w:pPr>
              <w:pStyle w:val="BodyTextTable"/>
            </w:pPr>
            <w:r>
              <w:t>Network</w:t>
            </w:r>
          </w:p>
        </w:tc>
        <w:tc>
          <w:tcPr>
            <w:tcW w:w="335" w:type="pct"/>
            <w:shd w:val="clear" w:color="auto" w:fill="auto"/>
          </w:tcPr>
          <w:p w14:paraId="12ABE5D2" w14:textId="77777777" w:rsidR="007F0E0D" w:rsidRPr="004B45CC" w:rsidRDefault="007F0E0D" w:rsidP="00C46382">
            <w:pPr>
              <w:pStyle w:val="BodyTextTable"/>
              <w:rPr>
                <w:szCs w:val="18"/>
              </w:rPr>
            </w:pPr>
            <w:r>
              <w:rPr>
                <w:szCs w:val="18"/>
              </w:rPr>
              <w:t>O</w:t>
            </w:r>
          </w:p>
        </w:tc>
      </w:tr>
      <w:tr w:rsidR="007F0E0D" w:rsidRPr="003A4ED1" w14:paraId="494309D2" w14:textId="77777777" w:rsidTr="00C46382">
        <w:trPr>
          <w:cantSplit/>
        </w:trPr>
        <w:tc>
          <w:tcPr>
            <w:tcW w:w="241" w:type="pct"/>
            <w:shd w:val="clear" w:color="auto" w:fill="auto"/>
          </w:tcPr>
          <w:p w14:paraId="736C0AB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2E3D477" w14:textId="77777777" w:rsidR="007F0E0D" w:rsidRPr="004249C7" w:rsidRDefault="007F0E0D" w:rsidP="00C46382">
            <w:pPr>
              <w:pStyle w:val="BodyTextTable"/>
            </w:pPr>
            <w:r w:rsidRPr="007C7A74">
              <w:t>HS Network support</w:t>
            </w:r>
          </w:p>
        </w:tc>
        <w:tc>
          <w:tcPr>
            <w:tcW w:w="673" w:type="pct"/>
            <w:shd w:val="clear" w:color="auto" w:fill="auto"/>
            <w:vAlign w:val="center"/>
          </w:tcPr>
          <w:p w14:paraId="495AA5E2"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59AA1F9" w14:textId="77777777" w:rsidR="007F0E0D" w:rsidRPr="007C7A74" w:rsidRDefault="007F0E0D" w:rsidP="00C46382">
            <w:pPr>
              <w:pStyle w:val="BodyTextTable"/>
              <w:rPr>
                <w:color w:val="000000"/>
                <w:szCs w:val="18"/>
              </w:rPr>
            </w:pPr>
            <w:r w:rsidRPr="007C7A74">
              <w:rPr>
                <w:color w:val="000000"/>
                <w:szCs w:val="18"/>
              </w:rPr>
              <w:t>Refers to the latest technology the handset/device supports</w:t>
            </w:r>
          </w:p>
          <w:p w14:paraId="69B9491D" w14:textId="77777777" w:rsidR="00DF56F3" w:rsidRDefault="007F0E0D" w:rsidP="00DF56F3">
            <w:pPr>
              <w:pStyle w:val="BodyTextTable"/>
              <w:rPr>
                <w:color w:val="000000"/>
                <w:szCs w:val="18"/>
              </w:rPr>
            </w:pPr>
            <w:r w:rsidRPr="007C7A74">
              <w:rPr>
                <w:color w:val="000000"/>
                <w:szCs w:val="18"/>
              </w:rPr>
              <w:t>LOV: 2G, 3G, 4G (if device supports LTE/4G, it will only be tagged under 4G)</w:t>
            </w:r>
          </w:p>
          <w:p w14:paraId="0844A341" w14:textId="70C47260" w:rsidR="00DF56F3" w:rsidRPr="007C7A74" w:rsidRDefault="00DF56F3">
            <w:pPr>
              <w:pStyle w:val="BodyTextTable"/>
              <w:rPr>
                <w:color w:val="000000"/>
                <w:szCs w:val="18"/>
              </w:rPr>
            </w:pPr>
            <w:r>
              <w:rPr>
                <w:color w:val="000000"/>
                <w:szCs w:val="18"/>
              </w:rPr>
              <w:t>If data is not available, GDF will not populate this field.</w:t>
            </w:r>
          </w:p>
        </w:tc>
        <w:tc>
          <w:tcPr>
            <w:tcW w:w="730" w:type="pct"/>
            <w:shd w:val="clear" w:color="auto" w:fill="auto"/>
          </w:tcPr>
          <w:p w14:paraId="4C37A744" w14:textId="77777777" w:rsidR="007F0E0D" w:rsidRPr="00912647" w:rsidRDefault="007F0E0D" w:rsidP="00C46382">
            <w:pPr>
              <w:pStyle w:val="BodyTextTable"/>
              <w:rPr>
                <w:szCs w:val="18"/>
                <w:highlight w:val="yellow"/>
              </w:rPr>
            </w:pPr>
          </w:p>
        </w:tc>
        <w:tc>
          <w:tcPr>
            <w:tcW w:w="526" w:type="pct"/>
            <w:shd w:val="clear" w:color="auto" w:fill="auto"/>
          </w:tcPr>
          <w:p w14:paraId="0E18AD74" w14:textId="77777777" w:rsidR="007F0E0D" w:rsidRPr="004249C7" w:rsidRDefault="007F0E0D" w:rsidP="00C46382">
            <w:pPr>
              <w:pStyle w:val="BodyTextTable"/>
            </w:pPr>
            <w:r>
              <w:t>Network</w:t>
            </w:r>
          </w:p>
        </w:tc>
        <w:tc>
          <w:tcPr>
            <w:tcW w:w="335" w:type="pct"/>
            <w:shd w:val="clear" w:color="auto" w:fill="auto"/>
          </w:tcPr>
          <w:p w14:paraId="63C2F522" w14:textId="77777777" w:rsidR="007F0E0D" w:rsidRDefault="007F0E0D" w:rsidP="00C46382">
            <w:pPr>
              <w:pStyle w:val="BodyTextTable"/>
              <w:rPr>
                <w:szCs w:val="18"/>
              </w:rPr>
            </w:pPr>
            <w:r>
              <w:rPr>
                <w:szCs w:val="18"/>
              </w:rPr>
              <w:t>O</w:t>
            </w:r>
          </w:p>
        </w:tc>
      </w:tr>
      <w:tr w:rsidR="007F0E0D" w:rsidRPr="003A4ED1" w14:paraId="36FA050E" w14:textId="77777777" w:rsidTr="00C46382">
        <w:trPr>
          <w:cantSplit/>
        </w:trPr>
        <w:tc>
          <w:tcPr>
            <w:tcW w:w="241" w:type="pct"/>
            <w:shd w:val="clear" w:color="auto" w:fill="auto"/>
          </w:tcPr>
          <w:p w14:paraId="2BDC896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6909654" w14:textId="77777777" w:rsidR="007F0E0D" w:rsidRPr="007C7A74" w:rsidRDefault="007F0E0D" w:rsidP="00C46382">
            <w:pPr>
              <w:pStyle w:val="BodyTextTable"/>
            </w:pPr>
            <w:r w:rsidRPr="00954926">
              <w:t>Last network Latch country</w:t>
            </w:r>
          </w:p>
        </w:tc>
        <w:tc>
          <w:tcPr>
            <w:tcW w:w="673" w:type="pct"/>
            <w:shd w:val="clear" w:color="auto" w:fill="auto"/>
          </w:tcPr>
          <w:p w14:paraId="33E3E0CB" w14:textId="77777777" w:rsidR="007F0E0D" w:rsidRDefault="007F0E0D" w:rsidP="00C46382">
            <w:pPr>
              <w:pStyle w:val="BodyTextTable"/>
              <w:rPr>
                <w:color w:val="000000"/>
                <w:szCs w:val="18"/>
              </w:rPr>
            </w:pPr>
            <w:r w:rsidRPr="00CE1022">
              <w:rPr>
                <w:color w:val="000000"/>
                <w:szCs w:val="18"/>
              </w:rPr>
              <w:t>String</w:t>
            </w:r>
          </w:p>
        </w:tc>
        <w:tc>
          <w:tcPr>
            <w:tcW w:w="1437" w:type="pct"/>
            <w:shd w:val="clear" w:color="auto" w:fill="auto"/>
          </w:tcPr>
          <w:p w14:paraId="4833A223" w14:textId="77777777" w:rsidR="007F0E0D" w:rsidRPr="007C7A74" w:rsidRDefault="007F0E0D" w:rsidP="00C46382">
            <w:pPr>
              <w:pStyle w:val="BodyTextTable"/>
              <w:rPr>
                <w:color w:val="000000"/>
                <w:szCs w:val="18"/>
              </w:rPr>
            </w:pPr>
            <w:r w:rsidRPr="007C05BE">
              <w:rPr>
                <w:color w:val="000000"/>
                <w:szCs w:val="18"/>
              </w:rPr>
              <w:t>This identifies the last subscriber's country current location</w:t>
            </w:r>
            <w:r>
              <w:rPr>
                <w:color w:val="000000"/>
                <w:szCs w:val="18"/>
              </w:rPr>
              <w:t xml:space="preserve"> </w:t>
            </w:r>
          </w:p>
        </w:tc>
        <w:tc>
          <w:tcPr>
            <w:tcW w:w="730" w:type="pct"/>
            <w:shd w:val="clear" w:color="auto" w:fill="auto"/>
          </w:tcPr>
          <w:p w14:paraId="7FE0031C" w14:textId="77777777" w:rsidR="007F0E0D" w:rsidRPr="00912647" w:rsidRDefault="007F0E0D" w:rsidP="00C46382">
            <w:pPr>
              <w:pStyle w:val="BodyTextTable"/>
              <w:rPr>
                <w:szCs w:val="18"/>
                <w:highlight w:val="yellow"/>
              </w:rPr>
            </w:pPr>
          </w:p>
        </w:tc>
        <w:tc>
          <w:tcPr>
            <w:tcW w:w="526" w:type="pct"/>
            <w:shd w:val="clear" w:color="auto" w:fill="auto"/>
          </w:tcPr>
          <w:p w14:paraId="4FE446AD" w14:textId="77777777" w:rsidR="007F0E0D" w:rsidRPr="004249C7" w:rsidRDefault="007F0E0D" w:rsidP="00C46382">
            <w:pPr>
              <w:pStyle w:val="BodyTextTable"/>
            </w:pPr>
            <w:r w:rsidRPr="00E458B7">
              <w:t>Network</w:t>
            </w:r>
          </w:p>
        </w:tc>
        <w:tc>
          <w:tcPr>
            <w:tcW w:w="335" w:type="pct"/>
            <w:shd w:val="clear" w:color="auto" w:fill="auto"/>
          </w:tcPr>
          <w:p w14:paraId="03783E48" w14:textId="77777777" w:rsidR="007F0E0D" w:rsidRDefault="007F0E0D" w:rsidP="00C46382">
            <w:pPr>
              <w:pStyle w:val="BodyTextTable"/>
              <w:rPr>
                <w:szCs w:val="18"/>
              </w:rPr>
            </w:pPr>
            <w:r>
              <w:rPr>
                <w:szCs w:val="18"/>
              </w:rPr>
              <w:t>O</w:t>
            </w:r>
          </w:p>
        </w:tc>
      </w:tr>
      <w:tr w:rsidR="007F0E0D" w:rsidRPr="003A4ED1" w14:paraId="248ECB78" w14:textId="77777777" w:rsidTr="00C46382">
        <w:trPr>
          <w:cantSplit/>
        </w:trPr>
        <w:tc>
          <w:tcPr>
            <w:tcW w:w="241" w:type="pct"/>
            <w:shd w:val="clear" w:color="auto" w:fill="auto"/>
          </w:tcPr>
          <w:p w14:paraId="30A0CD1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3E7DCFE" w14:textId="77777777" w:rsidR="007F0E0D" w:rsidRPr="00954926" w:rsidRDefault="007F0E0D" w:rsidP="00C46382">
            <w:pPr>
              <w:pStyle w:val="BodyTextTable"/>
            </w:pPr>
            <w:r w:rsidRPr="00954926">
              <w:t>Last network Latch operator</w:t>
            </w:r>
          </w:p>
        </w:tc>
        <w:tc>
          <w:tcPr>
            <w:tcW w:w="673" w:type="pct"/>
            <w:shd w:val="clear" w:color="auto" w:fill="auto"/>
          </w:tcPr>
          <w:p w14:paraId="1115D19F" w14:textId="77777777" w:rsidR="007F0E0D" w:rsidRDefault="007F0E0D" w:rsidP="00C46382">
            <w:pPr>
              <w:pStyle w:val="BodyTextTable"/>
              <w:rPr>
                <w:color w:val="000000"/>
                <w:szCs w:val="18"/>
              </w:rPr>
            </w:pPr>
            <w:r w:rsidRPr="00CE1022">
              <w:rPr>
                <w:color w:val="000000"/>
                <w:szCs w:val="18"/>
              </w:rPr>
              <w:t>String</w:t>
            </w:r>
          </w:p>
        </w:tc>
        <w:tc>
          <w:tcPr>
            <w:tcW w:w="1437" w:type="pct"/>
            <w:shd w:val="clear" w:color="auto" w:fill="auto"/>
          </w:tcPr>
          <w:p w14:paraId="0D176FF8" w14:textId="77777777" w:rsidR="007F0E0D" w:rsidRPr="007C7A74" w:rsidRDefault="007F0E0D" w:rsidP="00C46382">
            <w:pPr>
              <w:pStyle w:val="BodyTextTable"/>
              <w:rPr>
                <w:color w:val="000000"/>
                <w:szCs w:val="18"/>
              </w:rPr>
            </w:pPr>
            <w:r w:rsidRPr="007C05BE">
              <w:rPr>
                <w:color w:val="000000"/>
                <w:szCs w:val="18"/>
              </w:rPr>
              <w:t>This identifies the last subscriber's operator current selection</w:t>
            </w:r>
          </w:p>
        </w:tc>
        <w:tc>
          <w:tcPr>
            <w:tcW w:w="730" w:type="pct"/>
            <w:shd w:val="clear" w:color="auto" w:fill="auto"/>
          </w:tcPr>
          <w:p w14:paraId="572F4134" w14:textId="77777777" w:rsidR="007F0E0D" w:rsidRPr="00912647" w:rsidRDefault="007F0E0D" w:rsidP="00C46382">
            <w:pPr>
              <w:pStyle w:val="BodyTextTable"/>
              <w:rPr>
                <w:szCs w:val="18"/>
                <w:highlight w:val="yellow"/>
              </w:rPr>
            </w:pPr>
          </w:p>
        </w:tc>
        <w:tc>
          <w:tcPr>
            <w:tcW w:w="526" w:type="pct"/>
            <w:shd w:val="clear" w:color="auto" w:fill="auto"/>
          </w:tcPr>
          <w:p w14:paraId="4AE54600" w14:textId="77777777" w:rsidR="007F0E0D" w:rsidRPr="004249C7" w:rsidRDefault="007F0E0D" w:rsidP="00C46382">
            <w:pPr>
              <w:pStyle w:val="BodyTextTable"/>
            </w:pPr>
            <w:r w:rsidRPr="00E458B7">
              <w:t>Network</w:t>
            </w:r>
          </w:p>
        </w:tc>
        <w:tc>
          <w:tcPr>
            <w:tcW w:w="335" w:type="pct"/>
            <w:shd w:val="clear" w:color="auto" w:fill="auto"/>
          </w:tcPr>
          <w:p w14:paraId="58BB4D3C" w14:textId="77777777" w:rsidR="007F0E0D" w:rsidRDefault="007F0E0D" w:rsidP="00C46382">
            <w:pPr>
              <w:pStyle w:val="BodyTextTable"/>
              <w:rPr>
                <w:szCs w:val="18"/>
              </w:rPr>
            </w:pPr>
            <w:r>
              <w:rPr>
                <w:szCs w:val="18"/>
              </w:rPr>
              <w:t>O</w:t>
            </w:r>
          </w:p>
        </w:tc>
      </w:tr>
      <w:tr w:rsidR="007F0E0D" w:rsidRPr="003A4ED1" w14:paraId="208692E3" w14:textId="77777777" w:rsidTr="00C46382">
        <w:trPr>
          <w:cantSplit/>
        </w:trPr>
        <w:tc>
          <w:tcPr>
            <w:tcW w:w="241" w:type="pct"/>
            <w:shd w:val="clear" w:color="auto" w:fill="auto"/>
          </w:tcPr>
          <w:p w14:paraId="152077D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9A12967" w14:textId="77777777" w:rsidR="007F0E0D" w:rsidRPr="00954926" w:rsidRDefault="007F0E0D" w:rsidP="00C46382">
            <w:pPr>
              <w:pStyle w:val="BodyTextTable"/>
            </w:pPr>
            <w:r w:rsidRPr="00954926">
              <w:t>Last network Latch Date</w:t>
            </w:r>
          </w:p>
        </w:tc>
        <w:tc>
          <w:tcPr>
            <w:tcW w:w="673" w:type="pct"/>
            <w:shd w:val="clear" w:color="auto" w:fill="auto"/>
            <w:vAlign w:val="center"/>
          </w:tcPr>
          <w:p w14:paraId="56BE08CB"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53642C4F" w14:textId="77777777" w:rsidR="007F0E0D" w:rsidRPr="007C7A74" w:rsidRDefault="007F0E0D" w:rsidP="00C46382">
            <w:pPr>
              <w:pStyle w:val="BodyTextTable"/>
              <w:rPr>
                <w:color w:val="000000"/>
                <w:szCs w:val="18"/>
              </w:rPr>
            </w:pPr>
            <w:r w:rsidRPr="007C05BE">
              <w:rPr>
                <w:color w:val="000000"/>
                <w:szCs w:val="18"/>
              </w:rPr>
              <w:t>This identifies the subscriber's current location and operator date</w:t>
            </w:r>
          </w:p>
        </w:tc>
        <w:tc>
          <w:tcPr>
            <w:tcW w:w="730" w:type="pct"/>
            <w:shd w:val="clear" w:color="auto" w:fill="auto"/>
          </w:tcPr>
          <w:p w14:paraId="4504C75D" w14:textId="77777777" w:rsidR="007F0E0D" w:rsidRPr="00912647" w:rsidRDefault="007F0E0D" w:rsidP="00C46382">
            <w:pPr>
              <w:pStyle w:val="BodyTextTable"/>
              <w:rPr>
                <w:szCs w:val="18"/>
                <w:highlight w:val="yellow"/>
              </w:rPr>
            </w:pPr>
          </w:p>
        </w:tc>
        <w:tc>
          <w:tcPr>
            <w:tcW w:w="526" w:type="pct"/>
            <w:shd w:val="clear" w:color="auto" w:fill="auto"/>
          </w:tcPr>
          <w:p w14:paraId="63610D81" w14:textId="77777777" w:rsidR="007F0E0D" w:rsidRPr="004249C7" w:rsidRDefault="007F0E0D" w:rsidP="00C46382">
            <w:pPr>
              <w:pStyle w:val="BodyTextTable"/>
            </w:pPr>
            <w:r w:rsidRPr="00E458B7">
              <w:t>Network</w:t>
            </w:r>
          </w:p>
        </w:tc>
        <w:tc>
          <w:tcPr>
            <w:tcW w:w="335" w:type="pct"/>
            <w:shd w:val="clear" w:color="auto" w:fill="auto"/>
          </w:tcPr>
          <w:p w14:paraId="1D4FFC16" w14:textId="77777777" w:rsidR="007F0E0D" w:rsidRDefault="007F0E0D" w:rsidP="00C46382">
            <w:pPr>
              <w:pStyle w:val="BodyTextTable"/>
              <w:rPr>
                <w:szCs w:val="18"/>
              </w:rPr>
            </w:pPr>
            <w:r>
              <w:rPr>
                <w:szCs w:val="18"/>
              </w:rPr>
              <w:t>O</w:t>
            </w:r>
          </w:p>
        </w:tc>
      </w:tr>
      <w:tr w:rsidR="007F0E0D" w:rsidRPr="003A4ED1" w14:paraId="2E097013" w14:textId="77777777" w:rsidTr="00C46382">
        <w:trPr>
          <w:cantSplit/>
        </w:trPr>
        <w:tc>
          <w:tcPr>
            <w:tcW w:w="241" w:type="pct"/>
            <w:shd w:val="clear" w:color="auto" w:fill="auto"/>
          </w:tcPr>
          <w:p w14:paraId="65BDDF76" w14:textId="77777777" w:rsidR="007F0E0D" w:rsidRPr="003A4ED1" w:rsidRDefault="007F0E0D" w:rsidP="00C46382">
            <w:pPr>
              <w:pStyle w:val="BodyTextTable"/>
              <w:numPr>
                <w:ilvl w:val="0"/>
                <w:numId w:val="20"/>
              </w:numPr>
              <w:rPr>
                <w:szCs w:val="18"/>
              </w:rPr>
            </w:pPr>
            <w:bookmarkStart w:id="375" w:name="_Hlk23093670"/>
          </w:p>
        </w:tc>
        <w:tc>
          <w:tcPr>
            <w:tcW w:w="1058" w:type="pct"/>
            <w:shd w:val="clear" w:color="auto" w:fill="auto"/>
          </w:tcPr>
          <w:p w14:paraId="40329945" w14:textId="77777777" w:rsidR="007F0E0D" w:rsidRPr="00954926" w:rsidRDefault="007F0E0D" w:rsidP="00C46382">
            <w:pPr>
              <w:pStyle w:val="BodyTextTable"/>
            </w:pPr>
            <w:r w:rsidRPr="00B540C4">
              <w:t>Dominant Sales Channel</w:t>
            </w:r>
          </w:p>
        </w:tc>
        <w:tc>
          <w:tcPr>
            <w:tcW w:w="673" w:type="pct"/>
            <w:shd w:val="clear" w:color="auto" w:fill="auto"/>
            <w:vAlign w:val="center"/>
          </w:tcPr>
          <w:p w14:paraId="702EB904"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4B7CBD32" w14:textId="77777777" w:rsidR="007F0E0D" w:rsidRPr="00B540C4" w:rsidRDefault="007F0E0D" w:rsidP="00C46382">
            <w:pPr>
              <w:pStyle w:val="BodyTextTable"/>
              <w:rPr>
                <w:color w:val="000000"/>
                <w:szCs w:val="18"/>
              </w:rPr>
            </w:pPr>
            <w:r w:rsidRPr="00B540C4">
              <w:rPr>
                <w:color w:val="000000"/>
                <w:szCs w:val="18"/>
              </w:rPr>
              <w:t xml:space="preserve">This refers to most used sales channel(s) from where purchases </w:t>
            </w:r>
            <w:proofErr w:type="gramStart"/>
            <w:r w:rsidRPr="00B540C4">
              <w:rPr>
                <w:color w:val="000000"/>
                <w:szCs w:val="18"/>
              </w:rPr>
              <w:t>is</w:t>
            </w:r>
            <w:proofErr w:type="gramEnd"/>
            <w:r w:rsidRPr="00B540C4">
              <w:rPr>
                <w:color w:val="000000"/>
                <w:szCs w:val="18"/>
              </w:rPr>
              <w:t xml:space="preserve"> mostly done</w:t>
            </w:r>
          </w:p>
          <w:p w14:paraId="0B7312FD" w14:textId="77777777" w:rsidR="007F0E0D" w:rsidRPr="007C05BE" w:rsidRDefault="007F0E0D" w:rsidP="00C46382">
            <w:pPr>
              <w:pStyle w:val="BodyTextTable"/>
              <w:rPr>
                <w:color w:val="000000"/>
                <w:szCs w:val="18"/>
              </w:rPr>
            </w:pPr>
            <w:r w:rsidRPr="00B540C4">
              <w:rPr>
                <w:color w:val="000000"/>
                <w:szCs w:val="18"/>
              </w:rPr>
              <w:t xml:space="preserve">LOV: Store/web, inbound hotline, outbound </w:t>
            </w:r>
            <w:proofErr w:type="spellStart"/>
            <w:r w:rsidRPr="00B540C4">
              <w:rPr>
                <w:color w:val="000000"/>
                <w:szCs w:val="18"/>
              </w:rPr>
              <w:t>telesales</w:t>
            </w:r>
            <w:proofErr w:type="spellEnd"/>
            <w:r w:rsidRPr="00B540C4">
              <w:rPr>
                <w:color w:val="000000"/>
                <w:szCs w:val="18"/>
              </w:rPr>
              <w:t>, retailers</w:t>
            </w:r>
          </w:p>
        </w:tc>
        <w:tc>
          <w:tcPr>
            <w:tcW w:w="730" w:type="pct"/>
            <w:shd w:val="clear" w:color="auto" w:fill="auto"/>
          </w:tcPr>
          <w:p w14:paraId="58AC35FF" w14:textId="77777777" w:rsidR="007F0E0D" w:rsidRPr="00912647" w:rsidRDefault="007F0E0D" w:rsidP="00C46382">
            <w:pPr>
              <w:pStyle w:val="BodyTextTable"/>
              <w:rPr>
                <w:szCs w:val="18"/>
                <w:highlight w:val="yellow"/>
              </w:rPr>
            </w:pPr>
          </w:p>
        </w:tc>
        <w:tc>
          <w:tcPr>
            <w:tcW w:w="526" w:type="pct"/>
            <w:shd w:val="clear" w:color="auto" w:fill="auto"/>
          </w:tcPr>
          <w:p w14:paraId="61A0596B" w14:textId="77777777" w:rsidR="007F0E0D" w:rsidRPr="00E458B7" w:rsidRDefault="007F0E0D" w:rsidP="00C46382">
            <w:pPr>
              <w:pStyle w:val="BodyTextTable"/>
            </w:pPr>
            <w:r>
              <w:t>PACE</w:t>
            </w:r>
          </w:p>
        </w:tc>
        <w:tc>
          <w:tcPr>
            <w:tcW w:w="335" w:type="pct"/>
            <w:shd w:val="clear" w:color="auto" w:fill="auto"/>
          </w:tcPr>
          <w:p w14:paraId="5F933948" w14:textId="77777777" w:rsidR="007F0E0D" w:rsidRDefault="007F0E0D" w:rsidP="00C46382">
            <w:pPr>
              <w:pStyle w:val="BodyTextTable"/>
              <w:rPr>
                <w:szCs w:val="18"/>
              </w:rPr>
            </w:pPr>
            <w:r>
              <w:rPr>
                <w:szCs w:val="18"/>
              </w:rPr>
              <w:t>O</w:t>
            </w:r>
          </w:p>
        </w:tc>
      </w:tr>
      <w:bookmarkEnd w:id="375"/>
      <w:tr w:rsidR="007F0E0D" w:rsidRPr="003A4ED1" w14:paraId="42FB324F" w14:textId="77777777" w:rsidTr="00C46382">
        <w:trPr>
          <w:cantSplit/>
        </w:trPr>
        <w:tc>
          <w:tcPr>
            <w:tcW w:w="241" w:type="pct"/>
            <w:shd w:val="clear" w:color="auto" w:fill="auto"/>
          </w:tcPr>
          <w:p w14:paraId="3B1D587A"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FD81669" w14:textId="77777777" w:rsidR="007F0E0D" w:rsidRPr="00B540C4" w:rsidRDefault="007F0E0D" w:rsidP="00C46382">
            <w:pPr>
              <w:pStyle w:val="BodyTextTable"/>
            </w:pPr>
            <w:r w:rsidRPr="00B540C4">
              <w:t>Subscriber's Previous State</w:t>
            </w:r>
          </w:p>
        </w:tc>
        <w:tc>
          <w:tcPr>
            <w:tcW w:w="673" w:type="pct"/>
            <w:shd w:val="clear" w:color="auto" w:fill="auto"/>
            <w:vAlign w:val="center"/>
          </w:tcPr>
          <w:p w14:paraId="4FE0AF08"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AFA1319" w14:textId="77777777" w:rsidR="007F0E0D" w:rsidRDefault="007F0E0D" w:rsidP="00C46382">
            <w:pPr>
              <w:pStyle w:val="BodyTextTable"/>
              <w:rPr>
                <w:color w:val="000000"/>
                <w:szCs w:val="18"/>
              </w:rPr>
            </w:pPr>
            <w:r w:rsidRPr="00B540C4">
              <w:rPr>
                <w:color w:val="000000"/>
                <w:szCs w:val="18"/>
              </w:rPr>
              <w:t>The previous system/SCP the subscriber came from. Possible values may be: Prepaid to postpaid, New, port-in</w:t>
            </w:r>
          </w:p>
          <w:p w14:paraId="79A7AD87" w14:textId="0295723F" w:rsidR="00FF6719" w:rsidRPr="00B540C4" w:rsidRDefault="00FF6719" w:rsidP="00C46382">
            <w:pPr>
              <w:pStyle w:val="BodyTextTable"/>
              <w:rPr>
                <w:color w:val="000000"/>
                <w:szCs w:val="18"/>
              </w:rPr>
            </w:pPr>
            <w:r w:rsidRPr="00C53DF2">
              <w:rPr>
                <w:b/>
                <w:bCs/>
                <w:color w:val="000000"/>
                <w:szCs w:val="18"/>
              </w:rPr>
              <w:t>Will not be populated.</w:t>
            </w:r>
          </w:p>
        </w:tc>
        <w:tc>
          <w:tcPr>
            <w:tcW w:w="730" w:type="pct"/>
            <w:shd w:val="clear" w:color="auto" w:fill="auto"/>
          </w:tcPr>
          <w:p w14:paraId="30B91C44" w14:textId="77777777" w:rsidR="007F0E0D" w:rsidRPr="00912647" w:rsidRDefault="007F0E0D" w:rsidP="00C46382">
            <w:pPr>
              <w:pStyle w:val="BodyTextTable"/>
              <w:rPr>
                <w:szCs w:val="18"/>
                <w:highlight w:val="yellow"/>
              </w:rPr>
            </w:pPr>
          </w:p>
        </w:tc>
        <w:tc>
          <w:tcPr>
            <w:tcW w:w="526" w:type="pct"/>
            <w:shd w:val="clear" w:color="auto" w:fill="auto"/>
          </w:tcPr>
          <w:p w14:paraId="487E18DF" w14:textId="6EEA8583" w:rsidR="007F0E0D" w:rsidRDefault="007F0E0D" w:rsidP="00C46382">
            <w:pPr>
              <w:pStyle w:val="BodyTextTable"/>
            </w:pPr>
          </w:p>
        </w:tc>
        <w:tc>
          <w:tcPr>
            <w:tcW w:w="335" w:type="pct"/>
            <w:shd w:val="clear" w:color="auto" w:fill="auto"/>
          </w:tcPr>
          <w:p w14:paraId="288CF762" w14:textId="77777777" w:rsidR="007F0E0D" w:rsidRDefault="007F0E0D" w:rsidP="00C46382">
            <w:pPr>
              <w:pStyle w:val="BodyTextTable"/>
              <w:rPr>
                <w:szCs w:val="18"/>
              </w:rPr>
            </w:pPr>
            <w:r>
              <w:rPr>
                <w:szCs w:val="18"/>
              </w:rPr>
              <w:t>O</w:t>
            </w:r>
          </w:p>
        </w:tc>
      </w:tr>
      <w:tr w:rsidR="007F0E0D" w:rsidRPr="003A4ED1" w14:paraId="12FC1387" w14:textId="77777777" w:rsidTr="00C46382">
        <w:trPr>
          <w:cantSplit/>
        </w:trPr>
        <w:tc>
          <w:tcPr>
            <w:tcW w:w="241" w:type="pct"/>
            <w:shd w:val="clear" w:color="auto" w:fill="auto"/>
          </w:tcPr>
          <w:p w14:paraId="39C5D40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5639D0E" w14:textId="77777777" w:rsidR="007F0E0D" w:rsidRPr="00B540C4" w:rsidRDefault="007F0E0D" w:rsidP="00C46382">
            <w:pPr>
              <w:pStyle w:val="BodyTextTable"/>
            </w:pPr>
            <w:r w:rsidRPr="00B540C4">
              <w:t>Subscriber Disconnection reason</w:t>
            </w:r>
          </w:p>
        </w:tc>
        <w:tc>
          <w:tcPr>
            <w:tcW w:w="673" w:type="pct"/>
            <w:shd w:val="clear" w:color="auto" w:fill="auto"/>
            <w:vAlign w:val="center"/>
          </w:tcPr>
          <w:p w14:paraId="098D08B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1B21614" w14:textId="77777777" w:rsidR="007F0E0D" w:rsidRDefault="007F0E0D" w:rsidP="00C46382">
            <w:pPr>
              <w:pStyle w:val="BodyTextTable"/>
              <w:rPr>
                <w:color w:val="000000"/>
                <w:szCs w:val="18"/>
              </w:rPr>
            </w:pPr>
            <w:r w:rsidRPr="00B540C4">
              <w:rPr>
                <w:color w:val="000000"/>
                <w:szCs w:val="18"/>
              </w:rPr>
              <w:t>Reason for disconnecting: Natural, pre-to-post, port-out</w:t>
            </w:r>
          </w:p>
          <w:p w14:paraId="02950ECF" w14:textId="0A90D264" w:rsidR="00FF6719" w:rsidRPr="00B540C4" w:rsidRDefault="00FF6719" w:rsidP="00C46382">
            <w:pPr>
              <w:pStyle w:val="BodyTextTable"/>
              <w:rPr>
                <w:color w:val="000000"/>
                <w:szCs w:val="18"/>
              </w:rPr>
            </w:pPr>
            <w:r w:rsidRPr="00C53DF2">
              <w:rPr>
                <w:b/>
                <w:bCs/>
                <w:color w:val="000000"/>
                <w:szCs w:val="18"/>
              </w:rPr>
              <w:t>Will not be populated.</w:t>
            </w:r>
          </w:p>
        </w:tc>
        <w:tc>
          <w:tcPr>
            <w:tcW w:w="730" w:type="pct"/>
            <w:shd w:val="clear" w:color="auto" w:fill="auto"/>
          </w:tcPr>
          <w:p w14:paraId="2B65CE01" w14:textId="77777777" w:rsidR="007F0E0D" w:rsidRPr="00912647" w:rsidRDefault="007F0E0D" w:rsidP="00C46382">
            <w:pPr>
              <w:pStyle w:val="BodyTextTable"/>
              <w:rPr>
                <w:szCs w:val="18"/>
                <w:highlight w:val="yellow"/>
              </w:rPr>
            </w:pPr>
          </w:p>
        </w:tc>
        <w:tc>
          <w:tcPr>
            <w:tcW w:w="526" w:type="pct"/>
            <w:shd w:val="clear" w:color="auto" w:fill="auto"/>
          </w:tcPr>
          <w:p w14:paraId="7B9CB5AF" w14:textId="3610DFE9" w:rsidR="007F0E0D" w:rsidRDefault="007F0E0D" w:rsidP="00C46382">
            <w:pPr>
              <w:pStyle w:val="BodyTextTable"/>
            </w:pPr>
          </w:p>
        </w:tc>
        <w:tc>
          <w:tcPr>
            <w:tcW w:w="335" w:type="pct"/>
            <w:shd w:val="clear" w:color="auto" w:fill="auto"/>
          </w:tcPr>
          <w:p w14:paraId="45F2E9B1" w14:textId="77777777" w:rsidR="007F0E0D" w:rsidRDefault="007F0E0D" w:rsidP="00C46382">
            <w:pPr>
              <w:pStyle w:val="BodyTextTable"/>
              <w:rPr>
                <w:szCs w:val="18"/>
              </w:rPr>
            </w:pPr>
            <w:r>
              <w:rPr>
                <w:szCs w:val="18"/>
              </w:rPr>
              <w:t>O</w:t>
            </w:r>
          </w:p>
        </w:tc>
      </w:tr>
      <w:tr w:rsidR="007F0E0D" w:rsidRPr="003A4ED1" w14:paraId="3676FC3B" w14:textId="77777777" w:rsidTr="00C46382">
        <w:trPr>
          <w:cantSplit/>
        </w:trPr>
        <w:tc>
          <w:tcPr>
            <w:tcW w:w="241" w:type="pct"/>
            <w:shd w:val="clear" w:color="auto" w:fill="auto"/>
          </w:tcPr>
          <w:p w14:paraId="6B85EEE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C2B9526" w14:textId="77777777" w:rsidR="007F0E0D" w:rsidRPr="00B540C4" w:rsidRDefault="007F0E0D" w:rsidP="00C46382">
            <w:pPr>
              <w:pStyle w:val="BodyTextTable"/>
            </w:pPr>
            <w:r w:rsidRPr="00B540C4">
              <w:t>Marketing segment</w:t>
            </w:r>
          </w:p>
        </w:tc>
        <w:tc>
          <w:tcPr>
            <w:tcW w:w="673" w:type="pct"/>
            <w:shd w:val="clear" w:color="auto" w:fill="auto"/>
            <w:vAlign w:val="center"/>
          </w:tcPr>
          <w:p w14:paraId="7F059C4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54A63CF" w14:textId="77777777" w:rsidR="007F0E0D" w:rsidRPr="00B540C4" w:rsidRDefault="007F0E0D" w:rsidP="00C46382">
            <w:pPr>
              <w:pStyle w:val="BodyTextTable"/>
              <w:rPr>
                <w:color w:val="000000"/>
                <w:szCs w:val="18"/>
              </w:rPr>
            </w:pPr>
            <w:r>
              <w:rPr>
                <w:color w:val="000000"/>
                <w:szCs w:val="18"/>
              </w:rPr>
              <w:t>Placeholder. No LOV yet.</w:t>
            </w:r>
          </w:p>
        </w:tc>
        <w:tc>
          <w:tcPr>
            <w:tcW w:w="730" w:type="pct"/>
            <w:shd w:val="clear" w:color="auto" w:fill="auto"/>
          </w:tcPr>
          <w:p w14:paraId="61E3BF42" w14:textId="77777777" w:rsidR="007F0E0D" w:rsidRPr="00912647" w:rsidRDefault="007F0E0D" w:rsidP="00C46382">
            <w:pPr>
              <w:pStyle w:val="BodyTextTable"/>
              <w:rPr>
                <w:szCs w:val="18"/>
                <w:highlight w:val="yellow"/>
              </w:rPr>
            </w:pPr>
          </w:p>
        </w:tc>
        <w:tc>
          <w:tcPr>
            <w:tcW w:w="526" w:type="pct"/>
            <w:shd w:val="clear" w:color="auto" w:fill="auto"/>
          </w:tcPr>
          <w:p w14:paraId="792D369E" w14:textId="77777777" w:rsidR="007F0E0D" w:rsidRDefault="007F0E0D" w:rsidP="00C46382">
            <w:pPr>
              <w:pStyle w:val="BodyTextTable"/>
            </w:pPr>
            <w:r>
              <w:t>PACE</w:t>
            </w:r>
          </w:p>
        </w:tc>
        <w:tc>
          <w:tcPr>
            <w:tcW w:w="335" w:type="pct"/>
            <w:shd w:val="clear" w:color="auto" w:fill="auto"/>
          </w:tcPr>
          <w:p w14:paraId="56953DF6" w14:textId="77777777" w:rsidR="007F0E0D" w:rsidRDefault="007F0E0D" w:rsidP="00C46382">
            <w:pPr>
              <w:pStyle w:val="BodyTextTable"/>
              <w:rPr>
                <w:szCs w:val="18"/>
              </w:rPr>
            </w:pPr>
            <w:r>
              <w:rPr>
                <w:szCs w:val="18"/>
              </w:rPr>
              <w:t>O</w:t>
            </w:r>
          </w:p>
        </w:tc>
      </w:tr>
      <w:tr w:rsidR="007F0E0D" w:rsidRPr="003A4ED1" w14:paraId="71D626AB" w14:textId="77777777" w:rsidTr="00C46382">
        <w:trPr>
          <w:cantSplit/>
        </w:trPr>
        <w:tc>
          <w:tcPr>
            <w:tcW w:w="241" w:type="pct"/>
            <w:shd w:val="clear" w:color="auto" w:fill="auto"/>
          </w:tcPr>
          <w:p w14:paraId="0DB7329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81B6A98" w14:textId="77777777" w:rsidR="007F0E0D" w:rsidRPr="00B540C4" w:rsidRDefault="007F0E0D" w:rsidP="00C46382">
            <w:pPr>
              <w:pStyle w:val="BodyTextTable"/>
            </w:pPr>
            <w:r w:rsidRPr="008D617D">
              <w:t>VIP Tag</w:t>
            </w:r>
          </w:p>
        </w:tc>
        <w:tc>
          <w:tcPr>
            <w:tcW w:w="673" w:type="pct"/>
            <w:shd w:val="clear" w:color="auto" w:fill="auto"/>
            <w:vAlign w:val="center"/>
          </w:tcPr>
          <w:p w14:paraId="5ED53078"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3B150F9" w14:textId="77777777" w:rsidR="007F0E0D" w:rsidRPr="006E4F1F" w:rsidRDefault="007F0E0D" w:rsidP="00C46382">
            <w:pPr>
              <w:pStyle w:val="BodyTextTable"/>
              <w:rPr>
                <w:color w:val="000000"/>
                <w:szCs w:val="18"/>
              </w:rPr>
            </w:pPr>
            <w:r w:rsidRPr="006E4F1F">
              <w:rPr>
                <w:color w:val="000000"/>
                <w:szCs w:val="18"/>
              </w:rPr>
              <w:t>An indication whether the subscriber is a VIP.</w:t>
            </w:r>
          </w:p>
          <w:p w14:paraId="347C3115" w14:textId="77777777" w:rsidR="007F0E0D" w:rsidRDefault="007F0E0D" w:rsidP="00C46382">
            <w:pPr>
              <w:pStyle w:val="BodyTextTable"/>
              <w:rPr>
                <w:color w:val="000000"/>
                <w:szCs w:val="18"/>
              </w:rPr>
            </w:pPr>
            <w:r w:rsidRPr="006E4F1F">
              <w:rPr>
                <w:color w:val="000000"/>
                <w:szCs w:val="18"/>
              </w:rPr>
              <w:t>List of values: 1/0</w:t>
            </w:r>
          </w:p>
          <w:p w14:paraId="1B73B731" w14:textId="77777777" w:rsidR="007F0E0D" w:rsidRDefault="007F0E0D" w:rsidP="00C46382">
            <w:pPr>
              <w:pStyle w:val="BodyTextTable"/>
              <w:rPr>
                <w:color w:val="000000"/>
                <w:szCs w:val="18"/>
              </w:rPr>
            </w:pPr>
            <w:r>
              <w:rPr>
                <w:color w:val="000000"/>
                <w:szCs w:val="18"/>
              </w:rPr>
              <w:t xml:space="preserve">0 – </w:t>
            </w:r>
            <w:proofErr w:type="gramStart"/>
            <w:r>
              <w:rPr>
                <w:color w:val="000000"/>
                <w:szCs w:val="18"/>
              </w:rPr>
              <w:t>Non VIP</w:t>
            </w:r>
            <w:proofErr w:type="gramEnd"/>
          </w:p>
          <w:p w14:paraId="41478DFF" w14:textId="406AC815" w:rsidR="007F0E0D" w:rsidRDefault="007F0E0D" w:rsidP="00C46382">
            <w:pPr>
              <w:pStyle w:val="BodyTextTable"/>
              <w:rPr>
                <w:color w:val="000000"/>
                <w:szCs w:val="18"/>
              </w:rPr>
            </w:pPr>
            <w:r>
              <w:rPr>
                <w:color w:val="000000"/>
                <w:szCs w:val="18"/>
              </w:rPr>
              <w:t xml:space="preserve">1 </w:t>
            </w:r>
            <w:r w:rsidR="00404259">
              <w:rPr>
                <w:color w:val="000000"/>
                <w:szCs w:val="18"/>
              </w:rPr>
              <w:t>–</w:t>
            </w:r>
            <w:r>
              <w:rPr>
                <w:color w:val="000000"/>
                <w:szCs w:val="18"/>
              </w:rPr>
              <w:t xml:space="preserve"> VIP</w:t>
            </w:r>
          </w:p>
        </w:tc>
        <w:tc>
          <w:tcPr>
            <w:tcW w:w="730" w:type="pct"/>
            <w:shd w:val="clear" w:color="auto" w:fill="auto"/>
          </w:tcPr>
          <w:p w14:paraId="711F3624" w14:textId="77777777" w:rsidR="007F0E0D" w:rsidRPr="00912647" w:rsidRDefault="007F0E0D" w:rsidP="00C46382">
            <w:pPr>
              <w:pStyle w:val="BodyTextTable"/>
              <w:rPr>
                <w:szCs w:val="18"/>
                <w:highlight w:val="yellow"/>
              </w:rPr>
            </w:pPr>
          </w:p>
        </w:tc>
        <w:tc>
          <w:tcPr>
            <w:tcW w:w="526" w:type="pct"/>
            <w:shd w:val="clear" w:color="auto" w:fill="auto"/>
          </w:tcPr>
          <w:p w14:paraId="556D005B" w14:textId="77777777" w:rsidR="007F0E0D" w:rsidRDefault="007F0E0D" w:rsidP="00C46382">
            <w:pPr>
              <w:pStyle w:val="BodyTextTable"/>
            </w:pPr>
            <w:r>
              <w:t>PACE</w:t>
            </w:r>
          </w:p>
        </w:tc>
        <w:tc>
          <w:tcPr>
            <w:tcW w:w="335" w:type="pct"/>
            <w:shd w:val="clear" w:color="auto" w:fill="auto"/>
          </w:tcPr>
          <w:p w14:paraId="51B397DF" w14:textId="77777777" w:rsidR="007F0E0D" w:rsidRDefault="007F0E0D" w:rsidP="00C46382">
            <w:pPr>
              <w:pStyle w:val="BodyTextTable"/>
              <w:rPr>
                <w:szCs w:val="18"/>
              </w:rPr>
            </w:pPr>
            <w:r>
              <w:rPr>
                <w:szCs w:val="18"/>
              </w:rPr>
              <w:t>O</w:t>
            </w:r>
          </w:p>
        </w:tc>
      </w:tr>
      <w:tr w:rsidR="007F0E0D" w:rsidRPr="003A4ED1" w14:paraId="50C57C7C" w14:textId="77777777" w:rsidTr="00C46382">
        <w:trPr>
          <w:cantSplit/>
        </w:trPr>
        <w:tc>
          <w:tcPr>
            <w:tcW w:w="241" w:type="pct"/>
            <w:shd w:val="clear" w:color="auto" w:fill="auto"/>
          </w:tcPr>
          <w:p w14:paraId="3F96541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525252B" w14:textId="77777777" w:rsidR="007F0E0D" w:rsidRPr="008D617D" w:rsidRDefault="007F0E0D" w:rsidP="00C46382">
            <w:pPr>
              <w:pStyle w:val="BodyTextTable"/>
            </w:pPr>
            <w:r w:rsidRPr="007D4AB7">
              <w:t>ARPU Index</w:t>
            </w:r>
          </w:p>
        </w:tc>
        <w:tc>
          <w:tcPr>
            <w:tcW w:w="673" w:type="pct"/>
            <w:shd w:val="clear" w:color="auto" w:fill="auto"/>
            <w:vAlign w:val="center"/>
          </w:tcPr>
          <w:p w14:paraId="7D0F8D2D"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8A7FE24" w14:textId="77777777" w:rsidR="007F0E0D" w:rsidRPr="006E4F1F" w:rsidRDefault="007F0E0D" w:rsidP="00C46382">
            <w:pPr>
              <w:pStyle w:val="BodyTextTable"/>
              <w:rPr>
                <w:color w:val="000000"/>
                <w:szCs w:val="18"/>
              </w:rPr>
            </w:pPr>
            <w:r w:rsidRPr="007D4AB7">
              <w:rPr>
                <w:color w:val="000000"/>
                <w:szCs w:val="18"/>
              </w:rPr>
              <w:t>This number determines up to how much above the current MSF the subscriber can be upgraded to. Currently sourced from Collections team (CCCM). Their rules</w:t>
            </w:r>
          </w:p>
        </w:tc>
        <w:tc>
          <w:tcPr>
            <w:tcW w:w="730" w:type="pct"/>
            <w:shd w:val="clear" w:color="auto" w:fill="auto"/>
          </w:tcPr>
          <w:p w14:paraId="3FCDA297" w14:textId="77777777" w:rsidR="007F0E0D" w:rsidRPr="00912647" w:rsidRDefault="007F0E0D" w:rsidP="00C46382">
            <w:pPr>
              <w:pStyle w:val="BodyTextTable"/>
              <w:rPr>
                <w:szCs w:val="18"/>
                <w:highlight w:val="yellow"/>
              </w:rPr>
            </w:pPr>
          </w:p>
        </w:tc>
        <w:tc>
          <w:tcPr>
            <w:tcW w:w="526" w:type="pct"/>
            <w:shd w:val="clear" w:color="auto" w:fill="auto"/>
          </w:tcPr>
          <w:p w14:paraId="4EE349D4" w14:textId="77777777" w:rsidR="007F0E0D" w:rsidRDefault="007F0E0D" w:rsidP="00C46382">
            <w:pPr>
              <w:pStyle w:val="BodyTextTable"/>
            </w:pPr>
            <w:r>
              <w:t>CCCM</w:t>
            </w:r>
          </w:p>
        </w:tc>
        <w:tc>
          <w:tcPr>
            <w:tcW w:w="335" w:type="pct"/>
            <w:shd w:val="clear" w:color="auto" w:fill="auto"/>
          </w:tcPr>
          <w:p w14:paraId="00943518" w14:textId="77777777" w:rsidR="007F0E0D" w:rsidRDefault="007F0E0D" w:rsidP="00C46382">
            <w:pPr>
              <w:pStyle w:val="BodyTextTable"/>
              <w:rPr>
                <w:szCs w:val="18"/>
              </w:rPr>
            </w:pPr>
            <w:r>
              <w:rPr>
                <w:szCs w:val="18"/>
              </w:rPr>
              <w:t>O</w:t>
            </w:r>
          </w:p>
        </w:tc>
      </w:tr>
      <w:tr w:rsidR="007F0E0D" w:rsidRPr="003A4ED1" w14:paraId="22F73163" w14:textId="77777777" w:rsidTr="00C46382">
        <w:trPr>
          <w:cantSplit/>
        </w:trPr>
        <w:tc>
          <w:tcPr>
            <w:tcW w:w="241" w:type="pct"/>
            <w:shd w:val="clear" w:color="auto" w:fill="auto"/>
          </w:tcPr>
          <w:p w14:paraId="434585A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D2620FA" w14:textId="77777777" w:rsidR="007F0E0D" w:rsidRPr="007D4AB7" w:rsidRDefault="007F0E0D" w:rsidP="00C46382">
            <w:pPr>
              <w:pStyle w:val="BodyTextTable"/>
            </w:pPr>
            <w:r w:rsidRPr="007D4AB7">
              <w:t>OB_REVENUE</w:t>
            </w:r>
          </w:p>
        </w:tc>
        <w:tc>
          <w:tcPr>
            <w:tcW w:w="673" w:type="pct"/>
            <w:shd w:val="clear" w:color="auto" w:fill="auto"/>
            <w:vAlign w:val="center"/>
          </w:tcPr>
          <w:p w14:paraId="1ACBFC93" w14:textId="77777777" w:rsidR="007F0E0D" w:rsidRDefault="007F0E0D" w:rsidP="00C46382">
            <w:pPr>
              <w:pStyle w:val="BodyTextTable"/>
              <w:rPr>
                <w:color w:val="000000"/>
                <w:szCs w:val="18"/>
              </w:rPr>
            </w:pPr>
            <w:r>
              <w:rPr>
                <w:color w:val="000000"/>
                <w:szCs w:val="18"/>
              </w:rPr>
              <w:t>Decimal</w:t>
            </w:r>
          </w:p>
        </w:tc>
        <w:tc>
          <w:tcPr>
            <w:tcW w:w="1437" w:type="pct"/>
            <w:shd w:val="clear" w:color="auto" w:fill="auto"/>
          </w:tcPr>
          <w:p w14:paraId="1EA56082" w14:textId="77777777" w:rsidR="007F0E0D" w:rsidRPr="007D4AB7" w:rsidRDefault="007F0E0D" w:rsidP="00C46382">
            <w:pPr>
              <w:pStyle w:val="BodyTextTable"/>
              <w:rPr>
                <w:color w:val="000000"/>
                <w:szCs w:val="18"/>
              </w:rPr>
            </w:pPr>
            <w:r w:rsidRPr="007D4AB7">
              <w:rPr>
                <w:color w:val="000000"/>
                <w:szCs w:val="18"/>
              </w:rPr>
              <w:t>Total Outbound Revenues. This refers to Service Revenue.</w:t>
            </w:r>
          </w:p>
          <w:p w14:paraId="49740B2E" w14:textId="77777777" w:rsidR="007F0E0D" w:rsidRPr="007D4AB7" w:rsidRDefault="007F0E0D" w:rsidP="00C46382">
            <w:pPr>
              <w:pStyle w:val="BodyTextTable"/>
              <w:rPr>
                <w:color w:val="000000"/>
                <w:szCs w:val="18"/>
              </w:rPr>
            </w:pPr>
            <w:r w:rsidRPr="007D4AB7">
              <w:rPr>
                <w:color w:val="000000"/>
                <w:szCs w:val="18"/>
              </w:rPr>
              <w:t>Currently computed 1x/</w:t>
            </w:r>
            <w:proofErr w:type="spellStart"/>
            <w:r w:rsidRPr="007D4AB7">
              <w:rPr>
                <w:color w:val="000000"/>
                <w:szCs w:val="18"/>
              </w:rPr>
              <w:t>mo</w:t>
            </w:r>
            <w:proofErr w:type="spellEnd"/>
            <w:r w:rsidRPr="007D4AB7">
              <w:rPr>
                <w:color w:val="000000"/>
                <w:szCs w:val="18"/>
              </w:rPr>
              <w:t xml:space="preserve"> only. Roger to provide calculation</w:t>
            </w:r>
          </w:p>
        </w:tc>
        <w:tc>
          <w:tcPr>
            <w:tcW w:w="730" w:type="pct"/>
            <w:shd w:val="clear" w:color="auto" w:fill="auto"/>
          </w:tcPr>
          <w:p w14:paraId="03DDC725" w14:textId="77777777" w:rsidR="007F0E0D" w:rsidRPr="00912647" w:rsidRDefault="007F0E0D" w:rsidP="00C46382">
            <w:pPr>
              <w:pStyle w:val="BodyTextTable"/>
              <w:rPr>
                <w:szCs w:val="18"/>
                <w:highlight w:val="yellow"/>
              </w:rPr>
            </w:pPr>
          </w:p>
        </w:tc>
        <w:tc>
          <w:tcPr>
            <w:tcW w:w="526" w:type="pct"/>
            <w:shd w:val="clear" w:color="auto" w:fill="auto"/>
          </w:tcPr>
          <w:p w14:paraId="6E2D8B57" w14:textId="77777777" w:rsidR="007F0E0D" w:rsidRDefault="007F0E0D" w:rsidP="00C46382">
            <w:pPr>
              <w:pStyle w:val="BodyTextTable"/>
            </w:pPr>
            <w:r>
              <w:t>PACE</w:t>
            </w:r>
          </w:p>
        </w:tc>
        <w:tc>
          <w:tcPr>
            <w:tcW w:w="335" w:type="pct"/>
            <w:shd w:val="clear" w:color="auto" w:fill="auto"/>
          </w:tcPr>
          <w:p w14:paraId="64476B95" w14:textId="77777777" w:rsidR="007F0E0D" w:rsidRDefault="007F0E0D" w:rsidP="00C46382">
            <w:pPr>
              <w:pStyle w:val="BodyTextTable"/>
              <w:rPr>
                <w:szCs w:val="18"/>
              </w:rPr>
            </w:pPr>
            <w:r>
              <w:rPr>
                <w:szCs w:val="18"/>
              </w:rPr>
              <w:t>O</w:t>
            </w:r>
          </w:p>
        </w:tc>
      </w:tr>
      <w:tr w:rsidR="007F0E0D" w:rsidRPr="003A4ED1" w14:paraId="6D6764DE" w14:textId="77777777" w:rsidTr="00C46382">
        <w:trPr>
          <w:cantSplit/>
        </w:trPr>
        <w:tc>
          <w:tcPr>
            <w:tcW w:w="241" w:type="pct"/>
            <w:shd w:val="clear" w:color="auto" w:fill="auto"/>
          </w:tcPr>
          <w:p w14:paraId="002E58E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D15DA75" w14:textId="77777777" w:rsidR="007F0E0D" w:rsidRPr="007D4AB7" w:rsidRDefault="007F0E0D" w:rsidP="00C46382">
            <w:pPr>
              <w:pStyle w:val="BodyTextTable"/>
            </w:pPr>
            <w:r>
              <w:t>NSR</w:t>
            </w:r>
          </w:p>
        </w:tc>
        <w:tc>
          <w:tcPr>
            <w:tcW w:w="673" w:type="pct"/>
            <w:shd w:val="clear" w:color="auto" w:fill="auto"/>
            <w:vAlign w:val="center"/>
          </w:tcPr>
          <w:p w14:paraId="1A6A7EFE" w14:textId="77777777" w:rsidR="007F0E0D" w:rsidRDefault="007F0E0D" w:rsidP="00C46382">
            <w:pPr>
              <w:pStyle w:val="BodyTextTable"/>
              <w:rPr>
                <w:color w:val="000000"/>
                <w:szCs w:val="18"/>
              </w:rPr>
            </w:pPr>
            <w:r>
              <w:rPr>
                <w:color w:val="000000"/>
                <w:szCs w:val="18"/>
              </w:rPr>
              <w:t>Decimal</w:t>
            </w:r>
          </w:p>
        </w:tc>
        <w:tc>
          <w:tcPr>
            <w:tcW w:w="1437" w:type="pct"/>
            <w:shd w:val="clear" w:color="auto" w:fill="auto"/>
          </w:tcPr>
          <w:p w14:paraId="029698E1" w14:textId="77777777" w:rsidR="007F0E0D" w:rsidRPr="007D4AB7" w:rsidRDefault="007F0E0D" w:rsidP="00C46382">
            <w:pPr>
              <w:pStyle w:val="BodyTextTable"/>
              <w:rPr>
                <w:color w:val="000000"/>
                <w:szCs w:val="18"/>
              </w:rPr>
            </w:pPr>
            <w:r w:rsidRPr="007D4AB7">
              <w:rPr>
                <w:color w:val="000000"/>
                <w:szCs w:val="18"/>
              </w:rPr>
              <w:t>Outbound revenue from Non-Servicing Revenue (</w:t>
            </w:r>
            <w:proofErr w:type="spellStart"/>
            <w:r w:rsidRPr="007D4AB7">
              <w:rPr>
                <w:color w:val="000000"/>
                <w:szCs w:val="18"/>
              </w:rPr>
              <w:t>i.e</w:t>
            </w:r>
            <w:proofErr w:type="spellEnd"/>
            <w:r w:rsidRPr="007D4AB7">
              <w:rPr>
                <w:color w:val="000000"/>
                <w:szCs w:val="18"/>
              </w:rPr>
              <w:t xml:space="preserve"> gadget amortization)</w:t>
            </w:r>
          </w:p>
          <w:p w14:paraId="6673A652" w14:textId="77777777" w:rsidR="007F0E0D" w:rsidRPr="007D4AB7" w:rsidRDefault="007F0E0D" w:rsidP="00C46382">
            <w:pPr>
              <w:pStyle w:val="BodyTextTable"/>
              <w:rPr>
                <w:color w:val="000000"/>
                <w:szCs w:val="18"/>
              </w:rPr>
            </w:pPr>
            <w:r w:rsidRPr="007D4AB7">
              <w:rPr>
                <w:color w:val="000000"/>
                <w:szCs w:val="18"/>
              </w:rPr>
              <w:t>Sample breakdown:</w:t>
            </w:r>
          </w:p>
          <w:p w14:paraId="7DC09149" w14:textId="77777777" w:rsidR="007F0E0D" w:rsidRPr="007D4AB7" w:rsidRDefault="007F0E0D" w:rsidP="00C46382">
            <w:pPr>
              <w:pStyle w:val="BodyTextTable"/>
              <w:rPr>
                <w:color w:val="000000"/>
                <w:szCs w:val="18"/>
              </w:rPr>
            </w:pPr>
            <w:r w:rsidRPr="007D4AB7">
              <w:rPr>
                <w:color w:val="000000"/>
                <w:szCs w:val="18"/>
              </w:rPr>
              <w:t>P2.8K Total OB Revenue =</w:t>
            </w:r>
          </w:p>
          <w:p w14:paraId="5F928F7C" w14:textId="77777777" w:rsidR="007F0E0D" w:rsidRPr="007D4AB7" w:rsidRDefault="007F0E0D" w:rsidP="00C46382">
            <w:pPr>
              <w:pStyle w:val="BodyTextTable"/>
              <w:rPr>
                <w:color w:val="000000"/>
                <w:szCs w:val="18"/>
              </w:rPr>
            </w:pPr>
            <w:r w:rsidRPr="007D4AB7">
              <w:rPr>
                <w:color w:val="000000"/>
                <w:szCs w:val="18"/>
              </w:rPr>
              <w:t xml:space="preserve">P1.5K MSF </w:t>
            </w:r>
            <w:proofErr w:type="gramStart"/>
            <w:r w:rsidRPr="007D4AB7">
              <w:rPr>
                <w:color w:val="000000"/>
                <w:szCs w:val="18"/>
              </w:rPr>
              <w:t>+  P0.5K</w:t>
            </w:r>
            <w:proofErr w:type="gramEnd"/>
            <w:r w:rsidRPr="007D4AB7">
              <w:rPr>
                <w:color w:val="000000"/>
                <w:szCs w:val="18"/>
              </w:rPr>
              <w:t xml:space="preserve"> Giga Add-ons + P0.8K gadget amortization</w:t>
            </w:r>
          </w:p>
          <w:p w14:paraId="14976C87" w14:textId="77777777" w:rsidR="007F0E0D" w:rsidRPr="007D4AB7" w:rsidRDefault="007F0E0D" w:rsidP="00C46382">
            <w:pPr>
              <w:pStyle w:val="BodyTextTable"/>
              <w:rPr>
                <w:color w:val="000000"/>
                <w:szCs w:val="18"/>
              </w:rPr>
            </w:pPr>
            <w:r w:rsidRPr="007D4AB7">
              <w:rPr>
                <w:color w:val="000000"/>
                <w:szCs w:val="18"/>
              </w:rPr>
              <w:t xml:space="preserve">Servicing Revenue: P1.5K MSF </w:t>
            </w:r>
            <w:proofErr w:type="gramStart"/>
            <w:r w:rsidRPr="007D4AB7">
              <w:rPr>
                <w:color w:val="000000"/>
                <w:szCs w:val="18"/>
              </w:rPr>
              <w:t>+  P0.5K</w:t>
            </w:r>
            <w:proofErr w:type="gramEnd"/>
            <w:r w:rsidRPr="007D4AB7">
              <w:rPr>
                <w:color w:val="000000"/>
                <w:szCs w:val="18"/>
              </w:rPr>
              <w:t xml:space="preserve"> Giga Add-ons</w:t>
            </w:r>
          </w:p>
          <w:p w14:paraId="102B40C7" w14:textId="77777777" w:rsidR="007F0E0D" w:rsidRPr="007D4AB7" w:rsidRDefault="007F0E0D" w:rsidP="00C46382">
            <w:pPr>
              <w:pStyle w:val="BodyTextTable"/>
              <w:rPr>
                <w:color w:val="000000"/>
                <w:szCs w:val="18"/>
              </w:rPr>
            </w:pPr>
            <w:r w:rsidRPr="007D4AB7">
              <w:rPr>
                <w:color w:val="000000"/>
                <w:szCs w:val="18"/>
              </w:rPr>
              <w:t>NSR: P0.8K gadget amortization</w:t>
            </w:r>
          </w:p>
        </w:tc>
        <w:tc>
          <w:tcPr>
            <w:tcW w:w="730" w:type="pct"/>
            <w:shd w:val="clear" w:color="auto" w:fill="auto"/>
          </w:tcPr>
          <w:p w14:paraId="6660BB94" w14:textId="77777777" w:rsidR="007F0E0D" w:rsidRPr="00912647" w:rsidRDefault="007F0E0D" w:rsidP="00C46382">
            <w:pPr>
              <w:pStyle w:val="BodyTextTable"/>
              <w:rPr>
                <w:szCs w:val="18"/>
                <w:highlight w:val="yellow"/>
              </w:rPr>
            </w:pPr>
          </w:p>
        </w:tc>
        <w:tc>
          <w:tcPr>
            <w:tcW w:w="526" w:type="pct"/>
            <w:shd w:val="clear" w:color="auto" w:fill="auto"/>
          </w:tcPr>
          <w:p w14:paraId="2808F9D4" w14:textId="77777777" w:rsidR="007F0E0D" w:rsidRDefault="007F0E0D" w:rsidP="00C46382">
            <w:pPr>
              <w:pStyle w:val="BodyTextTable"/>
            </w:pPr>
            <w:r>
              <w:t>PACE</w:t>
            </w:r>
          </w:p>
        </w:tc>
        <w:tc>
          <w:tcPr>
            <w:tcW w:w="335" w:type="pct"/>
            <w:shd w:val="clear" w:color="auto" w:fill="auto"/>
          </w:tcPr>
          <w:p w14:paraId="7B65046B" w14:textId="77777777" w:rsidR="007F0E0D" w:rsidRDefault="007F0E0D" w:rsidP="00C46382">
            <w:pPr>
              <w:pStyle w:val="BodyTextTable"/>
              <w:rPr>
                <w:szCs w:val="18"/>
              </w:rPr>
            </w:pPr>
            <w:r>
              <w:rPr>
                <w:szCs w:val="18"/>
              </w:rPr>
              <w:t>O</w:t>
            </w:r>
          </w:p>
        </w:tc>
      </w:tr>
      <w:tr w:rsidR="007F0E0D" w:rsidRPr="003A4ED1" w14:paraId="142244D5" w14:textId="77777777" w:rsidTr="00C46382">
        <w:trPr>
          <w:cantSplit/>
        </w:trPr>
        <w:tc>
          <w:tcPr>
            <w:tcW w:w="241" w:type="pct"/>
            <w:shd w:val="clear" w:color="auto" w:fill="auto"/>
          </w:tcPr>
          <w:p w14:paraId="32959D5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0C22D2F" w14:textId="77777777" w:rsidR="007F0E0D" w:rsidRDefault="007F0E0D" w:rsidP="00C46382">
            <w:pPr>
              <w:pStyle w:val="BodyTextTable"/>
            </w:pPr>
            <w:r w:rsidRPr="00190AF2">
              <w:t>OB_REVENUE_ADDONS</w:t>
            </w:r>
          </w:p>
        </w:tc>
        <w:tc>
          <w:tcPr>
            <w:tcW w:w="673" w:type="pct"/>
            <w:shd w:val="clear" w:color="auto" w:fill="auto"/>
          </w:tcPr>
          <w:p w14:paraId="244C335A" w14:textId="77777777" w:rsidR="007F0E0D" w:rsidRDefault="007F0E0D" w:rsidP="00C46382">
            <w:pPr>
              <w:pStyle w:val="BodyTextTable"/>
              <w:rPr>
                <w:color w:val="000000"/>
                <w:szCs w:val="18"/>
              </w:rPr>
            </w:pPr>
            <w:r w:rsidRPr="00365DD7">
              <w:rPr>
                <w:color w:val="000000"/>
                <w:szCs w:val="18"/>
              </w:rPr>
              <w:t>Decimal</w:t>
            </w:r>
          </w:p>
        </w:tc>
        <w:tc>
          <w:tcPr>
            <w:tcW w:w="1437" w:type="pct"/>
            <w:shd w:val="clear" w:color="auto" w:fill="auto"/>
          </w:tcPr>
          <w:p w14:paraId="1A5ABDEB" w14:textId="77777777" w:rsidR="007F0E0D" w:rsidRPr="007D4AB7" w:rsidRDefault="007F0E0D" w:rsidP="00C46382">
            <w:pPr>
              <w:pStyle w:val="BodyTextTable"/>
              <w:rPr>
                <w:color w:val="000000"/>
                <w:szCs w:val="18"/>
              </w:rPr>
            </w:pPr>
            <w:r>
              <w:rPr>
                <w:color w:val="000000"/>
                <w:szCs w:val="18"/>
              </w:rPr>
              <w:t>Outbound revenue from add-</w:t>
            </w:r>
            <w:r w:rsidRPr="00190AF2">
              <w:rPr>
                <w:color w:val="000000"/>
                <w:szCs w:val="18"/>
              </w:rPr>
              <w:t>ons</w:t>
            </w:r>
          </w:p>
        </w:tc>
        <w:tc>
          <w:tcPr>
            <w:tcW w:w="730" w:type="pct"/>
            <w:shd w:val="clear" w:color="auto" w:fill="auto"/>
          </w:tcPr>
          <w:p w14:paraId="26349905" w14:textId="77777777" w:rsidR="007F0E0D" w:rsidRPr="00912647" w:rsidRDefault="007F0E0D" w:rsidP="00C46382">
            <w:pPr>
              <w:pStyle w:val="BodyTextTable"/>
              <w:rPr>
                <w:szCs w:val="18"/>
                <w:highlight w:val="yellow"/>
              </w:rPr>
            </w:pPr>
          </w:p>
        </w:tc>
        <w:tc>
          <w:tcPr>
            <w:tcW w:w="526" w:type="pct"/>
            <w:shd w:val="clear" w:color="auto" w:fill="auto"/>
          </w:tcPr>
          <w:p w14:paraId="4ADF1494" w14:textId="77777777" w:rsidR="007F0E0D" w:rsidRDefault="007F0E0D" w:rsidP="00C46382">
            <w:pPr>
              <w:pStyle w:val="BodyTextTable"/>
            </w:pPr>
            <w:r>
              <w:t>PACE</w:t>
            </w:r>
          </w:p>
        </w:tc>
        <w:tc>
          <w:tcPr>
            <w:tcW w:w="335" w:type="pct"/>
            <w:shd w:val="clear" w:color="auto" w:fill="auto"/>
          </w:tcPr>
          <w:p w14:paraId="6B2561B5" w14:textId="77777777" w:rsidR="007F0E0D" w:rsidRDefault="007F0E0D" w:rsidP="00C46382">
            <w:pPr>
              <w:pStyle w:val="BodyTextTable"/>
              <w:rPr>
                <w:szCs w:val="18"/>
              </w:rPr>
            </w:pPr>
            <w:r>
              <w:rPr>
                <w:szCs w:val="18"/>
              </w:rPr>
              <w:t>O</w:t>
            </w:r>
          </w:p>
        </w:tc>
      </w:tr>
      <w:tr w:rsidR="007F0E0D" w:rsidRPr="003A4ED1" w14:paraId="2EA82B04" w14:textId="77777777" w:rsidTr="00C46382">
        <w:trPr>
          <w:cantSplit/>
        </w:trPr>
        <w:tc>
          <w:tcPr>
            <w:tcW w:w="241" w:type="pct"/>
            <w:shd w:val="clear" w:color="auto" w:fill="auto"/>
          </w:tcPr>
          <w:p w14:paraId="01B75E6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2AD1950" w14:textId="77777777" w:rsidR="007F0E0D" w:rsidRPr="007D4AB7" w:rsidRDefault="007F0E0D" w:rsidP="00C46382">
            <w:pPr>
              <w:pStyle w:val="BodyTextTable"/>
            </w:pPr>
            <w:r w:rsidRPr="007D4AB7">
              <w:t>IB_REVENUE</w:t>
            </w:r>
          </w:p>
        </w:tc>
        <w:tc>
          <w:tcPr>
            <w:tcW w:w="673" w:type="pct"/>
            <w:shd w:val="clear" w:color="auto" w:fill="auto"/>
          </w:tcPr>
          <w:p w14:paraId="75B0FCFC" w14:textId="77777777" w:rsidR="007F0E0D" w:rsidRDefault="007F0E0D" w:rsidP="00C46382">
            <w:pPr>
              <w:pStyle w:val="BodyTextTable"/>
              <w:rPr>
                <w:color w:val="000000"/>
                <w:szCs w:val="18"/>
              </w:rPr>
            </w:pPr>
            <w:r w:rsidRPr="00365DD7">
              <w:rPr>
                <w:color w:val="000000"/>
                <w:szCs w:val="18"/>
              </w:rPr>
              <w:t>Decimal</w:t>
            </w:r>
          </w:p>
        </w:tc>
        <w:tc>
          <w:tcPr>
            <w:tcW w:w="1437" w:type="pct"/>
            <w:shd w:val="clear" w:color="auto" w:fill="auto"/>
          </w:tcPr>
          <w:p w14:paraId="21E6481C" w14:textId="77777777" w:rsidR="007F0E0D" w:rsidRPr="007D4AB7" w:rsidRDefault="007F0E0D" w:rsidP="00C46382">
            <w:pPr>
              <w:pStyle w:val="BodyTextTable"/>
              <w:rPr>
                <w:color w:val="000000"/>
                <w:szCs w:val="18"/>
              </w:rPr>
            </w:pPr>
            <w:r w:rsidRPr="00190AF2">
              <w:rPr>
                <w:color w:val="000000"/>
                <w:szCs w:val="18"/>
              </w:rPr>
              <w:t>Inbound revenues</w:t>
            </w:r>
          </w:p>
        </w:tc>
        <w:tc>
          <w:tcPr>
            <w:tcW w:w="730" w:type="pct"/>
            <w:shd w:val="clear" w:color="auto" w:fill="auto"/>
          </w:tcPr>
          <w:p w14:paraId="1A6917B1" w14:textId="77777777" w:rsidR="007F0E0D" w:rsidRPr="00912647" w:rsidRDefault="007F0E0D" w:rsidP="00C46382">
            <w:pPr>
              <w:pStyle w:val="BodyTextTable"/>
              <w:rPr>
                <w:szCs w:val="18"/>
                <w:highlight w:val="yellow"/>
              </w:rPr>
            </w:pPr>
          </w:p>
        </w:tc>
        <w:tc>
          <w:tcPr>
            <w:tcW w:w="526" w:type="pct"/>
            <w:shd w:val="clear" w:color="auto" w:fill="auto"/>
          </w:tcPr>
          <w:p w14:paraId="4CBE99A5" w14:textId="77777777" w:rsidR="007F0E0D" w:rsidRDefault="007F0E0D" w:rsidP="00C46382">
            <w:pPr>
              <w:pStyle w:val="BodyTextTable"/>
            </w:pPr>
            <w:r>
              <w:t>PACE</w:t>
            </w:r>
          </w:p>
        </w:tc>
        <w:tc>
          <w:tcPr>
            <w:tcW w:w="335" w:type="pct"/>
            <w:shd w:val="clear" w:color="auto" w:fill="auto"/>
          </w:tcPr>
          <w:p w14:paraId="47193F8F" w14:textId="77777777" w:rsidR="007F0E0D" w:rsidRDefault="007F0E0D" w:rsidP="00C46382">
            <w:pPr>
              <w:pStyle w:val="BodyTextTable"/>
              <w:rPr>
                <w:szCs w:val="18"/>
              </w:rPr>
            </w:pPr>
            <w:r>
              <w:rPr>
                <w:szCs w:val="18"/>
              </w:rPr>
              <w:t>O</w:t>
            </w:r>
          </w:p>
        </w:tc>
      </w:tr>
      <w:tr w:rsidR="007F0E0D" w:rsidRPr="003A4ED1" w14:paraId="657DDCE4" w14:textId="77777777" w:rsidTr="00C46382">
        <w:trPr>
          <w:cantSplit/>
        </w:trPr>
        <w:tc>
          <w:tcPr>
            <w:tcW w:w="241" w:type="pct"/>
            <w:shd w:val="clear" w:color="auto" w:fill="auto"/>
          </w:tcPr>
          <w:p w14:paraId="0486F8A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8FE8526" w14:textId="77777777" w:rsidR="007F0E0D" w:rsidRPr="007D18DA" w:rsidRDefault="007F0E0D" w:rsidP="00C46382">
            <w:pPr>
              <w:pStyle w:val="BodyTextTable"/>
            </w:pPr>
            <w:r w:rsidRPr="009F486B">
              <w:t>Average monthly Data usage (in MB)</w:t>
            </w:r>
          </w:p>
        </w:tc>
        <w:tc>
          <w:tcPr>
            <w:tcW w:w="673" w:type="pct"/>
            <w:shd w:val="clear" w:color="auto" w:fill="auto"/>
          </w:tcPr>
          <w:p w14:paraId="6746D227"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22F909B9" w14:textId="77777777" w:rsidR="007F0E0D" w:rsidRDefault="007F0E0D" w:rsidP="00C46382">
            <w:pPr>
              <w:pStyle w:val="BodyTextTable"/>
              <w:rPr>
                <w:color w:val="000000"/>
                <w:szCs w:val="18"/>
              </w:rPr>
            </w:pPr>
            <w:r w:rsidRPr="009F486B">
              <w:rPr>
                <w:color w:val="000000"/>
                <w:szCs w:val="18"/>
              </w:rPr>
              <w:t>Per the last 3 months and not average monthly</w:t>
            </w:r>
            <w:r>
              <w:rPr>
                <w:color w:val="000000"/>
                <w:szCs w:val="18"/>
              </w:rPr>
              <w:t>.</w:t>
            </w:r>
          </w:p>
          <w:p w14:paraId="46F6B2BB" w14:textId="77777777" w:rsidR="007F0E0D" w:rsidRPr="009F486B" w:rsidRDefault="007F0E0D" w:rsidP="00C46382">
            <w:pPr>
              <w:pStyle w:val="BodyTextTable"/>
              <w:rPr>
                <w:color w:val="000000"/>
                <w:szCs w:val="18"/>
              </w:rPr>
            </w:pPr>
            <w:r w:rsidRPr="009F486B">
              <w:rPr>
                <w:color w:val="000000"/>
                <w:szCs w:val="18"/>
              </w:rPr>
              <w:t>Look at the last 3 calendar months and sum the MB used in and then Divide the result by 3</w:t>
            </w:r>
          </w:p>
          <w:p w14:paraId="01339671" w14:textId="77777777" w:rsidR="007F0E0D" w:rsidRPr="006E0FF0" w:rsidRDefault="007F0E0D" w:rsidP="00C46382">
            <w:pPr>
              <w:pStyle w:val="BodyTextTable"/>
              <w:rPr>
                <w:color w:val="000000"/>
                <w:szCs w:val="18"/>
              </w:rPr>
            </w:pPr>
            <w:r w:rsidRPr="009F486B">
              <w:rPr>
                <w:color w:val="000000"/>
                <w:szCs w:val="18"/>
              </w:rPr>
              <w:t>*</w:t>
            </w:r>
            <w:proofErr w:type="gramStart"/>
            <w:r w:rsidRPr="009F486B">
              <w:rPr>
                <w:color w:val="000000"/>
                <w:szCs w:val="18"/>
              </w:rPr>
              <w:t>if</w:t>
            </w:r>
            <w:proofErr w:type="gramEnd"/>
            <w:r w:rsidRPr="009F486B">
              <w:rPr>
                <w:color w:val="000000"/>
                <w:szCs w:val="18"/>
              </w:rPr>
              <w:t xml:space="preserve"> the customer tenure is less than 3 months, divide in the number of months available</w:t>
            </w:r>
          </w:p>
        </w:tc>
        <w:tc>
          <w:tcPr>
            <w:tcW w:w="730" w:type="pct"/>
            <w:shd w:val="clear" w:color="auto" w:fill="auto"/>
          </w:tcPr>
          <w:p w14:paraId="331F0CBF" w14:textId="77777777" w:rsidR="007F0E0D" w:rsidRPr="00912647" w:rsidRDefault="007F0E0D" w:rsidP="00C46382">
            <w:pPr>
              <w:pStyle w:val="BodyTextTable"/>
              <w:rPr>
                <w:szCs w:val="18"/>
                <w:highlight w:val="yellow"/>
              </w:rPr>
            </w:pPr>
          </w:p>
        </w:tc>
        <w:tc>
          <w:tcPr>
            <w:tcW w:w="526" w:type="pct"/>
            <w:shd w:val="clear" w:color="auto" w:fill="auto"/>
          </w:tcPr>
          <w:p w14:paraId="4938CEDC" w14:textId="77777777" w:rsidR="007F0E0D" w:rsidRDefault="007F0E0D" w:rsidP="00C46382">
            <w:pPr>
              <w:pStyle w:val="BodyTextTable"/>
            </w:pPr>
          </w:p>
        </w:tc>
        <w:tc>
          <w:tcPr>
            <w:tcW w:w="335" w:type="pct"/>
            <w:shd w:val="clear" w:color="auto" w:fill="auto"/>
          </w:tcPr>
          <w:p w14:paraId="23649A3D" w14:textId="77777777" w:rsidR="007F0E0D" w:rsidRDefault="007F0E0D" w:rsidP="00C46382">
            <w:pPr>
              <w:pStyle w:val="BodyTextTable"/>
              <w:rPr>
                <w:szCs w:val="18"/>
              </w:rPr>
            </w:pPr>
            <w:r>
              <w:rPr>
                <w:szCs w:val="18"/>
              </w:rPr>
              <w:t>O</w:t>
            </w:r>
          </w:p>
        </w:tc>
      </w:tr>
      <w:tr w:rsidR="007F0E0D" w:rsidRPr="003A4ED1" w14:paraId="071713A7" w14:textId="77777777" w:rsidTr="00C46382">
        <w:trPr>
          <w:cantSplit/>
        </w:trPr>
        <w:tc>
          <w:tcPr>
            <w:tcW w:w="241" w:type="pct"/>
            <w:shd w:val="clear" w:color="auto" w:fill="auto"/>
          </w:tcPr>
          <w:p w14:paraId="289002A7"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7C282C1" w14:textId="77777777" w:rsidR="007F0E0D" w:rsidRPr="007D18DA" w:rsidRDefault="007F0E0D" w:rsidP="00C46382">
            <w:pPr>
              <w:pStyle w:val="BodyTextTable"/>
            </w:pPr>
            <w:r>
              <w:t>average monthly Data spend</w:t>
            </w:r>
          </w:p>
        </w:tc>
        <w:tc>
          <w:tcPr>
            <w:tcW w:w="673" w:type="pct"/>
            <w:shd w:val="clear" w:color="auto" w:fill="auto"/>
          </w:tcPr>
          <w:p w14:paraId="3C1F07E5"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0D7EB79B" w14:textId="77777777" w:rsidR="007F0E0D" w:rsidRDefault="007F0E0D" w:rsidP="00C46382">
            <w:pPr>
              <w:pStyle w:val="BodyTextTable"/>
            </w:pPr>
            <w:r>
              <w:t>O</w:t>
            </w:r>
            <w:r w:rsidRPr="009F486B">
              <w:t>ut of the package inclusion</w:t>
            </w:r>
            <w:r>
              <w:t>.</w:t>
            </w:r>
          </w:p>
          <w:p w14:paraId="51567FDD" w14:textId="77777777" w:rsidR="007F0E0D" w:rsidRDefault="007F0E0D" w:rsidP="00C46382">
            <w:pPr>
              <w:pStyle w:val="BodyTextTable"/>
              <w:rPr>
                <w:color w:val="000000"/>
                <w:szCs w:val="18"/>
              </w:rPr>
            </w:pPr>
            <w:r w:rsidRPr="009F486B">
              <w:rPr>
                <w:color w:val="000000"/>
                <w:szCs w:val="18"/>
              </w:rPr>
              <w:t>Per the last 3 months and not average monthly</w:t>
            </w:r>
            <w:r>
              <w:rPr>
                <w:color w:val="000000"/>
                <w:szCs w:val="18"/>
              </w:rPr>
              <w:t>.</w:t>
            </w:r>
          </w:p>
          <w:p w14:paraId="7E7410DB" w14:textId="77777777" w:rsidR="007F0E0D" w:rsidRPr="009F486B" w:rsidRDefault="007F0E0D" w:rsidP="00C46382">
            <w:pPr>
              <w:pStyle w:val="BodyTextTable"/>
              <w:rPr>
                <w:color w:val="000000"/>
                <w:szCs w:val="18"/>
              </w:rPr>
            </w:pPr>
            <w:r w:rsidRPr="009F486B">
              <w:rPr>
                <w:color w:val="000000"/>
                <w:szCs w:val="18"/>
              </w:rPr>
              <w:t>Look at the last 3 calendar months and check the amount spent (in Peso) on data and divide by 3.</w:t>
            </w:r>
          </w:p>
          <w:p w14:paraId="45B79E04" w14:textId="77777777" w:rsidR="007F0E0D" w:rsidRPr="006E0FF0" w:rsidRDefault="007F0E0D" w:rsidP="00C46382">
            <w:pPr>
              <w:pStyle w:val="BodyTextTable"/>
              <w:rPr>
                <w:color w:val="000000"/>
                <w:szCs w:val="18"/>
              </w:rPr>
            </w:pPr>
            <w:r w:rsidRPr="009F486B">
              <w:rPr>
                <w:color w:val="000000"/>
                <w:szCs w:val="18"/>
              </w:rPr>
              <w:t>*</w:t>
            </w:r>
            <w:proofErr w:type="gramStart"/>
            <w:r w:rsidRPr="009F486B">
              <w:rPr>
                <w:color w:val="000000"/>
                <w:szCs w:val="18"/>
              </w:rPr>
              <w:t>if</w:t>
            </w:r>
            <w:proofErr w:type="gramEnd"/>
            <w:r w:rsidRPr="009F486B">
              <w:rPr>
                <w:color w:val="000000"/>
                <w:szCs w:val="18"/>
              </w:rPr>
              <w:t xml:space="preserve"> the customer tenure is less than 3 months, divide in the number of months available</w:t>
            </w:r>
          </w:p>
        </w:tc>
        <w:tc>
          <w:tcPr>
            <w:tcW w:w="730" w:type="pct"/>
            <w:shd w:val="clear" w:color="auto" w:fill="auto"/>
          </w:tcPr>
          <w:p w14:paraId="3035CE0E" w14:textId="77777777" w:rsidR="007F0E0D" w:rsidRPr="00912647" w:rsidRDefault="007F0E0D" w:rsidP="00C46382">
            <w:pPr>
              <w:pStyle w:val="BodyTextTable"/>
              <w:rPr>
                <w:szCs w:val="18"/>
                <w:highlight w:val="yellow"/>
              </w:rPr>
            </w:pPr>
          </w:p>
        </w:tc>
        <w:tc>
          <w:tcPr>
            <w:tcW w:w="526" w:type="pct"/>
            <w:shd w:val="clear" w:color="auto" w:fill="auto"/>
          </w:tcPr>
          <w:p w14:paraId="1B2EB752" w14:textId="77777777" w:rsidR="007F0E0D" w:rsidRDefault="007F0E0D" w:rsidP="00C46382">
            <w:pPr>
              <w:pStyle w:val="BodyTextTable"/>
            </w:pPr>
          </w:p>
        </w:tc>
        <w:tc>
          <w:tcPr>
            <w:tcW w:w="335" w:type="pct"/>
            <w:shd w:val="clear" w:color="auto" w:fill="auto"/>
          </w:tcPr>
          <w:p w14:paraId="6A3B7C29" w14:textId="77777777" w:rsidR="007F0E0D" w:rsidRDefault="007F0E0D" w:rsidP="00C46382">
            <w:pPr>
              <w:pStyle w:val="BodyTextTable"/>
              <w:rPr>
                <w:szCs w:val="18"/>
              </w:rPr>
            </w:pPr>
            <w:r>
              <w:rPr>
                <w:szCs w:val="18"/>
              </w:rPr>
              <w:t>O</w:t>
            </w:r>
          </w:p>
        </w:tc>
      </w:tr>
      <w:tr w:rsidR="007F0E0D" w:rsidRPr="003A4ED1" w14:paraId="2721F69A" w14:textId="77777777" w:rsidTr="00C46382">
        <w:trPr>
          <w:cantSplit/>
        </w:trPr>
        <w:tc>
          <w:tcPr>
            <w:tcW w:w="241" w:type="pct"/>
            <w:shd w:val="clear" w:color="auto" w:fill="auto"/>
          </w:tcPr>
          <w:p w14:paraId="1B59B09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AD7FF79" w14:textId="77777777" w:rsidR="007F0E0D" w:rsidRPr="007D18DA" w:rsidRDefault="007F0E0D" w:rsidP="00C46382">
            <w:pPr>
              <w:pStyle w:val="BodyTextTable"/>
            </w:pPr>
            <w:r w:rsidRPr="009F486B">
              <w:t>Data consumption types</w:t>
            </w:r>
          </w:p>
        </w:tc>
        <w:tc>
          <w:tcPr>
            <w:tcW w:w="673" w:type="pct"/>
            <w:shd w:val="clear" w:color="auto" w:fill="auto"/>
          </w:tcPr>
          <w:p w14:paraId="2B709967"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9B9D318" w14:textId="77777777" w:rsidR="007F0E0D" w:rsidRPr="006E0FF0" w:rsidRDefault="007F0E0D" w:rsidP="00C46382">
            <w:pPr>
              <w:pStyle w:val="BodyTextTable"/>
              <w:rPr>
                <w:color w:val="000000"/>
                <w:szCs w:val="18"/>
              </w:rPr>
            </w:pPr>
            <w:r w:rsidRPr="009F486B">
              <w:rPr>
                <w:color w:val="000000"/>
                <w:szCs w:val="18"/>
              </w:rPr>
              <w:t>Social, Video, Music, Sport, Games</w:t>
            </w:r>
          </w:p>
        </w:tc>
        <w:tc>
          <w:tcPr>
            <w:tcW w:w="730" w:type="pct"/>
            <w:shd w:val="clear" w:color="auto" w:fill="auto"/>
          </w:tcPr>
          <w:p w14:paraId="08E40EEC" w14:textId="77777777" w:rsidR="007F0E0D" w:rsidRPr="00912647" w:rsidRDefault="007F0E0D" w:rsidP="00C46382">
            <w:pPr>
              <w:pStyle w:val="BodyTextTable"/>
              <w:rPr>
                <w:szCs w:val="18"/>
                <w:highlight w:val="yellow"/>
              </w:rPr>
            </w:pPr>
          </w:p>
        </w:tc>
        <w:tc>
          <w:tcPr>
            <w:tcW w:w="526" w:type="pct"/>
            <w:shd w:val="clear" w:color="auto" w:fill="auto"/>
          </w:tcPr>
          <w:p w14:paraId="301D26FD" w14:textId="77777777" w:rsidR="007F0E0D" w:rsidRDefault="007F0E0D" w:rsidP="00C46382">
            <w:pPr>
              <w:pStyle w:val="BodyTextTable"/>
            </w:pPr>
          </w:p>
        </w:tc>
        <w:tc>
          <w:tcPr>
            <w:tcW w:w="335" w:type="pct"/>
            <w:shd w:val="clear" w:color="auto" w:fill="auto"/>
          </w:tcPr>
          <w:p w14:paraId="696D74AD" w14:textId="77777777" w:rsidR="007F0E0D" w:rsidRDefault="007F0E0D" w:rsidP="00C46382">
            <w:pPr>
              <w:pStyle w:val="BodyTextTable"/>
              <w:rPr>
                <w:szCs w:val="18"/>
              </w:rPr>
            </w:pPr>
            <w:r>
              <w:rPr>
                <w:szCs w:val="18"/>
              </w:rPr>
              <w:t>O</w:t>
            </w:r>
          </w:p>
        </w:tc>
      </w:tr>
      <w:tr w:rsidR="007F0E0D" w:rsidRPr="003A4ED1" w14:paraId="091F103D" w14:textId="77777777" w:rsidTr="00C46382">
        <w:trPr>
          <w:cantSplit/>
        </w:trPr>
        <w:tc>
          <w:tcPr>
            <w:tcW w:w="241" w:type="pct"/>
            <w:shd w:val="clear" w:color="auto" w:fill="auto"/>
          </w:tcPr>
          <w:p w14:paraId="5CFE3F0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0C585AE" w14:textId="77777777" w:rsidR="007F0E0D" w:rsidRPr="007D18DA" w:rsidRDefault="007F0E0D" w:rsidP="00C46382">
            <w:pPr>
              <w:pStyle w:val="BodyTextTable"/>
            </w:pPr>
            <w:r>
              <w:t xml:space="preserve">average monthly </w:t>
            </w:r>
            <w:proofErr w:type="gramStart"/>
            <w:r>
              <w:t>On</w:t>
            </w:r>
            <w:proofErr w:type="gramEnd"/>
            <w:r>
              <w:t xml:space="preserve"> net usage</w:t>
            </w:r>
          </w:p>
        </w:tc>
        <w:tc>
          <w:tcPr>
            <w:tcW w:w="673" w:type="pct"/>
            <w:shd w:val="clear" w:color="auto" w:fill="auto"/>
          </w:tcPr>
          <w:p w14:paraId="54A62147"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04577C0F" w14:textId="77777777" w:rsidR="007F0E0D" w:rsidRDefault="007F0E0D" w:rsidP="00C46382">
            <w:pPr>
              <w:pStyle w:val="BodyTextTable"/>
            </w:pPr>
            <w:r>
              <w:t>I</w:t>
            </w:r>
            <w:r w:rsidRPr="009F486B">
              <w:t>n minutes</w:t>
            </w:r>
            <w:r>
              <w:t>.</w:t>
            </w:r>
          </w:p>
          <w:p w14:paraId="2B3F0811" w14:textId="77777777" w:rsidR="007F0E0D" w:rsidRDefault="007F0E0D" w:rsidP="00C46382">
            <w:pPr>
              <w:pStyle w:val="BodyTextTable"/>
              <w:rPr>
                <w:color w:val="000000"/>
                <w:szCs w:val="18"/>
              </w:rPr>
            </w:pPr>
            <w:r w:rsidRPr="009F486B">
              <w:rPr>
                <w:color w:val="000000"/>
                <w:szCs w:val="18"/>
              </w:rPr>
              <w:t>Per the last 3 months and not average monthly</w:t>
            </w:r>
            <w:r>
              <w:rPr>
                <w:color w:val="000000"/>
                <w:szCs w:val="18"/>
              </w:rPr>
              <w:t>.</w:t>
            </w:r>
          </w:p>
          <w:p w14:paraId="2C254BFE" w14:textId="77777777" w:rsidR="007F0E0D" w:rsidRPr="009F486B" w:rsidRDefault="007F0E0D" w:rsidP="00C46382">
            <w:pPr>
              <w:pStyle w:val="BodyTextTable"/>
              <w:rPr>
                <w:color w:val="000000"/>
                <w:szCs w:val="18"/>
              </w:rPr>
            </w:pPr>
            <w:r w:rsidRPr="009F486B">
              <w:rPr>
                <w:color w:val="000000"/>
                <w:szCs w:val="18"/>
              </w:rPr>
              <w:t xml:space="preserve">Look at the last 3 calendar months and sum the on net minutes </w:t>
            </w:r>
            <w:proofErr w:type="gramStart"/>
            <w:r w:rsidRPr="009F486B">
              <w:rPr>
                <w:color w:val="000000"/>
                <w:szCs w:val="18"/>
              </w:rPr>
              <w:t>used  and</w:t>
            </w:r>
            <w:proofErr w:type="gramEnd"/>
            <w:r w:rsidRPr="009F486B">
              <w:rPr>
                <w:color w:val="000000"/>
                <w:szCs w:val="18"/>
              </w:rPr>
              <w:t xml:space="preserve"> divide the result by 3</w:t>
            </w:r>
          </w:p>
          <w:p w14:paraId="2DE1249E" w14:textId="77777777" w:rsidR="007F0E0D" w:rsidRPr="006E0FF0" w:rsidRDefault="007F0E0D" w:rsidP="00C46382">
            <w:pPr>
              <w:pStyle w:val="BodyTextTable"/>
              <w:rPr>
                <w:color w:val="000000"/>
                <w:szCs w:val="18"/>
              </w:rPr>
            </w:pPr>
            <w:r w:rsidRPr="009F486B">
              <w:rPr>
                <w:color w:val="000000"/>
                <w:szCs w:val="18"/>
              </w:rPr>
              <w:t>*</w:t>
            </w:r>
            <w:proofErr w:type="gramStart"/>
            <w:r w:rsidRPr="009F486B">
              <w:rPr>
                <w:color w:val="000000"/>
                <w:szCs w:val="18"/>
              </w:rPr>
              <w:t>if</w:t>
            </w:r>
            <w:proofErr w:type="gramEnd"/>
            <w:r w:rsidRPr="009F486B">
              <w:rPr>
                <w:color w:val="000000"/>
                <w:szCs w:val="18"/>
              </w:rPr>
              <w:t xml:space="preserve"> the customer tenure is less than 3 months, divide in the number of months available</w:t>
            </w:r>
          </w:p>
        </w:tc>
        <w:tc>
          <w:tcPr>
            <w:tcW w:w="730" w:type="pct"/>
            <w:shd w:val="clear" w:color="auto" w:fill="auto"/>
          </w:tcPr>
          <w:p w14:paraId="314696F8" w14:textId="77777777" w:rsidR="007F0E0D" w:rsidRPr="00912647" w:rsidRDefault="007F0E0D" w:rsidP="00C46382">
            <w:pPr>
              <w:pStyle w:val="BodyTextTable"/>
              <w:rPr>
                <w:szCs w:val="18"/>
                <w:highlight w:val="yellow"/>
              </w:rPr>
            </w:pPr>
          </w:p>
        </w:tc>
        <w:tc>
          <w:tcPr>
            <w:tcW w:w="526" w:type="pct"/>
            <w:shd w:val="clear" w:color="auto" w:fill="auto"/>
          </w:tcPr>
          <w:p w14:paraId="7C1A6C33" w14:textId="77777777" w:rsidR="007F0E0D" w:rsidRDefault="007F0E0D" w:rsidP="00C46382">
            <w:pPr>
              <w:pStyle w:val="BodyTextTable"/>
            </w:pPr>
          </w:p>
        </w:tc>
        <w:tc>
          <w:tcPr>
            <w:tcW w:w="335" w:type="pct"/>
            <w:shd w:val="clear" w:color="auto" w:fill="auto"/>
          </w:tcPr>
          <w:p w14:paraId="1CB5E501" w14:textId="77777777" w:rsidR="007F0E0D" w:rsidRDefault="007F0E0D" w:rsidP="00C46382">
            <w:pPr>
              <w:pStyle w:val="BodyTextTable"/>
              <w:rPr>
                <w:szCs w:val="18"/>
              </w:rPr>
            </w:pPr>
            <w:r>
              <w:rPr>
                <w:szCs w:val="18"/>
              </w:rPr>
              <w:t>O</w:t>
            </w:r>
          </w:p>
        </w:tc>
      </w:tr>
      <w:tr w:rsidR="007F0E0D" w:rsidRPr="003A4ED1" w14:paraId="06879FA4" w14:textId="77777777" w:rsidTr="00C46382">
        <w:trPr>
          <w:cantSplit/>
        </w:trPr>
        <w:tc>
          <w:tcPr>
            <w:tcW w:w="241" w:type="pct"/>
            <w:shd w:val="clear" w:color="auto" w:fill="auto"/>
          </w:tcPr>
          <w:p w14:paraId="07BEA27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76B92D0" w14:textId="77777777" w:rsidR="007F0E0D" w:rsidRPr="007D18DA" w:rsidRDefault="007F0E0D" w:rsidP="00C46382">
            <w:pPr>
              <w:pStyle w:val="BodyTextTable"/>
            </w:pPr>
            <w:r w:rsidRPr="009F486B">
              <w:t>averag</w:t>
            </w:r>
            <w:r>
              <w:t xml:space="preserve">e monthly </w:t>
            </w:r>
            <w:proofErr w:type="gramStart"/>
            <w:r>
              <w:t>On</w:t>
            </w:r>
            <w:proofErr w:type="gramEnd"/>
            <w:r>
              <w:t xml:space="preserve"> net minutes spend</w:t>
            </w:r>
          </w:p>
        </w:tc>
        <w:tc>
          <w:tcPr>
            <w:tcW w:w="673" w:type="pct"/>
            <w:shd w:val="clear" w:color="auto" w:fill="auto"/>
          </w:tcPr>
          <w:p w14:paraId="34EBF866"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5BA53BCB" w14:textId="77777777" w:rsidR="007F0E0D" w:rsidRDefault="007F0E0D" w:rsidP="00C46382">
            <w:pPr>
              <w:pStyle w:val="BodyTextTable"/>
            </w:pPr>
            <w:r>
              <w:t>O</w:t>
            </w:r>
            <w:r w:rsidRPr="009F486B">
              <w:t>ut of the package inclusion</w:t>
            </w:r>
            <w:r>
              <w:t>.</w:t>
            </w:r>
          </w:p>
          <w:p w14:paraId="6CF3B34F" w14:textId="77777777" w:rsidR="007F0E0D" w:rsidRDefault="007F0E0D" w:rsidP="00C46382">
            <w:pPr>
              <w:pStyle w:val="BodyTextTable"/>
              <w:rPr>
                <w:color w:val="000000"/>
                <w:szCs w:val="18"/>
              </w:rPr>
            </w:pPr>
            <w:r w:rsidRPr="009F486B">
              <w:rPr>
                <w:color w:val="000000"/>
                <w:szCs w:val="18"/>
              </w:rPr>
              <w:t>Per the last 3 months and not average monthly</w:t>
            </w:r>
            <w:r>
              <w:rPr>
                <w:color w:val="000000"/>
                <w:szCs w:val="18"/>
              </w:rPr>
              <w:t>.</w:t>
            </w:r>
          </w:p>
          <w:p w14:paraId="5C32D25C" w14:textId="77777777" w:rsidR="007F0E0D" w:rsidRPr="009F486B" w:rsidRDefault="007F0E0D" w:rsidP="00C46382">
            <w:pPr>
              <w:pStyle w:val="BodyTextTable"/>
              <w:rPr>
                <w:color w:val="000000"/>
                <w:szCs w:val="18"/>
              </w:rPr>
            </w:pPr>
            <w:r w:rsidRPr="009F486B">
              <w:rPr>
                <w:color w:val="000000"/>
                <w:szCs w:val="18"/>
              </w:rPr>
              <w:t>Look at the last 3 calendar months and check the amount spent (in Peso) on on-net minutes and divide by 3.</w:t>
            </w:r>
          </w:p>
          <w:p w14:paraId="24BD0C95" w14:textId="77777777" w:rsidR="007F0E0D" w:rsidRPr="006E0FF0" w:rsidRDefault="007F0E0D" w:rsidP="00C46382">
            <w:pPr>
              <w:pStyle w:val="BodyTextTable"/>
              <w:rPr>
                <w:color w:val="000000"/>
                <w:szCs w:val="18"/>
              </w:rPr>
            </w:pPr>
            <w:r w:rsidRPr="009F486B">
              <w:rPr>
                <w:color w:val="000000"/>
                <w:szCs w:val="18"/>
              </w:rPr>
              <w:t>*</w:t>
            </w:r>
            <w:proofErr w:type="gramStart"/>
            <w:r w:rsidRPr="009F486B">
              <w:rPr>
                <w:color w:val="000000"/>
                <w:szCs w:val="18"/>
              </w:rPr>
              <w:t>if</w:t>
            </w:r>
            <w:proofErr w:type="gramEnd"/>
            <w:r w:rsidRPr="009F486B">
              <w:rPr>
                <w:color w:val="000000"/>
                <w:szCs w:val="18"/>
              </w:rPr>
              <w:t xml:space="preserve"> the customer tenure is less than 3 months, divide in the number of months available</w:t>
            </w:r>
          </w:p>
        </w:tc>
        <w:tc>
          <w:tcPr>
            <w:tcW w:w="730" w:type="pct"/>
            <w:shd w:val="clear" w:color="auto" w:fill="auto"/>
          </w:tcPr>
          <w:p w14:paraId="03987EF5" w14:textId="77777777" w:rsidR="007F0E0D" w:rsidRPr="00912647" w:rsidRDefault="007F0E0D" w:rsidP="00C46382">
            <w:pPr>
              <w:pStyle w:val="BodyTextTable"/>
              <w:rPr>
                <w:szCs w:val="18"/>
                <w:highlight w:val="yellow"/>
              </w:rPr>
            </w:pPr>
          </w:p>
        </w:tc>
        <w:tc>
          <w:tcPr>
            <w:tcW w:w="526" w:type="pct"/>
            <w:shd w:val="clear" w:color="auto" w:fill="auto"/>
          </w:tcPr>
          <w:p w14:paraId="0C4B33C8" w14:textId="77777777" w:rsidR="007F0E0D" w:rsidRDefault="007F0E0D" w:rsidP="00C46382">
            <w:pPr>
              <w:pStyle w:val="BodyTextTable"/>
            </w:pPr>
          </w:p>
        </w:tc>
        <w:tc>
          <w:tcPr>
            <w:tcW w:w="335" w:type="pct"/>
            <w:shd w:val="clear" w:color="auto" w:fill="auto"/>
          </w:tcPr>
          <w:p w14:paraId="3C0E2AAA" w14:textId="77777777" w:rsidR="007F0E0D" w:rsidRDefault="007F0E0D" w:rsidP="00C46382">
            <w:pPr>
              <w:pStyle w:val="BodyTextTable"/>
              <w:rPr>
                <w:szCs w:val="18"/>
              </w:rPr>
            </w:pPr>
            <w:r>
              <w:rPr>
                <w:szCs w:val="18"/>
              </w:rPr>
              <w:t>O</w:t>
            </w:r>
          </w:p>
        </w:tc>
      </w:tr>
      <w:tr w:rsidR="007F0E0D" w:rsidRPr="003A4ED1" w14:paraId="73F87869" w14:textId="77777777" w:rsidTr="00C46382">
        <w:trPr>
          <w:cantSplit/>
        </w:trPr>
        <w:tc>
          <w:tcPr>
            <w:tcW w:w="241" w:type="pct"/>
            <w:shd w:val="clear" w:color="auto" w:fill="auto"/>
          </w:tcPr>
          <w:p w14:paraId="1C040EE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2BD645A" w14:textId="77777777" w:rsidR="007F0E0D" w:rsidRPr="007D4AB7" w:rsidRDefault="007F0E0D" w:rsidP="00C46382">
            <w:pPr>
              <w:pStyle w:val="BodyTextTable"/>
            </w:pPr>
            <w:r w:rsidRPr="007D18DA">
              <w:t>Monthly Incoming international Call</w:t>
            </w:r>
          </w:p>
        </w:tc>
        <w:tc>
          <w:tcPr>
            <w:tcW w:w="673" w:type="pct"/>
            <w:shd w:val="clear" w:color="auto" w:fill="auto"/>
          </w:tcPr>
          <w:p w14:paraId="16BFAAC3" w14:textId="77777777" w:rsidR="007F0E0D" w:rsidRPr="00365DD7" w:rsidRDefault="007F0E0D" w:rsidP="00C46382">
            <w:pPr>
              <w:pStyle w:val="BodyTextTable"/>
              <w:rPr>
                <w:color w:val="000000"/>
                <w:szCs w:val="18"/>
              </w:rPr>
            </w:pPr>
            <w:r>
              <w:rPr>
                <w:color w:val="000000"/>
                <w:szCs w:val="18"/>
              </w:rPr>
              <w:t>Numeric</w:t>
            </w:r>
          </w:p>
        </w:tc>
        <w:tc>
          <w:tcPr>
            <w:tcW w:w="1437" w:type="pct"/>
            <w:shd w:val="clear" w:color="auto" w:fill="auto"/>
          </w:tcPr>
          <w:p w14:paraId="5206BB0D" w14:textId="77777777" w:rsidR="007F0E0D" w:rsidRDefault="007F0E0D" w:rsidP="00C46382">
            <w:pPr>
              <w:pStyle w:val="BodyTextTable"/>
              <w:rPr>
                <w:color w:val="000000"/>
                <w:szCs w:val="18"/>
              </w:rPr>
            </w:pPr>
            <w:r w:rsidRPr="006E0FF0">
              <w:rPr>
                <w:color w:val="000000"/>
                <w:szCs w:val="18"/>
              </w:rPr>
              <w:t>Monthly duration current month</w:t>
            </w:r>
            <w:r>
              <w:rPr>
                <w:color w:val="000000"/>
                <w:szCs w:val="18"/>
              </w:rPr>
              <w:t>.</w:t>
            </w:r>
          </w:p>
          <w:p w14:paraId="6742D51C" w14:textId="77777777" w:rsidR="007F0E0D" w:rsidRDefault="007F0E0D" w:rsidP="00C46382">
            <w:pPr>
              <w:pStyle w:val="BodyTextTable"/>
              <w:rPr>
                <w:color w:val="000000"/>
                <w:szCs w:val="18"/>
              </w:rPr>
            </w:pPr>
            <w:r w:rsidRPr="006E0FF0">
              <w:rPr>
                <w:color w:val="000000"/>
                <w:szCs w:val="18"/>
              </w:rPr>
              <w:t>Sum</w:t>
            </w:r>
            <w:r>
              <w:rPr>
                <w:color w:val="000000"/>
                <w:szCs w:val="18"/>
              </w:rPr>
              <w:t>s</w:t>
            </w:r>
            <w:r w:rsidRPr="006E0FF0">
              <w:rPr>
                <w:color w:val="000000"/>
                <w:szCs w:val="18"/>
              </w:rPr>
              <w:t xml:space="preserve"> the incoming international minutes the custome</w:t>
            </w:r>
            <w:r>
              <w:rPr>
                <w:color w:val="000000"/>
                <w:szCs w:val="18"/>
              </w:rPr>
              <w:t>rs had in his current</w:t>
            </w:r>
            <w:r w:rsidRPr="006E0FF0">
              <w:rPr>
                <w:color w:val="000000"/>
                <w:szCs w:val="18"/>
              </w:rPr>
              <w:t xml:space="preserve"> month. </w:t>
            </w:r>
          </w:p>
          <w:p w14:paraId="09F688E3" w14:textId="77777777" w:rsidR="007F0E0D" w:rsidRPr="00190AF2" w:rsidRDefault="007F0E0D" w:rsidP="00C46382">
            <w:pPr>
              <w:pStyle w:val="BodyTextTable"/>
              <w:rPr>
                <w:color w:val="000000"/>
                <w:szCs w:val="18"/>
              </w:rPr>
            </w:pPr>
            <w:r w:rsidRPr="006E0FF0">
              <w:rPr>
                <w:color w:val="000000"/>
                <w:szCs w:val="18"/>
              </w:rPr>
              <w:t>Incremental value aggregated per month</w:t>
            </w:r>
          </w:p>
        </w:tc>
        <w:tc>
          <w:tcPr>
            <w:tcW w:w="730" w:type="pct"/>
            <w:shd w:val="clear" w:color="auto" w:fill="auto"/>
          </w:tcPr>
          <w:p w14:paraId="51EE2DA7" w14:textId="77777777" w:rsidR="007F0E0D" w:rsidRPr="00912647" w:rsidRDefault="007F0E0D" w:rsidP="00C46382">
            <w:pPr>
              <w:pStyle w:val="BodyTextTable"/>
              <w:rPr>
                <w:szCs w:val="18"/>
                <w:highlight w:val="yellow"/>
              </w:rPr>
            </w:pPr>
          </w:p>
        </w:tc>
        <w:tc>
          <w:tcPr>
            <w:tcW w:w="526" w:type="pct"/>
            <w:shd w:val="clear" w:color="auto" w:fill="auto"/>
          </w:tcPr>
          <w:p w14:paraId="395A3A8F" w14:textId="77777777" w:rsidR="007F0E0D" w:rsidRDefault="007F0E0D" w:rsidP="00C46382">
            <w:pPr>
              <w:pStyle w:val="BodyTextTable"/>
            </w:pPr>
            <w:r>
              <w:t>Network</w:t>
            </w:r>
          </w:p>
        </w:tc>
        <w:tc>
          <w:tcPr>
            <w:tcW w:w="335" w:type="pct"/>
            <w:shd w:val="clear" w:color="auto" w:fill="auto"/>
          </w:tcPr>
          <w:p w14:paraId="55854016" w14:textId="77777777" w:rsidR="007F0E0D" w:rsidRDefault="007F0E0D" w:rsidP="00C46382">
            <w:pPr>
              <w:pStyle w:val="BodyTextTable"/>
              <w:rPr>
                <w:szCs w:val="18"/>
              </w:rPr>
            </w:pPr>
            <w:r>
              <w:rPr>
                <w:szCs w:val="18"/>
              </w:rPr>
              <w:t>O</w:t>
            </w:r>
          </w:p>
        </w:tc>
      </w:tr>
      <w:tr w:rsidR="007F0E0D" w:rsidRPr="003A4ED1" w14:paraId="1A1E4352" w14:textId="77777777" w:rsidTr="00C46382">
        <w:trPr>
          <w:cantSplit/>
        </w:trPr>
        <w:tc>
          <w:tcPr>
            <w:tcW w:w="241" w:type="pct"/>
            <w:shd w:val="clear" w:color="auto" w:fill="auto"/>
          </w:tcPr>
          <w:p w14:paraId="1E304DF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E2C5726" w14:textId="77777777" w:rsidR="007F0E0D" w:rsidRPr="007D18DA" w:rsidRDefault="007F0E0D" w:rsidP="00C46382">
            <w:pPr>
              <w:pStyle w:val="BodyTextTable"/>
            </w:pPr>
            <w:r w:rsidRPr="006E0FF0">
              <w:t>Monthly Incoming off-net calls duration</w:t>
            </w:r>
          </w:p>
        </w:tc>
        <w:tc>
          <w:tcPr>
            <w:tcW w:w="673" w:type="pct"/>
            <w:shd w:val="clear" w:color="auto" w:fill="auto"/>
          </w:tcPr>
          <w:p w14:paraId="461812CA" w14:textId="77777777" w:rsidR="007F0E0D" w:rsidRPr="00365DD7"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24959BE3" w14:textId="77777777" w:rsidR="007F0E0D" w:rsidRDefault="007F0E0D" w:rsidP="00C46382">
            <w:pPr>
              <w:pStyle w:val="BodyTextTable"/>
              <w:rPr>
                <w:color w:val="000000"/>
                <w:szCs w:val="18"/>
              </w:rPr>
            </w:pPr>
            <w:r w:rsidRPr="006E0FF0">
              <w:rPr>
                <w:color w:val="000000"/>
                <w:szCs w:val="18"/>
              </w:rPr>
              <w:t>Monthly duration current month</w:t>
            </w:r>
            <w:r>
              <w:rPr>
                <w:color w:val="000000"/>
                <w:szCs w:val="18"/>
              </w:rPr>
              <w:t>.</w:t>
            </w:r>
          </w:p>
          <w:p w14:paraId="1A8A1867" w14:textId="77777777" w:rsidR="007F0E0D" w:rsidRDefault="007F0E0D" w:rsidP="00C46382">
            <w:pPr>
              <w:pStyle w:val="BodyTextTable"/>
              <w:rPr>
                <w:color w:val="000000"/>
                <w:szCs w:val="18"/>
              </w:rPr>
            </w:pPr>
            <w:r w:rsidRPr="006E0FF0">
              <w:rPr>
                <w:color w:val="000000"/>
                <w:szCs w:val="18"/>
              </w:rPr>
              <w:t>Sum</w:t>
            </w:r>
            <w:r>
              <w:rPr>
                <w:color w:val="000000"/>
                <w:szCs w:val="18"/>
              </w:rPr>
              <w:t>s</w:t>
            </w:r>
            <w:r w:rsidRPr="006E0FF0">
              <w:rPr>
                <w:color w:val="000000"/>
                <w:szCs w:val="18"/>
              </w:rPr>
              <w:t xml:space="preserve"> the incoming </w:t>
            </w:r>
            <w:r>
              <w:rPr>
                <w:color w:val="000000"/>
                <w:szCs w:val="18"/>
              </w:rPr>
              <w:t>off-net</w:t>
            </w:r>
            <w:r w:rsidRPr="006E0FF0">
              <w:rPr>
                <w:color w:val="000000"/>
                <w:szCs w:val="18"/>
              </w:rPr>
              <w:t xml:space="preserve"> minutes the custome</w:t>
            </w:r>
            <w:r>
              <w:rPr>
                <w:color w:val="000000"/>
                <w:szCs w:val="18"/>
              </w:rPr>
              <w:t>rs had in his current</w:t>
            </w:r>
            <w:r w:rsidRPr="006E0FF0">
              <w:rPr>
                <w:color w:val="000000"/>
                <w:szCs w:val="18"/>
              </w:rPr>
              <w:t xml:space="preserve"> month. </w:t>
            </w:r>
          </w:p>
          <w:p w14:paraId="3ED6DF17" w14:textId="77777777" w:rsidR="007F0E0D" w:rsidRPr="00190AF2" w:rsidRDefault="007F0E0D" w:rsidP="00C46382">
            <w:pPr>
              <w:pStyle w:val="BodyTextTable"/>
              <w:rPr>
                <w:color w:val="000000"/>
                <w:szCs w:val="18"/>
              </w:rPr>
            </w:pPr>
            <w:r w:rsidRPr="006E0FF0">
              <w:rPr>
                <w:color w:val="000000"/>
                <w:szCs w:val="18"/>
              </w:rPr>
              <w:t>Incremental value aggregated per month</w:t>
            </w:r>
          </w:p>
        </w:tc>
        <w:tc>
          <w:tcPr>
            <w:tcW w:w="730" w:type="pct"/>
            <w:shd w:val="clear" w:color="auto" w:fill="auto"/>
          </w:tcPr>
          <w:p w14:paraId="54394D9F" w14:textId="77777777" w:rsidR="007F0E0D" w:rsidRPr="00912647" w:rsidRDefault="007F0E0D" w:rsidP="00C46382">
            <w:pPr>
              <w:pStyle w:val="BodyTextTable"/>
              <w:rPr>
                <w:szCs w:val="18"/>
                <w:highlight w:val="yellow"/>
              </w:rPr>
            </w:pPr>
          </w:p>
        </w:tc>
        <w:tc>
          <w:tcPr>
            <w:tcW w:w="526" w:type="pct"/>
            <w:shd w:val="clear" w:color="auto" w:fill="auto"/>
          </w:tcPr>
          <w:p w14:paraId="3563A58D" w14:textId="77777777" w:rsidR="007F0E0D" w:rsidRDefault="007F0E0D" w:rsidP="00C46382">
            <w:pPr>
              <w:pStyle w:val="BodyTextTable"/>
            </w:pPr>
            <w:r>
              <w:t>Network</w:t>
            </w:r>
          </w:p>
        </w:tc>
        <w:tc>
          <w:tcPr>
            <w:tcW w:w="335" w:type="pct"/>
            <w:shd w:val="clear" w:color="auto" w:fill="auto"/>
          </w:tcPr>
          <w:p w14:paraId="4AD2F56D" w14:textId="77777777" w:rsidR="007F0E0D" w:rsidRDefault="007F0E0D" w:rsidP="00C46382">
            <w:pPr>
              <w:pStyle w:val="BodyTextTable"/>
              <w:rPr>
                <w:szCs w:val="18"/>
              </w:rPr>
            </w:pPr>
            <w:r>
              <w:rPr>
                <w:szCs w:val="18"/>
              </w:rPr>
              <w:t>O</w:t>
            </w:r>
          </w:p>
        </w:tc>
      </w:tr>
      <w:tr w:rsidR="007F0E0D" w:rsidRPr="003A4ED1" w14:paraId="76AD5299" w14:textId="77777777" w:rsidTr="00C46382">
        <w:trPr>
          <w:cantSplit/>
        </w:trPr>
        <w:tc>
          <w:tcPr>
            <w:tcW w:w="241" w:type="pct"/>
            <w:shd w:val="clear" w:color="auto" w:fill="auto"/>
          </w:tcPr>
          <w:p w14:paraId="160969C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22B8143" w14:textId="77777777" w:rsidR="007F0E0D" w:rsidRPr="007D18DA" w:rsidRDefault="007F0E0D" w:rsidP="00C46382">
            <w:pPr>
              <w:pStyle w:val="BodyTextTable"/>
            </w:pPr>
            <w:r w:rsidRPr="006E0FF0">
              <w:t>Monthly Incoming on-net calls duration</w:t>
            </w:r>
          </w:p>
        </w:tc>
        <w:tc>
          <w:tcPr>
            <w:tcW w:w="673" w:type="pct"/>
            <w:shd w:val="clear" w:color="auto" w:fill="auto"/>
          </w:tcPr>
          <w:p w14:paraId="5A0AA0E2" w14:textId="77777777" w:rsidR="007F0E0D" w:rsidRPr="00365DD7"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64CAEB1F" w14:textId="77777777" w:rsidR="007F0E0D" w:rsidRDefault="007F0E0D" w:rsidP="00C46382">
            <w:pPr>
              <w:pStyle w:val="BodyTextTable"/>
              <w:rPr>
                <w:color w:val="000000"/>
                <w:szCs w:val="18"/>
              </w:rPr>
            </w:pPr>
            <w:r w:rsidRPr="006E0FF0">
              <w:rPr>
                <w:color w:val="000000"/>
                <w:szCs w:val="18"/>
              </w:rPr>
              <w:t>Monthly duration current month</w:t>
            </w:r>
            <w:r>
              <w:rPr>
                <w:color w:val="000000"/>
                <w:szCs w:val="18"/>
              </w:rPr>
              <w:t>.</w:t>
            </w:r>
          </w:p>
          <w:p w14:paraId="57AB001E" w14:textId="77777777" w:rsidR="007F0E0D" w:rsidRDefault="007F0E0D" w:rsidP="00C46382">
            <w:pPr>
              <w:pStyle w:val="BodyTextTable"/>
              <w:rPr>
                <w:color w:val="000000"/>
                <w:szCs w:val="18"/>
              </w:rPr>
            </w:pPr>
            <w:r w:rsidRPr="006E0FF0">
              <w:rPr>
                <w:color w:val="000000"/>
                <w:szCs w:val="18"/>
              </w:rPr>
              <w:t>Sum</w:t>
            </w:r>
            <w:r>
              <w:rPr>
                <w:color w:val="000000"/>
                <w:szCs w:val="18"/>
              </w:rPr>
              <w:t>s</w:t>
            </w:r>
            <w:r w:rsidRPr="006E0FF0">
              <w:rPr>
                <w:color w:val="000000"/>
                <w:szCs w:val="18"/>
              </w:rPr>
              <w:t xml:space="preserve"> the incoming international minutes the custome</w:t>
            </w:r>
            <w:r>
              <w:rPr>
                <w:color w:val="000000"/>
                <w:szCs w:val="18"/>
              </w:rPr>
              <w:t>rs had in his current</w:t>
            </w:r>
            <w:r w:rsidRPr="006E0FF0">
              <w:rPr>
                <w:color w:val="000000"/>
                <w:szCs w:val="18"/>
              </w:rPr>
              <w:t xml:space="preserve"> month. </w:t>
            </w:r>
          </w:p>
          <w:p w14:paraId="56306267" w14:textId="77777777" w:rsidR="007F0E0D" w:rsidRPr="00190AF2" w:rsidRDefault="007F0E0D" w:rsidP="00C46382">
            <w:pPr>
              <w:pStyle w:val="BodyTextTable"/>
              <w:rPr>
                <w:color w:val="000000"/>
                <w:szCs w:val="18"/>
              </w:rPr>
            </w:pPr>
            <w:r w:rsidRPr="006E0FF0">
              <w:rPr>
                <w:color w:val="000000"/>
                <w:szCs w:val="18"/>
              </w:rPr>
              <w:t>Incremental value aggregated per month</w:t>
            </w:r>
          </w:p>
        </w:tc>
        <w:tc>
          <w:tcPr>
            <w:tcW w:w="730" w:type="pct"/>
            <w:shd w:val="clear" w:color="auto" w:fill="auto"/>
          </w:tcPr>
          <w:p w14:paraId="193BEBA7" w14:textId="77777777" w:rsidR="007F0E0D" w:rsidRPr="00912647" w:rsidRDefault="007F0E0D" w:rsidP="00C46382">
            <w:pPr>
              <w:pStyle w:val="BodyTextTable"/>
              <w:rPr>
                <w:szCs w:val="18"/>
                <w:highlight w:val="yellow"/>
              </w:rPr>
            </w:pPr>
          </w:p>
        </w:tc>
        <w:tc>
          <w:tcPr>
            <w:tcW w:w="526" w:type="pct"/>
            <w:shd w:val="clear" w:color="auto" w:fill="auto"/>
          </w:tcPr>
          <w:p w14:paraId="2ACC1E2A" w14:textId="77777777" w:rsidR="007F0E0D" w:rsidRDefault="007F0E0D" w:rsidP="00C46382">
            <w:pPr>
              <w:pStyle w:val="BodyTextTable"/>
            </w:pPr>
            <w:r>
              <w:t>Network</w:t>
            </w:r>
          </w:p>
        </w:tc>
        <w:tc>
          <w:tcPr>
            <w:tcW w:w="335" w:type="pct"/>
            <w:shd w:val="clear" w:color="auto" w:fill="auto"/>
          </w:tcPr>
          <w:p w14:paraId="73AE0972" w14:textId="77777777" w:rsidR="007F0E0D" w:rsidRDefault="007F0E0D" w:rsidP="00C46382">
            <w:pPr>
              <w:pStyle w:val="BodyTextTable"/>
              <w:rPr>
                <w:szCs w:val="18"/>
              </w:rPr>
            </w:pPr>
            <w:r>
              <w:rPr>
                <w:szCs w:val="18"/>
              </w:rPr>
              <w:t>O</w:t>
            </w:r>
          </w:p>
        </w:tc>
      </w:tr>
      <w:tr w:rsidR="007F0E0D" w:rsidRPr="003A4ED1" w14:paraId="5787CEB4" w14:textId="77777777" w:rsidTr="00C46382">
        <w:trPr>
          <w:cantSplit/>
        </w:trPr>
        <w:tc>
          <w:tcPr>
            <w:tcW w:w="241" w:type="pct"/>
            <w:shd w:val="clear" w:color="auto" w:fill="auto"/>
          </w:tcPr>
          <w:p w14:paraId="72469EE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A4B16B5" w14:textId="77777777" w:rsidR="007F0E0D" w:rsidRPr="006E0FF0" w:rsidRDefault="007F0E0D" w:rsidP="00C46382">
            <w:pPr>
              <w:pStyle w:val="BodyTextTable"/>
            </w:pPr>
            <w:r w:rsidRPr="00B41A2C">
              <w:t>average monthly Off net usage (in minutes)</w:t>
            </w:r>
          </w:p>
        </w:tc>
        <w:tc>
          <w:tcPr>
            <w:tcW w:w="673" w:type="pct"/>
            <w:shd w:val="clear" w:color="auto" w:fill="auto"/>
          </w:tcPr>
          <w:p w14:paraId="4DB2CAEF"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5F2020F8" w14:textId="77777777" w:rsidR="007F0E0D" w:rsidRDefault="007F0E0D" w:rsidP="00C46382">
            <w:pPr>
              <w:pStyle w:val="BodyTextTable"/>
              <w:rPr>
                <w:color w:val="000000"/>
                <w:szCs w:val="18"/>
              </w:rPr>
            </w:pPr>
            <w:r w:rsidRPr="0011400B">
              <w:rPr>
                <w:color w:val="000000"/>
                <w:szCs w:val="18"/>
              </w:rPr>
              <w:t xml:space="preserve">Per the last 3 </w:t>
            </w:r>
            <w:r>
              <w:rPr>
                <w:color w:val="000000"/>
                <w:szCs w:val="18"/>
              </w:rPr>
              <w:t>months</w:t>
            </w:r>
            <w:r w:rsidRPr="0011400B">
              <w:rPr>
                <w:color w:val="000000"/>
                <w:szCs w:val="18"/>
              </w:rPr>
              <w:t xml:space="preserve"> and not average monthly</w:t>
            </w:r>
            <w:r>
              <w:rPr>
                <w:color w:val="000000"/>
                <w:szCs w:val="18"/>
              </w:rPr>
              <w:t>.</w:t>
            </w:r>
          </w:p>
          <w:p w14:paraId="6E9DA461" w14:textId="77777777" w:rsidR="007F0E0D" w:rsidRPr="0081459A" w:rsidRDefault="007F0E0D" w:rsidP="00C46382">
            <w:pPr>
              <w:pStyle w:val="BodyTextTable"/>
              <w:rPr>
                <w:color w:val="000000"/>
                <w:szCs w:val="18"/>
              </w:rPr>
            </w:pPr>
            <w:r w:rsidRPr="0081459A">
              <w:rPr>
                <w:color w:val="000000"/>
                <w:szCs w:val="18"/>
              </w:rPr>
              <w:t>Look at the last 3 calendar months on off-net minutes and divide by 3.</w:t>
            </w:r>
          </w:p>
          <w:p w14:paraId="30B818B9" w14:textId="77777777" w:rsidR="007F0E0D" w:rsidRPr="006E0FF0" w:rsidRDefault="007F0E0D" w:rsidP="00C46382">
            <w:pPr>
              <w:pStyle w:val="BodyTextTable"/>
              <w:rPr>
                <w:color w:val="000000"/>
                <w:szCs w:val="18"/>
              </w:rPr>
            </w:pPr>
            <w:r w:rsidRPr="0081459A">
              <w:rPr>
                <w:color w:val="000000"/>
                <w:szCs w:val="18"/>
              </w:rPr>
              <w:t>*</w:t>
            </w:r>
            <w:proofErr w:type="gramStart"/>
            <w:r w:rsidRPr="0081459A">
              <w:rPr>
                <w:color w:val="000000"/>
                <w:szCs w:val="18"/>
              </w:rPr>
              <w:t>if</w:t>
            </w:r>
            <w:proofErr w:type="gramEnd"/>
            <w:r w:rsidRPr="0081459A">
              <w:rPr>
                <w:color w:val="000000"/>
                <w:szCs w:val="18"/>
              </w:rPr>
              <w:t xml:space="preserve"> the customer tenure is less than 3 months, divide in the number of months available</w:t>
            </w:r>
          </w:p>
        </w:tc>
        <w:tc>
          <w:tcPr>
            <w:tcW w:w="730" w:type="pct"/>
            <w:shd w:val="clear" w:color="auto" w:fill="auto"/>
          </w:tcPr>
          <w:p w14:paraId="219931DF" w14:textId="77777777" w:rsidR="007F0E0D" w:rsidRPr="00912647" w:rsidRDefault="007F0E0D" w:rsidP="00C46382">
            <w:pPr>
              <w:pStyle w:val="BodyTextTable"/>
              <w:rPr>
                <w:szCs w:val="18"/>
                <w:highlight w:val="yellow"/>
              </w:rPr>
            </w:pPr>
          </w:p>
        </w:tc>
        <w:tc>
          <w:tcPr>
            <w:tcW w:w="526" w:type="pct"/>
            <w:shd w:val="clear" w:color="auto" w:fill="auto"/>
          </w:tcPr>
          <w:p w14:paraId="0D1B087D" w14:textId="77777777" w:rsidR="007F0E0D" w:rsidRDefault="007F0E0D" w:rsidP="00C46382">
            <w:pPr>
              <w:pStyle w:val="BodyTextTable"/>
            </w:pPr>
            <w:r w:rsidRPr="00E61B1B">
              <w:t>Network</w:t>
            </w:r>
          </w:p>
        </w:tc>
        <w:tc>
          <w:tcPr>
            <w:tcW w:w="335" w:type="pct"/>
            <w:shd w:val="clear" w:color="auto" w:fill="auto"/>
          </w:tcPr>
          <w:p w14:paraId="61215A08" w14:textId="77777777" w:rsidR="007F0E0D" w:rsidRDefault="007F0E0D" w:rsidP="00C46382">
            <w:pPr>
              <w:pStyle w:val="BodyTextTable"/>
              <w:rPr>
                <w:szCs w:val="18"/>
              </w:rPr>
            </w:pPr>
            <w:r>
              <w:rPr>
                <w:szCs w:val="18"/>
              </w:rPr>
              <w:t>O</w:t>
            </w:r>
          </w:p>
        </w:tc>
      </w:tr>
      <w:tr w:rsidR="007F0E0D" w:rsidRPr="003A4ED1" w14:paraId="7BAF790A" w14:textId="77777777" w:rsidTr="00C46382">
        <w:trPr>
          <w:cantSplit/>
        </w:trPr>
        <w:tc>
          <w:tcPr>
            <w:tcW w:w="241" w:type="pct"/>
            <w:shd w:val="clear" w:color="auto" w:fill="auto"/>
          </w:tcPr>
          <w:p w14:paraId="1011BB84"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3536E8E" w14:textId="77777777" w:rsidR="007F0E0D" w:rsidRPr="00B41A2C" w:rsidRDefault="007F0E0D" w:rsidP="00C46382">
            <w:pPr>
              <w:pStyle w:val="BodyTextTable"/>
            </w:pPr>
            <w:r w:rsidRPr="00B41A2C">
              <w:t>averag</w:t>
            </w:r>
            <w:r>
              <w:t>e monthly Off net minutes spend</w:t>
            </w:r>
          </w:p>
        </w:tc>
        <w:tc>
          <w:tcPr>
            <w:tcW w:w="673" w:type="pct"/>
            <w:shd w:val="clear" w:color="auto" w:fill="auto"/>
          </w:tcPr>
          <w:p w14:paraId="02C4E886"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5719133A" w14:textId="77777777" w:rsidR="007F0E0D" w:rsidRDefault="007F0E0D" w:rsidP="00C46382">
            <w:pPr>
              <w:pStyle w:val="BodyTextTable"/>
            </w:pPr>
            <w:r>
              <w:t xml:space="preserve">Out of the package inclusion. </w:t>
            </w:r>
            <w:r w:rsidRPr="0011400B">
              <w:t xml:space="preserve">Per the last 3 </w:t>
            </w:r>
            <w:r>
              <w:t>months</w:t>
            </w:r>
            <w:r w:rsidRPr="0011400B">
              <w:t xml:space="preserve"> and not average monthly</w:t>
            </w:r>
            <w:r>
              <w:t>.</w:t>
            </w:r>
          </w:p>
          <w:p w14:paraId="78037AE6" w14:textId="77777777" w:rsidR="007F0E0D" w:rsidRPr="0011400B" w:rsidRDefault="007F0E0D" w:rsidP="00C46382">
            <w:pPr>
              <w:pStyle w:val="BodyTextTable"/>
              <w:rPr>
                <w:color w:val="000000"/>
                <w:szCs w:val="18"/>
              </w:rPr>
            </w:pPr>
            <w:r w:rsidRPr="0011400B">
              <w:rPr>
                <w:color w:val="000000"/>
                <w:szCs w:val="18"/>
              </w:rPr>
              <w:t xml:space="preserve">Look at the last 3 </w:t>
            </w:r>
            <w:r>
              <w:rPr>
                <w:color w:val="000000"/>
                <w:szCs w:val="18"/>
              </w:rPr>
              <w:t xml:space="preserve">calendar months </w:t>
            </w:r>
            <w:r w:rsidRPr="0011400B">
              <w:rPr>
                <w:color w:val="000000"/>
                <w:szCs w:val="18"/>
              </w:rPr>
              <w:t>and check the amount spent (in Peso) on off-net minutes and divide by 3.</w:t>
            </w:r>
          </w:p>
          <w:p w14:paraId="388ED0CD" w14:textId="77777777" w:rsidR="007F0E0D" w:rsidRPr="006E0FF0" w:rsidRDefault="007F0E0D" w:rsidP="00C46382">
            <w:pPr>
              <w:pStyle w:val="BodyTextTable"/>
              <w:rPr>
                <w:color w:val="000000"/>
                <w:szCs w:val="18"/>
              </w:rPr>
            </w:pPr>
            <w:r w:rsidRPr="0011400B">
              <w:rPr>
                <w:color w:val="000000"/>
                <w:szCs w:val="18"/>
              </w:rPr>
              <w:t>*</w:t>
            </w:r>
            <w:proofErr w:type="gramStart"/>
            <w:r w:rsidRPr="0011400B">
              <w:rPr>
                <w:color w:val="000000"/>
                <w:szCs w:val="18"/>
              </w:rPr>
              <w:t>if</w:t>
            </w:r>
            <w:proofErr w:type="gramEnd"/>
            <w:r w:rsidRPr="0011400B">
              <w:rPr>
                <w:color w:val="000000"/>
                <w:szCs w:val="18"/>
              </w:rPr>
              <w:t xml:space="preserve"> the customer tenure is less than 3 months, divide in the number of months available</w:t>
            </w:r>
          </w:p>
        </w:tc>
        <w:tc>
          <w:tcPr>
            <w:tcW w:w="730" w:type="pct"/>
            <w:shd w:val="clear" w:color="auto" w:fill="auto"/>
          </w:tcPr>
          <w:p w14:paraId="59ED1D11" w14:textId="77777777" w:rsidR="007F0E0D" w:rsidRPr="00912647" w:rsidRDefault="007F0E0D" w:rsidP="00C46382">
            <w:pPr>
              <w:pStyle w:val="BodyTextTable"/>
              <w:rPr>
                <w:szCs w:val="18"/>
                <w:highlight w:val="yellow"/>
              </w:rPr>
            </w:pPr>
          </w:p>
        </w:tc>
        <w:tc>
          <w:tcPr>
            <w:tcW w:w="526" w:type="pct"/>
            <w:shd w:val="clear" w:color="auto" w:fill="auto"/>
          </w:tcPr>
          <w:p w14:paraId="7880F1C9" w14:textId="77777777" w:rsidR="007F0E0D" w:rsidRDefault="007F0E0D" w:rsidP="00C46382">
            <w:pPr>
              <w:pStyle w:val="BodyTextTable"/>
            </w:pPr>
            <w:r w:rsidRPr="00E61B1B">
              <w:t>Network</w:t>
            </w:r>
          </w:p>
        </w:tc>
        <w:tc>
          <w:tcPr>
            <w:tcW w:w="335" w:type="pct"/>
            <w:shd w:val="clear" w:color="auto" w:fill="auto"/>
          </w:tcPr>
          <w:p w14:paraId="05C89958" w14:textId="77777777" w:rsidR="007F0E0D" w:rsidRDefault="007F0E0D" w:rsidP="00C46382">
            <w:pPr>
              <w:pStyle w:val="BodyTextTable"/>
              <w:rPr>
                <w:szCs w:val="18"/>
              </w:rPr>
            </w:pPr>
            <w:r>
              <w:rPr>
                <w:szCs w:val="18"/>
              </w:rPr>
              <w:t>O</w:t>
            </w:r>
          </w:p>
        </w:tc>
      </w:tr>
      <w:tr w:rsidR="007F0E0D" w:rsidRPr="003A4ED1" w14:paraId="12F47B3E" w14:textId="77777777" w:rsidTr="00C46382">
        <w:trPr>
          <w:cantSplit/>
        </w:trPr>
        <w:tc>
          <w:tcPr>
            <w:tcW w:w="241" w:type="pct"/>
            <w:shd w:val="clear" w:color="auto" w:fill="auto"/>
          </w:tcPr>
          <w:p w14:paraId="15C37E0E"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7C797A9" w14:textId="77777777" w:rsidR="007F0E0D" w:rsidRPr="00B41A2C" w:rsidRDefault="007F0E0D" w:rsidP="00C46382">
            <w:pPr>
              <w:pStyle w:val="BodyTextTable"/>
            </w:pPr>
            <w:r w:rsidRPr="00777A55">
              <w:t>average monthly SMS usage</w:t>
            </w:r>
          </w:p>
        </w:tc>
        <w:tc>
          <w:tcPr>
            <w:tcW w:w="673" w:type="pct"/>
            <w:shd w:val="clear" w:color="auto" w:fill="auto"/>
          </w:tcPr>
          <w:p w14:paraId="0F11E732"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3CDF1080" w14:textId="77777777" w:rsidR="007F0E0D" w:rsidRDefault="007F0E0D" w:rsidP="00C46382">
            <w:pPr>
              <w:pStyle w:val="BodyTextTable"/>
              <w:rPr>
                <w:color w:val="000000"/>
                <w:szCs w:val="18"/>
              </w:rPr>
            </w:pPr>
            <w:r w:rsidRPr="0011400B">
              <w:rPr>
                <w:color w:val="000000"/>
                <w:szCs w:val="18"/>
              </w:rPr>
              <w:t xml:space="preserve">Per the last 3 </w:t>
            </w:r>
            <w:r>
              <w:rPr>
                <w:color w:val="000000"/>
                <w:szCs w:val="18"/>
              </w:rPr>
              <w:t>months</w:t>
            </w:r>
            <w:r w:rsidRPr="0011400B">
              <w:rPr>
                <w:color w:val="000000"/>
                <w:szCs w:val="18"/>
              </w:rPr>
              <w:t xml:space="preserve"> and not average monthly</w:t>
            </w:r>
            <w:r>
              <w:rPr>
                <w:color w:val="000000"/>
                <w:szCs w:val="18"/>
              </w:rPr>
              <w:t>.</w:t>
            </w:r>
          </w:p>
          <w:p w14:paraId="5488E633" w14:textId="77777777" w:rsidR="007F0E0D" w:rsidRPr="0081459A" w:rsidRDefault="007F0E0D" w:rsidP="00C46382">
            <w:pPr>
              <w:pStyle w:val="BodyTextTable"/>
              <w:rPr>
                <w:color w:val="000000"/>
                <w:szCs w:val="18"/>
              </w:rPr>
            </w:pPr>
            <w:r w:rsidRPr="0081459A">
              <w:rPr>
                <w:color w:val="000000"/>
                <w:szCs w:val="18"/>
              </w:rPr>
              <w:t>Look at the last 3 calendar months SMSs and divide by 3.</w:t>
            </w:r>
          </w:p>
          <w:p w14:paraId="22F41B5B" w14:textId="77777777" w:rsidR="007F0E0D" w:rsidRPr="006E0FF0" w:rsidRDefault="007F0E0D" w:rsidP="00C46382">
            <w:pPr>
              <w:pStyle w:val="BodyTextTable"/>
              <w:rPr>
                <w:color w:val="000000"/>
                <w:szCs w:val="18"/>
              </w:rPr>
            </w:pPr>
            <w:r w:rsidRPr="0081459A">
              <w:rPr>
                <w:color w:val="000000"/>
                <w:szCs w:val="18"/>
              </w:rPr>
              <w:t>*</w:t>
            </w:r>
            <w:proofErr w:type="gramStart"/>
            <w:r w:rsidRPr="0081459A">
              <w:rPr>
                <w:color w:val="000000"/>
                <w:szCs w:val="18"/>
              </w:rPr>
              <w:t>if</w:t>
            </w:r>
            <w:proofErr w:type="gramEnd"/>
            <w:r w:rsidRPr="0081459A">
              <w:rPr>
                <w:color w:val="000000"/>
                <w:szCs w:val="18"/>
              </w:rPr>
              <w:t xml:space="preserve"> the customer tenure is less than 3 months, divide in the number of months available</w:t>
            </w:r>
          </w:p>
        </w:tc>
        <w:tc>
          <w:tcPr>
            <w:tcW w:w="730" w:type="pct"/>
            <w:shd w:val="clear" w:color="auto" w:fill="auto"/>
          </w:tcPr>
          <w:p w14:paraId="09CA29F5" w14:textId="77777777" w:rsidR="007F0E0D" w:rsidRPr="00912647" w:rsidRDefault="007F0E0D" w:rsidP="00C46382">
            <w:pPr>
              <w:pStyle w:val="BodyTextTable"/>
              <w:rPr>
                <w:szCs w:val="18"/>
                <w:highlight w:val="yellow"/>
              </w:rPr>
            </w:pPr>
          </w:p>
        </w:tc>
        <w:tc>
          <w:tcPr>
            <w:tcW w:w="526" w:type="pct"/>
            <w:shd w:val="clear" w:color="auto" w:fill="auto"/>
          </w:tcPr>
          <w:p w14:paraId="2BB862D0" w14:textId="77777777" w:rsidR="007F0E0D" w:rsidRDefault="007F0E0D" w:rsidP="00C46382">
            <w:pPr>
              <w:pStyle w:val="BodyTextTable"/>
            </w:pPr>
            <w:r w:rsidRPr="00E61B1B">
              <w:t>Network</w:t>
            </w:r>
          </w:p>
        </w:tc>
        <w:tc>
          <w:tcPr>
            <w:tcW w:w="335" w:type="pct"/>
            <w:shd w:val="clear" w:color="auto" w:fill="auto"/>
          </w:tcPr>
          <w:p w14:paraId="5BB391FD" w14:textId="77777777" w:rsidR="007F0E0D" w:rsidRDefault="007F0E0D" w:rsidP="00C46382">
            <w:pPr>
              <w:pStyle w:val="BodyTextTable"/>
              <w:rPr>
                <w:szCs w:val="18"/>
              </w:rPr>
            </w:pPr>
            <w:r>
              <w:rPr>
                <w:szCs w:val="18"/>
              </w:rPr>
              <w:t>O</w:t>
            </w:r>
          </w:p>
        </w:tc>
      </w:tr>
      <w:tr w:rsidR="007F0E0D" w:rsidRPr="003A4ED1" w14:paraId="48CCD785" w14:textId="77777777" w:rsidTr="00C46382">
        <w:trPr>
          <w:cantSplit/>
        </w:trPr>
        <w:tc>
          <w:tcPr>
            <w:tcW w:w="241" w:type="pct"/>
            <w:shd w:val="clear" w:color="auto" w:fill="auto"/>
          </w:tcPr>
          <w:p w14:paraId="4828B55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CC0BC51" w14:textId="77777777" w:rsidR="007F0E0D" w:rsidRPr="00777A55" w:rsidRDefault="007F0E0D" w:rsidP="00C46382">
            <w:pPr>
              <w:pStyle w:val="BodyTextTable"/>
            </w:pPr>
            <w:r>
              <w:t>average monthly SMS spend</w:t>
            </w:r>
          </w:p>
        </w:tc>
        <w:tc>
          <w:tcPr>
            <w:tcW w:w="673" w:type="pct"/>
            <w:shd w:val="clear" w:color="auto" w:fill="auto"/>
          </w:tcPr>
          <w:p w14:paraId="69054BBC"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0B37631C" w14:textId="77777777" w:rsidR="007F0E0D" w:rsidRDefault="007F0E0D" w:rsidP="00C46382">
            <w:pPr>
              <w:pStyle w:val="BodyTextTable"/>
            </w:pPr>
            <w:r>
              <w:t>O</w:t>
            </w:r>
            <w:r w:rsidRPr="00777A55">
              <w:t>ut of the package inclusion</w:t>
            </w:r>
            <w:r>
              <w:t>.</w:t>
            </w:r>
          </w:p>
          <w:p w14:paraId="66E1EDA7" w14:textId="77777777" w:rsidR="007F0E0D" w:rsidRDefault="007F0E0D" w:rsidP="00C46382">
            <w:pPr>
              <w:pStyle w:val="BodyTextTable"/>
              <w:rPr>
                <w:color w:val="000000"/>
                <w:szCs w:val="18"/>
              </w:rPr>
            </w:pPr>
            <w:r w:rsidRPr="0011400B">
              <w:rPr>
                <w:color w:val="000000"/>
                <w:szCs w:val="18"/>
              </w:rPr>
              <w:t xml:space="preserve">Per the last 3 </w:t>
            </w:r>
            <w:r>
              <w:rPr>
                <w:color w:val="000000"/>
                <w:szCs w:val="18"/>
              </w:rPr>
              <w:t>months</w:t>
            </w:r>
            <w:r w:rsidRPr="0011400B">
              <w:rPr>
                <w:color w:val="000000"/>
                <w:szCs w:val="18"/>
              </w:rPr>
              <w:t xml:space="preserve"> and not average monthly</w:t>
            </w:r>
            <w:r>
              <w:rPr>
                <w:color w:val="000000"/>
                <w:szCs w:val="18"/>
              </w:rPr>
              <w:t>.</w:t>
            </w:r>
          </w:p>
          <w:p w14:paraId="046720A0" w14:textId="77777777" w:rsidR="007F0E0D" w:rsidRPr="0081459A" w:rsidRDefault="007F0E0D" w:rsidP="00C46382">
            <w:pPr>
              <w:pStyle w:val="BodyTextTable"/>
              <w:rPr>
                <w:color w:val="000000"/>
                <w:szCs w:val="18"/>
              </w:rPr>
            </w:pPr>
            <w:r w:rsidRPr="0081459A">
              <w:rPr>
                <w:color w:val="000000"/>
                <w:szCs w:val="18"/>
              </w:rPr>
              <w:t>Look at the last 3 calendar months and check the amount spent (in Peso) on SMSs and divide by 3.</w:t>
            </w:r>
          </w:p>
          <w:p w14:paraId="035B3E65" w14:textId="77777777" w:rsidR="007F0E0D" w:rsidRPr="006E0FF0" w:rsidRDefault="007F0E0D" w:rsidP="00C46382">
            <w:pPr>
              <w:pStyle w:val="BodyTextTable"/>
              <w:rPr>
                <w:color w:val="000000"/>
                <w:szCs w:val="18"/>
              </w:rPr>
            </w:pPr>
            <w:r w:rsidRPr="0081459A">
              <w:rPr>
                <w:color w:val="000000"/>
                <w:szCs w:val="18"/>
              </w:rPr>
              <w:t>*</w:t>
            </w:r>
            <w:proofErr w:type="gramStart"/>
            <w:r w:rsidRPr="0081459A">
              <w:rPr>
                <w:color w:val="000000"/>
                <w:szCs w:val="18"/>
              </w:rPr>
              <w:t>if</w:t>
            </w:r>
            <w:proofErr w:type="gramEnd"/>
            <w:r w:rsidRPr="0081459A">
              <w:rPr>
                <w:color w:val="000000"/>
                <w:szCs w:val="18"/>
              </w:rPr>
              <w:t xml:space="preserve"> the customer tenure is less than 3 months, divide in the number of months available</w:t>
            </w:r>
          </w:p>
        </w:tc>
        <w:tc>
          <w:tcPr>
            <w:tcW w:w="730" w:type="pct"/>
            <w:shd w:val="clear" w:color="auto" w:fill="auto"/>
          </w:tcPr>
          <w:p w14:paraId="5E7558DE" w14:textId="77777777" w:rsidR="007F0E0D" w:rsidRPr="00912647" w:rsidRDefault="007F0E0D" w:rsidP="00C46382">
            <w:pPr>
              <w:pStyle w:val="BodyTextTable"/>
              <w:rPr>
                <w:szCs w:val="18"/>
                <w:highlight w:val="yellow"/>
              </w:rPr>
            </w:pPr>
          </w:p>
        </w:tc>
        <w:tc>
          <w:tcPr>
            <w:tcW w:w="526" w:type="pct"/>
            <w:shd w:val="clear" w:color="auto" w:fill="auto"/>
          </w:tcPr>
          <w:p w14:paraId="56DF34FB" w14:textId="77777777" w:rsidR="007F0E0D" w:rsidRDefault="007F0E0D" w:rsidP="00C46382">
            <w:pPr>
              <w:pStyle w:val="BodyTextTable"/>
            </w:pPr>
            <w:r w:rsidRPr="00E61B1B">
              <w:t>Network</w:t>
            </w:r>
          </w:p>
        </w:tc>
        <w:tc>
          <w:tcPr>
            <w:tcW w:w="335" w:type="pct"/>
            <w:shd w:val="clear" w:color="auto" w:fill="auto"/>
          </w:tcPr>
          <w:p w14:paraId="4C007672" w14:textId="77777777" w:rsidR="007F0E0D" w:rsidRDefault="007F0E0D" w:rsidP="00C46382">
            <w:pPr>
              <w:pStyle w:val="BodyTextTable"/>
              <w:rPr>
                <w:szCs w:val="18"/>
              </w:rPr>
            </w:pPr>
            <w:r>
              <w:rPr>
                <w:szCs w:val="18"/>
              </w:rPr>
              <w:t>O</w:t>
            </w:r>
          </w:p>
        </w:tc>
      </w:tr>
      <w:tr w:rsidR="007F0E0D" w:rsidRPr="003A4ED1" w14:paraId="091CA17C" w14:textId="77777777" w:rsidTr="00C46382">
        <w:trPr>
          <w:cantSplit/>
        </w:trPr>
        <w:tc>
          <w:tcPr>
            <w:tcW w:w="241" w:type="pct"/>
            <w:shd w:val="clear" w:color="auto" w:fill="auto"/>
          </w:tcPr>
          <w:p w14:paraId="7574D69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E585CEF" w14:textId="77777777" w:rsidR="007F0E0D" w:rsidRPr="00777A55" w:rsidRDefault="007F0E0D" w:rsidP="00C46382">
            <w:pPr>
              <w:pStyle w:val="BodyTextTable"/>
            </w:pPr>
            <w:r w:rsidRPr="00777A55">
              <w:t>International Voice duration</w:t>
            </w:r>
          </w:p>
        </w:tc>
        <w:tc>
          <w:tcPr>
            <w:tcW w:w="673" w:type="pct"/>
            <w:shd w:val="clear" w:color="auto" w:fill="auto"/>
          </w:tcPr>
          <w:p w14:paraId="3EF1F1CD"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62D6090E" w14:textId="77777777" w:rsidR="007F0E0D" w:rsidRDefault="007F0E0D" w:rsidP="00C46382">
            <w:pPr>
              <w:pStyle w:val="BodyTextTable"/>
              <w:rPr>
                <w:color w:val="000000"/>
                <w:szCs w:val="18"/>
              </w:rPr>
            </w:pPr>
            <w:r>
              <w:rPr>
                <w:color w:val="000000"/>
                <w:szCs w:val="18"/>
              </w:rPr>
              <w:t>Outgoing.</w:t>
            </w:r>
          </w:p>
          <w:p w14:paraId="48265825" w14:textId="77777777" w:rsidR="007F0E0D" w:rsidRPr="0081459A" w:rsidRDefault="007F0E0D" w:rsidP="00C46382">
            <w:pPr>
              <w:pStyle w:val="BodyTextTable"/>
              <w:rPr>
                <w:color w:val="000000"/>
                <w:szCs w:val="18"/>
              </w:rPr>
            </w:pPr>
            <w:r w:rsidRPr="0081459A">
              <w:rPr>
                <w:color w:val="000000"/>
                <w:szCs w:val="18"/>
              </w:rPr>
              <w:t>Look at the last 3 calendar months and check the international call duration in minutes and divide by 3.</w:t>
            </w:r>
          </w:p>
          <w:p w14:paraId="0210592A" w14:textId="77777777" w:rsidR="007F0E0D" w:rsidRPr="006E0FF0" w:rsidRDefault="007F0E0D" w:rsidP="00C46382">
            <w:pPr>
              <w:pStyle w:val="BodyTextTable"/>
              <w:rPr>
                <w:color w:val="000000"/>
                <w:szCs w:val="18"/>
              </w:rPr>
            </w:pPr>
            <w:r w:rsidRPr="0081459A">
              <w:rPr>
                <w:color w:val="000000"/>
                <w:szCs w:val="18"/>
              </w:rPr>
              <w:t>*</w:t>
            </w:r>
            <w:proofErr w:type="gramStart"/>
            <w:r w:rsidRPr="0081459A">
              <w:rPr>
                <w:color w:val="000000"/>
                <w:szCs w:val="18"/>
              </w:rPr>
              <w:t>if</w:t>
            </w:r>
            <w:proofErr w:type="gramEnd"/>
            <w:r w:rsidRPr="0081459A">
              <w:rPr>
                <w:color w:val="000000"/>
                <w:szCs w:val="18"/>
              </w:rPr>
              <w:t xml:space="preserve"> the customer tenure is less than 3 months, divide in the number of months available</w:t>
            </w:r>
          </w:p>
        </w:tc>
        <w:tc>
          <w:tcPr>
            <w:tcW w:w="730" w:type="pct"/>
            <w:shd w:val="clear" w:color="auto" w:fill="auto"/>
          </w:tcPr>
          <w:p w14:paraId="48394BF1" w14:textId="77777777" w:rsidR="007F0E0D" w:rsidRPr="00912647" w:rsidRDefault="007F0E0D" w:rsidP="00C46382">
            <w:pPr>
              <w:pStyle w:val="BodyTextTable"/>
              <w:rPr>
                <w:szCs w:val="18"/>
                <w:highlight w:val="yellow"/>
              </w:rPr>
            </w:pPr>
          </w:p>
        </w:tc>
        <w:tc>
          <w:tcPr>
            <w:tcW w:w="526" w:type="pct"/>
            <w:shd w:val="clear" w:color="auto" w:fill="auto"/>
          </w:tcPr>
          <w:p w14:paraId="5923326B" w14:textId="77777777" w:rsidR="007F0E0D" w:rsidRDefault="007F0E0D" w:rsidP="00C46382">
            <w:pPr>
              <w:pStyle w:val="BodyTextTable"/>
            </w:pPr>
            <w:r w:rsidRPr="00E61B1B">
              <w:t>Network</w:t>
            </w:r>
          </w:p>
        </w:tc>
        <w:tc>
          <w:tcPr>
            <w:tcW w:w="335" w:type="pct"/>
            <w:shd w:val="clear" w:color="auto" w:fill="auto"/>
          </w:tcPr>
          <w:p w14:paraId="365229DC" w14:textId="77777777" w:rsidR="007F0E0D" w:rsidRDefault="007F0E0D" w:rsidP="00C46382">
            <w:pPr>
              <w:pStyle w:val="BodyTextTable"/>
              <w:rPr>
                <w:szCs w:val="18"/>
              </w:rPr>
            </w:pPr>
            <w:r>
              <w:rPr>
                <w:szCs w:val="18"/>
              </w:rPr>
              <w:t>O</w:t>
            </w:r>
          </w:p>
        </w:tc>
      </w:tr>
      <w:tr w:rsidR="007F0E0D" w:rsidRPr="003A4ED1" w14:paraId="46B69C13" w14:textId="77777777" w:rsidTr="00C46382">
        <w:trPr>
          <w:cantSplit/>
        </w:trPr>
        <w:tc>
          <w:tcPr>
            <w:tcW w:w="241" w:type="pct"/>
            <w:shd w:val="clear" w:color="auto" w:fill="auto"/>
          </w:tcPr>
          <w:p w14:paraId="2A6BCD3E"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4AD8A09" w14:textId="77777777" w:rsidR="007F0E0D" w:rsidRPr="00777A55" w:rsidRDefault="007F0E0D" w:rsidP="00C46382">
            <w:pPr>
              <w:pStyle w:val="BodyTextTable"/>
            </w:pPr>
            <w:r w:rsidRPr="00814CBB">
              <w:t>International Voice Spend</w:t>
            </w:r>
          </w:p>
        </w:tc>
        <w:tc>
          <w:tcPr>
            <w:tcW w:w="673" w:type="pct"/>
            <w:shd w:val="clear" w:color="auto" w:fill="auto"/>
          </w:tcPr>
          <w:p w14:paraId="10952BD4"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45BF0C1A" w14:textId="77777777" w:rsidR="007F0E0D" w:rsidRDefault="007F0E0D" w:rsidP="00C46382">
            <w:pPr>
              <w:pStyle w:val="BodyTextTable"/>
              <w:rPr>
                <w:color w:val="000000"/>
                <w:szCs w:val="18"/>
              </w:rPr>
            </w:pPr>
            <w:r>
              <w:rPr>
                <w:color w:val="000000"/>
                <w:szCs w:val="18"/>
              </w:rPr>
              <w:t>Outgoing.</w:t>
            </w:r>
          </w:p>
          <w:p w14:paraId="4D40221A" w14:textId="77777777" w:rsidR="007F0E0D" w:rsidRPr="00814CBB" w:rsidRDefault="007F0E0D" w:rsidP="00C46382">
            <w:pPr>
              <w:pStyle w:val="BodyTextTable"/>
              <w:rPr>
                <w:color w:val="000000"/>
                <w:szCs w:val="18"/>
              </w:rPr>
            </w:pPr>
            <w:r w:rsidRPr="00814CBB">
              <w:rPr>
                <w:color w:val="000000"/>
                <w:szCs w:val="18"/>
              </w:rPr>
              <w:t>Look at the last 3 calendar months and check the amount spent (in Peso) on international minutes and divide by 3.</w:t>
            </w:r>
          </w:p>
          <w:p w14:paraId="3069256D" w14:textId="77777777" w:rsidR="007F0E0D" w:rsidRDefault="007F0E0D" w:rsidP="00C46382">
            <w:pPr>
              <w:pStyle w:val="BodyTextTable"/>
              <w:rPr>
                <w:color w:val="000000"/>
                <w:szCs w:val="18"/>
              </w:rPr>
            </w:pPr>
            <w:r w:rsidRPr="00814CBB">
              <w:rPr>
                <w:color w:val="000000"/>
                <w:szCs w:val="18"/>
              </w:rPr>
              <w:t>*</w:t>
            </w:r>
            <w:proofErr w:type="gramStart"/>
            <w:r w:rsidRPr="00814CBB">
              <w:rPr>
                <w:color w:val="000000"/>
                <w:szCs w:val="18"/>
              </w:rPr>
              <w:t>if</w:t>
            </w:r>
            <w:proofErr w:type="gramEnd"/>
            <w:r w:rsidRPr="00814CBB">
              <w:rPr>
                <w:color w:val="000000"/>
                <w:szCs w:val="18"/>
              </w:rPr>
              <w:t xml:space="preserve"> the customer tenure is less than 3 months, divide in the number of months available</w:t>
            </w:r>
          </w:p>
        </w:tc>
        <w:tc>
          <w:tcPr>
            <w:tcW w:w="730" w:type="pct"/>
            <w:shd w:val="clear" w:color="auto" w:fill="auto"/>
          </w:tcPr>
          <w:p w14:paraId="4CCD823D" w14:textId="77777777" w:rsidR="007F0E0D" w:rsidRPr="00912647" w:rsidRDefault="007F0E0D" w:rsidP="00C46382">
            <w:pPr>
              <w:pStyle w:val="BodyTextTable"/>
              <w:rPr>
                <w:szCs w:val="18"/>
                <w:highlight w:val="yellow"/>
              </w:rPr>
            </w:pPr>
          </w:p>
        </w:tc>
        <w:tc>
          <w:tcPr>
            <w:tcW w:w="526" w:type="pct"/>
            <w:shd w:val="clear" w:color="auto" w:fill="auto"/>
          </w:tcPr>
          <w:p w14:paraId="030A4E7B" w14:textId="77777777" w:rsidR="007F0E0D" w:rsidRPr="00E61B1B" w:rsidRDefault="007F0E0D" w:rsidP="00C46382">
            <w:pPr>
              <w:pStyle w:val="BodyTextTable"/>
            </w:pPr>
            <w:r w:rsidRPr="00E61B1B">
              <w:t>Network</w:t>
            </w:r>
          </w:p>
        </w:tc>
        <w:tc>
          <w:tcPr>
            <w:tcW w:w="335" w:type="pct"/>
            <w:shd w:val="clear" w:color="auto" w:fill="auto"/>
          </w:tcPr>
          <w:p w14:paraId="3D7182E0" w14:textId="77777777" w:rsidR="007F0E0D" w:rsidRDefault="007F0E0D" w:rsidP="00C46382">
            <w:pPr>
              <w:pStyle w:val="BodyTextTable"/>
              <w:rPr>
                <w:szCs w:val="18"/>
              </w:rPr>
            </w:pPr>
            <w:r>
              <w:rPr>
                <w:szCs w:val="18"/>
              </w:rPr>
              <w:t>O</w:t>
            </w:r>
          </w:p>
        </w:tc>
      </w:tr>
      <w:tr w:rsidR="007F0E0D" w:rsidRPr="003A4ED1" w14:paraId="44D83CB5" w14:textId="77777777" w:rsidTr="00C46382">
        <w:trPr>
          <w:cantSplit/>
        </w:trPr>
        <w:tc>
          <w:tcPr>
            <w:tcW w:w="241" w:type="pct"/>
            <w:shd w:val="clear" w:color="auto" w:fill="auto"/>
          </w:tcPr>
          <w:p w14:paraId="668E676E"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022E1B3" w14:textId="77777777" w:rsidR="007F0E0D" w:rsidRPr="00777A55" w:rsidRDefault="007F0E0D" w:rsidP="00C46382">
            <w:pPr>
              <w:pStyle w:val="BodyTextTable"/>
            </w:pPr>
            <w:r w:rsidRPr="00777A55">
              <w:t>International SMS events</w:t>
            </w:r>
          </w:p>
        </w:tc>
        <w:tc>
          <w:tcPr>
            <w:tcW w:w="673" w:type="pct"/>
            <w:shd w:val="clear" w:color="auto" w:fill="auto"/>
          </w:tcPr>
          <w:p w14:paraId="5539315F"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0E27DCD6" w14:textId="77777777" w:rsidR="007F0E0D" w:rsidRDefault="007F0E0D" w:rsidP="00C46382">
            <w:pPr>
              <w:pStyle w:val="BodyTextTable"/>
              <w:rPr>
                <w:color w:val="000000"/>
                <w:szCs w:val="18"/>
              </w:rPr>
            </w:pPr>
            <w:r>
              <w:rPr>
                <w:color w:val="000000"/>
                <w:szCs w:val="18"/>
              </w:rPr>
              <w:t>Outgoing.</w:t>
            </w:r>
          </w:p>
          <w:p w14:paraId="2A4FBF02" w14:textId="77777777" w:rsidR="007F0E0D" w:rsidRPr="00814CBB" w:rsidRDefault="007F0E0D" w:rsidP="00C46382">
            <w:pPr>
              <w:pStyle w:val="BodyTextTable"/>
              <w:rPr>
                <w:color w:val="000000"/>
                <w:szCs w:val="18"/>
              </w:rPr>
            </w:pPr>
            <w:r w:rsidRPr="00814CBB">
              <w:rPr>
                <w:color w:val="000000"/>
                <w:szCs w:val="18"/>
              </w:rPr>
              <w:t xml:space="preserve">Look at the last 3 calendar months and check the international SMSs sum </w:t>
            </w:r>
            <w:r>
              <w:rPr>
                <w:color w:val="000000"/>
                <w:szCs w:val="18"/>
              </w:rPr>
              <w:t xml:space="preserve">amount </w:t>
            </w:r>
            <w:r w:rsidRPr="00814CBB">
              <w:rPr>
                <w:color w:val="000000"/>
                <w:szCs w:val="18"/>
              </w:rPr>
              <w:t>and divide by 3.</w:t>
            </w:r>
          </w:p>
          <w:p w14:paraId="505F6B38" w14:textId="77777777" w:rsidR="007F0E0D" w:rsidRPr="006E0FF0" w:rsidRDefault="007F0E0D" w:rsidP="00C46382">
            <w:pPr>
              <w:pStyle w:val="BodyTextTable"/>
              <w:rPr>
                <w:color w:val="000000"/>
                <w:szCs w:val="18"/>
              </w:rPr>
            </w:pPr>
            <w:r w:rsidRPr="00814CBB">
              <w:rPr>
                <w:color w:val="000000"/>
                <w:szCs w:val="18"/>
              </w:rPr>
              <w:t>*</w:t>
            </w:r>
            <w:proofErr w:type="gramStart"/>
            <w:r w:rsidRPr="00814CBB">
              <w:rPr>
                <w:color w:val="000000"/>
                <w:szCs w:val="18"/>
              </w:rPr>
              <w:t>if</w:t>
            </w:r>
            <w:proofErr w:type="gramEnd"/>
            <w:r w:rsidRPr="00814CBB">
              <w:rPr>
                <w:color w:val="000000"/>
                <w:szCs w:val="18"/>
              </w:rPr>
              <w:t xml:space="preserve"> the customer tenure is less than 3 months, divide in the number of months available</w:t>
            </w:r>
          </w:p>
        </w:tc>
        <w:tc>
          <w:tcPr>
            <w:tcW w:w="730" w:type="pct"/>
            <w:shd w:val="clear" w:color="auto" w:fill="auto"/>
          </w:tcPr>
          <w:p w14:paraId="77A125B9" w14:textId="77777777" w:rsidR="007F0E0D" w:rsidRPr="00912647" w:rsidRDefault="007F0E0D" w:rsidP="00C46382">
            <w:pPr>
              <w:pStyle w:val="BodyTextTable"/>
              <w:rPr>
                <w:szCs w:val="18"/>
                <w:highlight w:val="yellow"/>
              </w:rPr>
            </w:pPr>
          </w:p>
        </w:tc>
        <w:tc>
          <w:tcPr>
            <w:tcW w:w="526" w:type="pct"/>
            <w:shd w:val="clear" w:color="auto" w:fill="auto"/>
          </w:tcPr>
          <w:p w14:paraId="7C311700" w14:textId="77777777" w:rsidR="007F0E0D" w:rsidRDefault="007F0E0D" w:rsidP="00C46382">
            <w:pPr>
              <w:pStyle w:val="BodyTextTable"/>
            </w:pPr>
            <w:r w:rsidRPr="00E61B1B">
              <w:t>Network</w:t>
            </w:r>
          </w:p>
        </w:tc>
        <w:tc>
          <w:tcPr>
            <w:tcW w:w="335" w:type="pct"/>
            <w:shd w:val="clear" w:color="auto" w:fill="auto"/>
          </w:tcPr>
          <w:p w14:paraId="024C5151" w14:textId="77777777" w:rsidR="007F0E0D" w:rsidRDefault="007F0E0D" w:rsidP="00C46382">
            <w:pPr>
              <w:pStyle w:val="BodyTextTable"/>
              <w:rPr>
                <w:szCs w:val="18"/>
              </w:rPr>
            </w:pPr>
            <w:r>
              <w:rPr>
                <w:szCs w:val="18"/>
              </w:rPr>
              <w:t>O</w:t>
            </w:r>
          </w:p>
        </w:tc>
      </w:tr>
      <w:tr w:rsidR="007F0E0D" w:rsidRPr="003A4ED1" w14:paraId="58199CED" w14:textId="77777777" w:rsidTr="00C46382">
        <w:trPr>
          <w:cantSplit/>
        </w:trPr>
        <w:tc>
          <w:tcPr>
            <w:tcW w:w="241" w:type="pct"/>
            <w:shd w:val="clear" w:color="auto" w:fill="auto"/>
          </w:tcPr>
          <w:p w14:paraId="369DD302"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FB4C9BE" w14:textId="77777777" w:rsidR="007F0E0D" w:rsidRPr="00777A55" w:rsidRDefault="007F0E0D" w:rsidP="00C46382">
            <w:pPr>
              <w:pStyle w:val="BodyTextTable"/>
            </w:pPr>
            <w:r w:rsidRPr="00237D81">
              <w:t>International SMS Spend</w:t>
            </w:r>
          </w:p>
        </w:tc>
        <w:tc>
          <w:tcPr>
            <w:tcW w:w="673" w:type="pct"/>
            <w:shd w:val="clear" w:color="auto" w:fill="auto"/>
          </w:tcPr>
          <w:p w14:paraId="35AC6BF2"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32B5E84C" w14:textId="77777777" w:rsidR="007F0E0D" w:rsidRDefault="007F0E0D" w:rsidP="00C46382">
            <w:pPr>
              <w:pStyle w:val="BodyTextTable"/>
              <w:rPr>
                <w:color w:val="000000"/>
                <w:szCs w:val="18"/>
              </w:rPr>
            </w:pPr>
            <w:r>
              <w:rPr>
                <w:color w:val="000000"/>
                <w:szCs w:val="18"/>
              </w:rPr>
              <w:t>Outgoing.</w:t>
            </w:r>
          </w:p>
          <w:p w14:paraId="079D8D18" w14:textId="77777777" w:rsidR="007F0E0D" w:rsidRPr="00237D81" w:rsidRDefault="007F0E0D" w:rsidP="00C46382">
            <w:pPr>
              <w:pStyle w:val="BodyTextTable"/>
              <w:rPr>
                <w:color w:val="000000"/>
                <w:szCs w:val="18"/>
              </w:rPr>
            </w:pPr>
            <w:r w:rsidRPr="00237D81">
              <w:rPr>
                <w:color w:val="000000"/>
                <w:szCs w:val="18"/>
              </w:rPr>
              <w:t>Look at the last 3 calendar months and check the amount spent (in Peso) on international SMS and divide by 3.</w:t>
            </w:r>
          </w:p>
          <w:p w14:paraId="423A9142" w14:textId="77777777" w:rsidR="007F0E0D" w:rsidRPr="0011400B" w:rsidRDefault="007F0E0D" w:rsidP="00C46382">
            <w:pPr>
              <w:pStyle w:val="BodyTextTable"/>
              <w:rPr>
                <w:color w:val="000000"/>
                <w:szCs w:val="18"/>
              </w:rPr>
            </w:pPr>
            <w:r w:rsidRPr="00237D81">
              <w:rPr>
                <w:color w:val="000000"/>
                <w:szCs w:val="18"/>
              </w:rPr>
              <w:t>*</w:t>
            </w:r>
            <w:proofErr w:type="gramStart"/>
            <w:r w:rsidRPr="00237D81">
              <w:rPr>
                <w:color w:val="000000"/>
                <w:szCs w:val="18"/>
              </w:rPr>
              <w:t>if</w:t>
            </w:r>
            <w:proofErr w:type="gramEnd"/>
            <w:r w:rsidRPr="00237D81">
              <w:rPr>
                <w:color w:val="000000"/>
                <w:szCs w:val="18"/>
              </w:rPr>
              <w:t xml:space="preserve"> the customer tenure is less than 3 months, divide in the number of months available</w:t>
            </w:r>
          </w:p>
        </w:tc>
        <w:tc>
          <w:tcPr>
            <w:tcW w:w="730" w:type="pct"/>
            <w:shd w:val="clear" w:color="auto" w:fill="auto"/>
          </w:tcPr>
          <w:p w14:paraId="5BE36C03" w14:textId="77777777" w:rsidR="007F0E0D" w:rsidRPr="00912647" w:rsidRDefault="007F0E0D" w:rsidP="00C46382">
            <w:pPr>
              <w:pStyle w:val="BodyTextTable"/>
              <w:rPr>
                <w:szCs w:val="18"/>
                <w:highlight w:val="yellow"/>
              </w:rPr>
            </w:pPr>
          </w:p>
        </w:tc>
        <w:tc>
          <w:tcPr>
            <w:tcW w:w="526" w:type="pct"/>
            <w:shd w:val="clear" w:color="auto" w:fill="auto"/>
          </w:tcPr>
          <w:p w14:paraId="3EB3A387" w14:textId="77777777" w:rsidR="007F0E0D" w:rsidRPr="00E61B1B" w:rsidRDefault="007F0E0D" w:rsidP="00C46382">
            <w:pPr>
              <w:pStyle w:val="BodyTextTable"/>
            </w:pPr>
            <w:r w:rsidRPr="00E61B1B">
              <w:t>Network</w:t>
            </w:r>
          </w:p>
        </w:tc>
        <w:tc>
          <w:tcPr>
            <w:tcW w:w="335" w:type="pct"/>
            <w:shd w:val="clear" w:color="auto" w:fill="auto"/>
          </w:tcPr>
          <w:p w14:paraId="0C95563A" w14:textId="77777777" w:rsidR="007F0E0D" w:rsidRDefault="007F0E0D" w:rsidP="00C46382">
            <w:pPr>
              <w:pStyle w:val="BodyTextTable"/>
              <w:rPr>
                <w:szCs w:val="18"/>
              </w:rPr>
            </w:pPr>
            <w:r>
              <w:rPr>
                <w:szCs w:val="18"/>
              </w:rPr>
              <w:t>O</w:t>
            </w:r>
          </w:p>
        </w:tc>
      </w:tr>
      <w:tr w:rsidR="007F0E0D" w:rsidRPr="003A4ED1" w14:paraId="6F86C6CC" w14:textId="77777777" w:rsidTr="00C46382">
        <w:trPr>
          <w:cantSplit/>
        </w:trPr>
        <w:tc>
          <w:tcPr>
            <w:tcW w:w="241" w:type="pct"/>
            <w:shd w:val="clear" w:color="auto" w:fill="auto"/>
          </w:tcPr>
          <w:p w14:paraId="69A6103A"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2C98300" w14:textId="77777777" w:rsidR="007F0E0D" w:rsidRPr="00777A55" w:rsidRDefault="007F0E0D" w:rsidP="00C46382">
            <w:pPr>
              <w:pStyle w:val="BodyTextTable"/>
            </w:pPr>
            <w:r w:rsidRPr="00777A55">
              <w:t>Roaming Voice duration</w:t>
            </w:r>
            <w:r w:rsidRPr="00474244">
              <w:t xml:space="preserve"> - monthly average</w:t>
            </w:r>
          </w:p>
        </w:tc>
        <w:tc>
          <w:tcPr>
            <w:tcW w:w="673" w:type="pct"/>
            <w:shd w:val="clear" w:color="auto" w:fill="auto"/>
          </w:tcPr>
          <w:p w14:paraId="27B34921"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24093E52" w14:textId="77777777" w:rsidR="007F0E0D" w:rsidRDefault="007F0E0D" w:rsidP="00C46382">
            <w:pPr>
              <w:pStyle w:val="BodyTextTable"/>
              <w:rPr>
                <w:color w:val="000000"/>
                <w:szCs w:val="18"/>
              </w:rPr>
            </w:pPr>
            <w:r w:rsidRPr="0011400B">
              <w:rPr>
                <w:color w:val="000000"/>
                <w:szCs w:val="18"/>
              </w:rPr>
              <w:t xml:space="preserve">Inbound and Outbound duration. </w:t>
            </w:r>
          </w:p>
          <w:p w14:paraId="11A8A6A2" w14:textId="77777777" w:rsidR="007F0E0D" w:rsidRPr="00474244" w:rsidRDefault="007F0E0D" w:rsidP="00C46382">
            <w:pPr>
              <w:pStyle w:val="BodyTextTable"/>
              <w:rPr>
                <w:color w:val="000000"/>
                <w:szCs w:val="18"/>
              </w:rPr>
            </w:pPr>
            <w:r w:rsidRPr="00474244">
              <w:rPr>
                <w:color w:val="000000"/>
                <w:szCs w:val="18"/>
              </w:rPr>
              <w:t>Look at the last 3 calendar months and sum the roaming minutes (both incoming and outgoing) used. Divide the result by 3</w:t>
            </w:r>
          </w:p>
          <w:p w14:paraId="0E0D5C56" w14:textId="77777777" w:rsidR="007F0E0D" w:rsidRPr="006E0FF0" w:rsidRDefault="007F0E0D" w:rsidP="00C46382">
            <w:pPr>
              <w:pStyle w:val="BodyTextTable"/>
              <w:rPr>
                <w:color w:val="000000"/>
                <w:szCs w:val="18"/>
              </w:rPr>
            </w:pPr>
            <w:r w:rsidRPr="00474244">
              <w:rPr>
                <w:color w:val="000000"/>
                <w:szCs w:val="18"/>
              </w:rPr>
              <w:t>*</w:t>
            </w:r>
            <w:proofErr w:type="gramStart"/>
            <w:r w:rsidRPr="00474244">
              <w:rPr>
                <w:color w:val="000000"/>
                <w:szCs w:val="18"/>
              </w:rPr>
              <w:t>if</w:t>
            </w:r>
            <w:proofErr w:type="gramEnd"/>
            <w:r w:rsidRPr="00474244">
              <w:rPr>
                <w:color w:val="000000"/>
                <w:szCs w:val="18"/>
              </w:rPr>
              <w:t xml:space="preserve"> the customer tenure is less than 3 months, divide in the number of months available</w:t>
            </w:r>
          </w:p>
        </w:tc>
        <w:tc>
          <w:tcPr>
            <w:tcW w:w="730" w:type="pct"/>
            <w:shd w:val="clear" w:color="auto" w:fill="auto"/>
          </w:tcPr>
          <w:p w14:paraId="319C0DA9" w14:textId="77777777" w:rsidR="007F0E0D" w:rsidRPr="00912647" w:rsidRDefault="007F0E0D" w:rsidP="00C46382">
            <w:pPr>
              <w:pStyle w:val="BodyTextTable"/>
              <w:rPr>
                <w:szCs w:val="18"/>
                <w:highlight w:val="yellow"/>
              </w:rPr>
            </w:pPr>
          </w:p>
        </w:tc>
        <w:tc>
          <w:tcPr>
            <w:tcW w:w="526" w:type="pct"/>
            <w:shd w:val="clear" w:color="auto" w:fill="auto"/>
          </w:tcPr>
          <w:p w14:paraId="4AC4CBA2" w14:textId="77777777" w:rsidR="007F0E0D" w:rsidRDefault="007F0E0D" w:rsidP="00C46382">
            <w:pPr>
              <w:pStyle w:val="BodyTextTable"/>
            </w:pPr>
            <w:r w:rsidRPr="00E61B1B">
              <w:t>Network</w:t>
            </w:r>
          </w:p>
        </w:tc>
        <w:tc>
          <w:tcPr>
            <w:tcW w:w="335" w:type="pct"/>
            <w:shd w:val="clear" w:color="auto" w:fill="auto"/>
          </w:tcPr>
          <w:p w14:paraId="7AC4EB60" w14:textId="77777777" w:rsidR="007F0E0D" w:rsidRDefault="007F0E0D" w:rsidP="00C46382">
            <w:pPr>
              <w:pStyle w:val="BodyTextTable"/>
              <w:rPr>
                <w:szCs w:val="18"/>
              </w:rPr>
            </w:pPr>
            <w:r>
              <w:rPr>
                <w:szCs w:val="18"/>
              </w:rPr>
              <w:t>O</w:t>
            </w:r>
          </w:p>
        </w:tc>
      </w:tr>
      <w:tr w:rsidR="007F0E0D" w:rsidRPr="003A4ED1" w14:paraId="16059762" w14:textId="77777777" w:rsidTr="00C46382">
        <w:trPr>
          <w:cantSplit/>
        </w:trPr>
        <w:tc>
          <w:tcPr>
            <w:tcW w:w="241" w:type="pct"/>
            <w:shd w:val="clear" w:color="auto" w:fill="auto"/>
          </w:tcPr>
          <w:p w14:paraId="208562F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8318181" w14:textId="77777777" w:rsidR="007F0E0D" w:rsidRPr="00777A55" w:rsidRDefault="007F0E0D" w:rsidP="00C46382">
            <w:pPr>
              <w:pStyle w:val="BodyTextTable"/>
            </w:pPr>
            <w:r w:rsidRPr="00777A55">
              <w:t>Roaming SMS events</w:t>
            </w:r>
            <w:r w:rsidRPr="00474244">
              <w:t xml:space="preserve"> - monthly average</w:t>
            </w:r>
          </w:p>
        </w:tc>
        <w:tc>
          <w:tcPr>
            <w:tcW w:w="673" w:type="pct"/>
            <w:shd w:val="clear" w:color="auto" w:fill="auto"/>
          </w:tcPr>
          <w:p w14:paraId="5E42166A"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2862D792" w14:textId="77777777" w:rsidR="007F0E0D" w:rsidRDefault="007F0E0D" w:rsidP="00C46382">
            <w:pPr>
              <w:pStyle w:val="BodyTextTable"/>
              <w:rPr>
                <w:color w:val="000000"/>
                <w:szCs w:val="18"/>
              </w:rPr>
            </w:pPr>
            <w:r w:rsidRPr="005C0177">
              <w:rPr>
                <w:color w:val="000000"/>
                <w:szCs w:val="18"/>
              </w:rPr>
              <w:t>Inbound and Outbound events.</w:t>
            </w:r>
          </w:p>
          <w:p w14:paraId="72F4C790" w14:textId="77777777" w:rsidR="007F0E0D" w:rsidRPr="00474244" w:rsidRDefault="007F0E0D" w:rsidP="00C46382">
            <w:pPr>
              <w:pStyle w:val="BodyTextTable"/>
              <w:rPr>
                <w:color w:val="000000"/>
                <w:szCs w:val="18"/>
              </w:rPr>
            </w:pPr>
            <w:r w:rsidRPr="00474244">
              <w:rPr>
                <w:color w:val="000000"/>
                <w:szCs w:val="18"/>
              </w:rPr>
              <w:t>Look at the last 3 calendar months and sum the roaming SMS (both incoming and outgoing) used. Divide the result by 3</w:t>
            </w:r>
          </w:p>
          <w:p w14:paraId="3398E31D" w14:textId="77777777" w:rsidR="007F0E0D" w:rsidRPr="006E0FF0" w:rsidRDefault="007F0E0D" w:rsidP="00C46382">
            <w:pPr>
              <w:pStyle w:val="BodyTextTable"/>
              <w:rPr>
                <w:color w:val="000000"/>
                <w:szCs w:val="18"/>
              </w:rPr>
            </w:pPr>
            <w:r w:rsidRPr="00474244">
              <w:rPr>
                <w:color w:val="000000"/>
                <w:szCs w:val="18"/>
              </w:rPr>
              <w:t>*</w:t>
            </w:r>
            <w:proofErr w:type="gramStart"/>
            <w:r w:rsidRPr="00474244">
              <w:rPr>
                <w:color w:val="000000"/>
                <w:szCs w:val="18"/>
              </w:rPr>
              <w:t>if</w:t>
            </w:r>
            <w:proofErr w:type="gramEnd"/>
            <w:r w:rsidRPr="00474244">
              <w:rPr>
                <w:color w:val="000000"/>
                <w:szCs w:val="18"/>
              </w:rPr>
              <w:t xml:space="preserve"> the customer tenure is less than 3 months, divide in the number of months available</w:t>
            </w:r>
          </w:p>
        </w:tc>
        <w:tc>
          <w:tcPr>
            <w:tcW w:w="730" w:type="pct"/>
            <w:shd w:val="clear" w:color="auto" w:fill="auto"/>
          </w:tcPr>
          <w:p w14:paraId="0B4D967F" w14:textId="77777777" w:rsidR="007F0E0D" w:rsidRPr="00912647" w:rsidRDefault="007F0E0D" w:rsidP="00C46382">
            <w:pPr>
              <w:pStyle w:val="BodyTextTable"/>
              <w:rPr>
                <w:szCs w:val="18"/>
                <w:highlight w:val="yellow"/>
              </w:rPr>
            </w:pPr>
          </w:p>
        </w:tc>
        <w:tc>
          <w:tcPr>
            <w:tcW w:w="526" w:type="pct"/>
            <w:shd w:val="clear" w:color="auto" w:fill="auto"/>
          </w:tcPr>
          <w:p w14:paraId="3A933A23" w14:textId="77777777" w:rsidR="007F0E0D" w:rsidRDefault="007F0E0D" w:rsidP="00C46382">
            <w:pPr>
              <w:pStyle w:val="BodyTextTable"/>
            </w:pPr>
            <w:r w:rsidRPr="00E61B1B">
              <w:t>Network</w:t>
            </w:r>
          </w:p>
        </w:tc>
        <w:tc>
          <w:tcPr>
            <w:tcW w:w="335" w:type="pct"/>
            <w:shd w:val="clear" w:color="auto" w:fill="auto"/>
          </w:tcPr>
          <w:p w14:paraId="3D2A2CCD" w14:textId="77777777" w:rsidR="007F0E0D" w:rsidRDefault="007F0E0D" w:rsidP="00C46382">
            <w:pPr>
              <w:pStyle w:val="BodyTextTable"/>
              <w:rPr>
                <w:szCs w:val="18"/>
              </w:rPr>
            </w:pPr>
            <w:r>
              <w:rPr>
                <w:szCs w:val="18"/>
              </w:rPr>
              <w:t>O</w:t>
            </w:r>
          </w:p>
        </w:tc>
      </w:tr>
      <w:tr w:rsidR="007F0E0D" w:rsidRPr="003A4ED1" w14:paraId="01D22CD0" w14:textId="77777777" w:rsidTr="00C46382">
        <w:trPr>
          <w:cantSplit/>
        </w:trPr>
        <w:tc>
          <w:tcPr>
            <w:tcW w:w="241" w:type="pct"/>
            <w:shd w:val="clear" w:color="auto" w:fill="auto"/>
          </w:tcPr>
          <w:p w14:paraId="6F8D351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73A6676" w14:textId="77777777" w:rsidR="007F0E0D" w:rsidRPr="00777A55" w:rsidRDefault="007F0E0D" w:rsidP="00C46382">
            <w:pPr>
              <w:pStyle w:val="BodyTextTable"/>
            </w:pPr>
            <w:r w:rsidRPr="00777A55">
              <w:t>Roaming Data volume</w:t>
            </w:r>
            <w:r w:rsidRPr="00474244">
              <w:t xml:space="preserve"> - monthly average</w:t>
            </w:r>
          </w:p>
        </w:tc>
        <w:tc>
          <w:tcPr>
            <w:tcW w:w="673" w:type="pct"/>
            <w:shd w:val="clear" w:color="auto" w:fill="auto"/>
          </w:tcPr>
          <w:p w14:paraId="36796BD9" w14:textId="77777777" w:rsidR="007F0E0D" w:rsidRPr="00A03243" w:rsidRDefault="007F0E0D" w:rsidP="00C46382">
            <w:pPr>
              <w:pStyle w:val="BodyTextTable"/>
              <w:rPr>
                <w:color w:val="000000"/>
                <w:szCs w:val="18"/>
              </w:rPr>
            </w:pPr>
            <w:r w:rsidRPr="00A03243">
              <w:rPr>
                <w:color w:val="000000"/>
                <w:szCs w:val="18"/>
              </w:rPr>
              <w:t>Numeric</w:t>
            </w:r>
          </w:p>
        </w:tc>
        <w:tc>
          <w:tcPr>
            <w:tcW w:w="1437" w:type="pct"/>
            <w:shd w:val="clear" w:color="auto" w:fill="auto"/>
          </w:tcPr>
          <w:p w14:paraId="6B2B3966" w14:textId="77777777" w:rsidR="007F0E0D" w:rsidRDefault="007F0E0D" w:rsidP="00C46382">
            <w:pPr>
              <w:pStyle w:val="BodyTextTable"/>
              <w:rPr>
                <w:color w:val="000000"/>
                <w:szCs w:val="18"/>
              </w:rPr>
            </w:pPr>
            <w:r w:rsidRPr="005C0177">
              <w:rPr>
                <w:color w:val="000000"/>
                <w:szCs w:val="18"/>
              </w:rPr>
              <w:t>Inbound and Outbound volume.</w:t>
            </w:r>
          </w:p>
          <w:p w14:paraId="7445E886" w14:textId="77777777" w:rsidR="007F0E0D" w:rsidRPr="00474244" w:rsidRDefault="007F0E0D" w:rsidP="00C46382">
            <w:pPr>
              <w:pStyle w:val="BodyTextTable"/>
              <w:rPr>
                <w:color w:val="000000"/>
                <w:szCs w:val="18"/>
              </w:rPr>
            </w:pPr>
            <w:r w:rsidRPr="00474244">
              <w:rPr>
                <w:color w:val="000000"/>
                <w:szCs w:val="18"/>
              </w:rPr>
              <w:t>Look at the last 3 calendar months and sum the roaming MB used. Divide the result by 3</w:t>
            </w:r>
          </w:p>
          <w:p w14:paraId="38F6613B" w14:textId="77777777" w:rsidR="007F0E0D" w:rsidRPr="006E0FF0" w:rsidRDefault="007F0E0D" w:rsidP="00C46382">
            <w:pPr>
              <w:pStyle w:val="BodyTextTable"/>
              <w:rPr>
                <w:color w:val="000000"/>
                <w:szCs w:val="18"/>
              </w:rPr>
            </w:pPr>
            <w:r w:rsidRPr="00474244">
              <w:rPr>
                <w:color w:val="000000"/>
                <w:szCs w:val="18"/>
              </w:rPr>
              <w:t>*</w:t>
            </w:r>
            <w:proofErr w:type="gramStart"/>
            <w:r w:rsidRPr="00474244">
              <w:rPr>
                <w:color w:val="000000"/>
                <w:szCs w:val="18"/>
              </w:rPr>
              <w:t>if</w:t>
            </w:r>
            <w:proofErr w:type="gramEnd"/>
            <w:r w:rsidRPr="00474244">
              <w:rPr>
                <w:color w:val="000000"/>
                <w:szCs w:val="18"/>
              </w:rPr>
              <w:t xml:space="preserve"> the customer tenure is less than 3 months, divide in the number of months available</w:t>
            </w:r>
          </w:p>
        </w:tc>
        <w:tc>
          <w:tcPr>
            <w:tcW w:w="730" w:type="pct"/>
            <w:shd w:val="clear" w:color="auto" w:fill="auto"/>
          </w:tcPr>
          <w:p w14:paraId="5EFCD459" w14:textId="77777777" w:rsidR="007F0E0D" w:rsidRPr="00912647" w:rsidRDefault="007F0E0D" w:rsidP="00C46382">
            <w:pPr>
              <w:pStyle w:val="BodyTextTable"/>
              <w:rPr>
                <w:szCs w:val="18"/>
                <w:highlight w:val="yellow"/>
              </w:rPr>
            </w:pPr>
          </w:p>
        </w:tc>
        <w:tc>
          <w:tcPr>
            <w:tcW w:w="526" w:type="pct"/>
            <w:shd w:val="clear" w:color="auto" w:fill="auto"/>
          </w:tcPr>
          <w:p w14:paraId="246B31DA" w14:textId="77777777" w:rsidR="007F0E0D" w:rsidRDefault="007F0E0D" w:rsidP="00C46382">
            <w:pPr>
              <w:pStyle w:val="BodyTextTable"/>
            </w:pPr>
            <w:r w:rsidRPr="00E61B1B">
              <w:t>Network</w:t>
            </w:r>
          </w:p>
        </w:tc>
        <w:tc>
          <w:tcPr>
            <w:tcW w:w="335" w:type="pct"/>
            <w:shd w:val="clear" w:color="auto" w:fill="auto"/>
          </w:tcPr>
          <w:p w14:paraId="3F6431AA" w14:textId="77777777" w:rsidR="007F0E0D" w:rsidRDefault="007F0E0D" w:rsidP="00C46382">
            <w:pPr>
              <w:pStyle w:val="BodyTextTable"/>
              <w:rPr>
                <w:szCs w:val="18"/>
              </w:rPr>
            </w:pPr>
            <w:r>
              <w:rPr>
                <w:szCs w:val="18"/>
              </w:rPr>
              <w:t>O</w:t>
            </w:r>
          </w:p>
        </w:tc>
      </w:tr>
      <w:tr w:rsidR="007F0E0D" w:rsidRPr="003A4ED1" w14:paraId="71B6BB6D" w14:textId="77777777" w:rsidTr="00C46382">
        <w:trPr>
          <w:cantSplit/>
        </w:trPr>
        <w:tc>
          <w:tcPr>
            <w:tcW w:w="241" w:type="pct"/>
            <w:shd w:val="clear" w:color="auto" w:fill="auto"/>
          </w:tcPr>
          <w:p w14:paraId="770DEA2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BDD862E" w14:textId="77777777" w:rsidR="007F0E0D" w:rsidRPr="00993AE3" w:rsidRDefault="007F0E0D" w:rsidP="00C46382">
            <w:pPr>
              <w:pStyle w:val="BodyTextTable"/>
            </w:pPr>
            <w:r>
              <w:t>VAS Category</w:t>
            </w:r>
          </w:p>
        </w:tc>
        <w:tc>
          <w:tcPr>
            <w:tcW w:w="673" w:type="pct"/>
            <w:shd w:val="clear" w:color="auto" w:fill="auto"/>
          </w:tcPr>
          <w:p w14:paraId="2C718EB8" w14:textId="77777777" w:rsidR="007F0E0D" w:rsidRPr="00993AE3" w:rsidRDefault="007F0E0D" w:rsidP="00C46382">
            <w:pPr>
              <w:pStyle w:val="BodyTextTable"/>
              <w:rPr>
                <w:color w:val="000000"/>
                <w:szCs w:val="18"/>
                <w:highlight w:val="yellow"/>
              </w:rPr>
            </w:pPr>
            <w:r w:rsidRPr="00E26E60">
              <w:rPr>
                <w:color w:val="000000"/>
                <w:szCs w:val="18"/>
              </w:rPr>
              <w:t>String</w:t>
            </w:r>
          </w:p>
        </w:tc>
        <w:tc>
          <w:tcPr>
            <w:tcW w:w="1437" w:type="pct"/>
            <w:shd w:val="clear" w:color="auto" w:fill="auto"/>
          </w:tcPr>
          <w:p w14:paraId="1B7CF400" w14:textId="77777777" w:rsidR="007F0E0D" w:rsidRPr="00E26E60" w:rsidRDefault="007F0E0D" w:rsidP="00C46382">
            <w:pPr>
              <w:pStyle w:val="BodyTextTable"/>
              <w:rPr>
                <w:color w:val="000000"/>
                <w:szCs w:val="18"/>
              </w:rPr>
            </w:pPr>
            <w:r w:rsidRPr="00E26E60">
              <w:rPr>
                <w:color w:val="000000"/>
                <w:szCs w:val="18"/>
              </w:rPr>
              <w:t>Track VAS category from CDRs and get the value based on the catalog reference data</w:t>
            </w:r>
          </w:p>
          <w:p w14:paraId="23A95E99" w14:textId="77777777" w:rsidR="007F0E0D" w:rsidRDefault="007F0E0D" w:rsidP="00C46382">
            <w:pPr>
              <w:pStyle w:val="BodyTextTable"/>
              <w:rPr>
                <w:color w:val="000000"/>
                <w:szCs w:val="18"/>
              </w:rPr>
            </w:pPr>
            <w:r w:rsidRPr="00E26E60">
              <w:rPr>
                <w:color w:val="000000"/>
                <w:szCs w:val="18"/>
              </w:rPr>
              <w:t>From usage type</w:t>
            </w:r>
          </w:p>
        </w:tc>
        <w:tc>
          <w:tcPr>
            <w:tcW w:w="730" w:type="pct"/>
            <w:shd w:val="clear" w:color="auto" w:fill="auto"/>
          </w:tcPr>
          <w:p w14:paraId="339EC8B5" w14:textId="77777777" w:rsidR="007F0E0D" w:rsidRPr="00912647" w:rsidRDefault="007F0E0D" w:rsidP="00C46382">
            <w:pPr>
              <w:pStyle w:val="BodyTextTable"/>
              <w:rPr>
                <w:szCs w:val="18"/>
                <w:highlight w:val="yellow"/>
              </w:rPr>
            </w:pPr>
          </w:p>
        </w:tc>
        <w:tc>
          <w:tcPr>
            <w:tcW w:w="526" w:type="pct"/>
            <w:shd w:val="clear" w:color="auto" w:fill="auto"/>
          </w:tcPr>
          <w:p w14:paraId="6D869946" w14:textId="77777777" w:rsidR="007F0E0D" w:rsidRDefault="007F0E0D" w:rsidP="00C46382">
            <w:pPr>
              <w:pStyle w:val="BodyTextTable"/>
            </w:pPr>
            <w:r>
              <w:t>PACE</w:t>
            </w:r>
          </w:p>
        </w:tc>
        <w:tc>
          <w:tcPr>
            <w:tcW w:w="335" w:type="pct"/>
            <w:shd w:val="clear" w:color="auto" w:fill="auto"/>
          </w:tcPr>
          <w:p w14:paraId="5FB3043F" w14:textId="77777777" w:rsidR="007F0E0D" w:rsidRDefault="007F0E0D" w:rsidP="00C46382">
            <w:pPr>
              <w:pStyle w:val="BodyTextTable"/>
              <w:rPr>
                <w:szCs w:val="18"/>
              </w:rPr>
            </w:pPr>
            <w:r>
              <w:rPr>
                <w:szCs w:val="18"/>
              </w:rPr>
              <w:t>O</w:t>
            </w:r>
          </w:p>
        </w:tc>
      </w:tr>
      <w:tr w:rsidR="007F0E0D" w:rsidRPr="003A4ED1" w14:paraId="3DC1A8C1" w14:textId="77777777" w:rsidTr="00C46382">
        <w:trPr>
          <w:cantSplit/>
        </w:trPr>
        <w:tc>
          <w:tcPr>
            <w:tcW w:w="241" w:type="pct"/>
            <w:shd w:val="clear" w:color="auto" w:fill="auto"/>
          </w:tcPr>
          <w:p w14:paraId="0A413CF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3CB6BE1" w14:textId="77777777" w:rsidR="007F0E0D" w:rsidRPr="00993AE3" w:rsidRDefault="007F0E0D" w:rsidP="00C46382">
            <w:pPr>
              <w:pStyle w:val="BodyTextTable"/>
            </w:pPr>
            <w:r w:rsidRPr="00F0745C">
              <w:t xml:space="preserve">Data monthly </w:t>
            </w:r>
            <w:proofErr w:type="gramStart"/>
            <w:r w:rsidRPr="00F0745C">
              <w:t>add</w:t>
            </w:r>
            <w:proofErr w:type="gramEnd"/>
            <w:r w:rsidRPr="00F0745C">
              <w:t xml:space="preserve"> on registrations</w:t>
            </w:r>
          </w:p>
        </w:tc>
        <w:tc>
          <w:tcPr>
            <w:tcW w:w="673" w:type="pct"/>
            <w:shd w:val="clear" w:color="auto" w:fill="auto"/>
          </w:tcPr>
          <w:p w14:paraId="2DF63C0E" w14:textId="77777777" w:rsidR="007F0E0D" w:rsidRPr="00993AE3" w:rsidRDefault="007F0E0D" w:rsidP="00C46382">
            <w:pPr>
              <w:pStyle w:val="BodyTextTable"/>
              <w:rPr>
                <w:color w:val="000000"/>
                <w:szCs w:val="18"/>
                <w:highlight w:val="yellow"/>
              </w:rPr>
            </w:pPr>
            <w:r>
              <w:rPr>
                <w:color w:val="000000"/>
                <w:szCs w:val="18"/>
              </w:rPr>
              <w:t xml:space="preserve">List of </w:t>
            </w:r>
            <w:r w:rsidRPr="00F0745C">
              <w:rPr>
                <w:color w:val="000000"/>
                <w:szCs w:val="18"/>
              </w:rPr>
              <w:t>String</w:t>
            </w:r>
          </w:p>
        </w:tc>
        <w:tc>
          <w:tcPr>
            <w:tcW w:w="1437" w:type="pct"/>
            <w:shd w:val="clear" w:color="auto" w:fill="auto"/>
          </w:tcPr>
          <w:p w14:paraId="5A6AAA18" w14:textId="77777777" w:rsidR="007F0E0D" w:rsidRDefault="007F0E0D" w:rsidP="00C46382">
            <w:pPr>
              <w:pStyle w:val="BodyTextTable"/>
              <w:rPr>
                <w:color w:val="000000"/>
                <w:szCs w:val="18"/>
              </w:rPr>
            </w:pPr>
            <w:r w:rsidRPr="00F0745C">
              <w:rPr>
                <w:color w:val="000000"/>
                <w:szCs w:val="18"/>
              </w:rPr>
              <w:t>List of monthly data add-ons the customer is registered to</w:t>
            </w:r>
          </w:p>
        </w:tc>
        <w:tc>
          <w:tcPr>
            <w:tcW w:w="730" w:type="pct"/>
            <w:shd w:val="clear" w:color="auto" w:fill="auto"/>
          </w:tcPr>
          <w:p w14:paraId="490C3FB9" w14:textId="77777777" w:rsidR="007F0E0D" w:rsidRPr="00912647" w:rsidRDefault="007F0E0D" w:rsidP="00C46382">
            <w:pPr>
              <w:pStyle w:val="BodyTextTable"/>
              <w:rPr>
                <w:szCs w:val="18"/>
                <w:highlight w:val="yellow"/>
              </w:rPr>
            </w:pPr>
          </w:p>
        </w:tc>
        <w:tc>
          <w:tcPr>
            <w:tcW w:w="526" w:type="pct"/>
            <w:shd w:val="clear" w:color="auto" w:fill="auto"/>
          </w:tcPr>
          <w:p w14:paraId="75F57059" w14:textId="77777777" w:rsidR="007F0E0D" w:rsidRDefault="007F0E0D" w:rsidP="00C46382">
            <w:pPr>
              <w:pStyle w:val="BodyTextTable"/>
            </w:pPr>
            <w:r w:rsidRPr="001E0FC1">
              <w:t>OCS</w:t>
            </w:r>
          </w:p>
        </w:tc>
        <w:tc>
          <w:tcPr>
            <w:tcW w:w="335" w:type="pct"/>
            <w:shd w:val="clear" w:color="auto" w:fill="auto"/>
          </w:tcPr>
          <w:p w14:paraId="63E405DC" w14:textId="77777777" w:rsidR="007F0E0D" w:rsidRDefault="007F0E0D" w:rsidP="00C46382">
            <w:pPr>
              <w:pStyle w:val="BodyTextTable"/>
              <w:rPr>
                <w:szCs w:val="18"/>
              </w:rPr>
            </w:pPr>
            <w:r w:rsidRPr="0067571A">
              <w:rPr>
                <w:szCs w:val="18"/>
              </w:rPr>
              <w:t>O</w:t>
            </w:r>
          </w:p>
        </w:tc>
      </w:tr>
      <w:tr w:rsidR="007F0E0D" w:rsidRPr="003A4ED1" w14:paraId="75F9846C" w14:textId="77777777" w:rsidTr="00C46382">
        <w:trPr>
          <w:cantSplit/>
        </w:trPr>
        <w:tc>
          <w:tcPr>
            <w:tcW w:w="241" w:type="pct"/>
            <w:shd w:val="clear" w:color="auto" w:fill="auto"/>
          </w:tcPr>
          <w:p w14:paraId="4973DA2A"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C85663B" w14:textId="77777777" w:rsidR="007F0E0D" w:rsidRPr="00993AE3" w:rsidRDefault="007F0E0D" w:rsidP="00C46382">
            <w:pPr>
              <w:pStyle w:val="BodyTextTable"/>
            </w:pPr>
            <w:r w:rsidRPr="00F0745C">
              <w:t>Text or voice monthly add on registrations</w:t>
            </w:r>
          </w:p>
        </w:tc>
        <w:tc>
          <w:tcPr>
            <w:tcW w:w="673" w:type="pct"/>
            <w:shd w:val="clear" w:color="auto" w:fill="auto"/>
          </w:tcPr>
          <w:p w14:paraId="24AFD1A2" w14:textId="77777777" w:rsidR="007F0E0D" w:rsidRPr="00993AE3" w:rsidRDefault="007F0E0D" w:rsidP="00C46382">
            <w:pPr>
              <w:pStyle w:val="BodyTextTable"/>
              <w:rPr>
                <w:color w:val="000000"/>
                <w:szCs w:val="18"/>
                <w:highlight w:val="yellow"/>
              </w:rPr>
            </w:pPr>
            <w:r>
              <w:rPr>
                <w:color w:val="000000"/>
                <w:szCs w:val="18"/>
              </w:rPr>
              <w:t xml:space="preserve">List of </w:t>
            </w:r>
            <w:r w:rsidRPr="00F0745C">
              <w:rPr>
                <w:color w:val="000000"/>
                <w:szCs w:val="18"/>
              </w:rPr>
              <w:t>String</w:t>
            </w:r>
          </w:p>
        </w:tc>
        <w:tc>
          <w:tcPr>
            <w:tcW w:w="1437" w:type="pct"/>
            <w:shd w:val="clear" w:color="auto" w:fill="auto"/>
          </w:tcPr>
          <w:p w14:paraId="0809F26C" w14:textId="77777777" w:rsidR="007F0E0D" w:rsidRDefault="007F0E0D" w:rsidP="00C46382">
            <w:pPr>
              <w:pStyle w:val="BodyTextTable"/>
              <w:rPr>
                <w:color w:val="000000"/>
                <w:szCs w:val="18"/>
              </w:rPr>
            </w:pPr>
            <w:r w:rsidRPr="00F0745C">
              <w:rPr>
                <w:color w:val="000000"/>
                <w:szCs w:val="18"/>
              </w:rPr>
              <w:t>List of monthly Text or voice add-ons the customer is register to</w:t>
            </w:r>
          </w:p>
        </w:tc>
        <w:tc>
          <w:tcPr>
            <w:tcW w:w="730" w:type="pct"/>
            <w:shd w:val="clear" w:color="auto" w:fill="auto"/>
          </w:tcPr>
          <w:p w14:paraId="00A5C00D" w14:textId="77777777" w:rsidR="007F0E0D" w:rsidRPr="00912647" w:rsidRDefault="007F0E0D" w:rsidP="00C46382">
            <w:pPr>
              <w:pStyle w:val="BodyTextTable"/>
              <w:rPr>
                <w:szCs w:val="18"/>
                <w:highlight w:val="yellow"/>
              </w:rPr>
            </w:pPr>
          </w:p>
        </w:tc>
        <w:tc>
          <w:tcPr>
            <w:tcW w:w="526" w:type="pct"/>
            <w:shd w:val="clear" w:color="auto" w:fill="auto"/>
          </w:tcPr>
          <w:p w14:paraId="71C569A4" w14:textId="77777777" w:rsidR="007F0E0D" w:rsidRDefault="007F0E0D" w:rsidP="00C46382">
            <w:pPr>
              <w:pStyle w:val="BodyTextTable"/>
            </w:pPr>
            <w:r w:rsidRPr="001E0FC1">
              <w:t>OCS</w:t>
            </w:r>
          </w:p>
        </w:tc>
        <w:tc>
          <w:tcPr>
            <w:tcW w:w="335" w:type="pct"/>
            <w:shd w:val="clear" w:color="auto" w:fill="auto"/>
          </w:tcPr>
          <w:p w14:paraId="3D72BE40" w14:textId="77777777" w:rsidR="007F0E0D" w:rsidRDefault="007F0E0D" w:rsidP="00C46382">
            <w:pPr>
              <w:pStyle w:val="BodyTextTable"/>
              <w:rPr>
                <w:szCs w:val="18"/>
              </w:rPr>
            </w:pPr>
            <w:r w:rsidRPr="0067571A">
              <w:rPr>
                <w:szCs w:val="18"/>
              </w:rPr>
              <w:t>O</w:t>
            </w:r>
          </w:p>
        </w:tc>
      </w:tr>
      <w:tr w:rsidR="007F0E0D" w:rsidRPr="003A4ED1" w14:paraId="3914D90C" w14:textId="77777777" w:rsidTr="00C46382">
        <w:trPr>
          <w:cantSplit/>
        </w:trPr>
        <w:tc>
          <w:tcPr>
            <w:tcW w:w="241" w:type="pct"/>
            <w:shd w:val="clear" w:color="auto" w:fill="auto"/>
          </w:tcPr>
          <w:p w14:paraId="005A280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DBDA979" w14:textId="77777777" w:rsidR="007F0E0D" w:rsidRPr="00993AE3" w:rsidRDefault="007F0E0D" w:rsidP="00C46382">
            <w:pPr>
              <w:pStyle w:val="BodyTextTable"/>
            </w:pPr>
            <w:r w:rsidRPr="00F0745C">
              <w:t>International monthly add on registrations</w:t>
            </w:r>
          </w:p>
        </w:tc>
        <w:tc>
          <w:tcPr>
            <w:tcW w:w="673" w:type="pct"/>
            <w:shd w:val="clear" w:color="auto" w:fill="auto"/>
          </w:tcPr>
          <w:p w14:paraId="101B4B26" w14:textId="77777777" w:rsidR="007F0E0D" w:rsidRPr="00993AE3" w:rsidRDefault="007F0E0D" w:rsidP="00C46382">
            <w:pPr>
              <w:pStyle w:val="BodyTextTable"/>
              <w:rPr>
                <w:color w:val="000000"/>
                <w:szCs w:val="18"/>
                <w:highlight w:val="yellow"/>
              </w:rPr>
            </w:pPr>
            <w:r>
              <w:rPr>
                <w:color w:val="000000"/>
                <w:szCs w:val="18"/>
              </w:rPr>
              <w:t xml:space="preserve">List of </w:t>
            </w:r>
            <w:r w:rsidRPr="00F0745C">
              <w:rPr>
                <w:color w:val="000000"/>
                <w:szCs w:val="18"/>
              </w:rPr>
              <w:t>String</w:t>
            </w:r>
          </w:p>
        </w:tc>
        <w:tc>
          <w:tcPr>
            <w:tcW w:w="1437" w:type="pct"/>
            <w:shd w:val="clear" w:color="auto" w:fill="auto"/>
          </w:tcPr>
          <w:p w14:paraId="021E978C" w14:textId="77777777" w:rsidR="007F0E0D" w:rsidRDefault="007F0E0D" w:rsidP="00C46382">
            <w:pPr>
              <w:pStyle w:val="BodyTextTable"/>
              <w:rPr>
                <w:color w:val="000000"/>
                <w:szCs w:val="18"/>
              </w:rPr>
            </w:pPr>
            <w:r w:rsidRPr="00F0745C">
              <w:rPr>
                <w:color w:val="000000"/>
                <w:szCs w:val="18"/>
              </w:rPr>
              <w:t>List of monthly international add-ons the customer is register to</w:t>
            </w:r>
          </w:p>
        </w:tc>
        <w:tc>
          <w:tcPr>
            <w:tcW w:w="730" w:type="pct"/>
            <w:shd w:val="clear" w:color="auto" w:fill="auto"/>
          </w:tcPr>
          <w:p w14:paraId="6AA885D0" w14:textId="77777777" w:rsidR="007F0E0D" w:rsidRPr="00912647" w:rsidRDefault="007F0E0D" w:rsidP="00C46382">
            <w:pPr>
              <w:pStyle w:val="BodyTextTable"/>
              <w:rPr>
                <w:szCs w:val="18"/>
                <w:highlight w:val="yellow"/>
              </w:rPr>
            </w:pPr>
          </w:p>
        </w:tc>
        <w:tc>
          <w:tcPr>
            <w:tcW w:w="526" w:type="pct"/>
            <w:shd w:val="clear" w:color="auto" w:fill="auto"/>
          </w:tcPr>
          <w:p w14:paraId="5E225FFE" w14:textId="77777777" w:rsidR="007F0E0D" w:rsidRDefault="007F0E0D" w:rsidP="00C46382">
            <w:pPr>
              <w:pStyle w:val="BodyTextTable"/>
            </w:pPr>
            <w:r w:rsidRPr="001E0FC1">
              <w:t>OCS</w:t>
            </w:r>
          </w:p>
        </w:tc>
        <w:tc>
          <w:tcPr>
            <w:tcW w:w="335" w:type="pct"/>
            <w:shd w:val="clear" w:color="auto" w:fill="auto"/>
          </w:tcPr>
          <w:p w14:paraId="67C98589" w14:textId="77777777" w:rsidR="007F0E0D" w:rsidRDefault="007F0E0D" w:rsidP="00C46382">
            <w:pPr>
              <w:pStyle w:val="BodyTextTable"/>
              <w:rPr>
                <w:szCs w:val="18"/>
              </w:rPr>
            </w:pPr>
            <w:r w:rsidRPr="0067571A">
              <w:rPr>
                <w:szCs w:val="18"/>
              </w:rPr>
              <w:t>O</w:t>
            </w:r>
          </w:p>
        </w:tc>
      </w:tr>
      <w:tr w:rsidR="007F0E0D" w:rsidRPr="003A4ED1" w14:paraId="29F3BCA2" w14:textId="77777777" w:rsidTr="00C46382">
        <w:trPr>
          <w:cantSplit/>
        </w:trPr>
        <w:tc>
          <w:tcPr>
            <w:tcW w:w="241" w:type="pct"/>
            <w:shd w:val="clear" w:color="auto" w:fill="auto"/>
          </w:tcPr>
          <w:p w14:paraId="6FD779F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8702745" w14:textId="77777777" w:rsidR="007F0E0D" w:rsidRPr="00993AE3" w:rsidRDefault="007F0E0D" w:rsidP="00C46382">
            <w:pPr>
              <w:pStyle w:val="BodyTextTable"/>
            </w:pPr>
            <w:r>
              <w:rPr>
                <w:color w:val="000000"/>
                <w:szCs w:val="18"/>
              </w:rPr>
              <w:t xml:space="preserve">Last date registration </w:t>
            </w:r>
            <w:r w:rsidRPr="00F0745C">
              <w:rPr>
                <w:color w:val="000000"/>
                <w:szCs w:val="18"/>
              </w:rPr>
              <w:t>Text or voice monthly add on</w:t>
            </w:r>
          </w:p>
        </w:tc>
        <w:tc>
          <w:tcPr>
            <w:tcW w:w="673" w:type="pct"/>
            <w:shd w:val="clear" w:color="auto" w:fill="auto"/>
          </w:tcPr>
          <w:p w14:paraId="419F50D1" w14:textId="77777777" w:rsidR="007F0E0D" w:rsidRPr="00993AE3" w:rsidRDefault="007F0E0D" w:rsidP="00C46382">
            <w:pPr>
              <w:pStyle w:val="BodyTextTable"/>
              <w:rPr>
                <w:color w:val="000000"/>
                <w:szCs w:val="18"/>
                <w:highlight w:val="yellow"/>
              </w:rPr>
            </w:pPr>
            <w:proofErr w:type="spellStart"/>
            <w:r w:rsidRPr="00F0745C">
              <w:rPr>
                <w:color w:val="000000"/>
                <w:szCs w:val="18"/>
              </w:rPr>
              <w:t>DateTime</w:t>
            </w:r>
            <w:proofErr w:type="spellEnd"/>
          </w:p>
        </w:tc>
        <w:tc>
          <w:tcPr>
            <w:tcW w:w="1437" w:type="pct"/>
            <w:shd w:val="clear" w:color="auto" w:fill="auto"/>
          </w:tcPr>
          <w:p w14:paraId="17EC3819" w14:textId="77777777" w:rsidR="007F0E0D" w:rsidRDefault="007F0E0D" w:rsidP="00C46382">
            <w:pPr>
              <w:pStyle w:val="BodyTextTable"/>
              <w:rPr>
                <w:color w:val="000000"/>
                <w:szCs w:val="18"/>
              </w:rPr>
            </w:pPr>
            <w:r w:rsidRPr="00F0745C">
              <w:rPr>
                <w:color w:val="000000"/>
                <w:szCs w:val="18"/>
              </w:rPr>
              <w:t xml:space="preserve">Last date the customer register to Text or voice monthly </w:t>
            </w:r>
            <w:proofErr w:type="gramStart"/>
            <w:r w:rsidRPr="00F0745C">
              <w:rPr>
                <w:color w:val="000000"/>
                <w:szCs w:val="18"/>
              </w:rPr>
              <w:t>add</w:t>
            </w:r>
            <w:proofErr w:type="gramEnd"/>
            <w:r w:rsidRPr="00F0745C">
              <w:rPr>
                <w:color w:val="000000"/>
                <w:szCs w:val="18"/>
              </w:rPr>
              <w:t xml:space="preserve"> on</w:t>
            </w:r>
          </w:p>
        </w:tc>
        <w:tc>
          <w:tcPr>
            <w:tcW w:w="730" w:type="pct"/>
            <w:shd w:val="clear" w:color="auto" w:fill="auto"/>
          </w:tcPr>
          <w:p w14:paraId="5C30C636" w14:textId="77777777" w:rsidR="007F0E0D" w:rsidRPr="00912647" w:rsidRDefault="007F0E0D" w:rsidP="00C46382">
            <w:pPr>
              <w:pStyle w:val="BodyTextTable"/>
              <w:rPr>
                <w:szCs w:val="18"/>
                <w:highlight w:val="yellow"/>
              </w:rPr>
            </w:pPr>
          </w:p>
        </w:tc>
        <w:tc>
          <w:tcPr>
            <w:tcW w:w="526" w:type="pct"/>
            <w:shd w:val="clear" w:color="auto" w:fill="auto"/>
          </w:tcPr>
          <w:p w14:paraId="5630E91F" w14:textId="77777777" w:rsidR="007F0E0D" w:rsidRDefault="007F0E0D" w:rsidP="00C46382">
            <w:pPr>
              <w:pStyle w:val="BodyTextTable"/>
            </w:pPr>
            <w:r w:rsidRPr="001E0FC1">
              <w:t>OCS</w:t>
            </w:r>
          </w:p>
        </w:tc>
        <w:tc>
          <w:tcPr>
            <w:tcW w:w="335" w:type="pct"/>
            <w:shd w:val="clear" w:color="auto" w:fill="auto"/>
          </w:tcPr>
          <w:p w14:paraId="2D6C2C7F" w14:textId="77777777" w:rsidR="007F0E0D" w:rsidRDefault="007F0E0D" w:rsidP="00C46382">
            <w:pPr>
              <w:pStyle w:val="BodyTextTable"/>
              <w:rPr>
                <w:szCs w:val="18"/>
              </w:rPr>
            </w:pPr>
            <w:r w:rsidRPr="0067571A">
              <w:rPr>
                <w:szCs w:val="18"/>
              </w:rPr>
              <w:t>O</w:t>
            </w:r>
          </w:p>
        </w:tc>
      </w:tr>
      <w:tr w:rsidR="007F0E0D" w:rsidRPr="003A4ED1" w14:paraId="2C22DA9F" w14:textId="77777777" w:rsidTr="00C46382">
        <w:trPr>
          <w:cantSplit/>
        </w:trPr>
        <w:tc>
          <w:tcPr>
            <w:tcW w:w="241" w:type="pct"/>
            <w:shd w:val="clear" w:color="auto" w:fill="auto"/>
          </w:tcPr>
          <w:p w14:paraId="06986B0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04F56D2" w14:textId="77777777" w:rsidR="007F0E0D" w:rsidRPr="00993AE3" w:rsidRDefault="007F0E0D" w:rsidP="00C46382">
            <w:pPr>
              <w:pStyle w:val="BodyTextTable"/>
            </w:pPr>
            <w:r>
              <w:t>Last date registration</w:t>
            </w:r>
            <w:r w:rsidRPr="00F0745C">
              <w:t xml:space="preserve"> international monthly add on</w:t>
            </w:r>
          </w:p>
        </w:tc>
        <w:tc>
          <w:tcPr>
            <w:tcW w:w="673" w:type="pct"/>
            <w:shd w:val="clear" w:color="auto" w:fill="auto"/>
          </w:tcPr>
          <w:p w14:paraId="1EC27741" w14:textId="77777777" w:rsidR="007F0E0D" w:rsidRPr="00993AE3" w:rsidRDefault="007F0E0D" w:rsidP="00C46382">
            <w:pPr>
              <w:pStyle w:val="BodyTextTable"/>
              <w:rPr>
                <w:color w:val="000000"/>
                <w:szCs w:val="18"/>
                <w:highlight w:val="yellow"/>
              </w:rPr>
            </w:pPr>
            <w:proofErr w:type="spellStart"/>
            <w:r w:rsidRPr="00F0745C">
              <w:rPr>
                <w:color w:val="000000"/>
                <w:szCs w:val="18"/>
              </w:rPr>
              <w:t>DateTime</w:t>
            </w:r>
            <w:proofErr w:type="spellEnd"/>
          </w:p>
        </w:tc>
        <w:tc>
          <w:tcPr>
            <w:tcW w:w="1437" w:type="pct"/>
            <w:shd w:val="clear" w:color="auto" w:fill="auto"/>
          </w:tcPr>
          <w:p w14:paraId="2565BE99" w14:textId="77777777" w:rsidR="007F0E0D" w:rsidRDefault="007F0E0D" w:rsidP="00C46382">
            <w:pPr>
              <w:pStyle w:val="BodyTextTable"/>
              <w:rPr>
                <w:color w:val="000000"/>
                <w:szCs w:val="18"/>
              </w:rPr>
            </w:pPr>
            <w:r w:rsidRPr="00F0745C">
              <w:t>Last date the customer register to international monthly add on</w:t>
            </w:r>
          </w:p>
        </w:tc>
        <w:tc>
          <w:tcPr>
            <w:tcW w:w="730" w:type="pct"/>
            <w:shd w:val="clear" w:color="auto" w:fill="auto"/>
          </w:tcPr>
          <w:p w14:paraId="4B4DC015" w14:textId="77777777" w:rsidR="007F0E0D" w:rsidRPr="00912647" w:rsidRDefault="007F0E0D" w:rsidP="00C46382">
            <w:pPr>
              <w:pStyle w:val="BodyTextTable"/>
              <w:rPr>
                <w:szCs w:val="18"/>
                <w:highlight w:val="yellow"/>
              </w:rPr>
            </w:pPr>
          </w:p>
        </w:tc>
        <w:tc>
          <w:tcPr>
            <w:tcW w:w="526" w:type="pct"/>
            <w:shd w:val="clear" w:color="auto" w:fill="auto"/>
          </w:tcPr>
          <w:p w14:paraId="00CED0EE" w14:textId="77777777" w:rsidR="007F0E0D" w:rsidRDefault="007F0E0D" w:rsidP="00C46382">
            <w:pPr>
              <w:pStyle w:val="BodyTextTable"/>
            </w:pPr>
            <w:r w:rsidRPr="001E0FC1">
              <w:t>OCS</w:t>
            </w:r>
          </w:p>
        </w:tc>
        <w:tc>
          <w:tcPr>
            <w:tcW w:w="335" w:type="pct"/>
            <w:shd w:val="clear" w:color="auto" w:fill="auto"/>
          </w:tcPr>
          <w:p w14:paraId="1931F223" w14:textId="77777777" w:rsidR="007F0E0D" w:rsidRDefault="007F0E0D" w:rsidP="00C46382">
            <w:pPr>
              <w:pStyle w:val="BodyTextTable"/>
              <w:rPr>
                <w:szCs w:val="18"/>
              </w:rPr>
            </w:pPr>
            <w:r w:rsidRPr="0067571A">
              <w:rPr>
                <w:szCs w:val="18"/>
              </w:rPr>
              <w:t>O</w:t>
            </w:r>
          </w:p>
        </w:tc>
      </w:tr>
      <w:tr w:rsidR="007F0E0D" w:rsidRPr="003A4ED1" w14:paraId="5EDD9482" w14:textId="77777777" w:rsidTr="00C46382">
        <w:trPr>
          <w:cantSplit/>
        </w:trPr>
        <w:tc>
          <w:tcPr>
            <w:tcW w:w="241" w:type="pct"/>
            <w:shd w:val="clear" w:color="auto" w:fill="auto"/>
          </w:tcPr>
          <w:p w14:paraId="5029C3B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D4528CA" w14:textId="77777777" w:rsidR="007F0E0D" w:rsidRPr="00993AE3" w:rsidRDefault="007F0E0D" w:rsidP="00C46382">
            <w:pPr>
              <w:pStyle w:val="BodyTextTable"/>
            </w:pPr>
            <w:r w:rsidRPr="00F0745C">
              <w:t>List of data a</w:t>
            </w:r>
            <w:r>
              <w:t>dd on activations</w:t>
            </w:r>
          </w:p>
        </w:tc>
        <w:tc>
          <w:tcPr>
            <w:tcW w:w="673" w:type="pct"/>
            <w:shd w:val="clear" w:color="auto" w:fill="auto"/>
          </w:tcPr>
          <w:p w14:paraId="113ABA7B" w14:textId="77777777" w:rsidR="007F0E0D" w:rsidRPr="00F0745C" w:rsidRDefault="007F0E0D" w:rsidP="00C46382">
            <w:pPr>
              <w:pStyle w:val="BodyTextTable"/>
              <w:rPr>
                <w:color w:val="000000"/>
                <w:szCs w:val="18"/>
              </w:rPr>
            </w:pPr>
            <w:r w:rsidRPr="00F0745C">
              <w:rPr>
                <w:color w:val="000000"/>
                <w:szCs w:val="18"/>
              </w:rPr>
              <w:t>List of Strings</w:t>
            </w:r>
          </w:p>
        </w:tc>
        <w:tc>
          <w:tcPr>
            <w:tcW w:w="1437" w:type="pct"/>
            <w:shd w:val="clear" w:color="auto" w:fill="auto"/>
          </w:tcPr>
          <w:p w14:paraId="1510C625" w14:textId="77777777" w:rsidR="007F0E0D" w:rsidRDefault="007F0E0D" w:rsidP="00C46382">
            <w:pPr>
              <w:pStyle w:val="BodyTextTable"/>
            </w:pPr>
            <w:r>
              <w:t>N</w:t>
            </w:r>
            <w:r w:rsidRPr="00F0745C">
              <w:t>ot monthly</w:t>
            </w:r>
            <w:r>
              <w:t>.</w:t>
            </w:r>
          </w:p>
          <w:p w14:paraId="3F8E3B87" w14:textId="77777777" w:rsidR="007F0E0D" w:rsidRDefault="007F0E0D" w:rsidP="00C46382">
            <w:pPr>
              <w:pStyle w:val="BodyTextTable"/>
              <w:rPr>
                <w:color w:val="000000"/>
                <w:szCs w:val="18"/>
              </w:rPr>
            </w:pPr>
            <w:r w:rsidRPr="00F0745C">
              <w:rPr>
                <w:color w:val="000000"/>
                <w:szCs w:val="18"/>
              </w:rPr>
              <w:t>List the data add on (</w:t>
            </w:r>
            <w:proofErr w:type="spellStart"/>
            <w:r w:rsidRPr="00F0745C">
              <w:rPr>
                <w:color w:val="000000"/>
                <w:szCs w:val="18"/>
              </w:rPr>
              <w:t>non recurrent</w:t>
            </w:r>
            <w:proofErr w:type="spellEnd"/>
            <w:r w:rsidRPr="00F0745C">
              <w:rPr>
                <w:color w:val="000000"/>
                <w:szCs w:val="18"/>
              </w:rPr>
              <w:t>) that the customer activated in his last billing cycle</w:t>
            </w:r>
          </w:p>
        </w:tc>
        <w:tc>
          <w:tcPr>
            <w:tcW w:w="730" w:type="pct"/>
            <w:shd w:val="clear" w:color="auto" w:fill="auto"/>
          </w:tcPr>
          <w:p w14:paraId="4E8E8BD3" w14:textId="77777777" w:rsidR="007F0E0D" w:rsidRPr="00912647" w:rsidRDefault="007F0E0D" w:rsidP="00C46382">
            <w:pPr>
              <w:pStyle w:val="BodyTextTable"/>
              <w:rPr>
                <w:szCs w:val="18"/>
                <w:highlight w:val="yellow"/>
              </w:rPr>
            </w:pPr>
          </w:p>
        </w:tc>
        <w:tc>
          <w:tcPr>
            <w:tcW w:w="526" w:type="pct"/>
            <w:shd w:val="clear" w:color="auto" w:fill="auto"/>
          </w:tcPr>
          <w:p w14:paraId="4D96F910" w14:textId="77777777" w:rsidR="007F0E0D" w:rsidRDefault="007F0E0D" w:rsidP="00C46382">
            <w:pPr>
              <w:pStyle w:val="BodyTextTable"/>
            </w:pPr>
            <w:r w:rsidRPr="001E0FC1">
              <w:t>OCS</w:t>
            </w:r>
          </w:p>
        </w:tc>
        <w:tc>
          <w:tcPr>
            <w:tcW w:w="335" w:type="pct"/>
            <w:shd w:val="clear" w:color="auto" w:fill="auto"/>
          </w:tcPr>
          <w:p w14:paraId="33DDCBBB" w14:textId="77777777" w:rsidR="007F0E0D" w:rsidRDefault="007F0E0D" w:rsidP="00C46382">
            <w:pPr>
              <w:pStyle w:val="BodyTextTable"/>
              <w:rPr>
                <w:szCs w:val="18"/>
              </w:rPr>
            </w:pPr>
            <w:r>
              <w:rPr>
                <w:szCs w:val="18"/>
              </w:rPr>
              <w:t>O</w:t>
            </w:r>
          </w:p>
        </w:tc>
      </w:tr>
      <w:tr w:rsidR="007F0E0D" w:rsidRPr="003A4ED1" w14:paraId="26C81E8A" w14:textId="77777777" w:rsidTr="00C46382">
        <w:trPr>
          <w:cantSplit/>
        </w:trPr>
        <w:tc>
          <w:tcPr>
            <w:tcW w:w="241" w:type="pct"/>
            <w:shd w:val="clear" w:color="auto" w:fill="auto"/>
          </w:tcPr>
          <w:p w14:paraId="7597155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019B950" w14:textId="77777777" w:rsidR="007F0E0D" w:rsidRPr="00993AE3" w:rsidRDefault="007F0E0D" w:rsidP="00C46382">
            <w:pPr>
              <w:pStyle w:val="BodyTextTable"/>
            </w:pPr>
            <w:r w:rsidRPr="00F0745C">
              <w:t xml:space="preserve">Last date the customer register to data </w:t>
            </w:r>
            <w:proofErr w:type="gramStart"/>
            <w:r w:rsidRPr="00F0745C">
              <w:t>add</w:t>
            </w:r>
            <w:proofErr w:type="gramEnd"/>
            <w:r w:rsidRPr="00F0745C">
              <w:t xml:space="preserve"> on (not monthly)</w:t>
            </w:r>
          </w:p>
        </w:tc>
        <w:tc>
          <w:tcPr>
            <w:tcW w:w="673" w:type="pct"/>
            <w:shd w:val="clear" w:color="auto" w:fill="auto"/>
          </w:tcPr>
          <w:p w14:paraId="35E719B0" w14:textId="77777777" w:rsidR="007F0E0D" w:rsidRPr="00993AE3" w:rsidRDefault="007F0E0D" w:rsidP="00C46382">
            <w:pPr>
              <w:pStyle w:val="BodyTextTable"/>
              <w:rPr>
                <w:color w:val="000000"/>
                <w:szCs w:val="18"/>
                <w:highlight w:val="yellow"/>
              </w:rPr>
            </w:pPr>
            <w:proofErr w:type="spellStart"/>
            <w:r w:rsidRPr="00F0745C">
              <w:rPr>
                <w:color w:val="000000"/>
                <w:szCs w:val="18"/>
              </w:rPr>
              <w:t>DateTime</w:t>
            </w:r>
            <w:proofErr w:type="spellEnd"/>
          </w:p>
        </w:tc>
        <w:tc>
          <w:tcPr>
            <w:tcW w:w="1437" w:type="pct"/>
            <w:shd w:val="clear" w:color="auto" w:fill="auto"/>
          </w:tcPr>
          <w:p w14:paraId="7DD156CA" w14:textId="77777777" w:rsidR="007F0E0D" w:rsidRDefault="007F0E0D" w:rsidP="00C46382">
            <w:pPr>
              <w:pStyle w:val="BodyTextTable"/>
              <w:rPr>
                <w:color w:val="000000"/>
                <w:szCs w:val="18"/>
              </w:rPr>
            </w:pPr>
            <w:r w:rsidRPr="00F0745C">
              <w:rPr>
                <w:color w:val="000000"/>
                <w:szCs w:val="18"/>
              </w:rPr>
              <w:t xml:space="preserve">Last data the customer activated a </w:t>
            </w:r>
            <w:proofErr w:type="spellStart"/>
            <w:r w:rsidRPr="00F0745C">
              <w:rPr>
                <w:color w:val="000000"/>
                <w:szCs w:val="18"/>
              </w:rPr>
              <w:t>non monthly</w:t>
            </w:r>
            <w:proofErr w:type="spellEnd"/>
            <w:r w:rsidRPr="00F0745C">
              <w:rPr>
                <w:color w:val="000000"/>
                <w:szCs w:val="18"/>
              </w:rPr>
              <w:t xml:space="preserve"> data add on</w:t>
            </w:r>
          </w:p>
        </w:tc>
        <w:tc>
          <w:tcPr>
            <w:tcW w:w="730" w:type="pct"/>
            <w:shd w:val="clear" w:color="auto" w:fill="auto"/>
          </w:tcPr>
          <w:p w14:paraId="62FB8C20" w14:textId="77777777" w:rsidR="007F0E0D" w:rsidRPr="00912647" w:rsidRDefault="007F0E0D" w:rsidP="00C46382">
            <w:pPr>
              <w:pStyle w:val="BodyTextTable"/>
              <w:rPr>
                <w:szCs w:val="18"/>
                <w:highlight w:val="yellow"/>
              </w:rPr>
            </w:pPr>
          </w:p>
        </w:tc>
        <w:tc>
          <w:tcPr>
            <w:tcW w:w="526" w:type="pct"/>
            <w:shd w:val="clear" w:color="auto" w:fill="auto"/>
          </w:tcPr>
          <w:p w14:paraId="673B947E" w14:textId="77777777" w:rsidR="007F0E0D" w:rsidRDefault="007F0E0D" w:rsidP="00C46382">
            <w:pPr>
              <w:pStyle w:val="BodyTextTable"/>
            </w:pPr>
            <w:r>
              <w:t>OCS</w:t>
            </w:r>
          </w:p>
        </w:tc>
        <w:tc>
          <w:tcPr>
            <w:tcW w:w="335" w:type="pct"/>
            <w:shd w:val="clear" w:color="auto" w:fill="auto"/>
          </w:tcPr>
          <w:p w14:paraId="73BCA30D" w14:textId="77777777" w:rsidR="007F0E0D" w:rsidRDefault="007F0E0D" w:rsidP="00C46382">
            <w:pPr>
              <w:pStyle w:val="BodyTextTable"/>
              <w:rPr>
                <w:szCs w:val="18"/>
              </w:rPr>
            </w:pPr>
            <w:r>
              <w:rPr>
                <w:szCs w:val="18"/>
              </w:rPr>
              <w:t>O</w:t>
            </w:r>
          </w:p>
        </w:tc>
      </w:tr>
      <w:tr w:rsidR="007F0E0D" w:rsidRPr="003A4ED1" w14:paraId="7F36AFBA" w14:textId="77777777" w:rsidTr="00C46382">
        <w:trPr>
          <w:cantSplit/>
        </w:trPr>
        <w:tc>
          <w:tcPr>
            <w:tcW w:w="241" w:type="pct"/>
            <w:shd w:val="clear" w:color="auto" w:fill="auto"/>
          </w:tcPr>
          <w:p w14:paraId="66484E8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EF87171" w14:textId="77777777" w:rsidR="007F0E0D" w:rsidRPr="00777A55" w:rsidRDefault="007F0E0D" w:rsidP="00C46382">
            <w:pPr>
              <w:pStyle w:val="BodyTextTable"/>
            </w:pPr>
            <w:r w:rsidRPr="004C5E17">
              <w:t>VAS spend last billing cycle</w:t>
            </w:r>
          </w:p>
        </w:tc>
        <w:tc>
          <w:tcPr>
            <w:tcW w:w="673" w:type="pct"/>
            <w:shd w:val="clear" w:color="auto" w:fill="auto"/>
          </w:tcPr>
          <w:p w14:paraId="1C25004D" w14:textId="77777777" w:rsidR="007F0E0D" w:rsidRPr="00A03243" w:rsidRDefault="007F0E0D" w:rsidP="00C46382">
            <w:pPr>
              <w:pStyle w:val="BodyTextTable"/>
              <w:rPr>
                <w:color w:val="000000"/>
                <w:szCs w:val="18"/>
              </w:rPr>
            </w:pPr>
            <w:r w:rsidRPr="004C5E17">
              <w:rPr>
                <w:color w:val="000000"/>
                <w:szCs w:val="18"/>
              </w:rPr>
              <w:t>Num</w:t>
            </w:r>
            <w:r>
              <w:rPr>
                <w:color w:val="000000"/>
                <w:szCs w:val="18"/>
              </w:rPr>
              <w:t>e</w:t>
            </w:r>
            <w:r w:rsidRPr="004C5E17">
              <w:rPr>
                <w:color w:val="000000"/>
                <w:szCs w:val="18"/>
              </w:rPr>
              <w:t>ric</w:t>
            </w:r>
          </w:p>
        </w:tc>
        <w:tc>
          <w:tcPr>
            <w:tcW w:w="1437" w:type="pct"/>
            <w:shd w:val="clear" w:color="auto" w:fill="auto"/>
          </w:tcPr>
          <w:p w14:paraId="52895460" w14:textId="77777777" w:rsidR="007F0E0D" w:rsidRDefault="007F0E0D" w:rsidP="00C46382">
            <w:pPr>
              <w:pStyle w:val="BodyTextTable"/>
              <w:rPr>
                <w:color w:val="000000"/>
                <w:szCs w:val="18"/>
              </w:rPr>
            </w:pPr>
            <w:r w:rsidRPr="004C5E17">
              <w:rPr>
                <w:color w:val="000000"/>
                <w:szCs w:val="18"/>
              </w:rPr>
              <w:t>peso value spent on VAS</w:t>
            </w:r>
          </w:p>
          <w:p w14:paraId="7976CEDF" w14:textId="77777777" w:rsidR="007F0E0D" w:rsidRPr="006E0FF0" w:rsidRDefault="007F0E0D" w:rsidP="00C46382">
            <w:pPr>
              <w:pStyle w:val="BodyTextTable"/>
              <w:rPr>
                <w:color w:val="000000"/>
                <w:szCs w:val="18"/>
              </w:rPr>
            </w:pPr>
            <w:r w:rsidRPr="004C5E17">
              <w:rPr>
                <w:color w:val="000000"/>
                <w:szCs w:val="18"/>
              </w:rPr>
              <w:t>Sum the amount (in Peso) that the customer spent on VAS in his last billing cycle</w:t>
            </w:r>
          </w:p>
        </w:tc>
        <w:tc>
          <w:tcPr>
            <w:tcW w:w="730" w:type="pct"/>
            <w:shd w:val="clear" w:color="auto" w:fill="auto"/>
          </w:tcPr>
          <w:p w14:paraId="5DEB45B5" w14:textId="77777777" w:rsidR="007F0E0D" w:rsidRPr="00912647" w:rsidRDefault="007F0E0D" w:rsidP="00C46382">
            <w:pPr>
              <w:pStyle w:val="BodyTextTable"/>
              <w:rPr>
                <w:szCs w:val="18"/>
                <w:highlight w:val="yellow"/>
              </w:rPr>
            </w:pPr>
          </w:p>
        </w:tc>
        <w:tc>
          <w:tcPr>
            <w:tcW w:w="526" w:type="pct"/>
            <w:shd w:val="clear" w:color="auto" w:fill="auto"/>
          </w:tcPr>
          <w:p w14:paraId="25DE24F8" w14:textId="77777777" w:rsidR="007F0E0D" w:rsidRPr="00E61B1B" w:rsidRDefault="007F0E0D" w:rsidP="00C46382">
            <w:pPr>
              <w:pStyle w:val="BodyTextTable"/>
            </w:pPr>
            <w:r>
              <w:t>OCS</w:t>
            </w:r>
          </w:p>
        </w:tc>
        <w:tc>
          <w:tcPr>
            <w:tcW w:w="335" w:type="pct"/>
            <w:shd w:val="clear" w:color="auto" w:fill="auto"/>
          </w:tcPr>
          <w:p w14:paraId="563D0D5E" w14:textId="77777777" w:rsidR="007F0E0D" w:rsidRDefault="007F0E0D" w:rsidP="00C46382">
            <w:pPr>
              <w:pStyle w:val="BodyTextTable"/>
              <w:rPr>
                <w:szCs w:val="18"/>
              </w:rPr>
            </w:pPr>
            <w:r>
              <w:rPr>
                <w:szCs w:val="18"/>
              </w:rPr>
              <w:t>O</w:t>
            </w:r>
          </w:p>
        </w:tc>
      </w:tr>
      <w:tr w:rsidR="007F0E0D" w:rsidRPr="003A4ED1" w14:paraId="30CBB915" w14:textId="77777777" w:rsidTr="00C46382">
        <w:trPr>
          <w:cantSplit/>
        </w:trPr>
        <w:tc>
          <w:tcPr>
            <w:tcW w:w="241" w:type="pct"/>
            <w:shd w:val="clear" w:color="auto" w:fill="auto"/>
          </w:tcPr>
          <w:p w14:paraId="700077F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D063EAD" w14:textId="77777777" w:rsidR="007F0E0D" w:rsidRPr="00993AE3" w:rsidRDefault="007F0E0D" w:rsidP="00C46382">
            <w:pPr>
              <w:pStyle w:val="BodyTextTable"/>
            </w:pPr>
            <w:r w:rsidRPr="004C5E17">
              <w:t>VAS spend last 3 months</w:t>
            </w:r>
          </w:p>
        </w:tc>
        <w:tc>
          <w:tcPr>
            <w:tcW w:w="673" w:type="pct"/>
            <w:shd w:val="clear" w:color="auto" w:fill="auto"/>
          </w:tcPr>
          <w:p w14:paraId="539F62DD" w14:textId="77777777" w:rsidR="007F0E0D" w:rsidRPr="00993AE3" w:rsidRDefault="007F0E0D" w:rsidP="00C46382">
            <w:pPr>
              <w:pStyle w:val="BodyTextTable"/>
              <w:rPr>
                <w:color w:val="000000"/>
                <w:szCs w:val="18"/>
                <w:highlight w:val="yellow"/>
              </w:rPr>
            </w:pPr>
            <w:r w:rsidRPr="008723FF">
              <w:rPr>
                <w:color w:val="000000"/>
                <w:szCs w:val="18"/>
              </w:rPr>
              <w:t>Numeric</w:t>
            </w:r>
          </w:p>
        </w:tc>
        <w:tc>
          <w:tcPr>
            <w:tcW w:w="1437" w:type="pct"/>
            <w:shd w:val="clear" w:color="auto" w:fill="auto"/>
          </w:tcPr>
          <w:p w14:paraId="24A0A755" w14:textId="77777777" w:rsidR="007F0E0D" w:rsidRDefault="007F0E0D" w:rsidP="00C46382">
            <w:pPr>
              <w:pStyle w:val="BodyTextTable"/>
              <w:rPr>
                <w:color w:val="000000"/>
                <w:szCs w:val="18"/>
              </w:rPr>
            </w:pPr>
            <w:r w:rsidRPr="004C5E17">
              <w:rPr>
                <w:color w:val="000000"/>
                <w:szCs w:val="18"/>
              </w:rPr>
              <w:t>peso value spent on VAS</w:t>
            </w:r>
          </w:p>
          <w:p w14:paraId="424022B3" w14:textId="77777777" w:rsidR="007F0E0D" w:rsidRPr="004C5E17" w:rsidRDefault="007F0E0D" w:rsidP="00C46382">
            <w:pPr>
              <w:pStyle w:val="BodyTextTable"/>
              <w:rPr>
                <w:color w:val="000000"/>
                <w:szCs w:val="18"/>
              </w:rPr>
            </w:pPr>
            <w:r w:rsidRPr="004C5E17">
              <w:rPr>
                <w:color w:val="000000"/>
                <w:szCs w:val="18"/>
              </w:rPr>
              <w:t>Sum the amount (in Peso) that the customer spent on VAS in his last 3 calendar months, not including the last one, and divide by 3</w:t>
            </w:r>
          </w:p>
          <w:p w14:paraId="317FF70F" w14:textId="77777777" w:rsidR="007F0E0D" w:rsidRDefault="007F0E0D" w:rsidP="00C46382">
            <w:pPr>
              <w:pStyle w:val="BodyTextTable"/>
              <w:rPr>
                <w:color w:val="000000"/>
                <w:szCs w:val="18"/>
              </w:rPr>
            </w:pPr>
            <w:r w:rsidRPr="004C5E17">
              <w:rPr>
                <w:color w:val="000000"/>
                <w:szCs w:val="18"/>
              </w:rPr>
              <w:t>*</w:t>
            </w:r>
            <w:proofErr w:type="gramStart"/>
            <w:r w:rsidRPr="004C5E17">
              <w:rPr>
                <w:color w:val="000000"/>
                <w:szCs w:val="18"/>
              </w:rPr>
              <w:t>if</w:t>
            </w:r>
            <w:proofErr w:type="gramEnd"/>
            <w:r w:rsidRPr="004C5E17">
              <w:rPr>
                <w:color w:val="000000"/>
                <w:szCs w:val="18"/>
              </w:rPr>
              <w:t xml:space="preserve"> the customer tenure is less than 3 months, divide in the number of months available</w:t>
            </w:r>
          </w:p>
        </w:tc>
        <w:tc>
          <w:tcPr>
            <w:tcW w:w="730" w:type="pct"/>
            <w:shd w:val="clear" w:color="auto" w:fill="auto"/>
          </w:tcPr>
          <w:p w14:paraId="1535BF9C" w14:textId="77777777" w:rsidR="007F0E0D" w:rsidRPr="00912647" w:rsidRDefault="007F0E0D" w:rsidP="00C46382">
            <w:pPr>
              <w:pStyle w:val="BodyTextTable"/>
              <w:rPr>
                <w:szCs w:val="18"/>
                <w:highlight w:val="yellow"/>
              </w:rPr>
            </w:pPr>
          </w:p>
        </w:tc>
        <w:tc>
          <w:tcPr>
            <w:tcW w:w="526" w:type="pct"/>
            <w:shd w:val="clear" w:color="auto" w:fill="auto"/>
          </w:tcPr>
          <w:p w14:paraId="4A049040" w14:textId="77777777" w:rsidR="007F0E0D" w:rsidRDefault="007F0E0D" w:rsidP="00C46382">
            <w:pPr>
              <w:pStyle w:val="BodyTextTable"/>
            </w:pPr>
            <w:r>
              <w:t>OCS</w:t>
            </w:r>
          </w:p>
        </w:tc>
        <w:tc>
          <w:tcPr>
            <w:tcW w:w="335" w:type="pct"/>
            <w:shd w:val="clear" w:color="auto" w:fill="auto"/>
          </w:tcPr>
          <w:p w14:paraId="2C1EB327" w14:textId="77777777" w:rsidR="007F0E0D" w:rsidRDefault="007F0E0D" w:rsidP="00C46382">
            <w:pPr>
              <w:pStyle w:val="BodyTextTable"/>
              <w:rPr>
                <w:szCs w:val="18"/>
              </w:rPr>
            </w:pPr>
            <w:r>
              <w:rPr>
                <w:szCs w:val="18"/>
              </w:rPr>
              <w:t>O</w:t>
            </w:r>
          </w:p>
        </w:tc>
      </w:tr>
      <w:tr w:rsidR="007F0E0D" w:rsidRPr="003A4ED1" w14:paraId="2A52B47B" w14:textId="77777777" w:rsidTr="00C46382">
        <w:trPr>
          <w:cantSplit/>
        </w:trPr>
        <w:tc>
          <w:tcPr>
            <w:tcW w:w="241" w:type="pct"/>
            <w:shd w:val="clear" w:color="auto" w:fill="auto"/>
          </w:tcPr>
          <w:p w14:paraId="1288334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E23B357" w14:textId="77777777" w:rsidR="007F0E0D" w:rsidRPr="00993AE3" w:rsidRDefault="007F0E0D" w:rsidP="00C46382">
            <w:pPr>
              <w:pStyle w:val="BodyTextTable"/>
            </w:pPr>
            <w:r w:rsidRPr="004C5E17">
              <w:t>Roaming spend last billing cycle</w:t>
            </w:r>
          </w:p>
        </w:tc>
        <w:tc>
          <w:tcPr>
            <w:tcW w:w="673" w:type="pct"/>
            <w:shd w:val="clear" w:color="auto" w:fill="auto"/>
          </w:tcPr>
          <w:p w14:paraId="0AA3B8D8" w14:textId="77777777" w:rsidR="007F0E0D" w:rsidRPr="00993AE3" w:rsidRDefault="007F0E0D" w:rsidP="00C46382">
            <w:pPr>
              <w:pStyle w:val="BodyTextTable"/>
              <w:rPr>
                <w:color w:val="000000"/>
                <w:szCs w:val="18"/>
                <w:highlight w:val="yellow"/>
              </w:rPr>
            </w:pPr>
            <w:r w:rsidRPr="008723FF">
              <w:rPr>
                <w:color w:val="000000"/>
                <w:szCs w:val="18"/>
              </w:rPr>
              <w:t>Numeric</w:t>
            </w:r>
          </w:p>
        </w:tc>
        <w:tc>
          <w:tcPr>
            <w:tcW w:w="1437" w:type="pct"/>
            <w:shd w:val="clear" w:color="auto" w:fill="auto"/>
          </w:tcPr>
          <w:p w14:paraId="45F6FEB3" w14:textId="77777777" w:rsidR="007F0E0D" w:rsidRDefault="007F0E0D" w:rsidP="00C46382">
            <w:pPr>
              <w:pStyle w:val="BodyTextTable"/>
              <w:rPr>
                <w:color w:val="000000"/>
                <w:szCs w:val="18"/>
              </w:rPr>
            </w:pPr>
            <w:r w:rsidRPr="004C5E17">
              <w:rPr>
                <w:color w:val="000000"/>
                <w:szCs w:val="18"/>
              </w:rPr>
              <w:t>Sum the amount (in Peso) that the customer spent on roaming usage in his last billing cycle</w:t>
            </w:r>
          </w:p>
        </w:tc>
        <w:tc>
          <w:tcPr>
            <w:tcW w:w="730" w:type="pct"/>
            <w:shd w:val="clear" w:color="auto" w:fill="auto"/>
          </w:tcPr>
          <w:p w14:paraId="2F95F6C4" w14:textId="77777777" w:rsidR="007F0E0D" w:rsidRPr="00912647" w:rsidRDefault="007F0E0D" w:rsidP="00C46382">
            <w:pPr>
              <w:pStyle w:val="BodyTextTable"/>
              <w:rPr>
                <w:szCs w:val="18"/>
                <w:highlight w:val="yellow"/>
              </w:rPr>
            </w:pPr>
          </w:p>
        </w:tc>
        <w:tc>
          <w:tcPr>
            <w:tcW w:w="526" w:type="pct"/>
            <w:shd w:val="clear" w:color="auto" w:fill="auto"/>
          </w:tcPr>
          <w:p w14:paraId="27287999" w14:textId="77777777" w:rsidR="007F0E0D" w:rsidRDefault="007F0E0D" w:rsidP="00C46382">
            <w:pPr>
              <w:pStyle w:val="BodyTextTable"/>
            </w:pPr>
            <w:r>
              <w:t>OCS</w:t>
            </w:r>
          </w:p>
        </w:tc>
        <w:tc>
          <w:tcPr>
            <w:tcW w:w="335" w:type="pct"/>
            <w:shd w:val="clear" w:color="auto" w:fill="auto"/>
          </w:tcPr>
          <w:p w14:paraId="56CDA57E" w14:textId="77777777" w:rsidR="007F0E0D" w:rsidRDefault="007F0E0D" w:rsidP="00C46382">
            <w:pPr>
              <w:pStyle w:val="BodyTextTable"/>
              <w:rPr>
                <w:szCs w:val="18"/>
              </w:rPr>
            </w:pPr>
            <w:r>
              <w:rPr>
                <w:szCs w:val="18"/>
              </w:rPr>
              <w:t>O</w:t>
            </w:r>
          </w:p>
        </w:tc>
      </w:tr>
      <w:tr w:rsidR="007F0E0D" w:rsidRPr="003A4ED1" w14:paraId="799FB340" w14:textId="77777777" w:rsidTr="00C46382">
        <w:trPr>
          <w:cantSplit/>
        </w:trPr>
        <w:tc>
          <w:tcPr>
            <w:tcW w:w="241" w:type="pct"/>
            <w:shd w:val="clear" w:color="auto" w:fill="auto"/>
          </w:tcPr>
          <w:p w14:paraId="41E2A72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F326BAA" w14:textId="77777777" w:rsidR="007F0E0D" w:rsidRPr="00DE59B3" w:rsidRDefault="007F0E0D" w:rsidP="00C46382">
            <w:pPr>
              <w:pStyle w:val="BodyTextTable"/>
            </w:pPr>
            <w:r w:rsidRPr="00DE59B3">
              <w:t xml:space="preserve">Last date of CSR </w:t>
            </w:r>
            <w:proofErr w:type="gramStart"/>
            <w:r w:rsidRPr="00DE59B3">
              <w:t>complain</w:t>
            </w:r>
            <w:proofErr w:type="gramEnd"/>
          </w:p>
        </w:tc>
        <w:tc>
          <w:tcPr>
            <w:tcW w:w="673" w:type="pct"/>
            <w:shd w:val="clear" w:color="auto" w:fill="auto"/>
          </w:tcPr>
          <w:p w14:paraId="3C5927F5" w14:textId="77777777" w:rsidR="007F0E0D" w:rsidRPr="00DE59B3" w:rsidRDefault="007F0E0D" w:rsidP="00C46382">
            <w:pPr>
              <w:pStyle w:val="BodyTextTable"/>
              <w:rPr>
                <w:color w:val="000000"/>
                <w:szCs w:val="18"/>
              </w:rPr>
            </w:pPr>
            <w:proofErr w:type="spellStart"/>
            <w:r w:rsidRPr="00DE59B3">
              <w:rPr>
                <w:color w:val="000000"/>
                <w:szCs w:val="18"/>
              </w:rPr>
              <w:t>DateTime</w:t>
            </w:r>
            <w:proofErr w:type="spellEnd"/>
          </w:p>
        </w:tc>
        <w:tc>
          <w:tcPr>
            <w:tcW w:w="1437" w:type="pct"/>
            <w:shd w:val="clear" w:color="auto" w:fill="auto"/>
          </w:tcPr>
          <w:p w14:paraId="435EBB9E" w14:textId="77777777" w:rsidR="007F0E0D" w:rsidRDefault="007F0E0D" w:rsidP="00C46382">
            <w:pPr>
              <w:pStyle w:val="BodyTextTable"/>
              <w:rPr>
                <w:color w:val="000000"/>
                <w:szCs w:val="18"/>
              </w:rPr>
            </w:pPr>
            <w:r w:rsidRPr="00DE59B3">
              <w:rPr>
                <w:color w:val="000000"/>
                <w:szCs w:val="18"/>
              </w:rPr>
              <w:t>Last date of customer complaint to CSR. Depends on the SRs if will be sent</w:t>
            </w:r>
          </w:p>
          <w:p w14:paraId="24507F88" w14:textId="77777777" w:rsidR="000E391A" w:rsidRPr="00DE59B3" w:rsidRDefault="000E391A" w:rsidP="00C46382">
            <w:pPr>
              <w:pStyle w:val="BodyTextTable"/>
              <w:rPr>
                <w:color w:val="000000"/>
                <w:szCs w:val="18"/>
              </w:rPr>
            </w:pPr>
            <w:r w:rsidRPr="00C53DF2">
              <w:rPr>
                <w:b/>
                <w:bCs/>
                <w:color w:val="000000"/>
                <w:szCs w:val="18"/>
              </w:rPr>
              <w:t>Will not be populated.</w:t>
            </w:r>
          </w:p>
        </w:tc>
        <w:tc>
          <w:tcPr>
            <w:tcW w:w="730" w:type="pct"/>
            <w:shd w:val="clear" w:color="auto" w:fill="auto"/>
          </w:tcPr>
          <w:p w14:paraId="3F3943CC" w14:textId="77777777" w:rsidR="007F0E0D" w:rsidRPr="00DE59B3" w:rsidRDefault="007F0E0D" w:rsidP="00C46382">
            <w:pPr>
              <w:pStyle w:val="BodyTextTable"/>
              <w:rPr>
                <w:szCs w:val="18"/>
              </w:rPr>
            </w:pPr>
          </w:p>
        </w:tc>
        <w:tc>
          <w:tcPr>
            <w:tcW w:w="526" w:type="pct"/>
            <w:shd w:val="clear" w:color="auto" w:fill="auto"/>
          </w:tcPr>
          <w:p w14:paraId="12EAB637" w14:textId="5B8AB0AF" w:rsidR="007F0E0D" w:rsidRPr="00DE59B3" w:rsidRDefault="007F0E0D" w:rsidP="00C46382">
            <w:pPr>
              <w:pStyle w:val="BodyTextTable"/>
            </w:pPr>
          </w:p>
        </w:tc>
        <w:tc>
          <w:tcPr>
            <w:tcW w:w="335" w:type="pct"/>
            <w:shd w:val="clear" w:color="auto" w:fill="auto"/>
          </w:tcPr>
          <w:p w14:paraId="515D0BEF" w14:textId="77777777" w:rsidR="007F0E0D" w:rsidRDefault="007F0E0D" w:rsidP="00C46382">
            <w:pPr>
              <w:pStyle w:val="BodyTextTable"/>
              <w:rPr>
                <w:szCs w:val="18"/>
              </w:rPr>
            </w:pPr>
            <w:r w:rsidRPr="00DE59B3">
              <w:rPr>
                <w:szCs w:val="18"/>
              </w:rPr>
              <w:t>O</w:t>
            </w:r>
          </w:p>
        </w:tc>
      </w:tr>
      <w:tr w:rsidR="007F0E0D" w:rsidRPr="003A4ED1" w14:paraId="13D8A2C3" w14:textId="77777777" w:rsidTr="00C46382">
        <w:trPr>
          <w:cantSplit/>
        </w:trPr>
        <w:tc>
          <w:tcPr>
            <w:tcW w:w="241" w:type="pct"/>
            <w:shd w:val="clear" w:color="auto" w:fill="auto"/>
          </w:tcPr>
          <w:p w14:paraId="7EAC9FD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F7E3781" w14:textId="77777777" w:rsidR="007F0E0D" w:rsidRPr="00993AE3" w:rsidRDefault="007F0E0D" w:rsidP="00C46382">
            <w:pPr>
              <w:pStyle w:val="BodyTextTable"/>
            </w:pPr>
            <w:r w:rsidRPr="00926396">
              <w:t>Last Customer care Transaction Type</w:t>
            </w:r>
          </w:p>
        </w:tc>
        <w:tc>
          <w:tcPr>
            <w:tcW w:w="673" w:type="pct"/>
            <w:shd w:val="clear" w:color="auto" w:fill="auto"/>
          </w:tcPr>
          <w:p w14:paraId="682435B0" w14:textId="77777777" w:rsidR="007F0E0D" w:rsidRPr="00993AE3" w:rsidRDefault="007F0E0D" w:rsidP="00C46382">
            <w:pPr>
              <w:pStyle w:val="BodyTextTable"/>
              <w:rPr>
                <w:color w:val="000000"/>
                <w:szCs w:val="18"/>
                <w:highlight w:val="yellow"/>
              </w:rPr>
            </w:pPr>
            <w:r w:rsidRPr="00926396">
              <w:rPr>
                <w:color w:val="000000"/>
                <w:szCs w:val="18"/>
              </w:rPr>
              <w:t>String</w:t>
            </w:r>
          </w:p>
        </w:tc>
        <w:tc>
          <w:tcPr>
            <w:tcW w:w="1437" w:type="pct"/>
            <w:shd w:val="clear" w:color="auto" w:fill="auto"/>
          </w:tcPr>
          <w:p w14:paraId="502C9B5F" w14:textId="77777777" w:rsidR="007F0E0D" w:rsidRPr="00926396" w:rsidRDefault="007F0E0D" w:rsidP="00C46382">
            <w:pPr>
              <w:pStyle w:val="BodyTextTable"/>
              <w:rPr>
                <w:color w:val="000000"/>
                <w:szCs w:val="18"/>
              </w:rPr>
            </w:pPr>
            <w:r w:rsidRPr="00926396">
              <w:rPr>
                <w:color w:val="000000"/>
                <w:szCs w:val="18"/>
              </w:rPr>
              <w:t>Voice of Customer</w:t>
            </w:r>
          </w:p>
          <w:p w14:paraId="5A515DB5" w14:textId="77777777" w:rsidR="007F0E0D" w:rsidRDefault="007F0E0D" w:rsidP="00C46382">
            <w:pPr>
              <w:pStyle w:val="BodyTextTable"/>
              <w:rPr>
                <w:color w:val="000000"/>
                <w:szCs w:val="18"/>
              </w:rPr>
            </w:pPr>
            <w:r w:rsidRPr="00926396">
              <w:rPr>
                <w:color w:val="000000"/>
                <w:szCs w:val="18"/>
              </w:rPr>
              <w:t>List of Values: Inquire, Request, Complaint</w:t>
            </w:r>
          </w:p>
          <w:p w14:paraId="7E84CC8E" w14:textId="77777777" w:rsidR="00D15CFE" w:rsidRDefault="00D15CFE" w:rsidP="00C46382">
            <w:pPr>
              <w:pStyle w:val="BodyTextTable"/>
              <w:rPr>
                <w:color w:val="000000"/>
                <w:szCs w:val="18"/>
              </w:rPr>
            </w:pPr>
            <w:r w:rsidRPr="00C53DF2">
              <w:rPr>
                <w:b/>
                <w:bCs/>
                <w:color w:val="000000"/>
                <w:szCs w:val="18"/>
              </w:rPr>
              <w:t>Will not be populated.</w:t>
            </w:r>
          </w:p>
        </w:tc>
        <w:tc>
          <w:tcPr>
            <w:tcW w:w="730" w:type="pct"/>
            <w:shd w:val="clear" w:color="auto" w:fill="auto"/>
          </w:tcPr>
          <w:p w14:paraId="47A861B1" w14:textId="77777777" w:rsidR="007F0E0D" w:rsidRPr="00912647" w:rsidRDefault="007F0E0D" w:rsidP="00C46382">
            <w:pPr>
              <w:pStyle w:val="BodyTextTable"/>
              <w:rPr>
                <w:szCs w:val="18"/>
                <w:highlight w:val="yellow"/>
              </w:rPr>
            </w:pPr>
          </w:p>
        </w:tc>
        <w:tc>
          <w:tcPr>
            <w:tcW w:w="526" w:type="pct"/>
            <w:shd w:val="clear" w:color="auto" w:fill="auto"/>
          </w:tcPr>
          <w:p w14:paraId="21B891C1" w14:textId="72A9085B" w:rsidR="007F0E0D" w:rsidRDefault="007F0E0D" w:rsidP="00C46382">
            <w:pPr>
              <w:pStyle w:val="BodyTextTable"/>
            </w:pPr>
          </w:p>
        </w:tc>
        <w:tc>
          <w:tcPr>
            <w:tcW w:w="335" w:type="pct"/>
            <w:shd w:val="clear" w:color="auto" w:fill="auto"/>
          </w:tcPr>
          <w:p w14:paraId="40BC5368" w14:textId="77777777" w:rsidR="007F0E0D" w:rsidRDefault="007F0E0D" w:rsidP="00C46382">
            <w:pPr>
              <w:pStyle w:val="BodyTextTable"/>
              <w:rPr>
                <w:szCs w:val="18"/>
              </w:rPr>
            </w:pPr>
            <w:r>
              <w:rPr>
                <w:szCs w:val="18"/>
              </w:rPr>
              <w:t>O</w:t>
            </w:r>
          </w:p>
        </w:tc>
      </w:tr>
      <w:tr w:rsidR="007F0E0D" w:rsidRPr="003A4ED1" w14:paraId="7B924D5A" w14:textId="77777777" w:rsidTr="00C46382">
        <w:trPr>
          <w:cantSplit/>
        </w:trPr>
        <w:tc>
          <w:tcPr>
            <w:tcW w:w="241" w:type="pct"/>
            <w:shd w:val="clear" w:color="auto" w:fill="auto"/>
          </w:tcPr>
          <w:p w14:paraId="78E8CE7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6463501" w14:textId="77777777" w:rsidR="007F0E0D" w:rsidRPr="00926396" w:rsidRDefault="007F0E0D" w:rsidP="00C46382">
            <w:pPr>
              <w:pStyle w:val="BodyTextTable"/>
            </w:pPr>
            <w:r w:rsidRPr="00926396">
              <w:t>Last Customer care Transaction Timestamp</w:t>
            </w:r>
          </w:p>
        </w:tc>
        <w:tc>
          <w:tcPr>
            <w:tcW w:w="673" w:type="pct"/>
            <w:shd w:val="clear" w:color="auto" w:fill="auto"/>
          </w:tcPr>
          <w:p w14:paraId="1E6C25A2" w14:textId="77777777" w:rsidR="007F0E0D" w:rsidRPr="00926396"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35EC6928" w14:textId="77777777" w:rsidR="007F0E0D" w:rsidRDefault="007F0E0D" w:rsidP="00C46382">
            <w:pPr>
              <w:pStyle w:val="BodyTextTable"/>
              <w:rPr>
                <w:color w:val="000000"/>
                <w:szCs w:val="18"/>
              </w:rPr>
            </w:pPr>
            <w:r w:rsidRPr="00926396">
              <w:rPr>
                <w:color w:val="000000"/>
                <w:szCs w:val="18"/>
              </w:rPr>
              <w:t>Time stamp for the last customer care transaction</w:t>
            </w:r>
          </w:p>
          <w:p w14:paraId="498AEAF0" w14:textId="77777777" w:rsidR="00D15CFE" w:rsidRPr="00926396" w:rsidRDefault="00D15CFE" w:rsidP="00C46382">
            <w:pPr>
              <w:pStyle w:val="BodyTextTable"/>
              <w:rPr>
                <w:color w:val="000000"/>
                <w:szCs w:val="18"/>
              </w:rPr>
            </w:pPr>
            <w:r w:rsidRPr="00C53DF2">
              <w:rPr>
                <w:b/>
                <w:bCs/>
                <w:color w:val="000000"/>
                <w:szCs w:val="18"/>
              </w:rPr>
              <w:t>Will not be populated.</w:t>
            </w:r>
          </w:p>
        </w:tc>
        <w:tc>
          <w:tcPr>
            <w:tcW w:w="730" w:type="pct"/>
            <w:shd w:val="clear" w:color="auto" w:fill="auto"/>
          </w:tcPr>
          <w:p w14:paraId="7163D6FF" w14:textId="77777777" w:rsidR="007F0E0D" w:rsidRPr="00912647" w:rsidRDefault="007F0E0D" w:rsidP="00C46382">
            <w:pPr>
              <w:pStyle w:val="BodyTextTable"/>
              <w:rPr>
                <w:szCs w:val="18"/>
                <w:highlight w:val="yellow"/>
              </w:rPr>
            </w:pPr>
          </w:p>
        </w:tc>
        <w:tc>
          <w:tcPr>
            <w:tcW w:w="526" w:type="pct"/>
            <w:shd w:val="clear" w:color="auto" w:fill="auto"/>
          </w:tcPr>
          <w:p w14:paraId="1E3BDE5D" w14:textId="59B282A5" w:rsidR="007F0E0D" w:rsidRDefault="007F0E0D" w:rsidP="00C46382">
            <w:pPr>
              <w:pStyle w:val="BodyTextTable"/>
            </w:pPr>
          </w:p>
        </w:tc>
        <w:tc>
          <w:tcPr>
            <w:tcW w:w="335" w:type="pct"/>
            <w:shd w:val="clear" w:color="auto" w:fill="auto"/>
          </w:tcPr>
          <w:p w14:paraId="79CE54A6" w14:textId="77777777" w:rsidR="007F0E0D" w:rsidRDefault="007F0E0D" w:rsidP="00C46382">
            <w:pPr>
              <w:pStyle w:val="BodyTextTable"/>
              <w:rPr>
                <w:szCs w:val="18"/>
              </w:rPr>
            </w:pPr>
            <w:r>
              <w:rPr>
                <w:szCs w:val="18"/>
              </w:rPr>
              <w:t>O</w:t>
            </w:r>
          </w:p>
        </w:tc>
      </w:tr>
      <w:tr w:rsidR="007F0E0D" w:rsidRPr="003A4ED1" w14:paraId="057AB4DC" w14:textId="77777777" w:rsidTr="00C46382">
        <w:trPr>
          <w:cantSplit/>
        </w:trPr>
        <w:tc>
          <w:tcPr>
            <w:tcW w:w="241" w:type="pct"/>
            <w:shd w:val="clear" w:color="auto" w:fill="auto"/>
          </w:tcPr>
          <w:p w14:paraId="36AE690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BFF608B" w14:textId="77777777" w:rsidR="007F0E0D" w:rsidRPr="00926396" w:rsidRDefault="007F0E0D" w:rsidP="00C46382">
            <w:pPr>
              <w:pStyle w:val="BodyTextTable"/>
            </w:pPr>
            <w:r w:rsidRPr="0027275D">
              <w:t>Registration date to Mobile app</w:t>
            </w:r>
          </w:p>
        </w:tc>
        <w:tc>
          <w:tcPr>
            <w:tcW w:w="673" w:type="pct"/>
            <w:shd w:val="clear" w:color="auto" w:fill="auto"/>
          </w:tcPr>
          <w:p w14:paraId="6F27A722"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5F43C01B" w14:textId="77777777" w:rsidR="007F0E0D" w:rsidRPr="00926396" w:rsidRDefault="007F0E0D" w:rsidP="00C46382">
            <w:pPr>
              <w:pStyle w:val="BodyTextTable"/>
              <w:rPr>
                <w:color w:val="000000"/>
                <w:szCs w:val="18"/>
              </w:rPr>
            </w:pPr>
            <w:r w:rsidRPr="0027275D">
              <w:t>Registration date to Mobile app</w:t>
            </w:r>
          </w:p>
        </w:tc>
        <w:tc>
          <w:tcPr>
            <w:tcW w:w="730" w:type="pct"/>
            <w:shd w:val="clear" w:color="auto" w:fill="auto"/>
          </w:tcPr>
          <w:p w14:paraId="452DB648" w14:textId="77777777" w:rsidR="007F0E0D" w:rsidRPr="00912647" w:rsidRDefault="007F0E0D" w:rsidP="00C46382">
            <w:pPr>
              <w:pStyle w:val="BodyTextTable"/>
              <w:rPr>
                <w:szCs w:val="18"/>
                <w:highlight w:val="yellow"/>
              </w:rPr>
            </w:pPr>
          </w:p>
        </w:tc>
        <w:tc>
          <w:tcPr>
            <w:tcW w:w="526" w:type="pct"/>
            <w:shd w:val="clear" w:color="auto" w:fill="auto"/>
          </w:tcPr>
          <w:p w14:paraId="05B6C645" w14:textId="77777777" w:rsidR="007F0E0D" w:rsidRDefault="007F0E0D" w:rsidP="00C46382">
            <w:pPr>
              <w:pStyle w:val="BodyTextTable"/>
            </w:pPr>
            <w:r>
              <w:t>SSO</w:t>
            </w:r>
          </w:p>
        </w:tc>
        <w:tc>
          <w:tcPr>
            <w:tcW w:w="335" w:type="pct"/>
            <w:shd w:val="clear" w:color="auto" w:fill="auto"/>
          </w:tcPr>
          <w:p w14:paraId="4FE0FDF0" w14:textId="77777777" w:rsidR="007F0E0D" w:rsidRDefault="007F0E0D" w:rsidP="00C46382">
            <w:pPr>
              <w:pStyle w:val="BodyTextTable"/>
              <w:rPr>
                <w:szCs w:val="18"/>
              </w:rPr>
            </w:pPr>
            <w:r>
              <w:rPr>
                <w:szCs w:val="18"/>
              </w:rPr>
              <w:t>O</w:t>
            </w:r>
          </w:p>
        </w:tc>
      </w:tr>
      <w:tr w:rsidR="007F0E0D" w:rsidRPr="003A4ED1" w14:paraId="68359225" w14:textId="77777777" w:rsidTr="00C46382">
        <w:trPr>
          <w:cantSplit/>
        </w:trPr>
        <w:tc>
          <w:tcPr>
            <w:tcW w:w="241" w:type="pct"/>
            <w:shd w:val="clear" w:color="auto" w:fill="auto"/>
          </w:tcPr>
          <w:p w14:paraId="4F79192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3C63CE9" w14:textId="77777777" w:rsidR="007F0E0D" w:rsidRPr="0027275D" w:rsidRDefault="007F0E0D" w:rsidP="00C46382">
            <w:pPr>
              <w:pStyle w:val="BodyTextTable"/>
            </w:pPr>
            <w:r w:rsidRPr="0027275D">
              <w:t>Last use on Mobile app</w:t>
            </w:r>
          </w:p>
        </w:tc>
        <w:tc>
          <w:tcPr>
            <w:tcW w:w="673" w:type="pct"/>
            <w:shd w:val="clear" w:color="auto" w:fill="auto"/>
          </w:tcPr>
          <w:p w14:paraId="171BB7C0"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1D64F308" w14:textId="77777777" w:rsidR="007F0E0D" w:rsidRPr="00926396" w:rsidRDefault="007F0E0D" w:rsidP="00C46382">
            <w:pPr>
              <w:pStyle w:val="BodyTextTable"/>
              <w:rPr>
                <w:color w:val="000000"/>
                <w:szCs w:val="18"/>
              </w:rPr>
            </w:pPr>
            <w:r w:rsidRPr="00260BE7">
              <w:rPr>
                <w:rFonts w:cs="Arial"/>
                <w:kern w:val="24"/>
                <w:szCs w:val="18"/>
              </w:rPr>
              <w:t>SSO – Last login Date</w:t>
            </w:r>
          </w:p>
        </w:tc>
        <w:tc>
          <w:tcPr>
            <w:tcW w:w="730" w:type="pct"/>
            <w:shd w:val="clear" w:color="auto" w:fill="auto"/>
          </w:tcPr>
          <w:p w14:paraId="44CC28D0" w14:textId="77777777" w:rsidR="007F0E0D" w:rsidRPr="00912647" w:rsidRDefault="007F0E0D" w:rsidP="00C46382">
            <w:pPr>
              <w:pStyle w:val="BodyTextTable"/>
              <w:rPr>
                <w:szCs w:val="18"/>
                <w:highlight w:val="yellow"/>
              </w:rPr>
            </w:pPr>
          </w:p>
        </w:tc>
        <w:tc>
          <w:tcPr>
            <w:tcW w:w="526" w:type="pct"/>
            <w:shd w:val="clear" w:color="auto" w:fill="auto"/>
          </w:tcPr>
          <w:p w14:paraId="67468229" w14:textId="77777777" w:rsidR="007F0E0D" w:rsidRDefault="007F0E0D" w:rsidP="00C46382">
            <w:pPr>
              <w:pStyle w:val="BodyTextTable"/>
            </w:pPr>
            <w:r>
              <w:t>SSO</w:t>
            </w:r>
          </w:p>
        </w:tc>
        <w:tc>
          <w:tcPr>
            <w:tcW w:w="335" w:type="pct"/>
            <w:shd w:val="clear" w:color="auto" w:fill="auto"/>
          </w:tcPr>
          <w:p w14:paraId="16FC4D7E" w14:textId="77777777" w:rsidR="007F0E0D" w:rsidRDefault="007F0E0D" w:rsidP="00C46382">
            <w:pPr>
              <w:pStyle w:val="BodyTextTable"/>
              <w:rPr>
                <w:szCs w:val="18"/>
              </w:rPr>
            </w:pPr>
            <w:r>
              <w:rPr>
                <w:szCs w:val="18"/>
              </w:rPr>
              <w:t>O</w:t>
            </w:r>
          </w:p>
        </w:tc>
      </w:tr>
      <w:tr w:rsidR="007F0E0D" w:rsidRPr="003A4ED1" w14:paraId="5095B460" w14:textId="77777777" w:rsidTr="00C46382">
        <w:trPr>
          <w:cantSplit/>
        </w:trPr>
        <w:tc>
          <w:tcPr>
            <w:tcW w:w="241" w:type="pct"/>
            <w:shd w:val="clear" w:color="auto" w:fill="auto"/>
          </w:tcPr>
          <w:p w14:paraId="6A347832"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9F3FF6F" w14:textId="77777777" w:rsidR="007F0E0D" w:rsidRPr="0027275D" w:rsidRDefault="007F0E0D" w:rsidP="00C46382">
            <w:pPr>
              <w:pStyle w:val="BodyTextTable"/>
            </w:pPr>
            <w:proofErr w:type="spellStart"/>
            <w:r w:rsidRPr="0027275D">
              <w:t>WiFi</w:t>
            </w:r>
            <w:proofErr w:type="spellEnd"/>
            <w:r w:rsidRPr="0027275D">
              <w:t xml:space="preserve"> registration date</w:t>
            </w:r>
          </w:p>
        </w:tc>
        <w:tc>
          <w:tcPr>
            <w:tcW w:w="673" w:type="pct"/>
            <w:shd w:val="clear" w:color="auto" w:fill="auto"/>
          </w:tcPr>
          <w:p w14:paraId="209B4D65"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00F4F024" w14:textId="77777777" w:rsidR="007F0E0D" w:rsidRPr="00926396" w:rsidRDefault="007F0E0D" w:rsidP="00C46382">
            <w:pPr>
              <w:pStyle w:val="BodyTextTable"/>
              <w:rPr>
                <w:color w:val="000000"/>
                <w:szCs w:val="18"/>
              </w:rPr>
            </w:pPr>
            <w:proofErr w:type="spellStart"/>
            <w:r w:rsidRPr="0027275D">
              <w:t>WiFi</w:t>
            </w:r>
            <w:proofErr w:type="spellEnd"/>
            <w:r w:rsidRPr="0027275D">
              <w:t xml:space="preserve"> registration date</w:t>
            </w:r>
          </w:p>
        </w:tc>
        <w:tc>
          <w:tcPr>
            <w:tcW w:w="730" w:type="pct"/>
            <w:shd w:val="clear" w:color="auto" w:fill="auto"/>
          </w:tcPr>
          <w:p w14:paraId="4FAD3D64" w14:textId="77777777" w:rsidR="007F0E0D" w:rsidRPr="00912647" w:rsidRDefault="007F0E0D" w:rsidP="00C46382">
            <w:pPr>
              <w:pStyle w:val="BodyTextTable"/>
              <w:rPr>
                <w:szCs w:val="18"/>
                <w:highlight w:val="yellow"/>
              </w:rPr>
            </w:pPr>
          </w:p>
        </w:tc>
        <w:tc>
          <w:tcPr>
            <w:tcW w:w="526" w:type="pct"/>
            <w:shd w:val="clear" w:color="auto" w:fill="auto"/>
          </w:tcPr>
          <w:p w14:paraId="4418F487" w14:textId="77777777" w:rsidR="007F0E0D" w:rsidRDefault="007F0E0D" w:rsidP="00C46382">
            <w:pPr>
              <w:pStyle w:val="BodyTextTable"/>
            </w:pPr>
            <w:r>
              <w:t>WIFI</w:t>
            </w:r>
          </w:p>
        </w:tc>
        <w:tc>
          <w:tcPr>
            <w:tcW w:w="335" w:type="pct"/>
            <w:shd w:val="clear" w:color="auto" w:fill="auto"/>
          </w:tcPr>
          <w:p w14:paraId="0C69C420" w14:textId="77777777" w:rsidR="007F0E0D" w:rsidRDefault="007F0E0D" w:rsidP="00C46382">
            <w:pPr>
              <w:pStyle w:val="BodyTextTable"/>
              <w:rPr>
                <w:szCs w:val="18"/>
              </w:rPr>
            </w:pPr>
            <w:r>
              <w:rPr>
                <w:szCs w:val="18"/>
              </w:rPr>
              <w:t>O</w:t>
            </w:r>
          </w:p>
        </w:tc>
      </w:tr>
      <w:tr w:rsidR="007F0E0D" w:rsidRPr="003A4ED1" w14:paraId="61CA043A" w14:textId="77777777" w:rsidTr="00C46382">
        <w:trPr>
          <w:cantSplit/>
        </w:trPr>
        <w:tc>
          <w:tcPr>
            <w:tcW w:w="241" w:type="pct"/>
            <w:shd w:val="clear" w:color="auto" w:fill="auto"/>
          </w:tcPr>
          <w:p w14:paraId="1A359BE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5AB666F" w14:textId="77777777" w:rsidR="007F0E0D" w:rsidRPr="0027275D" w:rsidRDefault="007F0E0D" w:rsidP="00C46382">
            <w:pPr>
              <w:pStyle w:val="BodyTextTable"/>
            </w:pPr>
            <w:r w:rsidRPr="0027275D">
              <w:t xml:space="preserve">Last use on </w:t>
            </w:r>
            <w:proofErr w:type="spellStart"/>
            <w:r w:rsidRPr="0027275D">
              <w:t>WiFi</w:t>
            </w:r>
            <w:proofErr w:type="spellEnd"/>
          </w:p>
        </w:tc>
        <w:tc>
          <w:tcPr>
            <w:tcW w:w="673" w:type="pct"/>
            <w:shd w:val="clear" w:color="auto" w:fill="auto"/>
          </w:tcPr>
          <w:p w14:paraId="6B855E8D"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76894A32" w14:textId="77777777" w:rsidR="007F0E0D" w:rsidRPr="00926396" w:rsidRDefault="007F0E0D" w:rsidP="00C46382">
            <w:pPr>
              <w:pStyle w:val="BodyTextTable"/>
              <w:rPr>
                <w:color w:val="000000"/>
                <w:szCs w:val="18"/>
              </w:rPr>
            </w:pPr>
            <w:r w:rsidRPr="0027275D">
              <w:t xml:space="preserve">Last use on </w:t>
            </w:r>
            <w:proofErr w:type="spellStart"/>
            <w:r w:rsidRPr="0027275D">
              <w:t>WiFi</w:t>
            </w:r>
            <w:proofErr w:type="spellEnd"/>
          </w:p>
        </w:tc>
        <w:tc>
          <w:tcPr>
            <w:tcW w:w="730" w:type="pct"/>
            <w:shd w:val="clear" w:color="auto" w:fill="auto"/>
          </w:tcPr>
          <w:p w14:paraId="0BF04D7D" w14:textId="77777777" w:rsidR="007F0E0D" w:rsidRPr="00912647" w:rsidRDefault="007F0E0D" w:rsidP="00C46382">
            <w:pPr>
              <w:pStyle w:val="BodyTextTable"/>
              <w:rPr>
                <w:szCs w:val="18"/>
                <w:highlight w:val="yellow"/>
              </w:rPr>
            </w:pPr>
          </w:p>
        </w:tc>
        <w:tc>
          <w:tcPr>
            <w:tcW w:w="526" w:type="pct"/>
            <w:shd w:val="clear" w:color="auto" w:fill="auto"/>
          </w:tcPr>
          <w:p w14:paraId="1CD9687D" w14:textId="77777777" w:rsidR="007F0E0D" w:rsidRDefault="007F0E0D" w:rsidP="00C46382">
            <w:pPr>
              <w:pStyle w:val="BodyTextTable"/>
            </w:pPr>
            <w:r>
              <w:t>WIFI</w:t>
            </w:r>
          </w:p>
        </w:tc>
        <w:tc>
          <w:tcPr>
            <w:tcW w:w="335" w:type="pct"/>
            <w:shd w:val="clear" w:color="auto" w:fill="auto"/>
          </w:tcPr>
          <w:p w14:paraId="5B8A401A" w14:textId="77777777" w:rsidR="007F0E0D" w:rsidRDefault="007F0E0D" w:rsidP="00C46382">
            <w:pPr>
              <w:pStyle w:val="BodyTextTable"/>
              <w:rPr>
                <w:szCs w:val="18"/>
              </w:rPr>
            </w:pPr>
            <w:r>
              <w:rPr>
                <w:szCs w:val="18"/>
              </w:rPr>
              <w:t>O</w:t>
            </w:r>
          </w:p>
        </w:tc>
      </w:tr>
      <w:tr w:rsidR="007F0E0D" w:rsidRPr="003A4ED1" w14:paraId="16B08D64" w14:textId="77777777" w:rsidTr="00C46382">
        <w:trPr>
          <w:cantSplit/>
        </w:trPr>
        <w:tc>
          <w:tcPr>
            <w:tcW w:w="241" w:type="pct"/>
            <w:shd w:val="clear" w:color="auto" w:fill="auto"/>
          </w:tcPr>
          <w:p w14:paraId="1E111CA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1852EFA" w14:textId="77777777" w:rsidR="007F0E0D" w:rsidRPr="0027275D" w:rsidRDefault="007F0E0D" w:rsidP="00C46382">
            <w:pPr>
              <w:pStyle w:val="BodyTextTable"/>
            </w:pPr>
            <w:r w:rsidRPr="0027275D">
              <w:t>Registration date to Loyalty platform</w:t>
            </w:r>
          </w:p>
        </w:tc>
        <w:tc>
          <w:tcPr>
            <w:tcW w:w="673" w:type="pct"/>
            <w:shd w:val="clear" w:color="auto" w:fill="auto"/>
          </w:tcPr>
          <w:p w14:paraId="3D67ED69"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570B9EA6" w14:textId="77777777" w:rsidR="007F0E0D" w:rsidRDefault="007F0E0D" w:rsidP="00C46382">
            <w:pPr>
              <w:pStyle w:val="BodyTextTable"/>
            </w:pPr>
            <w:r>
              <w:t xml:space="preserve">Identifier if the sub is registered or not registered in raffle platform. List of values: </w:t>
            </w:r>
          </w:p>
          <w:p w14:paraId="73D22769" w14:textId="77777777" w:rsidR="007F0E0D" w:rsidRDefault="007F0E0D" w:rsidP="00C46382">
            <w:pPr>
              <w:pStyle w:val="BodyTextTable"/>
            </w:pPr>
            <w:r>
              <w:t>1= Registered Sub</w:t>
            </w:r>
          </w:p>
          <w:p w14:paraId="603ED091" w14:textId="77777777" w:rsidR="007F0E0D" w:rsidRPr="0027275D" w:rsidRDefault="007F0E0D" w:rsidP="00C46382">
            <w:pPr>
              <w:pStyle w:val="BodyTextTable"/>
            </w:pPr>
            <w:r>
              <w:t>0=Not registered Sub</w:t>
            </w:r>
          </w:p>
        </w:tc>
        <w:tc>
          <w:tcPr>
            <w:tcW w:w="730" w:type="pct"/>
            <w:shd w:val="clear" w:color="auto" w:fill="auto"/>
          </w:tcPr>
          <w:p w14:paraId="64D43A64" w14:textId="77777777" w:rsidR="007F0E0D" w:rsidRPr="00912647" w:rsidRDefault="007F0E0D" w:rsidP="00C46382">
            <w:pPr>
              <w:pStyle w:val="BodyTextTable"/>
              <w:rPr>
                <w:szCs w:val="18"/>
                <w:highlight w:val="yellow"/>
              </w:rPr>
            </w:pPr>
          </w:p>
        </w:tc>
        <w:tc>
          <w:tcPr>
            <w:tcW w:w="526" w:type="pct"/>
            <w:shd w:val="clear" w:color="auto" w:fill="auto"/>
          </w:tcPr>
          <w:p w14:paraId="3CD107DD" w14:textId="77777777" w:rsidR="007F0E0D" w:rsidRDefault="007F0E0D" w:rsidP="00C46382">
            <w:pPr>
              <w:pStyle w:val="BodyTextTable"/>
            </w:pPr>
            <w:r>
              <w:t>Hatch</w:t>
            </w:r>
          </w:p>
        </w:tc>
        <w:tc>
          <w:tcPr>
            <w:tcW w:w="335" w:type="pct"/>
            <w:shd w:val="clear" w:color="auto" w:fill="auto"/>
          </w:tcPr>
          <w:p w14:paraId="3A277497" w14:textId="77777777" w:rsidR="007F0E0D" w:rsidRDefault="007F0E0D" w:rsidP="00C46382">
            <w:pPr>
              <w:pStyle w:val="BodyTextTable"/>
              <w:rPr>
                <w:szCs w:val="18"/>
              </w:rPr>
            </w:pPr>
            <w:r>
              <w:rPr>
                <w:szCs w:val="18"/>
              </w:rPr>
              <w:t>O</w:t>
            </w:r>
          </w:p>
        </w:tc>
      </w:tr>
      <w:tr w:rsidR="007F0E0D" w:rsidRPr="003A4ED1" w14:paraId="01008EA6" w14:textId="77777777" w:rsidTr="00C46382">
        <w:trPr>
          <w:cantSplit/>
        </w:trPr>
        <w:tc>
          <w:tcPr>
            <w:tcW w:w="241" w:type="pct"/>
            <w:shd w:val="clear" w:color="auto" w:fill="auto"/>
          </w:tcPr>
          <w:p w14:paraId="0E2CE237" w14:textId="77777777" w:rsidR="007F0E0D" w:rsidRPr="003A4ED1" w:rsidRDefault="007F0E0D" w:rsidP="00C46382">
            <w:pPr>
              <w:pStyle w:val="BodyTextTable"/>
              <w:numPr>
                <w:ilvl w:val="0"/>
                <w:numId w:val="20"/>
              </w:numPr>
              <w:rPr>
                <w:szCs w:val="18"/>
              </w:rPr>
            </w:pPr>
            <w:bookmarkStart w:id="376" w:name="_Hlk22743508"/>
          </w:p>
        </w:tc>
        <w:tc>
          <w:tcPr>
            <w:tcW w:w="1058" w:type="pct"/>
            <w:shd w:val="clear" w:color="auto" w:fill="auto"/>
          </w:tcPr>
          <w:p w14:paraId="6AEF03E3" w14:textId="77777777" w:rsidR="007F0E0D" w:rsidRPr="0027275D" w:rsidRDefault="007F0E0D" w:rsidP="00C46382">
            <w:pPr>
              <w:pStyle w:val="BodyTextTable"/>
            </w:pPr>
            <w:r w:rsidRPr="0027275D">
              <w:t>Customer preferred channel</w:t>
            </w:r>
          </w:p>
        </w:tc>
        <w:tc>
          <w:tcPr>
            <w:tcW w:w="673" w:type="pct"/>
            <w:shd w:val="clear" w:color="auto" w:fill="auto"/>
          </w:tcPr>
          <w:p w14:paraId="6E75063C"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2D2D99F" w14:textId="77777777" w:rsidR="007F0E0D" w:rsidRDefault="007F0E0D" w:rsidP="00C46382">
            <w:pPr>
              <w:pStyle w:val="BodyTextTable"/>
            </w:pPr>
            <w:r w:rsidRPr="0027275D">
              <w:t xml:space="preserve">Which Channel the customer prefers to receive </w:t>
            </w:r>
            <w:proofErr w:type="gramStart"/>
            <w:r w:rsidRPr="0027275D">
              <w:t>offers</w:t>
            </w:r>
            <w:proofErr w:type="gramEnd"/>
          </w:p>
          <w:p w14:paraId="1A7D25DC" w14:textId="056ADC03" w:rsidR="003A2146" w:rsidRDefault="003A2146" w:rsidP="00C46382">
            <w:pPr>
              <w:pStyle w:val="BodyTextTable"/>
            </w:pPr>
            <w:r w:rsidRPr="00C53DF2">
              <w:rPr>
                <w:b/>
                <w:bCs/>
                <w:color w:val="000000"/>
                <w:szCs w:val="18"/>
              </w:rPr>
              <w:t>Will not be populated.</w:t>
            </w:r>
          </w:p>
        </w:tc>
        <w:tc>
          <w:tcPr>
            <w:tcW w:w="730" w:type="pct"/>
            <w:shd w:val="clear" w:color="auto" w:fill="auto"/>
          </w:tcPr>
          <w:p w14:paraId="4E22185A" w14:textId="77777777" w:rsidR="007F0E0D" w:rsidRPr="00912647" w:rsidRDefault="007F0E0D" w:rsidP="00C46382">
            <w:pPr>
              <w:pStyle w:val="BodyTextTable"/>
              <w:rPr>
                <w:szCs w:val="18"/>
                <w:highlight w:val="yellow"/>
              </w:rPr>
            </w:pPr>
          </w:p>
        </w:tc>
        <w:tc>
          <w:tcPr>
            <w:tcW w:w="526" w:type="pct"/>
            <w:shd w:val="clear" w:color="auto" w:fill="auto"/>
          </w:tcPr>
          <w:p w14:paraId="0D0D0DB7" w14:textId="77777777" w:rsidR="007F0E0D" w:rsidRDefault="007F0E0D" w:rsidP="00C46382">
            <w:pPr>
              <w:pStyle w:val="BodyTextTable"/>
            </w:pPr>
            <w:r>
              <w:t>PACE</w:t>
            </w:r>
          </w:p>
        </w:tc>
        <w:tc>
          <w:tcPr>
            <w:tcW w:w="335" w:type="pct"/>
            <w:shd w:val="clear" w:color="auto" w:fill="auto"/>
          </w:tcPr>
          <w:p w14:paraId="48D3D0DD" w14:textId="77777777" w:rsidR="007F0E0D" w:rsidRDefault="007F0E0D" w:rsidP="00C46382">
            <w:pPr>
              <w:pStyle w:val="BodyTextTable"/>
              <w:rPr>
                <w:szCs w:val="18"/>
              </w:rPr>
            </w:pPr>
            <w:r>
              <w:rPr>
                <w:szCs w:val="18"/>
              </w:rPr>
              <w:t>O</w:t>
            </w:r>
          </w:p>
        </w:tc>
      </w:tr>
      <w:bookmarkEnd w:id="376"/>
      <w:tr w:rsidR="007F0E0D" w:rsidRPr="003A4ED1" w14:paraId="4F29F9AD" w14:textId="77777777" w:rsidTr="00C46382">
        <w:trPr>
          <w:cantSplit/>
        </w:trPr>
        <w:tc>
          <w:tcPr>
            <w:tcW w:w="241" w:type="pct"/>
            <w:shd w:val="clear" w:color="auto" w:fill="auto"/>
          </w:tcPr>
          <w:p w14:paraId="0D6D1A0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D8D0A7D" w14:textId="77777777" w:rsidR="007F0E0D" w:rsidRPr="0027275D" w:rsidRDefault="007F0E0D" w:rsidP="00C46382">
            <w:pPr>
              <w:pStyle w:val="BodyTextTable"/>
            </w:pPr>
            <w:r w:rsidRPr="0027275D">
              <w:t>OPI Tag</w:t>
            </w:r>
          </w:p>
        </w:tc>
        <w:tc>
          <w:tcPr>
            <w:tcW w:w="673" w:type="pct"/>
            <w:shd w:val="clear" w:color="auto" w:fill="auto"/>
          </w:tcPr>
          <w:p w14:paraId="16D8315F"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7EEABE12" w14:textId="77777777" w:rsidR="007F0E0D" w:rsidRDefault="007F0E0D" w:rsidP="00C46382">
            <w:pPr>
              <w:pStyle w:val="BodyTextTable"/>
            </w:pPr>
            <w:r>
              <w:t>Off-net Pressure Index (OPI) is a churn model developed by PACE for Brand to determine propensity to churn if calling circle is mostly Globe</w:t>
            </w:r>
          </w:p>
          <w:p w14:paraId="0E8AB5B6" w14:textId="77777777" w:rsidR="007F0E0D" w:rsidRPr="0027275D" w:rsidRDefault="007F0E0D" w:rsidP="00C46382">
            <w:pPr>
              <w:pStyle w:val="BodyTextTable"/>
            </w:pPr>
            <w:r>
              <w:t>LOV: 0.0 To 1.0</w:t>
            </w:r>
          </w:p>
        </w:tc>
        <w:tc>
          <w:tcPr>
            <w:tcW w:w="730" w:type="pct"/>
            <w:shd w:val="clear" w:color="auto" w:fill="auto"/>
          </w:tcPr>
          <w:p w14:paraId="7A69B80B" w14:textId="77777777" w:rsidR="007F0E0D" w:rsidRPr="00912647" w:rsidRDefault="007F0E0D" w:rsidP="00C46382">
            <w:pPr>
              <w:pStyle w:val="BodyTextTable"/>
              <w:rPr>
                <w:szCs w:val="18"/>
                <w:highlight w:val="yellow"/>
              </w:rPr>
            </w:pPr>
          </w:p>
        </w:tc>
        <w:tc>
          <w:tcPr>
            <w:tcW w:w="526" w:type="pct"/>
            <w:shd w:val="clear" w:color="auto" w:fill="auto"/>
          </w:tcPr>
          <w:p w14:paraId="44C66F4A" w14:textId="77777777" w:rsidR="007F0E0D" w:rsidRDefault="007F0E0D" w:rsidP="00C46382">
            <w:pPr>
              <w:pStyle w:val="BodyTextTable"/>
            </w:pPr>
            <w:r w:rsidRPr="00B237CB">
              <w:t>PACE</w:t>
            </w:r>
          </w:p>
        </w:tc>
        <w:tc>
          <w:tcPr>
            <w:tcW w:w="335" w:type="pct"/>
            <w:shd w:val="clear" w:color="auto" w:fill="auto"/>
          </w:tcPr>
          <w:p w14:paraId="0BA835F0" w14:textId="77777777" w:rsidR="007F0E0D" w:rsidRDefault="007F0E0D" w:rsidP="00C46382">
            <w:pPr>
              <w:pStyle w:val="BodyTextTable"/>
              <w:rPr>
                <w:szCs w:val="18"/>
              </w:rPr>
            </w:pPr>
            <w:r>
              <w:rPr>
                <w:szCs w:val="18"/>
              </w:rPr>
              <w:t>O</w:t>
            </w:r>
          </w:p>
        </w:tc>
      </w:tr>
      <w:tr w:rsidR="007F0E0D" w:rsidRPr="003A4ED1" w14:paraId="66354688" w14:textId="77777777" w:rsidTr="00C46382">
        <w:trPr>
          <w:cantSplit/>
        </w:trPr>
        <w:tc>
          <w:tcPr>
            <w:tcW w:w="241" w:type="pct"/>
            <w:shd w:val="clear" w:color="auto" w:fill="auto"/>
          </w:tcPr>
          <w:p w14:paraId="185C324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40070E8" w14:textId="77777777" w:rsidR="007F0E0D" w:rsidRPr="0027275D" w:rsidRDefault="007F0E0D" w:rsidP="00C46382">
            <w:pPr>
              <w:pStyle w:val="BodyTextTable"/>
            </w:pPr>
            <w:r w:rsidRPr="0027275D">
              <w:t>Churn Propensity model</w:t>
            </w:r>
          </w:p>
        </w:tc>
        <w:tc>
          <w:tcPr>
            <w:tcW w:w="673" w:type="pct"/>
            <w:shd w:val="clear" w:color="auto" w:fill="auto"/>
          </w:tcPr>
          <w:p w14:paraId="3FF83BD7"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11C6C7E" w14:textId="77777777" w:rsidR="007F0E0D" w:rsidRPr="0027275D" w:rsidRDefault="007F0E0D" w:rsidP="00C46382">
            <w:pPr>
              <w:pStyle w:val="BodyTextTable"/>
            </w:pPr>
            <w:r w:rsidRPr="000709D4">
              <w:t>Predicts which active customers are at risk, so we know which high value, at risk customers to put on our watch list and reach out.</w:t>
            </w:r>
          </w:p>
        </w:tc>
        <w:tc>
          <w:tcPr>
            <w:tcW w:w="730" w:type="pct"/>
            <w:shd w:val="clear" w:color="auto" w:fill="auto"/>
          </w:tcPr>
          <w:p w14:paraId="2A7AD8E5" w14:textId="77777777" w:rsidR="007F0E0D" w:rsidRPr="00912647" w:rsidRDefault="007F0E0D" w:rsidP="00C46382">
            <w:pPr>
              <w:pStyle w:val="BodyTextTable"/>
              <w:rPr>
                <w:szCs w:val="18"/>
                <w:highlight w:val="yellow"/>
              </w:rPr>
            </w:pPr>
          </w:p>
        </w:tc>
        <w:tc>
          <w:tcPr>
            <w:tcW w:w="526" w:type="pct"/>
            <w:shd w:val="clear" w:color="auto" w:fill="auto"/>
          </w:tcPr>
          <w:p w14:paraId="45DF88BB" w14:textId="77777777" w:rsidR="007F0E0D" w:rsidRDefault="007F0E0D" w:rsidP="00C46382">
            <w:pPr>
              <w:pStyle w:val="BodyTextTable"/>
            </w:pPr>
            <w:r w:rsidRPr="00B237CB">
              <w:t>PACE</w:t>
            </w:r>
          </w:p>
        </w:tc>
        <w:tc>
          <w:tcPr>
            <w:tcW w:w="335" w:type="pct"/>
            <w:shd w:val="clear" w:color="auto" w:fill="auto"/>
          </w:tcPr>
          <w:p w14:paraId="2B8D48F9" w14:textId="77777777" w:rsidR="007F0E0D" w:rsidRDefault="007F0E0D" w:rsidP="00C46382">
            <w:pPr>
              <w:pStyle w:val="BodyTextTable"/>
              <w:rPr>
                <w:szCs w:val="18"/>
              </w:rPr>
            </w:pPr>
            <w:r w:rsidRPr="00DF44DB">
              <w:rPr>
                <w:szCs w:val="18"/>
              </w:rPr>
              <w:t>O</w:t>
            </w:r>
          </w:p>
        </w:tc>
      </w:tr>
      <w:tr w:rsidR="007F0E0D" w:rsidRPr="003A4ED1" w14:paraId="1276B7F7" w14:textId="77777777" w:rsidTr="00C46382">
        <w:trPr>
          <w:cantSplit/>
        </w:trPr>
        <w:tc>
          <w:tcPr>
            <w:tcW w:w="241" w:type="pct"/>
            <w:shd w:val="clear" w:color="auto" w:fill="auto"/>
          </w:tcPr>
          <w:p w14:paraId="24DFB39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4F955B6" w14:textId="77777777" w:rsidR="007F0E0D" w:rsidRPr="0027275D" w:rsidRDefault="007F0E0D" w:rsidP="00C46382">
            <w:pPr>
              <w:pStyle w:val="BodyTextTable"/>
            </w:pPr>
            <w:r w:rsidRPr="0027275D">
              <w:t>Frequently called numbers</w:t>
            </w:r>
          </w:p>
        </w:tc>
        <w:tc>
          <w:tcPr>
            <w:tcW w:w="673" w:type="pct"/>
            <w:shd w:val="clear" w:color="auto" w:fill="auto"/>
          </w:tcPr>
          <w:p w14:paraId="5C5A0740" w14:textId="77777777" w:rsidR="007F0E0D" w:rsidRDefault="007F0E0D" w:rsidP="00C46382">
            <w:pPr>
              <w:pStyle w:val="BodyTextTable"/>
              <w:rPr>
                <w:color w:val="000000"/>
                <w:szCs w:val="18"/>
              </w:rPr>
            </w:pPr>
            <w:r>
              <w:rPr>
                <w:color w:val="000000"/>
                <w:szCs w:val="18"/>
              </w:rPr>
              <w:t>List of String</w:t>
            </w:r>
          </w:p>
        </w:tc>
        <w:tc>
          <w:tcPr>
            <w:tcW w:w="1437" w:type="pct"/>
            <w:shd w:val="clear" w:color="auto" w:fill="auto"/>
          </w:tcPr>
          <w:p w14:paraId="04D4FDD1" w14:textId="77777777" w:rsidR="007F0E0D" w:rsidRPr="0027275D" w:rsidRDefault="007F0E0D" w:rsidP="00C46382">
            <w:pPr>
              <w:pStyle w:val="BodyTextTable"/>
            </w:pPr>
            <w:r w:rsidRPr="000709D4">
              <w:t>This provides a list of the subscriber's most called numbers</w:t>
            </w:r>
          </w:p>
        </w:tc>
        <w:tc>
          <w:tcPr>
            <w:tcW w:w="730" w:type="pct"/>
            <w:shd w:val="clear" w:color="auto" w:fill="auto"/>
          </w:tcPr>
          <w:p w14:paraId="7A19ED0D" w14:textId="77777777" w:rsidR="007F0E0D" w:rsidRPr="00912647" w:rsidRDefault="007F0E0D" w:rsidP="00C46382">
            <w:pPr>
              <w:pStyle w:val="BodyTextTable"/>
              <w:rPr>
                <w:szCs w:val="18"/>
                <w:highlight w:val="yellow"/>
              </w:rPr>
            </w:pPr>
          </w:p>
        </w:tc>
        <w:tc>
          <w:tcPr>
            <w:tcW w:w="526" w:type="pct"/>
            <w:shd w:val="clear" w:color="auto" w:fill="auto"/>
          </w:tcPr>
          <w:p w14:paraId="4FA7F96B" w14:textId="77777777" w:rsidR="007F0E0D" w:rsidRDefault="007F0E0D" w:rsidP="00C46382">
            <w:pPr>
              <w:pStyle w:val="BodyTextTable"/>
            </w:pPr>
            <w:r w:rsidRPr="00B237CB">
              <w:t>PACE</w:t>
            </w:r>
          </w:p>
        </w:tc>
        <w:tc>
          <w:tcPr>
            <w:tcW w:w="335" w:type="pct"/>
            <w:shd w:val="clear" w:color="auto" w:fill="auto"/>
          </w:tcPr>
          <w:p w14:paraId="7A1854B6" w14:textId="77777777" w:rsidR="007F0E0D" w:rsidRDefault="007F0E0D" w:rsidP="00C46382">
            <w:pPr>
              <w:pStyle w:val="BodyTextTable"/>
              <w:rPr>
                <w:szCs w:val="18"/>
              </w:rPr>
            </w:pPr>
            <w:r w:rsidRPr="00DF44DB">
              <w:rPr>
                <w:szCs w:val="18"/>
              </w:rPr>
              <w:t>O</w:t>
            </w:r>
          </w:p>
        </w:tc>
      </w:tr>
      <w:tr w:rsidR="007F0E0D" w:rsidRPr="003A4ED1" w14:paraId="49D0A081" w14:textId="77777777" w:rsidTr="00C46382">
        <w:trPr>
          <w:cantSplit/>
        </w:trPr>
        <w:tc>
          <w:tcPr>
            <w:tcW w:w="241" w:type="pct"/>
            <w:shd w:val="clear" w:color="auto" w:fill="auto"/>
          </w:tcPr>
          <w:p w14:paraId="6F7C3D4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C4859CA" w14:textId="77777777" w:rsidR="007F0E0D" w:rsidRPr="0027275D" w:rsidRDefault="007F0E0D" w:rsidP="00C46382">
            <w:pPr>
              <w:pStyle w:val="BodyTextTable"/>
            </w:pPr>
            <w:r w:rsidRPr="0027275D">
              <w:t>Passion Points</w:t>
            </w:r>
          </w:p>
        </w:tc>
        <w:tc>
          <w:tcPr>
            <w:tcW w:w="673" w:type="pct"/>
            <w:shd w:val="clear" w:color="auto" w:fill="auto"/>
          </w:tcPr>
          <w:p w14:paraId="4EA95174"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0A6BC63" w14:textId="77777777" w:rsidR="007F0E0D" w:rsidRDefault="007F0E0D" w:rsidP="00C46382">
            <w:pPr>
              <w:pStyle w:val="BodyTextTable"/>
            </w:pPr>
            <w:r>
              <w:t xml:space="preserve">a) Customers are profiled based on activities on the account, </w:t>
            </w:r>
            <w:proofErr w:type="gramStart"/>
            <w:r>
              <w:t>i.e.</w:t>
            </w:r>
            <w:proofErr w:type="gramEnd"/>
            <w:r>
              <w:t xml:space="preserve"> accessed sites, downloads, add-ons etc. </w:t>
            </w:r>
          </w:p>
          <w:p w14:paraId="2795F55D" w14:textId="77777777" w:rsidR="007F0E0D" w:rsidRDefault="007F0E0D" w:rsidP="00C46382">
            <w:pPr>
              <w:pStyle w:val="BodyTextTable"/>
            </w:pPr>
            <w:r>
              <w:t xml:space="preserve">b) Is customer a gamer? A movie lover? Loves to </w:t>
            </w:r>
            <w:proofErr w:type="gramStart"/>
            <w:r>
              <w:t>travel?</w:t>
            </w:r>
            <w:proofErr w:type="gramEnd"/>
            <w:r>
              <w:t xml:space="preserve"> </w:t>
            </w:r>
          </w:p>
          <w:p w14:paraId="3EF2AAA1" w14:textId="77777777" w:rsidR="007F0E0D" w:rsidRPr="0027275D" w:rsidRDefault="007F0E0D" w:rsidP="00C46382">
            <w:pPr>
              <w:pStyle w:val="BodyTextTable"/>
            </w:pPr>
            <w:r>
              <w:t>LOV: Top 3 passion points per subscriber (total of 21 values)</w:t>
            </w:r>
          </w:p>
        </w:tc>
        <w:tc>
          <w:tcPr>
            <w:tcW w:w="730" w:type="pct"/>
            <w:shd w:val="clear" w:color="auto" w:fill="auto"/>
          </w:tcPr>
          <w:p w14:paraId="7E88C504" w14:textId="77777777" w:rsidR="007F0E0D" w:rsidRPr="00912647" w:rsidRDefault="007F0E0D" w:rsidP="00C46382">
            <w:pPr>
              <w:pStyle w:val="BodyTextTable"/>
              <w:rPr>
                <w:szCs w:val="18"/>
                <w:highlight w:val="yellow"/>
              </w:rPr>
            </w:pPr>
          </w:p>
        </w:tc>
        <w:tc>
          <w:tcPr>
            <w:tcW w:w="526" w:type="pct"/>
            <w:shd w:val="clear" w:color="auto" w:fill="auto"/>
          </w:tcPr>
          <w:p w14:paraId="5FFB252F" w14:textId="77777777" w:rsidR="007F0E0D" w:rsidRDefault="007F0E0D" w:rsidP="00C46382">
            <w:pPr>
              <w:pStyle w:val="BodyTextTable"/>
            </w:pPr>
            <w:r w:rsidRPr="00B237CB">
              <w:t>PACE</w:t>
            </w:r>
          </w:p>
        </w:tc>
        <w:tc>
          <w:tcPr>
            <w:tcW w:w="335" w:type="pct"/>
            <w:shd w:val="clear" w:color="auto" w:fill="auto"/>
          </w:tcPr>
          <w:p w14:paraId="40CE6A4B" w14:textId="77777777" w:rsidR="007F0E0D" w:rsidRDefault="007F0E0D" w:rsidP="00C46382">
            <w:pPr>
              <w:pStyle w:val="BodyTextTable"/>
              <w:rPr>
                <w:szCs w:val="18"/>
              </w:rPr>
            </w:pPr>
            <w:r w:rsidRPr="00DF44DB">
              <w:rPr>
                <w:szCs w:val="18"/>
              </w:rPr>
              <w:t>O</w:t>
            </w:r>
          </w:p>
        </w:tc>
      </w:tr>
      <w:tr w:rsidR="007F0E0D" w:rsidRPr="003A4ED1" w14:paraId="29F8793F" w14:textId="77777777" w:rsidTr="00C46382">
        <w:trPr>
          <w:cantSplit/>
        </w:trPr>
        <w:tc>
          <w:tcPr>
            <w:tcW w:w="241" w:type="pct"/>
            <w:shd w:val="clear" w:color="auto" w:fill="auto"/>
          </w:tcPr>
          <w:p w14:paraId="63AA45D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646F053" w14:textId="77777777" w:rsidR="007F0E0D" w:rsidRPr="0027275D" w:rsidRDefault="007F0E0D" w:rsidP="00C46382">
            <w:pPr>
              <w:pStyle w:val="BodyTextTable"/>
            </w:pPr>
            <w:r w:rsidRPr="0027275D">
              <w:t>Subscriber Star rating</w:t>
            </w:r>
          </w:p>
        </w:tc>
        <w:tc>
          <w:tcPr>
            <w:tcW w:w="673" w:type="pct"/>
            <w:shd w:val="clear" w:color="auto" w:fill="auto"/>
          </w:tcPr>
          <w:p w14:paraId="3A7E6D1B"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F2C6D31" w14:textId="77777777" w:rsidR="007F0E0D" w:rsidRPr="0027275D" w:rsidRDefault="007F0E0D" w:rsidP="00C46382">
            <w:pPr>
              <w:pStyle w:val="BodyTextTable"/>
            </w:pPr>
            <w:r w:rsidRPr="000709D4">
              <w:t>From Smart. Based on the ARPU &amp; Tenure</w:t>
            </w:r>
          </w:p>
        </w:tc>
        <w:tc>
          <w:tcPr>
            <w:tcW w:w="730" w:type="pct"/>
            <w:shd w:val="clear" w:color="auto" w:fill="auto"/>
          </w:tcPr>
          <w:p w14:paraId="0665B61D" w14:textId="77777777" w:rsidR="007F0E0D" w:rsidRPr="00912647" w:rsidRDefault="007F0E0D" w:rsidP="00C46382">
            <w:pPr>
              <w:pStyle w:val="BodyTextTable"/>
              <w:rPr>
                <w:szCs w:val="18"/>
                <w:highlight w:val="yellow"/>
              </w:rPr>
            </w:pPr>
          </w:p>
        </w:tc>
        <w:tc>
          <w:tcPr>
            <w:tcW w:w="526" w:type="pct"/>
            <w:shd w:val="clear" w:color="auto" w:fill="auto"/>
          </w:tcPr>
          <w:p w14:paraId="07082AB0" w14:textId="77777777" w:rsidR="007F0E0D" w:rsidRDefault="007F0E0D" w:rsidP="00C46382">
            <w:pPr>
              <w:pStyle w:val="BodyTextTable"/>
            </w:pPr>
            <w:r w:rsidRPr="00B237CB">
              <w:t>PACE</w:t>
            </w:r>
          </w:p>
        </w:tc>
        <w:tc>
          <w:tcPr>
            <w:tcW w:w="335" w:type="pct"/>
            <w:shd w:val="clear" w:color="auto" w:fill="auto"/>
          </w:tcPr>
          <w:p w14:paraId="5F5A6599" w14:textId="77777777" w:rsidR="007F0E0D" w:rsidRDefault="007F0E0D" w:rsidP="00C46382">
            <w:pPr>
              <w:pStyle w:val="BodyTextTable"/>
              <w:rPr>
                <w:szCs w:val="18"/>
              </w:rPr>
            </w:pPr>
            <w:r w:rsidRPr="00DF44DB">
              <w:rPr>
                <w:szCs w:val="18"/>
              </w:rPr>
              <w:t>O</w:t>
            </w:r>
          </w:p>
        </w:tc>
      </w:tr>
      <w:tr w:rsidR="007F0E0D" w:rsidRPr="003A4ED1" w14:paraId="7D14577D" w14:textId="77777777" w:rsidTr="00C46382">
        <w:trPr>
          <w:cantSplit/>
        </w:trPr>
        <w:tc>
          <w:tcPr>
            <w:tcW w:w="241" w:type="pct"/>
            <w:shd w:val="clear" w:color="auto" w:fill="auto"/>
          </w:tcPr>
          <w:p w14:paraId="3C50377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C6D6277" w14:textId="77777777" w:rsidR="007F0E0D" w:rsidRPr="0027275D" w:rsidRDefault="007F0E0D" w:rsidP="00C46382">
            <w:pPr>
              <w:pStyle w:val="BodyTextTable"/>
            </w:pPr>
            <w:r>
              <w:t xml:space="preserve">Voice </w:t>
            </w:r>
            <w:r w:rsidRPr="0027275D">
              <w:t>Class</w:t>
            </w:r>
          </w:p>
        </w:tc>
        <w:tc>
          <w:tcPr>
            <w:tcW w:w="673" w:type="pct"/>
            <w:shd w:val="clear" w:color="auto" w:fill="auto"/>
          </w:tcPr>
          <w:p w14:paraId="3B6767F1"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090B5402" w14:textId="77777777" w:rsidR="007F0E0D" w:rsidRPr="0027275D" w:rsidRDefault="007F0E0D" w:rsidP="00C46382">
            <w:pPr>
              <w:pStyle w:val="BodyTextTable"/>
            </w:pPr>
            <w:r w:rsidRPr="000709D4">
              <w:t>Tag of subscriber's voice usage (ACCIDENTAL USER, VERY HIGH, LOW, NO USAGE, MID)</w:t>
            </w:r>
          </w:p>
        </w:tc>
        <w:tc>
          <w:tcPr>
            <w:tcW w:w="730" w:type="pct"/>
            <w:shd w:val="clear" w:color="auto" w:fill="auto"/>
          </w:tcPr>
          <w:p w14:paraId="12A280D5" w14:textId="77777777" w:rsidR="007F0E0D" w:rsidRPr="00912647" w:rsidRDefault="007F0E0D" w:rsidP="00C46382">
            <w:pPr>
              <w:pStyle w:val="BodyTextTable"/>
              <w:rPr>
                <w:szCs w:val="18"/>
                <w:highlight w:val="yellow"/>
              </w:rPr>
            </w:pPr>
          </w:p>
        </w:tc>
        <w:tc>
          <w:tcPr>
            <w:tcW w:w="526" w:type="pct"/>
            <w:shd w:val="clear" w:color="auto" w:fill="auto"/>
          </w:tcPr>
          <w:p w14:paraId="7F353661" w14:textId="77777777" w:rsidR="007F0E0D" w:rsidRDefault="007F0E0D" w:rsidP="00C46382">
            <w:pPr>
              <w:pStyle w:val="BodyTextTable"/>
            </w:pPr>
            <w:r w:rsidRPr="00B237CB">
              <w:t>PACE</w:t>
            </w:r>
          </w:p>
        </w:tc>
        <w:tc>
          <w:tcPr>
            <w:tcW w:w="335" w:type="pct"/>
            <w:shd w:val="clear" w:color="auto" w:fill="auto"/>
          </w:tcPr>
          <w:p w14:paraId="3774209F" w14:textId="77777777" w:rsidR="007F0E0D" w:rsidRDefault="007F0E0D" w:rsidP="00C46382">
            <w:pPr>
              <w:pStyle w:val="BodyTextTable"/>
              <w:rPr>
                <w:szCs w:val="18"/>
              </w:rPr>
            </w:pPr>
            <w:r w:rsidRPr="00DF44DB">
              <w:rPr>
                <w:szCs w:val="18"/>
              </w:rPr>
              <w:t>O</w:t>
            </w:r>
          </w:p>
        </w:tc>
      </w:tr>
      <w:tr w:rsidR="007F0E0D" w:rsidRPr="003A4ED1" w14:paraId="5FE3800C" w14:textId="77777777" w:rsidTr="00C46382">
        <w:trPr>
          <w:cantSplit/>
        </w:trPr>
        <w:tc>
          <w:tcPr>
            <w:tcW w:w="241" w:type="pct"/>
            <w:shd w:val="clear" w:color="auto" w:fill="auto"/>
          </w:tcPr>
          <w:p w14:paraId="106D4D8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C44C681" w14:textId="77777777" w:rsidR="007F0E0D" w:rsidRPr="0027275D" w:rsidRDefault="007F0E0D" w:rsidP="00C46382">
            <w:pPr>
              <w:pStyle w:val="BodyTextTable"/>
            </w:pPr>
            <w:r w:rsidRPr="0027275D">
              <w:t>predicted Lifetime Value / CLV Potential</w:t>
            </w:r>
          </w:p>
        </w:tc>
        <w:tc>
          <w:tcPr>
            <w:tcW w:w="673" w:type="pct"/>
            <w:shd w:val="clear" w:color="auto" w:fill="auto"/>
          </w:tcPr>
          <w:p w14:paraId="05802A1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0DC7FEA" w14:textId="77777777" w:rsidR="007F0E0D" w:rsidRPr="0027275D" w:rsidRDefault="007F0E0D" w:rsidP="00C46382">
            <w:pPr>
              <w:pStyle w:val="BodyTextTable"/>
            </w:pPr>
            <w:r w:rsidRPr="000709D4">
              <w:t>Algorithms to predict how much a customer will spend long before cust</w:t>
            </w:r>
            <w:r>
              <w:t>omers themselves realizes this.</w:t>
            </w:r>
          </w:p>
        </w:tc>
        <w:tc>
          <w:tcPr>
            <w:tcW w:w="730" w:type="pct"/>
            <w:shd w:val="clear" w:color="auto" w:fill="auto"/>
          </w:tcPr>
          <w:p w14:paraId="462404A1" w14:textId="77777777" w:rsidR="007F0E0D" w:rsidRPr="00912647" w:rsidRDefault="007F0E0D" w:rsidP="00C46382">
            <w:pPr>
              <w:pStyle w:val="BodyTextTable"/>
              <w:rPr>
                <w:szCs w:val="18"/>
                <w:highlight w:val="yellow"/>
              </w:rPr>
            </w:pPr>
          </w:p>
        </w:tc>
        <w:tc>
          <w:tcPr>
            <w:tcW w:w="526" w:type="pct"/>
            <w:shd w:val="clear" w:color="auto" w:fill="auto"/>
          </w:tcPr>
          <w:p w14:paraId="6ED27F69" w14:textId="77777777" w:rsidR="007F0E0D" w:rsidRDefault="007F0E0D" w:rsidP="00C46382">
            <w:pPr>
              <w:pStyle w:val="BodyTextTable"/>
            </w:pPr>
            <w:r>
              <w:t>PACE</w:t>
            </w:r>
          </w:p>
        </w:tc>
        <w:tc>
          <w:tcPr>
            <w:tcW w:w="335" w:type="pct"/>
            <w:shd w:val="clear" w:color="auto" w:fill="auto"/>
          </w:tcPr>
          <w:p w14:paraId="1C6EC0B4" w14:textId="77777777" w:rsidR="007F0E0D" w:rsidRDefault="007F0E0D" w:rsidP="00C46382">
            <w:pPr>
              <w:pStyle w:val="BodyTextTable"/>
              <w:rPr>
                <w:szCs w:val="18"/>
              </w:rPr>
            </w:pPr>
            <w:r w:rsidRPr="00DF44DB">
              <w:rPr>
                <w:szCs w:val="18"/>
              </w:rPr>
              <w:t>O</w:t>
            </w:r>
          </w:p>
        </w:tc>
      </w:tr>
      <w:tr w:rsidR="007F0E0D" w:rsidRPr="003A4ED1" w14:paraId="38015849" w14:textId="77777777" w:rsidTr="00C46382">
        <w:trPr>
          <w:cantSplit/>
        </w:trPr>
        <w:tc>
          <w:tcPr>
            <w:tcW w:w="241" w:type="pct"/>
            <w:shd w:val="clear" w:color="auto" w:fill="auto"/>
          </w:tcPr>
          <w:p w14:paraId="35B43137"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CD0D130" w14:textId="77777777" w:rsidR="007F0E0D" w:rsidRPr="0027275D" w:rsidRDefault="007F0E0D" w:rsidP="00C46382">
            <w:pPr>
              <w:pStyle w:val="BodyTextTable"/>
            </w:pPr>
            <w:r w:rsidRPr="0027275D">
              <w:t>Predicted Share of Wallet</w:t>
            </w:r>
          </w:p>
        </w:tc>
        <w:tc>
          <w:tcPr>
            <w:tcW w:w="673" w:type="pct"/>
            <w:shd w:val="clear" w:color="auto" w:fill="auto"/>
          </w:tcPr>
          <w:p w14:paraId="51F5FFD8"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6564E067" w14:textId="77777777" w:rsidR="007F0E0D" w:rsidRPr="0027275D" w:rsidRDefault="007F0E0D" w:rsidP="00C46382">
            <w:pPr>
              <w:pStyle w:val="BodyTextTable"/>
            </w:pPr>
            <w:r w:rsidRPr="000709D4">
              <w:t>Forecasts what percentage of a subscriber’s category sp</w:t>
            </w:r>
            <w:r>
              <w:t>end we currently have achieved.</w:t>
            </w:r>
          </w:p>
        </w:tc>
        <w:tc>
          <w:tcPr>
            <w:tcW w:w="730" w:type="pct"/>
            <w:shd w:val="clear" w:color="auto" w:fill="auto"/>
          </w:tcPr>
          <w:p w14:paraId="6A01AE93" w14:textId="77777777" w:rsidR="007F0E0D" w:rsidRPr="00912647" w:rsidRDefault="007F0E0D" w:rsidP="00C46382">
            <w:pPr>
              <w:pStyle w:val="BodyTextTable"/>
              <w:rPr>
                <w:szCs w:val="18"/>
                <w:highlight w:val="yellow"/>
              </w:rPr>
            </w:pPr>
          </w:p>
        </w:tc>
        <w:tc>
          <w:tcPr>
            <w:tcW w:w="526" w:type="pct"/>
            <w:shd w:val="clear" w:color="auto" w:fill="auto"/>
          </w:tcPr>
          <w:p w14:paraId="5D933177" w14:textId="77777777" w:rsidR="007F0E0D" w:rsidRDefault="007F0E0D" w:rsidP="00C46382">
            <w:pPr>
              <w:pStyle w:val="BodyTextTable"/>
            </w:pPr>
            <w:r>
              <w:t>PACE</w:t>
            </w:r>
          </w:p>
        </w:tc>
        <w:tc>
          <w:tcPr>
            <w:tcW w:w="335" w:type="pct"/>
            <w:shd w:val="clear" w:color="auto" w:fill="auto"/>
          </w:tcPr>
          <w:p w14:paraId="72DD89EE" w14:textId="77777777" w:rsidR="007F0E0D" w:rsidRDefault="007F0E0D" w:rsidP="00C46382">
            <w:pPr>
              <w:pStyle w:val="BodyTextTable"/>
              <w:rPr>
                <w:szCs w:val="18"/>
              </w:rPr>
            </w:pPr>
            <w:r w:rsidRPr="00DF44DB">
              <w:rPr>
                <w:szCs w:val="18"/>
              </w:rPr>
              <w:t>O</w:t>
            </w:r>
          </w:p>
        </w:tc>
      </w:tr>
      <w:tr w:rsidR="007F0E0D" w:rsidRPr="003A4ED1" w14:paraId="5F1B0A56" w14:textId="77777777" w:rsidTr="00C46382">
        <w:trPr>
          <w:cantSplit/>
        </w:trPr>
        <w:tc>
          <w:tcPr>
            <w:tcW w:w="241" w:type="pct"/>
            <w:shd w:val="clear" w:color="auto" w:fill="auto"/>
          </w:tcPr>
          <w:p w14:paraId="26A4C6D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A6D8D56" w14:textId="77777777" w:rsidR="007F0E0D" w:rsidRPr="0027275D" w:rsidRDefault="007F0E0D" w:rsidP="00C46382">
            <w:pPr>
              <w:pStyle w:val="BodyTextTable"/>
            </w:pPr>
            <w:r w:rsidRPr="0027275D">
              <w:t>Propensity to Engage</w:t>
            </w:r>
          </w:p>
        </w:tc>
        <w:tc>
          <w:tcPr>
            <w:tcW w:w="673" w:type="pct"/>
            <w:shd w:val="clear" w:color="auto" w:fill="auto"/>
          </w:tcPr>
          <w:p w14:paraId="77D3E48B"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6F3B391" w14:textId="77777777" w:rsidR="007F0E0D" w:rsidRPr="0027275D" w:rsidRDefault="007F0E0D" w:rsidP="00C46382">
            <w:pPr>
              <w:pStyle w:val="BodyTextTable"/>
            </w:pPr>
            <w:r w:rsidRPr="000709D4">
              <w:t xml:space="preserve">Predicts how likely it is that a customer </w:t>
            </w:r>
            <w:r>
              <w:t>will click on your email links.</w:t>
            </w:r>
          </w:p>
        </w:tc>
        <w:tc>
          <w:tcPr>
            <w:tcW w:w="730" w:type="pct"/>
            <w:shd w:val="clear" w:color="auto" w:fill="auto"/>
          </w:tcPr>
          <w:p w14:paraId="1E3C79F3" w14:textId="77777777" w:rsidR="007F0E0D" w:rsidRPr="00912647" w:rsidRDefault="007F0E0D" w:rsidP="00C46382">
            <w:pPr>
              <w:pStyle w:val="BodyTextTable"/>
              <w:rPr>
                <w:szCs w:val="18"/>
                <w:highlight w:val="yellow"/>
              </w:rPr>
            </w:pPr>
          </w:p>
        </w:tc>
        <w:tc>
          <w:tcPr>
            <w:tcW w:w="526" w:type="pct"/>
            <w:shd w:val="clear" w:color="auto" w:fill="auto"/>
          </w:tcPr>
          <w:p w14:paraId="111F2291" w14:textId="77777777" w:rsidR="007F0E0D" w:rsidRDefault="007F0E0D" w:rsidP="00C46382">
            <w:pPr>
              <w:pStyle w:val="BodyTextTable"/>
            </w:pPr>
            <w:r>
              <w:t>PACE</w:t>
            </w:r>
          </w:p>
        </w:tc>
        <w:tc>
          <w:tcPr>
            <w:tcW w:w="335" w:type="pct"/>
            <w:shd w:val="clear" w:color="auto" w:fill="auto"/>
          </w:tcPr>
          <w:p w14:paraId="727DCC7F" w14:textId="77777777" w:rsidR="007F0E0D" w:rsidRDefault="007F0E0D" w:rsidP="00C46382">
            <w:pPr>
              <w:pStyle w:val="BodyTextTable"/>
              <w:rPr>
                <w:szCs w:val="18"/>
              </w:rPr>
            </w:pPr>
            <w:r w:rsidRPr="00DF44DB">
              <w:rPr>
                <w:szCs w:val="18"/>
              </w:rPr>
              <w:t>O</w:t>
            </w:r>
          </w:p>
        </w:tc>
      </w:tr>
      <w:tr w:rsidR="007F0E0D" w:rsidRPr="003A4ED1" w14:paraId="4A1F4B09" w14:textId="77777777" w:rsidTr="00C46382">
        <w:trPr>
          <w:cantSplit/>
        </w:trPr>
        <w:tc>
          <w:tcPr>
            <w:tcW w:w="241" w:type="pct"/>
            <w:shd w:val="clear" w:color="auto" w:fill="auto"/>
          </w:tcPr>
          <w:p w14:paraId="2B687C2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26FC81F" w14:textId="77777777" w:rsidR="007F0E0D" w:rsidRPr="0027275D" w:rsidRDefault="007F0E0D" w:rsidP="00C46382">
            <w:pPr>
              <w:pStyle w:val="BodyTextTable"/>
            </w:pPr>
            <w:r w:rsidRPr="000709D4">
              <w:t>Propensity to Buy</w:t>
            </w:r>
          </w:p>
        </w:tc>
        <w:tc>
          <w:tcPr>
            <w:tcW w:w="673" w:type="pct"/>
            <w:shd w:val="clear" w:color="auto" w:fill="auto"/>
          </w:tcPr>
          <w:p w14:paraId="755D32F0"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3780DB0" w14:textId="77777777" w:rsidR="007F0E0D" w:rsidRPr="0027275D" w:rsidRDefault="007F0E0D" w:rsidP="00C46382">
            <w:pPr>
              <w:pStyle w:val="BodyTextTable"/>
            </w:pPr>
            <w:r w:rsidRPr="000709D4">
              <w:t>Tells us which customers are ready to make their purchase</w:t>
            </w:r>
            <w:r>
              <w:t>.</w:t>
            </w:r>
          </w:p>
        </w:tc>
        <w:tc>
          <w:tcPr>
            <w:tcW w:w="730" w:type="pct"/>
            <w:shd w:val="clear" w:color="auto" w:fill="auto"/>
          </w:tcPr>
          <w:p w14:paraId="7FB1CD02" w14:textId="77777777" w:rsidR="007F0E0D" w:rsidRPr="00912647" w:rsidRDefault="007F0E0D" w:rsidP="00C46382">
            <w:pPr>
              <w:pStyle w:val="BodyTextTable"/>
              <w:rPr>
                <w:szCs w:val="18"/>
                <w:highlight w:val="yellow"/>
              </w:rPr>
            </w:pPr>
          </w:p>
        </w:tc>
        <w:tc>
          <w:tcPr>
            <w:tcW w:w="526" w:type="pct"/>
            <w:shd w:val="clear" w:color="auto" w:fill="auto"/>
          </w:tcPr>
          <w:p w14:paraId="6312CF25" w14:textId="77777777" w:rsidR="007F0E0D" w:rsidRDefault="007F0E0D" w:rsidP="00C46382">
            <w:pPr>
              <w:pStyle w:val="BodyTextTable"/>
            </w:pPr>
            <w:r>
              <w:t>PACE</w:t>
            </w:r>
          </w:p>
        </w:tc>
        <w:tc>
          <w:tcPr>
            <w:tcW w:w="335" w:type="pct"/>
            <w:shd w:val="clear" w:color="auto" w:fill="auto"/>
          </w:tcPr>
          <w:p w14:paraId="63A19D60" w14:textId="77777777" w:rsidR="007F0E0D" w:rsidRDefault="007F0E0D" w:rsidP="00C46382">
            <w:pPr>
              <w:pStyle w:val="BodyTextTable"/>
              <w:rPr>
                <w:szCs w:val="18"/>
              </w:rPr>
            </w:pPr>
            <w:r w:rsidRPr="00DF44DB">
              <w:rPr>
                <w:szCs w:val="18"/>
              </w:rPr>
              <w:t>O</w:t>
            </w:r>
          </w:p>
        </w:tc>
      </w:tr>
      <w:tr w:rsidR="007F0E0D" w:rsidRPr="003A4ED1" w14:paraId="69DACB27" w14:textId="77777777" w:rsidTr="00C46382">
        <w:trPr>
          <w:cantSplit/>
        </w:trPr>
        <w:tc>
          <w:tcPr>
            <w:tcW w:w="241" w:type="pct"/>
            <w:shd w:val="clear" w:color="auto" w:fill="auto"/>
          </w:tcPr>
          <w:p w14:paraId="2D8E65F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AEAC2CB" w14:textId="77777777" w:rsidR="007F0E0D" w:rsidRPr="000709D4" w:rsidRDefault="007F0E0D" w:rsidP="00C46382">
            <w:pPr>
              <w:pStyle w:val="BodyTextTable"/>
            </w:pPr>
            <w:r w:rsidRPr="000709D4">
              <w:t>Days of Silence</w:t>
            </w:r>
          </w:p>
        </w:tc>
        <w:tc>
          <w:tcPr>
            <w:tcW w:w="673" w:type="pct"/>
            <w:shd w:val="clear" w:color="auto" w:fill="auto"/>
          </w:tcPr>
          <w:p w14:paraId="2B3FCE93"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49E4954C" w14:textId="77777777" w:rsidR="007F0E0D" w:rsidRDefault="007F0E0D" w:rsidP="00C46382">
            <w:pPr>
              <w:pStyle w:val="BodyTextTable"/>
            </w:pPr>
            <w:r w:rsidRPr="000709D4">
              <w:t>Number of days where subscriber has no usage activity (SMS, Voice, data)</w:t>
            </w:r>
          </w:p>
          <w:p w14:paraId="614071C7" w14:textId="77777777" w:rsidR="007F0E0D" w:rsidRPr="0027275D" w:rsidRDefault="007F0E0D" w:rsidP="00C46382">
            <w:pPr>
              <w:pStyle w:val="BodyTextTable"/>
            </w:pPr>
            <w:r w:rsidRPr="000709D4">
              <w:t>Holds the days difference from today to the date the customer had any usage activity</w:t>
            </w:r>
          </w:p>
        </w:tc>
        <w:tc>
          <w:tcPr>
            <w:tcW w:w="730" w:type="pct"/>
            <w:shd w:val="clear" w:color="auto" w:fill="auto"/>
          </w:tcPr>
          <w:p w14:paraId="0059D216" w14:textId="77777777" w:rsidR="007F0E0D" w:rsidRPr="00912647" w:rsidRDefault="007F0E0D" w:rsidP="00C46382">
            <w:pPr>
              <w:pStyle w:val="BodyTextTable"/>
              <w:rPr>
                <w:szCs w:val="18"/>
                <w:highlight w:val="yellow"/>
              </w:rPr>
            </w:pPr>
          </w:p>
        </w:tc>
        <w:tc>
          <w:tcPr>
            <w:tcW w:w="526" w:type="pct"/>
            <w:shd w:val="clear" w:color="auto" w:fill="auto"/>
          </w:tcPr>
          <w:p w14:paraId="10DD53F6" w14:textId="77777777" w:rsidR="007F0E0D" w:rsidRDefault="007F0E0D" w:rsidP="00C46382">
            <w:pPr>
              <w:pStyle w:val="BodyTextTable"/>
            </w:pPr>
            <w:r>
              <w:t>PACE</w:t>
            </w:r>
          </w:p>
        </w:tc>
        <w:tc>
          <w:tcPr>
            <w:tcW w:w="335" w:type="pct"/>
            <w:shd w:val="clear" w:color="auto" w:fill="auto"/>
          </w:tcPr>
          <w:p w14:paraId="15EAC02A" w14:textId="77777777" w:rsidR="007F0E0D" w:rsidRDefault="007F0E0D" w:rsidP="00C46382">
            <w:pPr>
              <w:pStyle w:val="BodyTextTable"/>
              <w:rPr>
                <w:szCs w:val="18"/>
              </w:rPr>
            </w:pPr>
            <w:r w:rsidRPr="00DF44DB">
              <w:rPr>
                <w:szCs w:val="18"/>
              </w:rPr>
              <w:t>O</w:t>
            </w:r>
          </w:p>
        </w:tc>
      </w:tr>
      <w:tr w:rsidR="007F0E0D" w:rsidRPr="003A4ED1" w14:paraId="49D251B0" w14:textId="77777777" w:rsidTr="00C46382">
        <w:trPr>
          <w:cantSplit/>
        </w:trPr>
        <w:tc>
          <w:tcPr>
            <w:tcW w:w="241" w:type="pct"/>
            <w:shd w:val="clear" w:color="auto" w:fill="auto"/>
          </w:tcPr>
          <w:p w14:paraId="09B0768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1C029E1" w14:textId="77777777" w:rsidR="007F0E0D" w:rsidRPr="000709D4" w:rsidRDefault="007F0E0D" w:rsidP="00C46382">
            <w:pPr>
              <w:pStyle w:val="BodyTextTable"/>
            </w:pPr>
            <w:r w:rsidRPr="000709D4">
              <w:t>Roamer Type</w:t>
            </w:r>
          </w:p>
        </w:tc>
        <w:tc>
          <w:tcPr>
            <w:tcW w:w="673" w:type="pct"/>
            <w:shd w:val="clear" w:color="auto" w:fill="auto"/>
          </w:tcPr>
          <w:p w14:paraId="54137AD9"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0A5CB612" w14:textId="77777777" w:rsidR="007F0E0D" w:rsidRPr="0027275D" w:rsidRDefault="007F0E0D" w:rsidP="00C46382">
            <w:pPr>
              <w:pStyle w:val="BodyTextTable"/>
            </w:pPr>
            <w:r w:rsidRPr="000709D4">
              <w:t>Frequent or rare roamer</w:t>
            </w:r>
          </w:p>
        </w:tc>
        <w:tc>
          <w:tcPr>
            <w:tcW w:w="730" w:type="pct"/>
            <w:shd w:val="clear" w:color="auto" w:fill="auto"/>
          </w:tcPr>
          <w:p w14:paraId="21C17ED9" w14:textId="77777777" w:rsidR="007F0E0D" w:rsidRPr="00912647" w:rsidRDefault="007F0E0D" w:rsidP="00C46382">
            <w:pPr>
              <w:pStyle w:val="BodyTextTable"/>
              <w:rPr>
                <w:szCs w:val="18"/>
                <w:highlight w:val="yellow"/>
              </w:rPr>
            </w:pPr>
          </w:p>
        </w:tc>
        <w:tc>
          <w:tcPr>
            <w:tcW w:w="526" w:type="pct"/>
            <w:shd w:val="clear" w:color="auto" w:fill="auto"/>
          </w:tcPr>
          <w:p w14:paraId="172C080D" w14:textId="77777777" w:rsidR="007F0E0D" w:rsidRDefault="007F0E0D" w:rsidP="00C46382">
            <w:pPr>
              <w:pStyle w:val="BodyTextTable"/>
            </w:pPr>
            <w:r>
              <w:t>PACE</w:t>
            </w:r>
          </w:p>
        </w:tc>
        <w:tc>
          <w:tcPr>
            <w:tcW w:w="335" w:type="pct"/>
            <w:shd w:val="clear" w:color="auto" w:fill="auto"/>
          </w:tcPr>
          <w:p w14:paraId="0F3D9D90" w14:textId="77777777" w:rsidR="007F0E0D" w:rsidRDefault="007F0E0D" w:rsidP="00C46382">
            <w:pPr>
              <w:pStyle w:val="BodyTextTable"/>
              <w:rPr>
                <w:szCs w:val="18"/>
              </w:rPr>
            </w:pPr>
            <w:r w:rsidRPr="00DF44DB">
              <w:rPr>
                <w:szCs w:val="18"/>
              </w:rPr>
              <w:t>O</w:t>
            </w:r>
          </w:p>
        </w:tc>
      </w:tr>
      <w:tr w:rsidR="007F0E0D" w:rsidRPr="003A4ED1" w14:paraId="000EC90B" w14:textId="77777777" w:rsidTr="00C46382">
        <w:trPr>
          <w:cantSplit/>
        </w:trPr>
        <w:tc>
          <w:tcPr>
            <w:tcW w:w="241" w:type="pct"/>
            <w:shd w:val="clear" w:color="auto" w:fill="auto"/>
          </w:tcPr>
          <w:p w14:paraId="2494A581"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59E1429" w14:textId="77777777" w:rsidR="007F0E0D" w:rsidRPr="000709D4" w:rsidRDefault="007F0E0D" w:rsidP="00C46382">
            <w:pPr>
              <w:pStyle w:val="BodyTextTable"/>
            </w:pPr>
            <w:r>
              <w:t>PACE Placeholder</w:t>
            </w:r>
          </w:p>
        </w:tc>
        <w:tc>
          <w:tcPr>
            <w:tcW w:w="673" w:type="pct"/>
            <w:shd w:val="clear" w:color="auto" w:fill="auto"/>
          </w:tcPr>
          <w:p w14:paraId="4C7861FA"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4153A20A" w14:textId="77777777" w:rsidR="007F0E0D" w:rsidRPr="00D463AE" w:rsidRDefault="007F0E0D" w:rsidP="00C46382">
            <w:pPr>
              <w:pStyle w:val="BodyTextTable"/>
            </w:pPr>
            <w:r>
              <w:t>Future placeholder for PACE value</w:t>
            </w:r>
          </w:p>
        </w:tc>
        <w:tc>
          <w:tcPr>
            <w:tcW w:w="730" w:type="pct"/>
            <w:shd w:val="clear" w:color="auto" w:fill="auto"/>
          </w:tcPr>
          <w:p w14:paraId="407C3AE4" w14:textId="77777777" w:rsidR="007F0E0D" w:rsidRPr="00912647" w:rsidRDefault="007F0E0D" w:rsidP="00C46382">
            <w:pPr>
              <w:pStyle w:val="BodyTextTable"/>
              <w:rPr>
                <w:szCs w:val="18"/>
                <w:highlight w:val="yellow"/>
              </w:rPr>
            </w:pPr>
          </w:p>
        </w:tc>
        <w:tc>
          <w:tcPr>
            <w:tcW w:w="526" w:type="pct"/>
            <w:shd w:val="clear" w:color="auto" w:fill="auto"/>
          </w:tcPr>
          <w:p w14:paraId="78EC0DD3" w14:textId="77777777" w:rsidR="007F0E0D" w:rsidRDefault="007F0E0D" w:rsidP="00C46382">
            <w:pPr>
              <w:pStyle w:val="BodyTextTable"/>
            </w:pPr>
            <w:r>
              <w:t>PACE</w:t>
            </w:r>
          </w:p>
        </w:tc>
        <w:tc>
          <w:tcPr>
            <w:tcW w:w="335" w:type="pct"/>
            <w:shd w:val="clear" w:color="auto" w:fill="auto"/>
          </w:tcPr>
          <w:p w14:paraId="12DB3F0E" w14:textId="77777777" w:rsidR="007F0E0D" w:rsidRPr="00DF44DB" w:rsidRDefault="007F0E0D" w:rsidP="00C46382">
            <w:pPr>
              <w:pStyle w:val="BodyTextTable"/>
              <w:rPr>
                <w:szCs w:val="18"/>
              </w:rPr>
            </w:pPr>
            <w:r w:rsidRPr="00DF44DB">
              <w:rPr>
                <w:szCs w:val="18"/>
              </w:rPr>
              <w:t>O</w:t>
            </w:r>
          </w:p>
        </w:tc>
      </w:tr>
      <w:tr w:rsidR="007F0E0D" w:rsidRPr="003A4ED1" w14:paraId="35CF20F6" w14:textId="77777777" w:rsidTr="00C46382">
        <w:trPr>
          <w:cantSplit/>
        </w:trPr>
        <w:tc>
          <w:tcPr>
            <w:tcW w:w="241" w:type="pct"/>
            <w:shd w:val="clear" w:color="auto" w:fill="auto"/>
          </w:tcPr>
          <w:p w14:paraId="52434D0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AEE57C3" w14:textId="77777777" w:rsidR="007F0E0D" w:rsidRPr="000709D4" w:rsidRDefault="007F0E0D" w:rsidP="00C46382">
            <w:pPr>
              <w:pStyle w:val="BodyTextTable"/>
            </w:pPr>
            <w:r>
              <w:t>PACE Placeholder</w:t>
            </w:r>
          </w:p>
        </w:tc>
        <w:tc>
          <w:tcPr>
            <w:tcW w:w="673" w:type="pct"/>
            <w:shd w:val="clear" w:color="auto" w:fill="auto"/>
          </w:tcPr>
          <w:p w14:paraId="24A9BBF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E9DC555" w14:textId="77777777" w:rsidR="007F0E0D" w:rsidRPr="00D463AE" w:rsidRDefault="007F0E0D" w:rsidP="00C46382">
            <w:pPr>
              <w:pStyle w:val="BodyTextTable"/>
            </w:pPr>
            <w:r>
              <w:t>Future placeholder for PACE value</w:t>
            </w:r>
          </w:p>
        </w:tc>
        <w:tc>
          <w:tcPr>
            <w:tcW w:w="730" w:type="pct"/>
            <w:shd w:val="clear" w:color="auto" w:fill="auto"/>
          </w:tcPr>
          <w:p w14:paraId="25A8215A" w14:textId="77777777" w:rsidR="007F0E0D" w:rsidRPr="00912647" w:rsidRDefault="007F0E0D" w:rsidP="00C46382">
            <w:pPr>
              <w:pStyle w:val="BodyTextTable"/>
              <w:rPr>
                <w:szCs w:val="18"/>
                <w:highlight w:val="yellow"/>
              </w:rPr>
            </w:pPr>
          </w:p>
        </w:tc>
        <w:tc>
          <w:tcPr>
            <w:tcW w:w="526" w:type="pct"/>
            <w:shd w:val="clear" w:color="auto" w:fill="auto"/>
          </w:tcPr>
          <w:p w14:paraId="3E143A82" w14:textId="77777777" w:rsidR="007F0E0D" w:rsidRDefault="007F0E0D" w:rsidP="00C46382">
            <w:pPr>
              <w:pStyle w:val="BodyTextTable"/>
            </w:pPr>
            <w:r>
              <w:t>PACE</w:t>
            </w:r>
          </w:p>
        </w:tc>
        <w:tc>
          <w:tcPr>
            <w:tcW w:w="335" w:type="pct"/>
            <w:shd w:val="clear" w:color="auto" w:fill="auto"/>
          </w:tcPr>
          <w:p w14:paraId="29156BA3" w14:textId="77777777" w:rsidR="007F0E0D" w:rsidRPr="00DF44DB" w:rsidRDefault="007F0E0D" w:rsidP="00C46382">
            <w:pPr>
              <w:pStyle w:val="BodyTextTable"/>
              <w:rPr>
                <w:szCs w:val="18"/>
              </w:rPr>
            </w:pPr>
            <w:r w:rsidRPr="00DF44DB">
              <w:rPr>
                <w:szCs w:val="18"/>
              </w:rPr>
              <w:t>O</w:t>
            </w:r>
          </w:p>
        </w:tc>
      </w:tr>
      <w:tr w:rsidR="007F0E0D" w:rsidRPr="003A4ED1" w14:paraId="01A158ED" w14:textId="77777777" w:rsidTr="00C46382">
        <w:trPr>
          <w:cantSplit/>
        </w:trPr>
        <w:tc>
          <w:tcPr>
            <w:tcW w:w="241" w:type="pct"/>
            <w:shd w:val="clear" w:color="auto" w:fill="auto"/>
          </w:tcPr>
          <w:p w14:paraId="6630418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44FA34D" w14:textId="77777777" w:rsidR="007F0E0D" w:rsidRPr="000709D4" w:rsidRDefault="007F0E0D" w:rsidP="00C46382">
            <w:pPr>
              <w:pStyle w:val="BodyTextTable"/>
            </w:pPr>
            <w:r>
              <w:t>PACE Placeholder</w:t>
            </w:r>
          </w:p>
        </w:tc>
        <w:tc>
          <w:tcPr>
            <w:tcW w:w="673" w:type="pct"/>
            <w:shd w:val="clear" w:color="auto" w:fill="auto"/>
          </w:tcPr>
          <w:p w14:paraId="5E389C15"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CC8CD09" w14:textId="77777777" w:rsidR="007F0E0D" w:rsidRPr="00D463AE" w:rsidRDefault="007F0E0D" w:rsidP="00C46382">
            <w:pPr>
              <w:pStyle w:val="BodyTextTable"/>
            </w:pPr>
            <w:r>
              <w:t>Future placeholder for PACE value</w:t>
            </w:r>
          </w:p>
        </w:tc>
        <w:tc>
          <w:tcPr>
            <w:tcW w:w="730" w:type="pct"/>
            <w:shd w:val="clear" w:color="auto" w:fill="auto"/>
          </w:tcPr>
          <w:p w14:paraId="7E6EB253" w14:textId="77777777" w:rsidR="007F0E0D" w:rsidRPr="00912647" w:rsidRDefault="007F0E0D" w:rsidP="00C46382">
            <w:pPr>
              <w:pStyle w:val="BodyTextTable"/>
              <w:rPr>
                <w:szCs w:val="18"/>
                <w:highlight w:val="yellow"/>
              </w:rPr>
            </w:pPr>
          </w:p>
        </w:tc>
        <w:tc>
          <w:tcPr>
            <w:tcW w:w="526" w:type="pct"/>
            <w:shd w:val="clear" w:color="auto" w:fill="auto"/>
          </w:tcPr>
          <w:p w14:paraId="77BC151B" w14:textId="77777777" w:rsidR="007F0E0D" w:rsidRDefault="007F0E0D" w:rsidP="00C46382">
            <w:pPr>
              <w:pStyle w:val="BodyTextTable"/>
            </w:pPr>
            <w:r>
              <w:t>PACE</w:t>
            </w:r>
          </w:p>
        </w:tc>
        <w:tc>
          <w:tcPr>
            <w:tcW w:w="335" w:type="pct"/>
            <w:shd w:val="clear" w:color="auto" w:fill="auto"/>
          </w:tcPr>
          <w:p w14:paraId="0582AFDD" w14:textId="77777777" w:rsidR="007F0E0D" w:rsidRPr="00DF44DB" w:rsidRDefault="007F0E0D" w:rsidP="00C46382">
            <w:pPr>
              <w:pStyle w:val="BodyTextTable"/>
              <w:rPr>
                <w:szCs w:val="18"/>
              </w:rPr>
            </w:pPr>
            <w:r w:rsidRPr="00DF44DB">
              <w:rPr>
                <w:szCs w:val="18"/>
              </w:rPr>
              <w:t>O</w:t>
            </w:r>
          </w:p>
        </w:tc>
      </w:tr>
      <w:tr w:rsidR="007F0E0D" w:rsidRPr="003A4ED1" w14:paraId="26576514" w14:textId="77777777" w:rsidTr="00C46382">
        <w:trPr>
          <w:cantSplit/>
        </w:trPr>
        <w:tc>
          <w:tcPr>
            <w:tcW w:w="241" w:type="pct"/>
            <w:shd w:val="clear" w:color="auto" w:fill="auto"/>
          </w:tcPr>
          <w:p w14:paraId="25DD32F2"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1F84642" w14:textId="77777777" w:rsidR="007F0E0D" w:rsidRPr="000709D4" w:rsidRDefault="007F0E0D" w:rsidP="00C46382">
            <w:pPr>
              <w:pStyle w:val="BodyTextTable"/>
            </w:pPr>
            <w:r>
              <w:t>PACE Placeholder</w:t>
            </w:r>
          </w:p>
        </w:tc>
        <w:tc>
          <w:tcPr>
            <w:tcW w:w="673" w:type="pct"/>
            <w:shd w:val="clear" w:color="auto" w:fill="auto"/>
          </w:tcPr>
          <w:p w14:paraId="1CAC16E0"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0F656BF" w14:textId="77777777" w:rsidR="007F0E0D" w:rsidRPr="00D463AE" w:rsidRDefault="007F0E0D" w:rsidP="00C46382">
            <w:pPr>
              <w:pStyle w:val="BodyTextTable"/>
            </w:pPr>
            <w:r>
              <w:t>Future placeholder for PACE value</w:t>
            </w:r>
          </w:p>
        </w:tc>
        <w:tc>
          <w:tcPr>
            <w:tcW w:w="730" w:type="pct"/>
            <w:shd w:val="clear" w:color="auto" w:fill="auto"/>
          </w:tcPr>
          <w:p w14:paraId="556AA488" w14:textId="77777777" w:rsidR="007F0E0D" w:rsidRPr="00912647" w:rsidRDefault="007F0E0D" w:rsidP="00C46382">
            <w:pPr>
              <w:pStyle w:val="BodyTextTable"/>
              <w:rPr>
                <w:szCs w:val="18"/>
                <w:highlight w:val="yellow"/>
              </w:rPr>
            </w:pPr>
          </w:p>
        </w:tc>
        <w:tc>
          <w:tcPr>
            <w:tcW w:w="526" w:type="pct"/>
            <w:shd w:val="clear" w:color="auto" w:fill="auto"/>
          </w:tcPr>
          <w:p w14:paraId="7736CE02" w14:textId="77777777" w:rsidR="007F0E0D" w:rsidRDefault="007F0E0D" w:rsidP="00C46382">
            <w:pPr>
              <w:pStyle w:val="BodyTextTable"/>
            </w:pPr>
            <w:r>
              <w:t>PACE</w:t>
            </w:r>
          </w:p>
        </w:tc>
        <w:tc>
          <w:tcPr>
            <w:tcW w:w="335" w:type="pct"/>
            <w:shd w:val="clear" w:color="auto" w:fill="auto"/>
          </w:tcPr>
          <w:p w14:paraId="0C8A07BC" w14:textId="77777777" w:rsidR="007F0E0D" w:rsidRPr="00DF44DB" w:rsidRDefault="007F0E0D" w:rsidP="00C46382">
            <w:pPr>
              <w:pStyle w:val="BodyTextTable"/>
              <w:rPr>
                <w:szCs w:val="18"/>
              </w:rPr>
            </w:pPr>
            <w:r w:rsidRPr="00DF44DB">
              <w:rPr>
                <w:szCs w:val="18"/>
              </w:rPr>
              <w:t>O</w:t>
            </w:r>
          </w:p>
        </w:tc>
      </w:tr>
      <w:tr w:rsidR="007F0E0D" w:rsidRPr="003A4ED1" w14:paraId="0B89525C" w14:textId="77777777" w:rsidTr="00C46382">
        <w:trPr>
          <w:cantSplit/>
        </w:trPr>
        <w:tc>
          <w:tcPr>
            <w:tcW w:w="241" w:type="pct"/>
            <w:shd w:val="clear" w:color="auto" w:fill="auto"/>
          </w:tcPr>
          <w:p w14:paraId="01CD896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51E20A5" w14:textId="77777777" w:rsidR="007F0E0D" w:rsidRPr="000709D4" w:rsidRDefault="007F0E0D" w:rsidP="00C46382">
            <w:pPr>
              <w:pStyle w:val="BodyTextTable"/>
            </w:pPr>
            <w:r>
              <w:t>PACE Placeholder</w:t>
            </w:r>
          </w:p>
        </w:tc>
        <w:tc>
          <w:tcPr>
            <w:tcW w:w="673" w:type="pct"/>
            <w:shd w:val="clear" w:color="auto" w:fill="auto"/>
          </w:tcPr>
          <w:p w14:paraId="2FD73210"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6DA84B4E" w14:textId="77777777" w:rsidR="007F0E0D" w:rsidRPr="00D463AE" w:rsidRDefault="007F0E0D" w:rsidP="00C46382">
            <w:pPr>
              <w:pStyle w:val="BodyTextTable"/>
            </w:pPr>
            <w:r>
              <w:t>Future placeholder for PACE value</w:t>
            </w:r>
          </w:p>
        </w:tc>
        <w:tc>
          <w:tcPr>
            <w:tcW w:w="730" w:type="pct"/>
            <w:shd w:val="clear" w:color="auto" w:fill="auto"/>
          </w:tcPr>
          <w:p w14:paraId="6C5DD1B7" w14:textId="77777777" w:rsidR="007F0E0D" w:rsidRPr="00912647" w:rsidRDefault="007F0E0D" w:rsidP="00C46382">
            <w:pPr>
              <w:pStyle w:val="BodyTextTable"/>
              <w:rPr>
                <w:szCs w:val="18"/>
                <w:highlight w:val="yellow"/>
              </w:rPr>
            </w:pPr>
          </w:p>
        </w:tc>
        <w:tc>
          <w:tcPr>
            <w:tcW w:w="526" w:type="pct"/>
            <w:shd w:val="clear" w:color="auto" w:fill="auto"/>
          </w:tcPr>
          <w:p w14:paraId="66434659" w14:textId="77777777" w:rsidR="007F0E0D" w:rsidRDefault="007F0E0D" w:rsidP="00C46382">
            <w:pPr>
              <w:pStyle w:val="BodyTextTable"/>
            </w:pPr>
            <w:r>
              <w:t>PACE</w:t>
            </w:r>
          </w:p>
        </w:tc>
        <w:tc>
          <w:tcPr>
            <w:tcW w:w="335" w:type="pct"/>
            <w:shd w:val="clear" w:color="auto" w:fill="auto"/>
          </w:tcPr>
          <w:p w14:paraId="3DEEC1B0" w14:textId="77777777" w:rsidR="007F0E0D" w:rsidRPr="00DF44DB" w:rsidRDefault="007F0E0D" w:rsidP="00C46382">
            <w:pPr>
              <w:pStyle w:val="BodyTextTable"/>
              <w:rPr>
                <w:szCs w:val="18"/>
              </w:rPr>
            </w:pPr>
            <w:r w:rsidRPr="00DF44DB">
              <w:rPr>
                <w:szCs w:val="18"/>
              </w:rPr>
              <w:t>O</w:t>
            </w:r>
          </w:p>
        </w:tc>
      </w:tr>
      <w:tr w:rsidR="007F0E0D" w:rsidRPr="003A4ED1" w14:paraId="335088BB" w14:textId="77777777" w:rsidTr="00C46382">
        <w:trPr>
          <w:cantSplit/>
        </w:trPr>
        <w:tc>
          <w:tcPr>
            <w:tcW w:w="241" w:type="pct"/>
            <w:shd w:val="clear" w:color="auto" w:fill="auto"/>
          </w:tcPr>
          <w:p w14:paraId="2E29499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0F93293" w14:textId="77777777" w:rsidR="007F0E0D" w:rsidRPr="000709D4" w:rsidRDefault="007F0E0D" w:rsidP="00C46382">
            <w:pPr>
              <w:pStyle w:val="BodyTextTable"/>
            </w:pPr>
            <w:r>
              <w:t>PACE Placeholder</w:t>
            </w:r>
          </w:p>
        </w:tc>
        <w:tc>
          <w:tcPr>
            <w:tcW w:w="673" w:type="pct"/>
            <w:shd w:val="clear" w:color="auto" w:fill="auto"/>
          </w:tcPr>
          <w:p w14:paraId="7315E985"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AAC9565" w14:textId="77777777" w:rsidR="007F0E0D" w:rsidRPr="00D463AE" w:rsidRDefault="007F0E0D" w:rsidP="00C46382">
            <w:pPr>
              <w:pStyle w:val="BodyTextTable"/>
            </w:pPr>
            <w:r>
              <w:t>Future placeholder for PACE value</w:t>
            </w:r>
          </w:p>
        </w:tc>
        <w:tc>
          <w:tcPr>
            <w:tcW w:w="730" w:type="pct"/>
            <w:shd w:val="clear" w:color="auto" w:fill="auto"/>
          </w:tcPr>
          <w:p w14:paraId="39EC0F4B" w14:textId="77777777" w:rsidR="007F0E0D" w:rsidRPr="00912647" w:rsidRDefault="007F0E0D" w:rsidP="00C46382">
            <w:pPr>
              <w:pStyle w:val="BodyTextTable"/>
              <w:rPr>
                <w:szCs w:val="18"/>
                <w:highlight w:val="yellow"/>
              </w:rPr>
            </w:pPr>
          </w:p>
        </w:tc>
        <w:tc>
          <w:tcPr>
            <w:tcW w:w="526" w:type="pct"/>
            <w:shd w:val="clear" w:color="auto" w:fill="auto"/>
          </w:tcPr>
          <w:p w14:paraId="301394A7" w14:textId="77777777" w:rsidR="007F0E0D" w:rsidRDefault="007F0E0D" w:rsidP="00C46382">
            <w:pPr>
              <w:pStyle w:val="BodyTextTable"/>
            </w:pPr>
            <w:r>
              <w:t>PACE</w:t>
            </w:r>
          </w:p>
        </w:tc>
        <w:tc>
          <w:tcPr>
            <w:tcW w:w="335" w:type="pct"/>
            <w:shd w:val="clear" w:color="auto" w:fill="auto"/>
          </w:tcPr>
          <w:p w14:paraId="7A3A8D6D" w14:textId="77777777" w:rsidR="007F0E0D" w:rsidRPr="00DF44DB" w:rsidRDefault="007F0E0D" w:rsidP="00C46382">
            <w:pPr>
              <w:pStyle w:val="BodyTextTable"/>
              <w:rPr>
                <w:szCs w:val="18"/>
              </w:rPr>
            </w:pPr>
            <w:r w:rsidRPr="00DF44DB">
              <w:rPr>
                <w:szCs w:val="18"/>
              </w:rPr>
              <w:t>O</w:t>
            </w:r>
          </w:p>
        </w:tc>
      </w:tr>
      <w:tr w:rsidR="007F0E0D" w:rsidRPr="003A4ED1" w14:paraId="05312F93" w14:textId="77777777" w:rsidTr="00C46382">
        <w:trPr>
          <w:cantSplit/>
        </w:trPr>
        <w:tc>
          <w:tcPr>
            <w:tcW w:w="241" w:type="pct"/>
            <w:shd w:val="clear" w:color="auto" w:fill="auto"/>
          </w:tcPr>
          <w:p w14:paraId="339A4AC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133436E" w14:textId="77777777" w:rsidR="007F0E0D" w:rsidRPr="000709D4" w:rsidRDefault="007F0E0D" w:rsidP="00C46382">
            <w:pPr>
              <w:pStyle w:val="BodyTextTable"/>
            </w:pPr>
            <w:r>
              <w:t>PACE Placeholder</w:t>
            </w:r>
          </w:p>
        </w:tc>
        <w:tc>
          <w:tcPr>
            <w:tcW w:w="673" w:type="pct"/>
            <w:shd w:val="clear" w:color="auto" w:fill="auto"/>
          </w:tcPr>
          <w:p w14:paraId="66AEA0F6"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5461DA94" w14:textId="77777777" w:rsidR="007F0E0D" w:rsidRPr="00D463AE" w:rsidRDefault="007F0E0D" w:rsidP="00C46382">
            <w:pPr>
              <w:pStyle w:val="BodyTextTable"/>
            </w:pPr>
            <w:r>
              <w:t>Future placeholder for PACE value</w:t>
            </w:r>
          </w:p>
        </w:tc>
        <w:tc>
          <w:tcPr>
            <w:tcW w:w="730" w:type="pct"/>
            <w:shd w:val="clear" w:color="auto" w:fill="auto"/>
          </w:tcPr>
          <w:p w14:paraId="490B381B" w14:textId="77777777" w:rsidR="007F0E0D" w:rsidRPr="00912647" w:rsidRDefault="007F0E0D" w:rsidP="00C46382">
            <w:pPr>
              <w:pStyle w:val="BodyTextTable"/>
              <w:rPr>
                <w:szCs w:val="18"/>
                <w:highlight w:val="yellow"/>
              </w:rPr>
            </w:pPr>
          </w:p>
        </w:tc>
        <w:tc>
          <w:tcPr>
            <w:tcW w:w="526" w:type="pct"/>
            <w:shd w:val="clear" w:color="auto" w:fill="auto"/>
          </w:tcPr>
          <w:p w14:paraId="4E744391" w14:textId="77777777" w:rsidR="007F0E0D" w:rsidRDefault="007F0E0D" w:rsidP="00C46382">
            <w:pPr>
              <w:pStyle w:val="BodyTextTable"/>
            </w:pPr>
            <w:r>
              <w:t>PACE</w:t>
            </w:r>
          </w:p>
        </w:tc>
        <w:tc>
          <w:tcPr>
            <w:tcW w:w="335" w:type="pct"/>
            <w:shd w:val="clear" w:color="auto" w:fill="auto"/>
          </w:tcPr>
          <w:p w14:paraId="5D50F0C2" w14:textId="77777777" w:rsidR="007F0E0D" w:rsidRPr="00DF44DB" w:rsidRDefault="007F0E0D" w:rsidP="00C46382">
            <w:pPr>
              <w:pStyle w:val="BodyTextTable"/>
              <w:rPr>
                <w:szCs w:val="18"/>
              </w:rPr>
            </w:pPr>
            <w:r w:rsidRPr="00DF44DB">
              <w:rPr>
                <w:szCs w:val="18"/>
              </w:rPr>
              <w:t>O</w:t>
            </w:r>
          </w:p>
        </w:tc>
      </w:tr>
      <w:tr w:rsidR="007F0E0D" w:rsidRPr="003A4ED1" w14:paraId="3E3D9D68" w14:textId="77777777" w:rsidTr="00C46382">
        <w:trPr>
          <w:cantSplit/>
        </w:trPr>
        <w:tc>
          <w:tcPr>
            <w:tcW w:w="241" w:type="pct"/>
            <w:shd w:val="clear" w:color="auto" w:fill="auto"/>
          </w:tcPr>
          <w:p w14:paraId="4AFADFD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56AE360" w14:textId="77777777" w:rsidR="007F0E0D" w:rsidRPr="000709D4" w:rsidRDefault="007F0E0D" w:rsidP="00C46382">
            <w:pPr>
              <w:pStyle w:val="BodyTextTable"/>
            </w:pPr>
            <w:r>
              <w:t>PACE Placeholder</w:t>
            </w:r>
          </w:p>
        </w:tc>
        <w:tc>
          <w:tcPr>
            <w:tcW w:w="673" w:type="pct"/>
            <w:shd w:val="clear" w:color="auto" w:fill="auto"/>
          </w:tcPr>
          <w:p w14:paraId="40A1954B"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1E939A9" w14:textId="77777777" w:rsidR="007F0E0D" w:rsidRPr="00D463AE" w:rsidRDefault="007F0E0D" w:rsidP="00C46382">
            <w:pPr>
              <w:pStyle w:val="BodyTextTable"/>
            </w:pPr>
            <w:r>
              <w:t>Future placeholder for PACE value</w:t>
            </w:r>
          </w:p>
        </w:tc>
        <w:tc>
          <w:tcPr>
            <w:tcW w:w="730" w:type="pct"/>
            <w:shd w:val="clear" w:color="auto" w:fill="auto"/>
          </w:tcPr>
          <w:p w14:paraId="3B55D2F3" w14:textId="77777777" w:rsidR="007F0E0D" w:rsidRPr="00912647" w:rsidRDefault="007F0E0D" w:rsidP="00C46382">
            <w:pPr>
              <w:pStyle w:val="BodyTextTable"/>
              <w:rPr>
                <w:szCs w:val="18"/>
                <w:highlight w:val="yellow"/>
              </w:rPr>
            </w:pPr>
          </w:p>
        </w:tc>
        <w:tc>
          <w:tcPr>
            <w:tcW w:w="526" w:type="pct"/>
            <w:shd w:val="clear" w:color="auto" w:fill="auto"/>
          </w:tcPr>
          <w:p w14:paraId="668A83D9" w14:textId="77777777" w:rsidR="007F0E0D" w:rsidRDefault="007F0E0D" w:rsidP="00C46382">
            <w:pPr>
              <w:pStyle w:val="BodyTextTable"/>
            </w:pPr>
            <w:r>
              <w:t>PACE</w:t>
            </w:r>
          </w:p>
        </w:tc>
        <w:tc>
          <w:tcPr>
            <w:tcW w:w="335" w:type="pct"/>
            <w:shd w:val="clear" w:color="auto" w:fill="auto"/>
          </w:tcPr>
          <w:p w14:paraId="6AF11849" w14:textId="77777777" w:rsidR="007F0E0D" w:rsidRPr="00DF44DB" w:rsidRDefault="007F0E0D" w:rsidP="00C46382">
            <w:pPr>
              <w:pStyle w:val="BodyTextTable"/>
              <w:rPr>
                <w:szCs w:val="18"/>
              </w:rPr>
            </w:pPr>
            <w:r w:rsidRPr="00DF44DB">
              <w:rPr>
                <w:szCs w:val="18"/>
              </w:rPr>
              <w:t>O</w:t>
            </w:r>
          </w:p>
        </w:tc>
      </w:tr>
      <w:tr w:rsidR="007F0E0D" w:rsidRPr="003A4ED1" w14:paraId="49B36D4D" w14:textId="77777777" w:rsidTr="00C46382">
        <w:trPr>
          <w:cantSplit/>
        </w:trPr>
        <w:tc>
          <w:tcPr>
            <w:tcW w:w="241" w:type="pct"/>
            <w:shd w:val="clear" w:color="auto" w:fill="auto"/>
          </w:tcPr>
          <w:p w14:paraId="5CCC866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D4D25A4" w14:textId="77777777" w:rsidR="007F0E0D" w:rsidRPr="000709D4" w:rsidRDefault="007F0E0D" w:rsidP="00C46382">
            <w:pPr>
              <w:pStyle w:val="BodyTextTable"/>
            </w:pPr>
            <w:r>
              <w:t>PACE Placeholder</w:t>
            </w:r>
          </w:p>
        </w:tc>
        <w:tc>
          <w:tcPr>
            <w:tcW w:w="673" w:type="pct"/>
            <w:shd w:val="clear" w:color="auto" w:fill="auto"/>
          </w:tcPr>
          <w:p w14:paraId="03A9C09A"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24E7404" w14:textId="77777777" w:rsidR="007F0E0D" w:rsidRPr="00D463AE" w:rsidRDefault="007F0E0D" w:rsidP="00C46382">
            <w:pPr>
              <w:pStyle w:val="BodyTextTable"/>
            </w:pPr>
            <w:r>
              <w:t>Future placeholder for PACE value</w:t>
            </w:r>
          </w:p>
        </w:tc>
        <w:tc>
          <w:tcPr>
            <w:tcW w:w="730" w:type="pct"/>
            <w:shd w:val="clear" w:color="auto" w:fill="auto"/>
          </w:tcPr>
          <w:p w14:paraId="36C58D67" w14:textId="77777777" w:rsidR="007F0E0D" w:rsidRPr="00912647" w:rsidRDefault="007F0E0D" w:rsidP="00C46382">
            <w:pPr>
              <w:pStyle w:val="BodyTextTable"/>
              <w:rPr>
                <w:szCs w:val="18"/>
                <w:highlight w:val="yellow"/>
              </w:rPr>
            </w:pPr>
          </w:p>
        </w:tc>
        <w:tc>
          <w:tcPr>
            <w:tcW w:w="526" w:type="pct"/>
            <w:shd w:val="clear" w:color="auto" w:fill="auto"/>
          </w:tcPr>
          <w:p w14:paraId="53CE7AFD" w14:textId="77777777" w:rsidR="007F0E0D" w:rsidRDefault="007F0E0D" w:rsidP="00C46382">
            <w:pPr>
              <w:pStyle w:val="BodyTextTable"/>
            </w:pPr>
            <w:r>
              <w:t>PACE</w:t>
            </w:r>
          </w:p>
        </w:tc>
        <w:tc>
          <w:tcPr>
            <w:tcW w:w="335" w:type="pct"/>
            <w:shd w:val="clear" w:color="auto" w:fill="auto"/>
          </w:tcPr>
          <w:p w14:paraId="33511C32" w14:textId="77777777" w:rsidR="007F0E0D" w:rsidRPr="00DF44DB" w:rsidRDefault="007F0E0D" w:rsidP="00C46382">
            <w:pPr>
              <w:pStyle w:val="BodyTextTable"/>
              <w:rPr>
                <w:szCs w:val="18"/>
              </w:rPr>
            </w:pPr>
            <w:r w:rsidRPr="00DF44DB">
              <w:rPr>
                <w:szCs w:val="18"/>
              </w:rPr>
              <w:t>O</w:t>
            </w:r>
          </w:p>
        </w:tc>
      </w:tr>
      <w:tr w:rsidR="007F0E0D" w:rsidRPr="003A4ED1" w14:paraId="6CB6A462" w14:textId="77777777" w:rsidTr="00C46382">
        <w:trPr>
          <w:cantSplit/>
        </w:trPr>
        <w:tc>
          <w:tcPr>
            <w:tcW w:w="241" w:type="pct"/>
            <w:shd w:val="clear" w:color="auto" w:fill="auto"/>
          </w:tcPr>
          <w:p w14:paraId="0374F33A"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8A399CA" w14:textId="77777777" w:rsidR="007F0E0D" w:rsidRPr="000709D4" w:rsidRDefault="007F0E0D" w:rsidP="00C46382">
            <w:pPr>
              <w:pStyle w:val="BodyTextTable"/>
            </w:pPr>
            <w:r>
              <w:t>PACE Placeholder</w:t>
            </w:r>
          </w:p>
        </w:tc>
        <w:tc>
          <w:tcPr>
            <w:tcW w:w="673" w:type="pct"/>
            <w:shd w:val="clear" w:color="auto" w:fill="auto"/>
          </w:tcPr>
          <w:p w14:paraId="774FAA2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464091B5" w14:textId="77777777" w:rsidR="007F0E0D" w:rsidRPr="00D463AE" w:rsidRDefault="007F0E0D" w:rsidP="00C46382">
            <w:pPr>
              <w:pStyle w:val="BodyTextTable"/>
            </w:pPr>
            <w:r>
              <w:t>Future placeholder for PACE value</w:t>
            </w:r>
          </w:p>
        </w:tc>
        <w:tc>
          <w:tcPr>
            <w:tcW w:w="730" w:type="pct"/>
            <w:shd w:val="clear" w:color="auto" w:fill="auto"/>
          </w:tcPr>
          <w:p w14:paraId="3622B548" w14:textId="77777777" w:rsidR="007F0E0D" w:rsidRPr="00912647" w:rsidRDefault="007F0E0D" w:rsidP="00C46382">
            <w:pPr>
              <w:pStyle w:val="BodyTextTable"/>
              <w:rPr>
                <w:szCs w:val="18"/>
                <w:highlight w:val="yellow"/>
              </w:rPr>
            </w:pPr>
          </w:p>
        </w:tc>
        <w:tc>
          <w:tcPr>
            <w:tcW w:w="526" w:type="pct"/>
            <w:shd w:val="clear" w:color="auto" w:fill="auto"/>
          </w:tcPr>
          <w:p w14:paraId="6C914D8A" w14:textId="77777777" w:rsidR="007F0E0D" w:rsidRDefault="007F0E0D" w:rsidP="00C46382">
            <w:pPr>
              <w:pStyle w:val="BodyTextTable"/>
            </w:pPr>
            <w:r>
              <w:t>PACE</w:t>
            </w:r>
          </w:p>
        </w:tc>
        <w:tc>
          <w:tcPr>
            <w:tcW w:w="335" w:type="pct"/>
            <w:shd w:val="clear" w:color="auto" w:fill="auto"/>
          </w:tcPr>
          <w:p w14:paraId="1D58A4CA" w14:textId="77777777" w:rsidR="007F0E0D" w:rsidRPr="00DF44DB" w:rsidRDefault="007F0E0D" w:rsidP="00C46382">
            <w:pPr>
              <w:pStyle w:val="BodyTextTable"/>
              <w:rPr>
                <w:szCs w:val="18"/>
              </w:rPr>
            </w:pPr>
            <w:r w:rsidRPr="00DF44DB">
              <w:rPr>
                <w:szCs w:val="18"/>
              </w:rPr>
              <w:t>O</w:t>
            </w:r>
          </w:p>
        </w:tc>
      </w:tr>
      <w:tr w:rsidR="007F0E0D" w:rsidRPr="003A4ED1" w14:paraId="5223B72C" w14:textId="77777777" w:rsidTr="00C46382">
        <w:trPr>
          <w:cantSplit/>
        </w:trPr>
        <w:tc>
          <w:tcPr>
            <w:tcW w:w="241" w:type="pct"/>
            <w:shd w:val="clear" w:color="auto" w:fill="auto"/>
          </w:tcPr>
          <w:p w14:paraId="35CD3CF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DA97347" w14:textId="77777777" w:rsidR="007F0E0D" w:rsidRPr="000709D4" w:rsidRDefault="007F0E0D" w:rsidP="00C46382">
            <w:pPr>
              <w:pStyle w:val="BodyTextTable"/>
            </w:pPr>
            <w:r>
              <w:t>PACE Placeholder</w:t>
            </w:r>
          </w:p>
        </w:tc>
        <w:tc>
          <w:tcPr>
            <w:tcW w:w="673" w:type="pct"/>
            <w:shd w:val="clear" w:color="auto" w:fill="auto"/>
          </w:tcPr>
          <w:p w14:paraId="08B83B92"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1ED1FC2D" w14:textId="77777777" w:rsidR="007F0E0D" w:rsidRPr="00D463AE" w:rsidRDefault="007F0E0D" w:rsidP="00C46382">
            <w:pPr>
              <w:pStyle w:val="BodyTextTable"/>
            </w:pPr>
            <w:r>
              <w:t>Future placeholder for PACE value</w:t>
            </w:r>
          </w:p>
        </w:tc>
        <w:tc>
          <w:tcPr>
            <w:tcW w:w="730" w:type="pct"/>
            <w:shd w:val="clear" w:color="auto" w:fill="auto"/>
          </w:tcPr>
          <w:p w14:paraId="78C3FD4C" w14:textId="77777777" w:rsidR="007F0E0D" w:rsidRPr="00912647" w:rsidRDefault="007F0E0D" w:rsidP="00C46382">
            <w:pPr>
              <w:pStyle w:val="BodyTextTable"/>
              <w:rPr>
                <w:szCs w:val="18"/>
                <w:highlight w:val="yellow"/>
              </w:rPr>
            </w:pPr>
          </w:p>
        </w:tc>
        <w:tc>
          <w:tcPr>
            <w:tcW w:w="526" w:type="pct"/>
            <w:shd w:val="clear" w:color="auto" w:fill="auto"/>
          </w:tcPr>
          <w:p w14:paraId="11D93A3C" w14:textId="77777777" w:rsidR="007F0E0D" w:rsidRDefault="007F0E0D" w:rsidP="00C46382">
            <w:pPr>
              <w:pStyle w:val="BodyTextTable"/>
            </w:pPr>
            <w:r>
              <w:t>PACE</w:t>
            </w:r>
          </w:p>
        </w:tc>
        <w:tc>
          <w:tcPr>
            <w:tcW w:w="335" w:type="pct"/>
            <w:shd w:val="clear" w:color="auto" w:fill="auto"/>
          </w:tcPr>
          <w:p w14:paraId="559BB962" w14:textId="77777777" w:rsidR="007F0E0D" w:rsidRPr="00DF44DB" w:rsidRDefault="007F0E0D" w:rsidP="00C46382">
            <w:pPr>
              <w:pStyle w:val="BodyTextTable"/>
              <w:rPr>
                <w:szCs w:val="18"/>
              </w:rPr>
            </w:pPr>
            <w:r w:rsidRPr="00DF44DB">
              <w:rPr>
                <w:szCs w:val="18"/>
              </w:rPr>
              <w:t>O</w:t>
            </w:r>
          </w:p>
        </w:tc>
      </w:tr>
      <w:tr w:rsidR="007F0E0D" w:rsidRPr="003A4ED1" w14:paraId="684ACF19" w14:textId="77777777" w:rsidTr="00C46382">
        <w:trPr>
          <w:cantSplit/>
        </w:trPr>
        <w:tc>
          <w:tcPr>
            <w:tcW w:w="241" w:type="pct"/>
            <w:shd w:val="clear" w:color="auto" w:fill="auto"/>
          </w:tcPr>
          <w:p w14:paraId="3F36F34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A1F6134" w14:textId="77777777" w:rsidR="007F0E0D" w:rsidRPr="000709D4" w:rsidRDefault="007F0E0D" w:rsidP="00C46382">
            <w:pPr>
              <w:pStyle w:val="BodyTextTable"/>
            </w:pPr>
            <w:r>
              <w:t>PACE Placeholder</w:t>
            </w:r>
          </w:p>
        </w:tc>
        <w:tc>
          <w:tcPr>
            <w:tcW w:w="673" w:type="pct"/>
            <w:shd w:val="clear" w:color="auto" w:fill="auto"/>
          </w:tcPr>
          <w:p w14:paraId="60E0D823"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CD0A529" w14:textId="77777777" w:rsidR="007F0E0D" w:rsidRPr="00D463AE" w:rsidRDefault="007F0E0D" w:rsidP="00C46382">
            <w:pPr>
              <w:pStyle w:val="BodyTextTable"/>
            </w:pPr>
            <w:r>
              <w:t>Future placeholder for PACE value</w:t>
            </w:r>
          </w:p>
        </w:tc>
        <w:tc>
          <w:tcPr>
            <w:tcW w:w="730" w:type="pct"/>
            <w:shd w:val="clear" w:color="auto" w:fill="auto"/>
          </w:tcPr>
          <w:p w14:paraId="5B5CE5B1" w14:textId="77777777" w:rsidR="007F0E0D" w:rsidRPr="00912647" w:rsidRDefault="007F0E0D" w:rsidP="00C46382">
            <w:pPr>
              <w:pStyle w:val="BodyTextTable"/>
              <w:rPr>
                <w:szCs w:val="18"/>
                <w:highlight w:val="yellow"/>
              </w:rPr>
            </w:pPr>
          </w:p>
        </w:tc>
        <w:tc>
          <w:tcPr>
            <w:tcW w:w="526" w:type="pct"/>
            <w:shd w:val="clear" w:color="auto" w:fill="auto"/>
          </w:tcPr>
          <w:p w14:paraId="15E4A24D" w14:textId="77777777" w:rsidR="007F0E0D" w:rsidRDefault="007F0E0D" w:rsidP="00C46382">
            <w:pPr>
              <w:pStyle w:val="BodyTextTable"/>
            </w:pPr>
            <w:r>
              <w:t>PACE</w:t>
            </w:r>
          </w:p>
        </w:tc>
        <w:tc>
          <w:tcPr>
            <w:tcW w:w="335" w:type="pct"/>
            <w:shd w:val="clear" w:color="auto" w:fill="auto"/>
          </w:tcPr>
          <w:p w14:paraId="7F332621" w14:textId="77777777" w:rsidR="007F0E0D" w:rsidRPr="00DF44DB" w:rsidRDefault="007F0E0D" w:rsidP="00C46382">
            <w:pPr>
              <w:pStyle w:val="BodyTextTable"/>
              <w:rPr>
                <w:szCs w:val="18"/>
              </w:rPr>
            </w:pPr>
            <w:r w:rsidRPr="00DF44DB">
              <w:rPr>
                <w:szCs w:val="18"/>
              </w:rPr>
              <w:t>O</w:t>
            </w:r>
          </w:p>
        </w:tc>
      </w:tr>
      <w:tr w:rsidR="007F0E0D" w:rsidRPr="003A4ED1" w14:paraId="6436CE39" w14:textId="77777777" w:rsidTr="00C46382">
        <w:trPr>
          <w:cantSplit/>
        </w:trPr>
        <w:tc>
          <w:tcPr>
            <w:tcW w:w="241" w:type="pct"/>
            <w:shd w:val="clear" w:color="auto" w:fill="auto"/>
          </w:tcPr>
          <w:p w14:paraId="18F7EFE4"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ABAB054" w14:textId="77777777" w:rsidR="007F0E0D" w:rsidRPr="000709D4" w:rsidRDefault="007F0E0D" w:rsidP="00C46382">
            <w:pPr>
              <w:pStyle w:val="BodyTextTable"/>
            </w:pPr>
            <w:r>
              <w:t>PACE Placeholder</w:t>
            </w:r>
          </w:p>
        </w:tc>
        <w:tc>
          <w:tcPr>
            <w:tcW w:w="673" w:type="pct"/>
            <w:shd w:val="clear" w:color="auto" w:fill="auto"/>
          </w:tcPr>
          <w:p w14:paraId="670B70B0"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CEEF89D" w14:textId="77777777" w:rsidR="007F0E0D" w:rsidRPr="00D463AE" w:rsidRDefault="007F0E0D" w:rsidP="00C46382">
            <w:pPr>
              <w:pStyle w:val="BodyTextTable"/>
            </w:pPr>
            <w:r>
              <w:t>Future placeholder for PACE value</w:t>
            </w:r>
          </w:p>
        </w:tc>
        <w:tc>
          <w:tcPr>
            <w:tcW w:w="730" w:type="pct"/>
            <w:shd w:val="clear" w:color="auto" w:fill="auto"/>
          </w:tcPr>
          <w:p w14:paraId="36C46F5C" w14:textId="77777777" w:rsidR="007F0E0D" w:rsidRPr="00912647" w:rsidRDefault="007F0E0D" w:rsidP="00C46382">
            <w:pPr>
              <w:pStyle w:val="BodyTextTable"/>
              <w:rPr>
                <w:szCs w:val="18"/>
                <w:highlight w:val="yellow"/>
              </w:rPr>
            </w:pPr>
          </w:p>
        </w:tc>
        <w:tc>
          <w:tcPr>
            <w:tcW w:w="526" w:type="pct"/>
            <w:shd w:val="clear" w:color="auto" w:fill="auto"/>
          </w:tcPr>
          <w:p w14:paraId="28F0EB79" w14:textId="77777777" w:rsidR="007F0E0D" w:rsidRDefault="007F0E0D" w:rsidP="00C46382">
            <w:pPr>
              <w:pStyle w:val="BodyTextTable"/>
            </w:pPr>
            <w:r>
              <w:t>PACE</w:t>
            </w:r>
          </w:p>
        </w:tc>
        <w:tc>
          <w:tcPr>
            <w:tcW w:w="335" w:type="pct"/>
            <w:shd w:val="clear" w:color="auto" w:fill="auto"/>
          </w:tcPr>
          <w:p w14:paraId="3D864CA3" w14:textId="77777777" w:rsidR="007F0E0D" w:rsidRPr="00DF44DB" w:rsidRDefault="007F0E0D" w:rsidP="00C46382">
            <w:pPr>
              <w:pStyle w:val="BodyTextTable"/>
              <w:rPr>
                <w:szCs w:val="18"/>
              </w:rPr>
            </w:pPr>
            <w:r w:rsidRPr="00DF44DB">
              <w:rPr>
                <w:szCs w:val="18"/>
              </w:rPr>
              <w:t>O</w:t>
            </w:r>
          </w:p>
        </w:tc>
      </w:tr>
      <w:tr w:rsidR="007F0E0D" w:rsidRPr="003A4ED1" w14:paraId="7E61832B" w14:textId="77777777" w:rsidTr="00C46382">
        <w:trPr>
          <w:cantSplit/>
        </w:trPr>
        <w:tc>
          <w:tcPr>
            <w:tcW w:w="241" w:type="pct"/>
            <w:shd w:val="clear" w:color="auto" w:fill="auto"/>
          </w:tcPr>
          <w:p w14:paraId="259245B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7892B42" w14:textId="77777777" w:rsidR="007F0E0D" w:rsidRPr="000709D4" w:rsidRDefault="007F0E0D" w:rsidP="00C46382">
            <w:pPr>
              <w:pStyle w:val="BodyTextTable"/>
            </w:pPr>
            <w:r>
              <w:t>PACE Placeholder</w:t>
            </w:r>
          </w:p>
        </w:tc>
        <w:tc>
          <w:tcPr>
            <w:tcW w:w="673" w:type="pct"/>
            <w:shd w:val="clear" w:color="auto" w:fill="auto"/>
          </w:tcPr>
          <w:p w14:paraId="644D8281"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0C946EB3" w14:textId="77777777" w:rsidR="007F0E0D" w:rsidRPr="00D463AE" w:rsidRDefault="007F0E0D" w:rsidP="00C46382">
            <w:pPr>
              <w:pStyle w:val="BodyTextTable"/>
            </w:pPr>
            <w:r>
              <w:t>Future placeholder for PACE value</w:t>
            </w:r>
          </w:p>
        </w:tc>
        <w:tc>
          <w:tcPr>
            <w:tcW w:w="730" w:type="pct"/>
            <w:shd w:val="clear" w:color="auto" w:fill="auto"/>
          </w:tcPr>
          <w:p w14:paraId="356788B8" w14:textId="77777777" w:rsidR="007F0E0D" w:rsidRPr="00912647" w:rsidRDefault="007F0E0D" w:rsidP="00C46382">
            <w:pPr>
              <w:pStyle w:val="BodyTextTable"/>
              <w:rPr>
                <w:szCs w:val="18"/>
                <w:highlight w:val="yellow"/>
              </w:rPr>
            </w:pPr>
          </w:p>
        </w:tc>
        <w:tc>
          <w:tcPr>
            <w:tcW w:w="526" w:type="pct"/>
            <w:shd w:val="clear" w:color="auto" w:fill="auto"/>
          </w:tcPr>
          <w:p w14:paraId="5FF4BD74" w14:textId="77777777" w:rsidR="007F0E0D" w:rsidRDefault="007F0E0D" w:rsidP="00C46382">
            <w:pPr>
              <w:pStyle w:val="BodyTextTable"/>
            </w:pPr>
            <w:r>
              <w:t>PACE</w:t>
            </w:r>
          </w:p>
        </w:tc>
        <w:tc>
          <w:tcPr>
            <w:tcW w:w="335" w:type="pct"/>
            <w:shd w:val="clear" w:color="auto" w:fill="auto"/>
          </w:tcPr>
          <w:p w14:paraId="4B14F756" w14:textId="77777777" w:rsidR="007F0E0D" w:rsidRPr="00DF44DB" w:rsidRDefault="007F0E0D" w:rsidP="00C46382">
            <w:pPr>
              <w:pStyle w:val="BodyTextTable"/>
              <w:rPr>
                <w:szCs w:val="18"/>
              </w:rPr>
            </w:pPr>
            <w:r w:rsidRPr="00DF44DB">
              <w:rPr>
                <w:szCs w:val="18"/>
              </w:rPr>
              <w:t>O</w:t>
            </w:r>
          </w:p>
        </w:tc>
      </w:tr>
      <w:tr w:rsidR="007F0E0D" w:rsidRPr="003A4ED1" w14:paraId="453A9EED" w14:textId="77777777" w:rsidTr="00C46382">
        <w:trPr>
          <w:cantSplit/>
        </w:trPr>
        <w:tc>
          <w:tcPr>
            <w:tcW w:w="241" w:type="pct"/>
            <w:shd w:val="clear" w:color="auto" w:fill="auto"/>
          </w:tcPr>
          <w:p w14:paraId="7DF1FC2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7638E54" w14:textId="77777777" w:rsidR="007F0E0D" w:rsidRPr="000709D4" w:rsidRDefault="007F0E0D" w:rsidP="00C46382">
            <w:pPr>
              <w:pStyle w:val="BodyTextTable"/>
            </w:pPr>
            <w:r>
              <w:t>PACE Placeholder</w:t>
            </w:r>
          </w:p>
        </w:tc>
        <w:tc>
          <w:tcPr>
            <w:tcW w:w="673" w:type="pct"/>
            <w:shd w:val="clear" w:color="auto" w:fill="auto"/>
          </w:tcPr>
          <w:p w14:paraId="515819D6"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BE4011B" w14:textId="77777777" w:rsidR="007F0E0D" w:rsidRPr="00D463AE" w:rsidRDefault="007F0E0D" w:rsidP="00C46382">
            <w:pPr>
              <w:pStyle w:val="BodyTextTable"/>
            </w:pPr>
            <w:r>
              <w:t>Future placeholder for PACE value</w:t>
            </w:r>
          </w:p>
        </w:tc>
        <w:tc>
          <w:tcPr>
            <w:tcW w:w="730" w:type="pct"/>
            <w:shd w:val="clear" w:color="auto" w:fill="auto"/>
          </w:tcPr>
          <w:p w14:paraId="350B44E5" w14:textId="77777777" w:rsidR="007F0E0D" w:rsidRPr="00912647" w:rsidRDefault="007F0E0D" w:rsidP="00C46382">
            <w:pPr>
              <w:pStyle w:val="BodyTextTable"/>
              <w:rPr>
                <w:szCs w:val="18"/>
                <w:highlight w:val="yellow"/>
              </w:rPr>
            </w:pPr>
          </w:p>
        </w:tc>
        <w:tc>
          <w:tcPr>
            <w:tcW w:w="526" w:type="pct"/>
            <w:shd w:val="clear" w:color="auto" w:fill="auto"/>
          </w:tcPr>
          <w:p w14:paraId="0C5EE81A" w14:textId="77777777" w:rsidR="007F0E0D" w:rsidRDefault="007F0E0D" w:rsidP="00C46382">
            <w:pPr>
              <w:pStyle w:val="BodyTextTable"/>
            </w:pPr>
            <w:r>
              <w:t>PACE</w:t>
            </w:r>
          </w:p>
        </w:tc>
        <w:tc>
          <w:tcPr>
            <w:tcW w:w="335" w:type="pct"/>
            <w:shd w:val="clear" w:color="auto" w:fill="auto"/>
          </w:tcPr>
          <w:p w14:paraId="2FFAD7EE" w14:textId="77777777" w:rsidR="007F0E0D" w:rsidRPr="00DF44DB" w:rsidRDefault="007F0E0D" w:rsidP="00C46382">
            <w:pPr>
              <w:pStyle w:val="BodyTextTable"/>
              <w:rPr>
                <w:szCs w:val="18"/>
              </w:rPr>
            </w:pPr>
            <w:r w:rsidRPr="00DF44DB">
              <w:rPr>
                <w:szCs w:val="18"/>
              </w:rPr>
              <w:t>O</w:t>
            </w:r>
          </w:p>
        </w:tc>
      </w:tr>
      <w:tr w:rsidR="007F0E0D" w:rsidRPr="003A4ED1" w14:paraId="29466EDD" w14:textId="77777777" w:rsidTr="00C46382">
        <w:trPr>
          <w:cantSplit/>
        </w:trPr>
        <w:tc>
          <w:tcPr>
            <w:tcW w:w="241" w:type="pct"/>
            <w:shd w:val="clear" w:color="auto" w:fill="auto"/>
          </w:tcPr>
          <w:p w14:paraId="74EFBF4A"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C8A67E1" w14:textId="77777777" w:rsidR="007F0E0D" w:rsidRPr="000709D4" w:rsidRDefault="007F0E0D" w:rsidP="00C46382">
            <w:pPr>
              <w:pStyle w:val="BodyTextTable"/>
            </w:pPr>
            <w:r w:rsidRPr="000709D4">
              <w:t xml:space="preserve"># </w:t>
            </w:r>
            <w:proofErr w:type="gramStart"/>
            <w:r w:rsidRPr="000709D4">
              <w:t>of</w:t>
            </w:r>
            <w:proofErr w:type="gramEnd"/>
            <w:r w:rsidRPr="000709D4">
              <w:t xml:space="preserve"> countries visited</w:t>
            </w:r>
          </w:p>
        </w:tc>
        <w:tc>
          <w:tcPr>
            <w:tcW w:w="673" w:type="pct"/>
            <w:shd w:val="clear" w:color="auto" w:fill="auto"/>
          </w:tcPr>
          <w:p w14:paraId="54BFEF17"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624422B7" w14:textId="77777777" w:rsidR="007F0E0D" w:rsidRPr="00A22BBD" w:rsidRDefault="007F0E0D" w:rsidP="00C46382">
            <w:pPr>
              <w:pStyle w:val="BodyTextTable"/>
              <w:rPr>
                <w:highlight w:val="yellow"/>
              </w:rPr>
            </w:pPr>
            <w:r w:rsidRPr="00D463AE">
              <w:t>In the last 6 months</w:t>
            </w:r>
          </w:p>
        </w:tc>
        <w:tc>
          <w:tcPr>
            <w:tcW w:w="730" w:type="pct"/>
            <w:shd w:val="clear" w:color="auto" w:fill="auto"/>
          </w:tcPr>
          <w:p w14:paraId="6AF4ACC1" w14:textId="77777777" w:rsidR="007F0E0D" w:rsidRPr="00912647" w:rsidRDefault="007F0E0D" w:rsidP="00C46382">
            <w:pPr>
              <w:pStyle w:val="BodyTextTable"/>
              <w:rPr>
                <w:szCs w:val="18"/>
                <w:highlight w:val="yellow"/>
              </w:rPr>
            </w:pPr>
          </w:p>
        </w:tc>
        <w:tc>
          <w:tcPr>
            <w:tcW w:w="526" w:type="pct"/>
            <w:shd w:val="clear" w:color="auto" w:fill="auto"/>
          </w:tcPr>
          <w:p w14:paraId="479465FE" w14:textId="77777777" w:rsidR="007F0E0D" w:rsidRDefault="007F0E0D" w:rsidP="00C46382">
            <w:pPr>
              <w:pStyle w:val="BodyTextTable"/>
            </w:pPr>
            <w:r>
              <w:t>Network</w:t>
            </w:r>
          </w:p>
        </w:tc>
        <w:tc>
          <w:tcPr>
            <w:tcW w:w="335" w:type="pct"/>
            <w:shd w:val="clear" w:color="auto" w:fill="auto"/>
          </w:tcPr>
          <w:p w14:paraId="2319A11C" w14:textId="77777777" w:rsidR="007F0E0D" w:rsidRDefault="007F0E0D" w:rsidP="00C46382">
            <w:pPr>
              <w:pStyle w:val="BodyTextTable"/>
              <w:rPr>
                <w:szCs w:val="18"/>
              </w:rPr>
            </w:pPr>
            <w:r w:rsidRPr="00DF44DB">
              <w:rPr>
                <w:szCs w:val="18"/>
              </w:rPr>
              <w:t>O</w:t>
            </w:r>
          </w:p>
        </w:tc>
      </w:tr>
      <w:tr w:rsidR="007F0E0D" w:rsidRPr="003A4ED1" w14:paraId="2F672FDF" w14:textId="77777777" w:rsidTr="00C46382">
        <w:trPr>
          <w:cantSplit/>
        </w:trPr>
        <w:tc>
          <w:tcPr>
            <w:tcW w:w="241" w:type="pct"/>
            <w:shd w:val="clear" w:color="auto" w:fill="auto"/>
          </w:tcPr>
          <w:p w14:paraId="0E17D6E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39BFB63" w14:textId="77777777" w:rsidR="007F0E0D" w:rsidRPr="000709D4" w:rsidRDefault="007F0E0D" w:rsidP="00C46382">
            <w:pPr>
              <w:pStyle w:val="BodyTextTable"/>
            </w:pPr>
            <w:r w:rsidRPr="000709D4">
              <w:t>Consecutive stay outside Philippines</w:t>
            </w:r>
          </w:p>
        </w:tc>
        <w:tc>
          <w:tcPr>
            <w:tcW w:w="673" w:type="pct"/>
            <w:shd w:val="clear" w:color="auto" w:fill="auto"/>
          </w:tcPr>
          <w:p w14:paraId="5207E9E4"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14A4C35F" w14:textId="77777777" w:rsidR="007F0E0D" w:rsidRPr="000709D4" w:rsidRDefault="007F0E0D" w:rsidP="00C46382">
            <w:pPr>
              <w:pStyle w:val="BodyTextTable"/>
            </w:pPr>
            <w:r w:rsidRPr="000709D4">
              <w:t>In days</w:t>
            </w:r>
          </w:p>
        </w:tc>
        <w:tc>
          <w:tcPr>
            <w:tcW w:w="730" w:type="pct"/>
            <w:shd w:val="clear" w:color="auto" w:fill="auto"/>
          </w:tcPr>
          <w:p w14:paraId="0FE7CA70" w14:textId="77777777" w:rsidR="007F0E0D" w:rsidRPr="00912647" w:rsidRDefault="007F0E0D" w:rsidP="00C46382">
            <w:pPr>
              <w:pStyle w:val="BodyTextTable"/>
              <w:rPr>
                <w:szCs w:val="18"/>
                <w:highlight w:val="yellow"/>
              </w:rPr>
            </w:pPr>
          </w:p>
        </w:tc>
        <w:tc>
          <w:tcPr>
            <w:tcW w:w="526" w:type="pct"/>
            <w:shd w:val="clear" w:color="auto" w:fill="auto"/>
          </w:tcPr>
          <w:p w14:paraId="4A4DE3A2" w14:textId="77777777" w:rsidR="007F0E0D" w:rsidRDefault="007F0E0D" w:rsidP="00C46382">
            <w:pPr>
              <w:pStyle w:val="BodyTextTable"/>
            </w:pPr>
            <w:r>
              <w:t>Network</w:t>
            </w:r>
          </w:p>
        </w:tc>
        <w:tc>
          <w:tcPr>
            <w:tcW w:w="335" w:type="pct"/>
            <w:shd w:val="clear" w:color="auto" w:fill="auto"/>
          </w:tcPr>
          <w:p w14:paraId="2922997E" w14:textId="77777777" w:rsidR="007F0E0D" w:rsidRDefault="007F0E0D" w:rsidP="00C46382">
            <w:pPr>
              <w:pStyle w:val="BodyTextTable"/>
              <w:rPr>
                <w:szCs w:val="18"/>
              </w:rPr>
            </w:pPr>
            <w:r w:rsidRPr="00DF44DB">
              <w:rPr>
                <w:szCs w:val="18"/>
              </w:rPr>
              <w:t>O</w:t>
            </w:r>
          </w:p>
        </w:tc>
      </w:tr>
      <w:tr w:rsidR="007F0E0D" w:rsidRPr="003A4ED1" w14:paraId="5D09A983" w14:textId="77777777" w:rsidTr="00C46382">
        <w:trPr>
          <w:cantSplit/>
        </w:trPr>
        <w:tc>
          <w:tcPr>
            <w:tcW w:w="241" w:type="pct"/>
            <w:shd w:val="clear" w:color="auto" w:fill="auto"/>
          </w:tcPr>
          <w:p w14:paraId="24A44139"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C66FEEC" w14:textId="77777777" w:rsidR="007F0E0D" w:rsidRPr="000709D4" w:rsidRDefault="007F0E0D" w:rsidP="00C46382">
            <w:pPr>
              <w:pStyle w:val="BodyTextTable"/>
            </w:pPr>
            <w:r w:rsidRPr="000709D4">
              <w:t>Predictive Preferred Time of Day</w:t>
            </w:r>
          </w:p>
        </w:tc>
        <w:tc>
          <w:tcPr>
            <w:tcW w:w="673" w:type="pct"/>
            <w:shd w:val="clear" w:color="auto" w:fill="auto"/>
          </w:tcPr>
          <w:p w14:paraId="264E8E0F" w14:textId="77777777" w:rsidR="007F0E0D" w:rsidRDefault="007F0E0D" w:rsidP="00C46382">
            <w:pPr>
              <w:pStyle w:val="BodyTextTable"/>
              <w:rPr>
                <w:color w:val="000000"/>
                <w:szCs w:val="18"/>
              </w:rPr>
            </w:pPr>
            <w:r>
              <w:rPr>
                <w:color w:val="000000"/>
                <w:szCs w:val="18"/>
              </w:rPr>
              <w:t>Time</w:t>
            </w:r>
          </w:p>
        </w:tc>
        <w:tc>
          <w:tcPr>
            <w:tcW w:w="1437" w:type="pct"/>
            <w:shd w:val="clear" w:color="auto" w:fill="auto"/>
          </w:tcPr>
          <w:p w14:paraId="2EACA5A0" w14:textId="77777777" w:rsidR="007F0E0D" w:rsidRPr="000709D4" w:rsidRDefault="007F0E0D" w:rsidP="00C46382">
            <w:pPr>
              <w:pStyle w:val="BodyTextTable"/>
            </w:pPr>
            <w:r w:rsidRPr="000709D4">
              <w:t>Based on subscriber responses</w:t>
            </w:r>
          </w:p>
        </w:tc>
        <w:tc>
          <w:tcPr>
            <w:tcW w:w="730" w:type="pct"/>
            <w:shd w:val="clear" w:color="auto" w:fill="auto"/>
          </w:tcPr>
          <w:p w14:paraId="305AAC3D" w14:textId="77777777" w:rsidR="007F0E0D" w:rsidRPr="00912647" w:rsidRDefault="007F0E0D" w:rsidP="00C46382">
            <w:pPr>
              <w:pStyle w:val="BodyTextTable"/>
              <w:rPr>
                <w:szCs w:val="18"/>
                <w:highlight w:val="yellow"/>
              </w:rPr>
            </w:pPr>
          </w:p>
        </w:tc>
        <w:tc>
          <w:tcPr>
            <w:tcW w:w="526" w:type="pct"/>
            <w:shd w:val="clear" w:color="auto" w:fill="auto"/>
          </w:tcPr>
          <w:p w14:paraId="218E7415" w14:textId="77777777" w:rsidR="007F0E0D" w:rsidRDefault="007F0E0D" w:rsidP="00C46382">
            <w:pPr>
              <w:pStyle w:val="BodyTextTable"/>
            </w:pPr>
            <w:r>
              <w:t>PACE</w:t>
            </w:r>
          </w:p>
        </w:tc>
        <w:tc>
          <w:tcPr>
            <w:tcW w:w="335" w:type="pct"/>
            <w:shd w:val="clear" w:color="auto" w:fill="auto"/>
          </w:tcPr>
          <w:p w14:paraId="71080DE3" w14:textId="77777777" w:rsidR="007F0E0D" w:rsidRDefault="007F0E0D" w:rsidP="00C46382">
            <w:pPr>
              <w:pStyle w:val="BodyTextTable"/>
              <w:rPr>
                <w:szCs w:val="18"/>
              </w:rPr>
            </w:pPr>
            <w:r w:rsidRPr="00DF44DB">
              <w:rPr>
                <w:szCs w:val="18"/>
              </w:rPr>
              <w:t>O</w:t>
            </w:r>
          </w:p>
        </w:tc>
      </w:tr>
      <w:tr w:rsidR="007F0E0D" w:rsidRPr="003A4ED1" w14:paraId="6A622559" w14:textId="77777777" w:rsidTr="00C46382">
        <w:trPr>
          <w:cantSplit/>
        </w:trPr>
        <w:tc>
          <w:tcPr>
            <w:tcW w:w="241" w:type="pct"/>
            <w:shd w:val="clear" w:color="auto" w:fill="auto"/>
          </w:tcPr>
          <w:p w14:paraId="56B8DDB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D1F324B" w14:textId="77777777" w:rsidR="007F0E0D" w:rsidRPr="000709D4" w:rsidRDefault="007F0E0D" w:rsidP="00C46382">
            <w:pPr>
              <w:pStyle w:val="BodyTextTable"/>
            </w:pPr>
            <w:r w:rsidRPr="000709D4">
              <w:t>Influence Circle</w:t>
            </w:r>
          </w:p>
        </w:tc>
        <w:tc>
          <w:tcPr>
            <w:tcW w:w="673" w:type="pct"/>
            <w:shd w:val="clear" w:color="auto" w:fill="auto"/>
          </w:tcPr>
          <w:p w14:paraId="00D9152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30E4673" w14:textId="77777777" w:rsidR="007F0E0D" w:rsidRPr="000709D4" w:rsidRDefault="007F0E0D" w:rsidP="00C46382">
            <w:pPr>
              <w:pStyle w:val="BodyTextTable"/>
            </w:pPr>
            <w:r>
              <w:t>Described with size of the circle, revenue value of the circle, number of globe subs in the circle.</w:t>
            </w:r>
          </w:p>
        </w:tc>
        <w:tc>
          <w:tcPr>
            <w:tcW w:w="730" w:type="pct"/>
            <w:shd w:val="clear" w:color="auto" w:fill="auto"/>
          </w:tcPr>
          <w:p w14:paraId="75B18138" w14:textId="77777777" w:rsidR="007F0E0D" w:rsidRPr="00912647" w:rsidRDefault="007F0E0D" w:rsidP="00C46382">
            <w:pPr>
              <w:pStyle w:val="BodyTextTable"/>
              <w:rPr>
                <w:szCs w:val="18"/>
                <w:highlight w:val="yellow"/>
              </w:rPr>
            </w:pPr>
          </w:p>
        </w:tc>
        <w:tc>
          <w:tcPr>
            <w:tcW w:w="526" w:type="pct"/>
            <w:shd w:val="clear" w:color="auto" w:fill="auto"/>
          </w:tcPr>
          <w:p w14:paraId="35B725B6" w14:textId="77777777" w:rsidR="007F0E0D" w:rsidRDefault="007F0E0D" w:rsidP="00C46382">
            <w:pPr>
              <w:pStyle w:val="BodyTextTable"/>
            </w:pPr>
            <w:r>
              <w:t>PACE</w:t>
            </w:r>
          </w:p>
        </w:tc>
        <w:tc>
          <w:tcPr>
            <w:tcW w:w="335" w:type="pct"/>
            <w:shd w:val="clear" w:color="auto" w:fill="auto"/>
          </w:tcPr>
          <w:p w14:paraId="4E2E899D" w14:textId="77777777" w:rsidR="007F0E0D" w:rsidRDefault="007F0E0D" w:rsidP="00C46382">
            <w:pPr>
              <w:pStyle w:val="BodyTextTable"/>
              <w:rPr>
                <w:szCs w:val="18"/>
              </w:rPr>
            </w:pPr>
            <w:r w:rsidRPr="00DF44DB">
              <w:rPr>
                <w:szCs w:val="18"/>
              </w:rPr>
              <w:t>O</w:t>
            </w:r>
          </w:p>
        </w:tc>
      </w:tr>
      <w:tr w:rsidR="007F0E0D" w:rsidRPr="003A4ED1" w14:paraId="1C8B7EA2" w14:textId="77777777" w:rsidTr="00C46382">
        <w:trPr>
          <w:cantSplit/>
        </w:trPr>
        <w:tc>
          <w:tcPr>
            <w:tcW w:w="241" w:type="pct"/>
            <w:shd w:val="clear" w:color="auto" w:fill="auto"/>
          </w:tcPr>
          <w:p w14:paraId="523FB4F4"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10DC483" w14:textId="77777777" w:rsidR="007F0E0D" w:rsidRPr="000709D4" w:rsidRDefault="007F0E0D" w:rsidP="00C46382">
            <w:pPr>
              <w:pStyle w:val="BodyTextTable"/>
            </w:pPr>
            <w:r w:rsidRPr="00175F5D">
              <w:t>Psychology Profile</w:t>
            </w:r>
          </w:p>
        </w:tc>
        <w:tc>
          <w:tcPr>
            <w:tcW w:w="673" w:type="pct"/>
            <w:shd w:val="clear" w:color="auto" w:fill="auto"/>
          </w:tcPr>
          <w:p w14:paraId="3838C78E"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754C7710" w14:textId="77777777" w:rsidR="007F0E0D" w:rsidRDefault="007F0E0D" w:rsidP="00C46382">
            <w:pPr>
              <w:pStyle w:val="BodyTextTable"/>
            </w:pPr>
            <w:r>
              <w:t>Describes the psychology behind subscriber behavior. Sample Values: Winner/Achiever (ex. Plays games to win), K-drama binger</w:t>
            </w:r>
          </w:p>
          <w:p w14:paraId="118090E9" w14:textId="77777777" w:rsidR="007F0E0D" w:rsidRDefault="007F0E0D" w:rsidP="00C46382">
            <w:pPr>
              <w:pStyle w:val="BodyTextTable"/>
            </w:pPr>
            <w:r>
              <w:t>Top 3 psychology for each passion point</w:t>
            </w:r>
          </w:p>
        </w:tc>
        <w:tc>
          <w:tcPr>
            <w:tcW w:w="730" w:type="pct"/>
            <w:shd w:val="clear" w:color="auto" w:fill="auto"/>
          </w:tcPr>
          <w:p w14:paraId="0C43E3EF" w14:textId="77777777" w:rsidR="007F0E0D" w:rsidRPr="00912647" w:rsidRDefault="007F0E0D" w:rsidP="00C46382">
            <w:pPr>
              <w:pStyle w:val="BodyTextTable"/>
              <w:rPr>
                <w:szCs w:val="18"/>
                <w:highlight w:val="yellow"/>
              </w:rPr>
            </w:pPr>
          </w:p>
        </w:tc>
        <w:tc>
          <w:tcPr>
            <w:tcW w:w="526" w:type="pct"/>
            <w:shd w:val="clear" w:color="auto" w:fill="auto"/>
          </w:tcPr>
          <w:p w14:paraId="238BFE86" w14:textId="77777777" w:rsidR="007F0E0D" w:rsidRDefault="007F0E0D" w:rsidP="00C46382">
            <w:pPr>
              <w:pStyle w:val="BodyTextTable"/>
            </w:pPr>
            <w:r>
              <w:t>PACE</w:t>
            </w:r>
          </w:p>
        </w:tc>
        <w:tc>
          <w:tcPr>
            <w:tcW w:w="335" w:type="pct"/>
            <w:shd w:val="clear" w:color="auto" w:fill="auto"/>
          </w:tcPr>
          <w:p w14:paraId="4CB02515" w14:textId="77777777" w:rsidR="007F0E0D" w:rsidRDefault="007F0E0D" w:rsidP="00C46382">
            <w:pPr>
              <w:pStyle w:val="BodyTextTable"/>
              <w:rPr>
                <w:szCs w:val="18"/>
              </w:rPr>
            </w:pPr>
            <w:r w:rsidRPr="00DF44DB">
              <w:rPr>
                <w:szCs w:val="18"/>
              </w:rPr>
              <w:t>O</w:t>
            </w:r>
          </w:p>
        </w:tc>
      </w:tr>
      <w:tr w:rsidR="007F0E0D" w:rsidRPr="00DF44DB" w14:paraId="1535D194" w14:textId="77777777" w:rsidTr="00C46382">
        <w:trPr>
          <w:cantSplit/>
        </w:trPr>
        <w:tc>
          <w:tcPr>
            <w:tcW w:w="241" w:type="pct"/>
            <w:shd w:val="clear" w:color="auto" w:fill="auto"/>
          </w:tcPr>
          <w:p w14:paraId="2E85C4D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CDCA06D" w14:textId="77777777" w:rsidR="007F0E0D" w:rsidRPr="00175F5D" w:rsidRDefault="007F0E0D" w:rsidP="00C46382">
            <w:pPr>
              <w:pStyle w:val="BodyTextTable"/>
            </w:pPr>
            <w:r>
              <w:t>Do not call tag</w:t>
            </w:r>
          </w:p>
        </w:tc>
        <w:tc>
          <w:tcPr>
            <w:tcW w:w="673" w:type="pct"/>
            <w:shd w:val="clear" w:color="auto" w:fill="auto"/>
          </w:tcPr>
          <w:p w14:paraId="17036445"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782A6967" w14:textId="77777777" w:rsidR="007F0E0D" w:rsidRDefault="007F0E0D" w:rsidP="00C46382">
            <w:pPr>
              <w:pStyle w:val="BodyTextTable"/>
            </w:pPr>
            <w:r w:rsidRPr="00406AEA">
              <w:t xml:space="preserve">Consent for predictive dialer. Yes or </w:t>
            </w:r>
            <w:proofErr w:type="gramStart"/>
            <w:r w:rsidRPr="00406AEA">
              <w:t>No</w:t>
            </w:r>
            <w:proofErr w:type="gramEnd"/>
          </w:p>
        </w:tc>
        <w:tc>
          <w:tcPr>
            <w:tcW w:w="730" w:type="pct"/>
            <w:shd w:val="clear" w:color="auto" w:fill="auto"/>
          </w:tcPr>
          <w:p w14:paraId="0E1A996B" w14:textId="77777777" w:rsidR="007F0E0D" w:rsidRPr="00912647" w:rsidRDefault="007F0E0D" w:rsidP="00C46382">
            <w:pPr>
              <w:pStyle w:val="BodyTextTable"/>
              <w:rPr>
                <w:szCs w:val="18"/>
                <w:highlight w:val="yellow"/>
              </w:rPr>
            </w:pPr>
          </w:p>
        </w:tc>
        <w:tc>
          <w:tcPr>
            <w:tcW w:w="526" w:type="pct"/>
            <w:shd w:val="clear" w:color="auto" w:fill="auto"/>
          </w:tcPr>
          <w:p w14:paraId="2D7C613C" w14:textId="77777777" w:rsidR="007F0E0D" w:rsidRDefault="007F0E0D" w:rsidP="00C46382">
            <w:pPr>
              <w:pStyle w:val="BodyTextTable"/>
            </w:pPr>
          </w:p>
        </w:tc>
        <w:tc>
          <w:tcPr>
            <w:tcW w:w="335" w:type="pct"/>
            <w:shd w:val="clear" w:color="auto" w:fill="auto"/>
          </w:tcPr>
          <w:p w14:paraId="17AAF997" w14:textId="77777777" w:rsidR="007F0E0D" w:rsidRPr="00DF44DB" w:rsidRDefault="007F0E0D" w:rsidP="00C46382">
            <w:pPr>
              <w:pStyle w:val="BodyTextTable"/>
              <w:rPr>
                <w:szCs w:val="18"/>
              </w:rPr>
            </w:pPr>
            <w:r>
              <w:rPr>
                <w:szCs w:val="18"/>
              </w:rPr>
              <w:t>O</w:t>
            </w:r>
          </w:p>
        </w:tc>
      </w:tr>
      <w:tr w:rsidR="007F0E0D" w14:paraId="75778761" w14:textId="77777777" w:rsidTr="00C46382">
        <w:trPr>
          <w:cantSplit/>
        </w:trPr>
        <w:tc>
          <w:tcPr>
            <w:tcW w:w="241" w:type="pct"/>
            <w:shd w:val="clear" w:color="auto" w:fill="auto"/>
          </w:tcPr>
          <w:p w14:paraId="4CB5C55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45FE195" w14:textId="77777777" w:rsidR="007F0E0D" w:rsidRDefault="007F0E0D" w:rsidP="00C46382">
            <w:pPr>
              <w:pStyle w:val="BodyTextTable"/>
            </w:pPr>
            <w:r w:rsidRPr="00406AEA">
              <w:t xml:space="preserve">Registration to </w:t>
            </w:r>
            <w:proofErr w:type="spellStart"/>
            <w:r w:rsidRPr="00406AEA">
              <w:t>Paymara</w:t>
            </w:r>
            <w:proofErr w:type="spellEnd"/>
          </w:p>
        </w:tc>
        <w:tc>
          <w:tcPr>
            <w:tcW w:w="673" w:type="pct"/>
            <w:shd w:val="clear" w:color="auto" w:fill="auto"/>
          </w:tcPr>
          <w:p w14:paraId="1D5E0891"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3B7B6AD5" w14:textId="77777777" w:rsidR="007F0E0D" w:rsidRPr="00406AEA" w:rsidRDefault="007F0E0D" w:rsidP="00C46382">
            <w:pPr>
              <w:pStyle w:val="BodyTextTable"/>
            </w:pPr>
            <w:r w:rsidRPr="00D11107">
              <w:t>Registration flag</w:t>
            </w:r>
          </w:p>
        </w:tc>
        <w:tc>
          <w:tcPr>
            <w:tcW w:w="730" w:type="pct"/>
            <w:shd w:val="clear" w:color="auto" w:fill="auto"/>
          </w:tcPr>
          <w:p w14:paraId="08BE4426" w14:textId="77777777" w:rsidR="007F0E0D" w:rsidRPr="00912647" w:rsidRDefault="007F0E0D" w:rsidP="00C46382">
            <w:pPr>
              <w:pStyle w:val="BodyTextTable"/>
              <w:rPr>
                <w:szCs w:val="18"/>
                <w:highlight w:val="yellow"/>
              </w:rPr>
            </w:pPr>
          </w:p>
        </w:tc>
        <w:tc>
          <w:tcPr>
            <w:tcW w:w="526" w:type="pct"/>
            <w:shd w:val="clear" w:color="auto" w:fill="auto"/>
          </w:tcPr>
          <w:p w14:paraId="06492652" w14:textId="77777777" w:rsidR="007F0E0D" w:rsidRDefault="007F0E0D" w:rsidP="00C46382">
            <w:pPr>
              <w:pStyle w:val="BodyTextTable"/>
            </w:pPr>
          </w:p>
        </w:tc>
        <w:tc>
          <w:tcPr>
            <w:tcW w:w="335" w:type="pct"/>
            <w:shd w:val="clear" w:color="auto" w:fill="auto"/>
          </w:tcPr>
          <w:p w14:paraId="3F4FDA53" w14:textId="77777777" w:rsidR="007F0E0D" w:rsidRDefault="007F0E0D" w:rsidP="00C46382">
            <w:pPr>
              <w:pStyle w:val="BodyTextTable"/>
              <w:rPr>
                <w:szCs w:val="18"/>
              </w:rPr>
            </w:pPr>
            <w:r w:rsidRPr="00404007">
              <w:rPr>
                <w:szCs w:val="18"/>
              </w:rPr>
              <w:t>O</w:t>
            </w:r>
          </w:p>
        </w:tc>
      </w:tr>
      <w:tr w:rsidR="007F0E0D" w14:paraId="696E00BE" w14:textId="77777777" w:rsidTr="00C46382">
        <w:trPr>
          <w:cantSplit/>
        </w:trPr>
        <w:tc>
          <w:tcPr>
            <w:tcW w:w="241" w:type="pct"/>
            <w:shd w:val="clear" w:color="auto" w:fill="auto"/>
          </w:tcPr>
          <w:p w14:paraId="05917D4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9804CD6" w14:textId="77777777" w:rsidR="007F0E0D" w:rsidRDefault="007F0E0D" w:rsidP="00C46382">
            <w:pPr>
              <w:pStyle w:val="BodyTextTable"/>
            </w:pPr>
            <w:r w:rsidRPr="00406AEA">
              <w:t xml:space="preserve">Registration to </w:t>
            </w:r>
            <w:proofErr w:type="spellStart"/>
            <w:r w:rsidRPr="00406AEA">
              <w:t>Lendr</w:t>
            </w:r>
            <w:proofErr w:type="spellEnd"/>
          </w:p>
        </w:tc>
        <w:tc>
          <w:tcPr>
            <w:tcW w:w="673" w:type="pct"/>
            <w:shd w:val="clear" w:color="auto" w:fill="auto"/>
          </w:tcPr>
          <w:p w14:paraId="0A107620"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34906EEF" w14:textId="77777777" w:rsidR="007F0E0D" w:rsidRPr="00406AEA" w:rsidRDefault="007F0E0D" w:rsidP="00C46382">
            <w:pPr>
              <w:pStyle w:val="BodyTextTable"/>
            </w:pPr>
            <w:r w:rsidRPr="00D11107">
              <w:t>Registration flag</w:t>
            </w:r>
          </w:p>
        </w:tc>
        <w:tc>
          <w:tcPr>
            <w:tcW w:w="730" w:type="pct"/>
            <w:shd w:val="clear" w:color="auto" w:fill="auto"/>
          </w:tcPr>
          <w:p w14:paraId="23FCA157" w14:textId="77777777" w:rsidR="007F0E0D" w:rsidRPr="00912647" w:rsidRDefault="007F0E0D" w:rsidP="00C46382">
            <w:pPr>
              <w:pStyle w:val="BodyTextTable"/>
              <w:rPr>
                <w:szCs w:val="18"/>
                <w:highlight w:val="yellow"/>
              </w:rPr>
            </w:pPr>
          </w:p>
        </w:tc>
        <w:tc>
          <w:tcPr>
            <w:tcW w:w="526" w:type="pct"/>
            <w:shd w:val="clear" w:color="auto" w:fill="auto"/>
          </w:tcPr>
          <w:p w14:paraId="2DC64A44" w14:textId="77777777" w:rsidR="007F0E0D" w:rsidRDefault="007F0E0D" w:rsidP="00C46382">
            <w:pPr>
              <w:pStyle w:val="BodyTextTable"/>
            </w:pPr>
          </w:p>
        </w:tc>
        <w:tc>
          <w:tcPr>
            <w:tcW w:w="335" w:type="pct"/>
            <w:shd w:val="clear" w:color="auto" w:fill="auto"/>
          </w:tcPr>
          <w:p w14:paraId="2B1BED5E" w14:textId="77777777" w:rsidR="007F0E0D" w:rsidRDefault="007F0E0D" w:rsidP="00C46382">
            <w:pPr>
              <w:pStyle w:val="BodyTextTable"/>
              <w:rPr>
                <w:szCs w:val="18"/>
              </w:rPr>
            </w:pPr>
            <w:r w:rsidRPr="00404007">
              <w:rPr>
                <w:szCs w:val="18"/>
              </w:rPr>
              <w:t>O</w:t>
            </w:r>
          </w:p>
        </w:tc>
      </w:tr>
      <w:tr w:rsidR="007F0E0D" w14:paraId="5EDE25C6" w14:textId="77777777" w:rsidTr="00C46382">
        <w:trPr>
          <w:cantSplit/>
        </w:trPr>
        <w:tc>
          <w:tcPr>
            <w:tcW w:w="241" w:type="pct"/>
            <w:shd w:val="clear" w:color="auto" w:fill="auto"/>
          </w:tcPr>
          <w:p w14:paraId="3C1F71C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D5DE48C" w14:textId="77777777" w:rsidR="007F0E0D" w:rsidRDefault="007F0E0D" w:rsidP="00C46382">
            <w:pPr>
              <w:pStyle w:val="BodyTextTable"/>
            </w:pPr>
            <w:r w:rsidRPr="00406AEA">
              <w:t xml:space="preserve">Registration to </w:t>
            </w:r>
            <w:proofErr w:type="spellStart"/>
            <w:r w:rsidRPr="00406AEA">
              <w:t>Finteq</w:t>
            </w:r>
            <w:proofErr w:type="spellEnd"/>
          </w:p>
        </w:tc>
        <w:tc>
          <w:tcPr>
            <w:tcW w:w="673" w:type="pct"/>
            <w:shd w:val="clear" w:color="auto" w:fill="auto"/>
          </w:tcPr>
          <w:p w14:paraId="36159A3D"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75CAE5A8" w14:textId="77777777" w:rsidR="007F0E0D" w:rsidRPr="00406AEA" w:rsidRDefault="007F0E0D" w:rsidP="00C46382">
            <w:pPr>
              <w:pStyle w:val="BodyTextTable"/>
            </w:pPr>
            <w:r w:rsidRPr="00D11107">
              <w:t>Registration flag</w:t>
            </w:r>
          </w:p>
        </w:tc>
        <w:tc>
          <w:tcPr>
            <w:tcW w:w="730" w:type="pct"/>
            <w:shd w:val="clear" w:color="auto" w:fill="auto"/>
          </w:tcPr>
          <w:p w14:paraId="03D95386" w14:textId="77777777" w:rsidR="007F0E0D" w:rsidRPr="00912647" w:rsidRDefault="007F0E0D" w:rsidP="00C46382">
            <w:pPr>
              <w:pStyle w:val="BodyTextTable"/>
              <w:rPr>
                <w:szCs w:val="18"/>
                <w:highlight w:val="yellow"/>
              </w:rPr>
            </w:pPr>
          </w:p>
        </w:tc>
        <w:tc>
          <w:tcPr>
            <w:tcW w:w="526" w:type="pct"/>
            <w:shd w:val="clear" w:color="auto" w:fill="auto"/>
          </w:tcPr>
          <w:p w14:paraId="4365E7F6" w14:textId="77777777" w:rsidR="007F0E0D" w:rsidRDefault="007F0E0D" w:rsidP="00C46382">
            <w:pPr>
              <w:pStyle w:val="BodyTextTable"/>
            </w:pPr>
          </w:p>
        </w:tc>
        <w:tc>
          <w:tcPr>
            <w:tcW w:w="335" w:type="pct"/>
            <w:shd w:val="clear" w:color="auto" w:fill="auto"/>
          </w:tcPr>
          <w:p w14:paraId="3780AF9F" w14:textId="77777777" w:rsidR="007F0E0D" w:rsidRDefault="007F0E0D" w:rsidP="00C46382">
            <w:pPr>
              <w:pStyle w:val="BodyTextTable"/>
              <w:rPr>
                <w:szCs w:val="18"/>
              </w:rPr>
            </w:pPr>
            <w:r w:rsidRPr="00404007">
              <w:rPr>
                <w:szCs w:val="18"/>
              </w:rPr>
              <w:t>O</w:t>
            </w:r>
          </w:p>
        </w:tc>
      </w:tr>
      <w:tr w:rsidR="007F0E0D" w14:paraId="27F3F9A8" w14:textId="77777777" w:rsidTr="00C46382">
        <w:trPr>
          <w:cantSplit/>
        </w:trPr>
        <w:tc>
          <w:tcPr>
            <w:tcW w:w="241" w:type="pct"/>
            <w:shd w:val="clear" w:color="auto" w:fill="auto"/>
          </w:tcPr>
          <w:p w14:paraId="0B5C13EB"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674E2EE" w14:textId="77777777" w:rsidR="007F0E0D" w:rsidRDefault="007F0E0D" w:rsidP="00C46382">
            <w:pPr>
              <w:pStyle w:val="BodyTextTable"/>
            </w:pPr>
            <w:r w:rsidRPr="00406AEA">
              <w:t>Registration Placeholder</w:t>
            </w:r>
          </w:p>
        </w:tc>
        <w:tc>
          <w:tcPr>
            <w:tcW w:w="673" w:type="pct"/>
            <w:shd w:val="clear" w:color="auto" w:fill="auto"/>
          </w:tcPr>
          <w:p w14:paraId="2D32A605"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0B17D454" w14:textId="77777777" w:rsidR="007F0E0D" w:rsidRPr="00406AEA" w:rsidRDefault="007F0E0D" w:rsidP="00C46382">
            <w:pPr>
              <w:pStyle w:val="BodyTextTable"/>
            </w:pPr>
            <w:r w:rsidRPr="00D11107">
              <w:t>Registration flag</w:t>
            </w:r>
          </w:p>
        </w:tc>
        <w:tc>
          <w:tcPr>
            <w:tcW w:w="730" w:type="pct"/>
            <w:shd w:val="clear" w:color="auto" w:fill="auto"/>
          </w:tcPr>
          <w:p w14:paraId="2C394B12" w14:textId="77777777" w:rsidR="007F0E0D" w:rsidRPr="00912647" w:rsidRDefault="007F0E0D" w:rsidP="00C46382">
            <w:pPr>
              <w:pStyle w:val="BodyTextTable"/>
              <w:rPr>
                <w:szCs w:val="18"/>
                <w:highlight w:val="yellow"/>
              </w:rPr>
            </w:pPr>
          </w:p>
        </w:tc>
        <w:tc>
          <w:tcPr>
            <w:tcW w:w="526" w:type="pct"/>
            <w:shd w:val="clear" w:color="auto" w:fill="auto"/>
          </w:tcPr>
          <w:p w14:paraId="2D01BFFE" w14:textId="77777777" w:rsidR="007F0E0D" w:rsidRDefault="007F0E0D" w:rsidP="00C46382">
            <w:pPr>
              <w:pStyle w:val="BodyTextTable"/>
            </w:pPr>
          </w:p>
        </w:tc>
        <w:tc>
          <w:tcPr>
            <w:tcW w:w="335" w:type="pct"/>
            <w:shd w:val="clear" w:color="auto" w:fill="auto"/>
          </w:tcPr>
          <w:p w14:paraId="372F2D92" w14:textId="77777777" w:rsidR="007F0E0D" w:rsidRDefault="007F0E0D" w:rsidP="00C46382">
            <w:pPr>
              <w:pStyle w:val="BodyTextTable"/>
              <w:rPr>
                <w:szCs w:val="18"/>
              </w:rPr>
            </w:pPr>
            <w:r w:rsidRPr="00404007">
              <w:rPr>
                <w:szCs w:val="18"/>
              </w:rPr>
              <w:t>O</w:t>
            </w:r>
          </w:p>
        </w:tc>
      </w:tr>
      <w:tr w:rsidR="007F0E0D" w14:paraId="5887EFB0" w14:textId="77777777" w:rsidTr="00C46382">
        <w:trPr>
          <w:cantSplit/>
        </w:trPr>
        <w:tc>
          <w:tcPr>
            <w:tcW w:w="241" w:type="pct"/>
            <w:shd w:val="clear" w:color="auto" w:fill="auto"/>
          </w:tcPr>
          <w:p w14:paraId="55BD5DA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CBF7FCD" w14:textId="77777777" w:rsidR="007F0E0D" w:rsidRDefault="007F0E0D" w:rsidP="00C46382">
            <w:pPr>
              <w:pStyle w:val="BodyTextTable"/>
            </w:pPr>
            <w:r w:rsidRPr="00406AEA">
              <w:t>Registration Placeholder</w:t>
            </w:r>
          </w:p>
        </w:tc>
        <w:tc>
          <w:tcPr>
            <w:tcW w:w="673" w:type="pct"/>
            <w:shd w:val="clear" w:color="auto" w:fill="auto"/>
          </w:tcPr>
          <w:p w14:paraId="3996C007"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67519D3D" w14:textId="77777777" w:rsidR="007F0E0D" w:rsidRPr="00406AEA" w:rsidRDefault="007F0E0D" w:rsidP="00C46382">
            <w:pPr>
              <w:pStyle w:val="BodyTextTable"/>
            </w:pPr>
            <w:r w:rsidRPr="00D11107">
              <w:t>Registration flag</w:t>
            </w:r>
          </w:p>
        </w:tc>
        <w:tc>
          <w:tcPr>
            <w:tcW w:w="730" w:type="pct"/>
            <w:shd w:val="clear" w:color="auto" w:fill="auto"/>
          </w:tcPr>
          <w:p w14:paraId="410A1F0D" w14:textId="77777777" w:rsidR="007F0E0D" w:rsidRPr="00912647" w:rsidRDefault="007F0E0D" w:rsidP="00C46382">
            <w:pPr>
              <w:pStyle w:val="BodyTextTable"/>
              <w:rPr>
                <w:szCs w:val="18"/>
                <w:highlight w:val="yellow"/>
              </w:rPr>
            </w:pPr>
          </w:p>
        </w:tc>
        <w:tc>
          <w:tcPr>
            <w:tcW w:w="526" w:type="pct"/>
            <w:shd w:val="clear" w:color="auto" w:fill="auto"/>
          </w:tcPr>
          <w:p w14:paraId="3C561329" w14:textId="77777777" w:rsidR="007F0E0D" w:rsidRDefault="007F0E0D" w:rsidP="00C46382">
            <w:pPr>
              <w:pStyle w:val="BodyTextTable"/>
            </w:pPr>
          </w:p>
        </w:tc>
        <w:tc>
          <w:tcPr>
            <w:tcW w:w="335" w:type="pct"/>
            <w:shd w:val="clear" w:color="auto" w:fill="auto"/>
          </w:tcPr>
          <w:p w14:paraId="4D29D2C7" w14:textId="77777777" w:rsidR="007F0E0D" w:rsidRDefault="007F0E0D" w:rsidP="00C46382">
            <w:pPr>
              <w:pStyle w:val="BodyTextTable"/>
              <w:rPr>
                <w:szCs w:val="18"/>
              </w:rPr>
            </w:pPr>
            <w:r w:rsidRPr="00404007">
              <w:rPr>
                <w:szCs w:val="18"/>
              </w:rPr>
              <w:t>O</w:t>
            </w:r>
          </w:p>
        </w:tc>
      </w:tr>
      <w:tr w:rsidR="007F0E0D" w14:paraId="22DD2779" w14:textId="77777777" w:rsidTr="00C46382">
        <w:trPr>
          <w:cantSplit/>
        </w:trPr>
        <w:tc>
          <w:tcPr>
            <w:tcW w:w="241" w:type="pct"/>
            <w:shd w:val="clear" w:color="auto" w:fill="auto"/>
          </w:tcPr>
          <w:p w14:paraId="7203132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B0254F8" w14:textId="77777777" w:rsidR="007F0E0D" w:rsidRDefault="007F0E0D" w:rsidP="00C46382">
            <w:pPr>
              <w:pStyle w:val="BodyTextTable"/>
            </w:pPr>
            <w:r w:rsidRPr="00406AEA">
              <w:t>Registration Placeholder</w:t>
            </w:r>
          </w:p>
        </w:tc>
        <w:tc>
          <w:tcPr>
            <w:tcW w:w="673" w:type="pct"/>
            <w:shd w:val="clear" w:color="auto" w:fill="auto"/>
          </w:tcPr>
          <w:p w14:paraId="2382A8E7" w14:textId="77777777" w:rsidR="007F0E0D" w:rsidRDefault="007F0E0D" w:rsidP="00C46382">
            <w:pPr>
              <w:pStyle w:val="BodyTextTable"/>
              <w:rPr>
                <w:color w:val="000000"/>
                <w:szCs w:val="18"/>
              </w:rPr>
            </w:pPr>
            <w:r w:rsidRPr="008C5CD8">
              <w:rPr>
                <w:color w:val="000000"/>
                <w:szCs w:val="18"/>
              </w:rPr>
              <w:t>String</w:t>
            </w:r>
          </w:p>
        </w:tc>
        <w:tc>
          <w:tcPr>
            <w:tcW w:w="1437" w:type="pct"/>
            <w:shd w:val="clear" w:color="auto" w:fill="auto"/>
          </w:tcPr>
          <w:p w14:paraId="669674AA" w14:textId="77777777" w:rsidR="007F0E0D" w:rsidRPr="00406AEA" w:rsidRDefault="007F0E0D" w:rsidP="00C46382">
            <w:pPr>
              <w:pStyle w:val="BodyTextTable"/>
            </w:pPr>
            <w:r w:rsidRPr="00D11107">
              <w:t>Registration flag</w:t>
            </w:r>
          </w:p>
        </w:tc>
        <w:tc>
          <w:tcPr>
            <w:tcW w:w="730" w:type="pct"/>
            <w:shd w:val="clear" w:color="auto" w:fill="auto"/>
          </w:tcPr>
          <w:p w14:paraId="35069A4A" w14:textId="77777777" w:rsidR="007F0E0D" w:rsidRPr="00912647" w:rsidRDefault="007F0E0D" w:rsidP="00C46382">
            <w:pPr>
              <w:pStyle w:val="BodyTextTable"/>
              <w:rPr>
                <w:szCs w:val="18"/>
                <w:highlight w:val="yellow"/>
              </w:rPr>
            </w:pPr>
          </w:p>
        </w:tc>
        <w:tc>
          <w:tcPr>
            <w:tcW w:w="526" w:type="pct"/>
            <w:shd w:val="clear" w:color="auto" w:fill="auto"/>
          </w:tcPr>
          <w:p w14:paraId="5959DE60" w14:textId="77777777" w:rsidR="007F0E0D" w:rsidRDefault="007F0E0D" w:rsidP="00C46382">
            <w:pPr>
              <w:pStyle w:val="BodyTextTable"/>
            </w:pPr>
          </w:p>
        </w:tc>
        <w:tc>
          <w:tcPr>
            <w:tcW w:w="335" w:type="pct"/>
            <w:shd w:val="clear" w:color="auto" w:fill="auto"/>
          </w:tcPr>
          <w:p w14:paraId="67B4EC61" w14:textId="77777777" w:rsidR="007F0E0D" w:rsidRDefault="007F0E0D" w:rsidP="00C46382">
            <w:pPr>
              <w:pStyle w:val="BodyTextTable"/>
              <w:rPr>
                <w:szCs w:val="18"/>
              </w:rPr>
            </w:pPr>
            <w:r w:rsidRPr="00404007">
              <w:rPr>
                <w:szCs w:val="18"/>
              </w:rPr>
              <w:t>O</w:t>
            </w:r>
          </w:p>
        </w:tc>
      </w:tr>
      <w:tr w:rsidR="007F0E0D" w:rsidRPr="00404007" w14:paraId="4FECB95C" w14:textId="77777777" w:rsidTr="00C46382">
        <w:trPr>
          <w:cantSplit/>
        </w:trPr>
        <w:tc>
          <w:tcPr>
            <w:tcW w:w="241" w:type="pct"/>
            <w:shd w:val="clear" w:color="auto" w:fill="auto"/>
          </w:tcPr>
          <w:p w14:paraId="19400575"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81E0B55" w14:textId="77777777" w:rsidR="007F0E0D" w:rsidRPr="00406AEA" w:rsidRDefault="007F0E0D" w:rsidP="00C46382">
            <w:pPr>
              <w:pStyle w:val="BodyTextTable"/>
            </w:pPr>
            <w:r w:rsidRPr="00406AEA">
              <w:t>Most Frequent Site</w:t>
            </w:r>
          </w:p>
        </w:tc>
        <w:tc>
          <w:tcPr>
            <w:tcW w:w="673" w:type="pct"/>
            <w:shd w:val="clear" w:color="auto" w:fill="auto"/>
          </w:tcPr>
          <w:p w14:paraId="43A58DB3" w14:textId="77777777" w:rsidR="007F0E0D" w:rsidRPr="008C5CD8" w:rsidRDefault="007F0E0D" w:rsidP="00C46382">
            <w:pPr>
              <w:pStyle w:val="BodyTextTable"/>
              <w:rPr>
                <w:color w:val="000000"/>
                <w:szCs w:val="18"/>
              </w:rPr>
            </w:pPr>
            <w:r>
              <w:rPr>
                <w:color w:val="000000"/>
                <w:szCs w:val="18"/>
              </w:rPr>
              <w:t>String</w:t>
            </w:r>
          </w:p>
        </w:tc>
        <w:tc>
          <w:tcPr>
            <w:tcW w:w="1437" w:type="pct"/>
            <w:shd w:val="clear" w:color="auto" w:fill="auto"/>
          </w:tcPr>
          <w:p w14:paraId="4139F35B" w14:textId="77777777" w:rsidR="007F0E0D" w:rsidRPr="00D11107" w:rsidRDefault="007F0E0D" w:rsidP="00C46382">
            <w:pPr>
              <w:pStyle w:val="BodyTextTable"/>
            </w:pPr>
            <w:r>
              <w:t>Placeholder</w:t>
            </w:r>
          </w:p>
        </w:tc>
        <w:tc>
          <w:tcPr>
            <w:tcW w:w="730" w:type="pct"/>
            <w:shd w:val="clear" w:color="auto" w:fill="auto"/>
          </w:tcPr>
          <w:p w14:paraId="6739B00A" w14:textId="77777777" w:rsidR="007F0E0D" w:rsidRPr="00912647" w:rsidRDefault="007F0E0D" w:rsidP="00C46382">
            <w:pPr>
              <w:pStyle w:val="BodyTextTable"/>
              <w:rPr>
                <w:szCs w:val="18"/>
                <w:highlight w:val="yellow"/>
              </w:rPr>
            </w:pPr>
          </w:p>
        </w:tc>
        <w:tc>
          <w:tcPr>
            <w:tcW w:w="526" w:type="pct"/>
            <w:shd w:val="clear" w:color="auto" w:fill="auto"/>
          </w:tcPr>
          <w:p w14:paraId="2B236280" w14:textId="77777777" w:rsidR="007F0E0D" w:rsidRDefault="007F0E0D" w:rsidP="00C46382">
            <w:pPr>
              <w:pStyle w:val="BodyTextTable"/>
            </w:pPr>
          </w:p>
        </w:tc>
        <w:tc>
          <w:tcPr>
            <w:tcW w:w="335" w:type="pct"/>
            <w:shd w:val="clear" w:color="auto" w:fill="auto"/>
          </w:tcPr>
          <w:p w14:paraId="07868D70" w14:textId="77777777" w:rsidR="007F0E0D" w:rsidRPr="00404007" w:rsidRDefault="007F0E0D" w:rsidP="00C46382">
            <w:pPr>
              <w:pStyle w:val="BodyTextTable"/>
              <w:rPr>
                <w:szCs w:val="18"/>
              </w:rPr>
            </w:pPr>
            <w:r>
              <w:rPr>
                <w:szCs w:val="18"/>
              </w:rPr>
              <w:t>O</w:t>
            </w:r>
          </w:p>
        </w:tc>
      </w:tr>
      <w:tr w:rsidR="007F0E0D" w:rsidRPr="00404007" w14:paraId="1AA674CF" w14:textId="77777777" w:rsidTr="00C46382">
        <w:trPr>
          <w:cantSplit/>
        </w:trPr>
        <w:tc>
          <w:tcPr>
            <w:tcW w:w="241" w:type="pct"/>
            <w:shd w:val="clear" w:color="auto" w:fill="auto"/>
          </w:tcPr>
          <w:p w14:paraId="478FD6B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42BF6BA" w14:textId="77777777" w:rsidR="007F0E0D" w:rsidRPr="00406AEA" w:rsidRDefault="007F0E0D" w:rsidP="00C46382">
            <w:pPr>
              <w:pStyle w:val="BodyTextTable"/>
            </w:pPr>
            <w:r w:rsidRPr="00CD0936">
              <w:t xml:space="preserve">Additional </w:t>
            </w:r>
            <w:proofErr w:type="gramStart"/>
            <w:r w:rsidRPr="00CD0936">
              <w:t>subscribers</w:t>
            </w:r>
            <w:proofErr w:type="gramEnd"/>
            <w:r w:rsidRPr="00CD0936">
              <w:t xml:space="preserve"> tags</w:t>
            </w:r>
          </w:p>
        </w:tc>
        <w:tc>
          <w:tcPr>
            <w:tcW w:w="673" w:type="pct"/>
            <w:shd w:val="clear" w:color="auto" w:fill="auto"/>
          </w:tcPr>
          <w:p w14:paraId="55A520C6"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3AE738A7" w14:textId="77777777" w:rsidR="007F0E0D" w:rsidRDefault="007F0E0D" w:rsidP="00C46382">
            <w:pPr>
              <w:pStyle w:val="BodyTextTable"/>
            </w:pPr>
            <w:r>
              <w:t>Placeholder.</w:t>
            </w:r>
          </w:p>
          <w:p w14:paraId="537527A6" w14:textId="77777777" w:rsidR="007F0E0D" w:rsidRDefault="007F0E0D" w:rsidP="00C46382">
            <w:pPr>
              <w:pStyle w:val="BodyTextTable"/>
            </w:pPr>
            <w:r>
              <w:t>This is used to tag a customer as part of a community or sales blitz</w:t>
            </w:r>
          </w:p>
        </w:tc>
        <w:tc>
          <w:tcPr>
            <w:tcW w:w="730" w:type="pct"/>
            <w:shd w:val="clear" w:color="auto" w:fill="auto"/>
          </w:tcPr>
          <w:p w14:paraId="507EE1FF" w14:textId="77777777" w:rsidR="007F0E0D" w:rsidRPr="00912647" w:rsidRDefault="007F0E0D" w:rsidP="00C46382">
            <w:pPr>
              <w:pStyle w:val="BodyTextTable"/>
              <w:rPr>
                <w:szCs w:val="18"/>
                <w:highlight w:val="yellow"/>
              </w:rPr>
            </w:pPr>
          </w:p>
        </w:tc>
        <w:tc>
          <w:tcPr>
            <w:tcW w:w="526" w:type="pct"/>
            <w:shd w:val="clear" w:color="auto" w:fill="auto"/>
          </w:tcPr>
          <w:p w14:paraId="2EB0D38C" w14:textId="77777777" w:rsidR="007F0E0D" w:rsidRDefault="007F0E0D" w:rsidP="00C46382">
            <w:pPr>
              <w:pStyle w:val="BodyTextTable"/>
            </w:pPr>
          </w:p>
        </w:tc>
        <w:tc>
          <w:tcPr>
            <w:tcW w:w="335" w:type="pct"/>
            <w:shd w:val="clear" w:color="auto" w:fill="auto"/>
          </w:tcPr>
          <w:p w14:paraId="50B06884" w14:textId="77777777" w:rsidR="007F0E0D" w:rsidRDefault="007F0E0D" w:rsidP="00C46382">
            <w:pPr>
              <w:pStyle w:val="BodyTextTable"/>
              <w:rPr>
                <w:szCs w:val="18"/>
              </w:rPr>
            </w:pPr>
            <w:r>
              <w:rPr>
                <w:szCs w:val="18"/>
              </w:rPr>
              <w:t>O</w:t>
            </w:r>
          </w:p>
        </w:tc>
      </w:tr>
      <w:tr w:rsidR="007F0E0D" w:rsidRPr="00404007" w14:paraId="7A7A29C6" w14:textId="77777777" w:rsidTr="00C46382">
        <w:trPr>
          <w:cantSplit/>
        </w:trPr>
        <w:tc>
          <w:tcPr>
            <w:tcW w:w="241" w:type="pct"/>
            <w:shd w:val="clear" w:color="auto" w:fill="auto"/>
          </w:tcPr>
          <w:p w14:paraId="7EDBEF67" w14:textId="77777777" w:rsidR="007F0E0D" w:rsidRPr="003A4ED1" w:rsidRDefault="007F0E0D" w:rsidP="00C46382">
            <w:pPr>
              <w:pStyle w:val="BodyTextTable"/>
              <w:numPr>
                <w:ilvl w:val="0"/>
                <w:numId w:val="20"/>
              </w:numPr>
              <w:rPr>
                <w:szCs w:val="18"/>
              </w:rPr>
            </w:pPr>
            <w:bookmarkStart w:id="377" w:name="_Hlk22743527"/>
          </w:p>
        </w:tc>
        <w:tc>
          <w:tcPr>
            <w:tcW w:w="1058" w:type="pct"/>
            <w:shd w:val="clear" w:color="auto" w:fill="auto"/>
          </w:tcPr>
          <w:p w14:paraId="567C4A30" w14:textId="77777777" w:rsidR="007F0E0D" w:rsidRPr="00CD0936" w:rsidRDefault="007F0E0D" w:rsidP="00C46382">
            <w:pPr>
              <w:pStyle w:val="BodyTextTable"/>
            </w:pPr>
            <w:r>
              <w:rPr>
                <w:color w:val="1F497D"/>
                <w:lang w:val="en-PH"/>
              </w:rPr>
              <w:t>E-statement activation date</w:t>
            </w:r>
          </w:p>
        </w:tc>
        <w:tc>
          <w:tcPr>
            <w:tcW w:w="673" w:type="pct"/>
            <w:shd w:val="clear" w:color="auto" w:fill="auto"/>
          </w:tcPr>
          <w:p w14:paraId="7936F25E"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1D3AFA0F" w14:textId="77777777" w:rsidR="007F0E0D" w:rsidRDefault="00DD1425" w:rsidP="00C46382">
            <w:pPr>
              <w:pStyle w:val="BodyTextTable"/>
            </w:pPr>
            <w:r>
              <w:t>Currently not available</w:t>
            </w:r>
          </w:p>
          <w:p w14:paraId="4BFD05AC" w14:textId="4FA47517" w:rsidR="00AC4FBA" w:rsidRDefault="00AC4FBA" w:rsidP="00C46382">
            <w:pPr>
              <w:pStyle w:val="BodyTextTable"/>
            </w:pPr>
            <w:r w:rsidRPr="00C53DF2">
              <w:rPr>
                <w:b/>
                <w:bCs/>
                <w:color w:val="000000"/>
                <w:szCs w:val="18"/>
              </w:rPr>
              <w:t>Will not be populated.</w:t>
            </w:r>
          </w:p>
        </w:tc>
        <w:tc>
          <w:tcPr>
            <w:tcW w:w="730" w:type="pct"/>
            <w:shd w:val="clear" w:color="auto" w:fill="auto"/>
          </w:tcPr>
          <w:p w14:paraId="44CF6556" w14:textId="77777777" w:rsidR="007F0E0D" w:rsidRPr="00912647" w:rsidRDefault="007F0E0D" w:rsidP="00C46382">
            <w:pPr>
              <w:pStyle w:val="BodyTextTable"/>
              <w:rPr>
                <w:szCs w:val="18"/>
                <w:highlight w:val="yellow"/>
              </w:rPr>
            </w:pPr>
          </w:p>
        </w:tc>
        <w:tc>
          <w:tcPr>
            <w:tcW w:w="526" w:type="pct"/>
            <w:shd w:val="clear" w:color="auto" w:fill="auto"/>
          </w:tcPr>
          <w:p w14:paraId="636F6384" w14:textId="77777777" w:rsidR="007F0E0D" w:rsidRDefault="007F0E0D" w:rsidP="00C46382">
            <w:pPr>
              <w:pStyle w:val="BodyTextTable"/>
            </w:pPr>
          </w:p>
        </w:tc>
        <w:tc>
          <w:tcPr>
            <w:tcW w:w="335" w:type="pct"/>
            <w:shd w:val="clear" w:color="auto" w:fill="auto"/>
          </w:tcPr>
          <w:p w14:paraId="43499F89" w14:textId="77777777" w:rsidR="007F0E0D" w:rsidRDefault="007F0E0D" w:rsidP="00C46382">
            <w:pPr>
              <w:pStyle w:val="BodyTextTable"/>
              <w:rPr>
                <w:szCs w:val="18"/>
              </w:rPr>
            </w:pPr>
            <w:r>
              <w:rPr>
                <w:szCs w:val="18"/>
              </w:rPr>
              <w:t>O</w:t>
            </w:r>
          </w:p>
        </w:tc>
      </w:tr>
      <w:tr w:rsidR="007F0E0D" w:rsidRPr="00404007" w14:paraId="2E1CFA9C" w14:textId="77777777" w:rsidTr="00C46382">
        <w:trPr>
          <w:cantSplit/>
        </w:trPr>
        <w:tc>
          <w:tcPr>
            <w:tcW w:w="241" w:type="pct"/>
            <w:shd w:val="clear" w:color="auto" w:fill="auto"/>
          </w:tcPr>
          <w:p w14:paraId="3BA19D6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422101E4" w14:textId="77777777" w:rsidR="007F0E0D" w:rsidRDefault="007F0E0D" w:rsidP="00C46382">
            <w:pPr>
              <w:pStyle w:val="BodyTextTable"/>
              <w:rPr>
                <w:color w:val="1F497D"/>
                <w:lang w:val="en-PH"/>
              </w:rPr>
            </w:pPr>
            <w:r>
              <w:rPr>
                <w:color w:val="1F497D"/>
                <w:lang w:val="en-PH"/>
              </w:rPr>
              <w:t>E-statement deactivation date</w:t>
            </w:r>
          </w:p>
        </w:tc>
        <w:tc>
          <w:tcPr>
            <w:tcW w:w="673" w:type="pct"/>
            <w:shd w:val="clear" w:color="auto" w:fill="auto"/>
          </w:tcPr>
          <w:p w14:paraId="07525083" w14:textId="77777777" w:rsidR="007F0E0D" w:rsidRDefault="007F0E0D" w:rsidP="00C46382">
            <w:pPr>
              <w:pStyle w:val="BodyTextTable"/>
              <w:rPr>
                <w:color w:val="000000"/>
                <w:szCs w:val="18"/>
              </w:rPr>
            </w:pPr>
            <w:proofErr w:type="spellStart"/>
            <w:r>
              <w:rPr>
                <w:color w:val="000000"/>
                <w:szCs w:val="18"/>
              </w:rPr>
              <w:t>DateTime</w:t>
            </w:r>
            <w:proofErr w:type="spellEnd"/>
          </w:p>
        </w:tc>
        <w:tc>
          <w:tcPr>
            <w:tcW w:w="1437" w:type="pct"/>
            <w:shd w:val="clear" w:color="auto" w:fill="auto"/>
          </w:tcPr>
          <w:p w14:paraId="5410460B" w14:textId="77777777" w:rsidR="007F0E0D" w:rsidRDefault="00DD1425" w:rsidP="00C46382">
            <w:pPr>
              <w:pStyle w:val="BodyTextTable"/>
            </w:pPr>
            <w:r>
              <w:t>Currently not available</w:t>
            </w:r>
          </w:p>
          <w:p w14:paraId="7BE76C68" w14:textId="08E392BC" w:rsidR="00AC4FBA" w:rsidRDefault="00AC4FBA" w:rsidP="00C46382">
            <w:pPr>
              <w:pStyle w:val="BodyTextTable"/>
            </w:pPr>
            <w:r w:rsidRPr="00C53DF2">
              <w:rPr>
                <w:b/>
                <w:bCs/>
                <w:color w:val="000000"/>
                <w:szCs w:val="18"/>
              </w:rPr>
              <w:t>Will not be populated.</w:t>
            </w:r>
          </w:p>
        </w:tc>
        <w:tc>
          <w:tcPr>
            <w:tcW w:w="730" w:type="pct"/>
            <w:shd w:val="clear" w:color="auto" w:fill="auto"/>
          </w:tcPr>
          <w:p w14:paraId="7836C22C" w14:textId="77777777" w:rsidR="007F0E0D" w:rsidRPr="00912647" w:rsidRDefault="007F0E0D" w:rsidP="00C46382">
            <w:pPr>
              <w:pStyle w:val="BodyTextTable"/>
              <w:rPr>
                <w:szCs w:val="18"/>
                <w:highlight w:val="yellow"/>
              </w:rPr>
            </w:pPr>
          </w:p>
        </w:tc>
        <w:tc>
          <w:tcPr>
            <w:tcW w:w="526" w:type="pct"/>
            <w:shd w:val="clear" w:color="auto" w:fill="auto"/>
          </w:tcPr>
          <w:p w14:paraId="67C3FD81" w14:textId="77777777" w:rsidR="007F0E0D" w:rsidRDefault="007F0E0D" w:rsidP="00C46382">
            <w:pPr>
              <w:pStyle w:val="BodyTextTable"/>
            </w:pPr>
          </w:p>
        </w:tc>
        <w:tc>
          <w:tcPr>
            <w:tcW w:w="335" w:type="pct"/>
            <w:shd w:val="clear" w:color="auto" w:fill="auto"/>
          </w:tcPr>
          <w:p w14:paraId="64E130E0" w14:textId="77777777" w:rsidR="007F0E0D" w:rsidRDefault="007F0E0D" w:rsidP="00C46382">
            <w:pPr>
              <w:pStyle w:val="BodyTextTable"/>
              <w:rPr>
                <w:szCs w:val="18"/>
              </w:rPr>
            </w:pPr>
            <w:r>
              <w:rPr>
                <w:szCs w:val="18"/>
              </w:rPr>
              <w:t>O</w:t>
            </w:r>
          </w:p>
        </w:tc>
      </w:tr>
      <w:bookmarkEnd w:id="377"/>
      <w:tr w:rsidR="007F0E0D" w:rsidRPr="00404007" w14:paraId="103F4EE1" w14:textId="77777777" w:rsidTr="00C46382">
        <w:trPr>
          <w:cantSplit/>
        </w:trPr>
        <w:tc>
          <w:tcPr>
            <w:tcW w:w="241" w:type="pct"/>
            <w:shd w:val="clear" w:color="auto" w:fill="auto"/>
          </w:tcPr>
          <w:p w14:paraId="28C70877"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69C963E" w14:textId="77777777" w:rsidR="007F0E0D" w:rsidRDefault="007F0E0D" w:rsidP="00C46382">
            <w:pPr>
              <w:pStyle w:val="BodyTextTable"/>
              <w:rPr>
                <w:color w:val="1F497D"/>
                <w:lang w:val="en-PH"/>
              </w:rPr>
            </w:pPr>
            <w:r w:rsidRPr="00B5720B">
              <w:rPr>
                <w:color w:val="1F497D"/>
                <w:lang w:val="en-PH"/>
              </w:rPr>
              <w:t>Self Service Channel ID</w:t>
            </w:r>
          </w:p>
        </w:tc>
        <w:tc>
          <w:tcPr>
            <w:tcW w:w="673" w:type="pct"/>
            <w:shd w:val="clear" w:color="auto" w:fill="auto"/>
          </w:tcPr>
          <w:p w14:paraId="703CC0A2"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21648577" w14:textId="77777777" w:rsidR="007F0E0D" w:rsidRDefault="007F0E0D" w:rsidP="00C46382">
            <w:pPr>
              <w:pStyle w:val="BodyTextTable"/>
            </w:pPr>
            <w:r>
              <w:t>C</w:t>
            </w:r>
            <w:r w:rsidRPr="00B5720B">
              <w:t>ounterpart of Operating unit</w:t>
            </w:r>
          </w:p>
          <w:p w14:paraId="65B6E748" w14:textId="098E0FB3" w:rsidR="00FD7FFD" w:rsidRDefault="00FD7FFD" w:rsidP="00C46382">
            <w:pPr>
              <w:pStyle w:val="BodyTextTable"/>
            </w:pPr>
            <w:r w:rsidRPr="00C53DF2">
              <w:rPr>
                <w:b/>
                <w:bCs/>
                <w:color w:val="000000"/>
                <w:szCs w:val="18"/>
              </w:rPr>
              <w:t>Will not be populated.</w:t>
            </w:r>
          </w:p>
        </w:tc>
        <w:tc>
          <w:tcPr>
            <w:tcW w:w="730" w:type="pct"/>
            <w:shd w:val="clear" w:color="auto" w:fill="auto"/>
          </w:tcPr>
          <w:p w14:paraId="34D3ACAB" w14:textId="77777777" w:rsidR="007F0E0D" w:rsidRPr="00912647" w:rsidRDefault="007F0E0D" w:rsidP="00C46382">
            <w:pPr>
              <w:pStyle w:val="BodyTextTable"/>
              <w:rPr>
                <w:szCs w:val="18"/>
                <w:highlight w:val="yellow"/>
              </w:rPr>
            </w:pPr>
          </w:p>
        </w:tc>
        <w:tc>
          <w:tcPr>
            <w:tcW w:w="526" w:type="pct"/>
            <w:shd w:val="clear" w:color="auto" w:fill="auto"/>
          </w:tcPr>
          <w:p w14:paraId="3793EB19" w14:textId="77777777" w:rsidR="007F0E0D" w:rsidRDefault="007F0E0D" w:rsidP="00C46382">
            <w:pPr>
              <w:pStyle w:val="BodyTextTable"/>
            </w:pPr>
          </w:p>
        </w:tc>
        <w:tc>
          <w:tcPr>
            <w:tcW w:w="335" w:type="pct"/>
            <w:shd w:val="clear" w:color="auto" w:fill="auto"/>
          </w:tcPr>
          <w:p w14:paraId="40AEE2CB" w14:textId="77777777" w:rsidR="007F0E0D" w:rsidRDefault="007F0E0D" w:rsidP="00C46382">
            <w:pPr>
              <w:pStyle w:val="BodyTextTable"/>
              <w:rPr>
                <w:szCs w:val="18"/>
              </w:rPr>
            </w:pPr>
            <w:r>
              <w:rPr>
                <w:szCs w:val="18"/>
              </w:rPr>
              <w:t>O</w:t>
            </w:r>
          </w:p>
        </w:tc>
      </w:tr>
      <w:tr w:rsidR="007F0E0D" w:rsidRPr="00404007" w14:paraId="3B13EA8E" w14:textId="77777777" w:rsidTr="00C46382">
        <w:trPr>
          <w:cantSplit/>
        </w:trPr>
        <w:tc>
          <w:tcPr>
            <w:tcW w:w="241" w:type="pct"/>
            <w:shd w:val="clear" w:color="auto" w:fill="auto"/>
          </w:tcPr>
          <w:p w14:paraId="67C1CC00"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0BC1A08" w14:textId="77777777" w:rsidR="007F0E0D" w:rsidRPr="00B5720B" w:rsidRDefault="007F0E0D" w:rsidP="00C46382">
            <w:pPr>
              <w:pStyle w:val="BodyTextTable"/>
              <w:rPr>
                <w:color w:val="1F497D"/>
                <w:lang w:val="en-PH"/>
              </w:rPr>
            </w:pPr>
            <w:r w:rsidRPr="008C0DFA">
              <w:t xml:space="preserve">Average </w:t>
            </w:r>
            <w:r>
              <w:t xml:space="preserve">3 </w:t>
            </w:r>
            <w:r w:rsidRPr="008C0DFA">
              <w:t>month</w:t>
            </w:r>
            <w:r>
              <w:t>s</w:t>
            </w:r>
            <w:r w:rsidRPr="008C0DFA">
              <w:t xml:space="preserve"> Data usage (i</w:t>
            </w:r>
            <w:r>
              <w:t>n MB) Out of Package</w:t>
            </w:r>
          </w:p>
        </w:tc>
        <w:tc>
          <w:tcPr>
            <w:tcW w:w="673" w:type="pct"/>
            <w:shd w:val="clear" w:color="auto" w:fill="auto"/>
          </w:tcPr>
          <w:p w14:paraId="1B3F6C51"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6B2B16DF" w14:textId="77777777" w:rsidR="007F0E0D" w:rsidRDefault="007F0E0D" w:rsidP="00C46382">
            <w:pPr>
              <w:pStyle w:val="BodyTextTable"/>
            </w:pPr>
            <w:r>
              <w:t>O</w:t>
            </w:r>
            <w:r w:rsidRPr="009F486B">
              <w:t>ut of the package inclusion</w:t>
            </w:r>
            <w:r>
              <w:t>.</w:t>
            </w:r>
          </w:p>
          <w:p w14:paraId="6F1952BC" w14:textId="77777777" w:rsidR="007F0E0D" w:rsidRDefault="007F0E0D" w:rsidP="00C46382">
            <w:pPr>
              <w:pStyle w:val="BodyTextTable"/>
              <w:rPr>
                <w:color w:val="000000"/>
                <w:szCs w:val="18"/>
              </w:rPr>
            </w:pPr>
            <w:r w:rsidRPr="009F486B">
              <w:rPr>
                <w:color w:val="000000"/>
                <w:szCs w:val="18"/>
              </w:rPr>
              <w:t>Per the last 3 months and not monthly average</w:t>
            </w:r>
            <w:r>
              <w:rPr>
                <w:color w:val="000000"/>
                <w:szCs w:val="18"/>
              </w:rPr>
              <w:t>.</w:t>
            </w:r>
          </w:p>
          <w:p w14:paraId="3987DB87" w14:textId="77777777" w:rsidR="007F0E0D" w:rsidRPr="008C0DFA" w:rsidRDefault="007F0E0D" w:rsidP="00C46382">
            <w:pPr>
              <w:pStyle w:val="BodyTextTable"/>
              <w:rPr>
                <w:color w:val="000000"/>
                <w:szCs w:val="18"/>
              </w:rPr>
            </w:pPr>
            <w:r w:rsidRPr="008C0DFA">
              <w:rPr>
                <w:color w:val="000000"/>
                <w:szCs w:val="18"/>
              </w:rPr>
              <w:t xml:space="preserve">Look at the last 3 calendar months </w:t>
            </w:r>
            <w:r>
              <w:rPr>
                <w:color w:val="000000"/>
                <w:szCs w:val="18"/>
              </w:rPr>
              <w:t xml:space="preserve">(out of package only – not including in-Package usage) </w:t>
            </w:r>
            <w:r w:rsidRPr="008C0DFA">
              <w:rPr>
                <w:color w:val="000000"/>
                <w:szCs w:val="18"/>
              </w:rPr>
              <w:t xml:space="preserve">and sum the MB used and then </w:t>
            </w:r>
            <w:r>
              <w:rPr>
                <w:color w:val="000000"/>
                <w:szCs w:val="18"/>
              </w:rPr>
              <w:t>d</w:t>
            </w:r>
            <w:r w:rsidRPr="008C0DFA">
              <w:rPr>
                <w:color w:val="000000"/>
                <w:szCs w:val="18"/>
              </w:rPr>
              <w:t>ivide the result by 3</w:t>
            </w:r>
            <w:r>
              <w:rPr>
                <w:color w:val="000000"/>
                <w:szCs w:val="18"/>
              </w:rPr>
              <w:t>.</w:t>
            </w:r>
          </w:p>
          <w:p w14:paraId="2BFD8CCE" w14:textId="77777777" w:rsidR="007F0E0D" w:rsidRDefault="007F0E0D" w:rsidP="00C46382">
            <w:pPr>
              <w:pStyle w:val="BodyTextTable"/>
            </w:pPr>
            <w:r w:rsidRPr="008C0DFA">
              <w:rPr>
                <w:color w:val="000000"/>
                <w:szCs w:val="18"/>
              </w:rPr>
              <w:t>*</w:t>
            </w:r>
            <w:r>
              <w:rPr>
                <w:color w:val="000000"/>
                <w:szCs w:val="18"/>
              </w:rPr>
              <w:t>I</w:t>
            </w:r>
            <w:r w:rsidRPr="008C0DFA">
              <w:rPr>
                <w:color w:val="000000"/>
                <w:szCs w:val="18"/>
              </w:rPr>
              <w:t xml:space="preserve">f the customer tenure is less than 3 months, divide </w:t>
            </w:r>
            <w:r>
              <w:rPr>
                <w:color w:val="000000"/>
                <w:szCs w:val="18"/>
              </w:rPr>
              <w:t>by</w:t>
            </w:r>
            <w:r w:rsidRPr="008C0DFA">
              <w:rPr>
                <w:color w:val="000000"/>
                <w:szCs w:val="18"/>
              </w:rPr>
              <w:t xml:space="preserve"> the number of months available</w:t>
            </w:r>
            <w:r>
              <w:rPr>
                <w:color w:val="000000"/>
                <w:szCs w:val="18"/>
              </w:rPr>
              <w:t>.</w:t>
            </w:r>
          </w:p>
        </w:tc>
        <w:tc>
          <w:tcPr>
            <w:tcW w:w="730" w:type="pct"/>
            <w:shd w:val="clear" w:color="auto" w:fill="auto"/>
          </w:tcPr>
          <w:p w14:paraId="390F8E9B" w14:textId="77777777" w:rsidR="007F0E0D" w:rsidRPr="00912647" w:rsidRDefault="007F0E0D" w:rsidP="00C46382">
            <w:pPr>
              <w:pStyle w:val="BodyTextTable"/>
              <w:rPr>
                <w:szCs w:val="18"/>
                <w:highlight w:val="yellow"/>
              </w:rPr>
            </w:pPr>
          </w:p>
        </w:tc>
        <w:tc>
          <w:tcPr>
            <w:tcW w:w="526" w:type="pct"/>
            <w:shd w:val="clear" w:color="auto" w:fill="auto"/>
          </w:tcPr>
          <w:p w14:paraId="24DEACFF" w14:textId="77777777" w:rsidR="007F0E0D" w:rsidRDefault="007F0E0D" w:rsidP="00C46382">
            <w:pPr>
              <w:pStyle w:val="BodyTextTable"/>
            </w:pPr>
          </w:p>
        </w:tc>
        <w:tc>
          <w:tcPr>
            <w:tcW w:w="335" w:type="pct"/>
            <w:shd w:val="clear" w:color="auto" w:fill="auto"/>
          </w:tcPr>
          <w:p w14:paraId="0D9F8091" w14:textId="77777777" w:rsidR="007F0E0D" w:rsidRDefault="007F0E0D" w:rsidP="00C46382">
            <w:pPr>
              <w:pStyle w:val="BodyTextTable"/>
              <w:rPr>
                <w:szCs w:val="18"/>
              </w:rPr>
            </w:pPr>
            <w:r>
              <w:rPr>
                <w:szCs w:val="18"/>
              </w:rPr>
              <w:t>O</w:t>
            </w:r>
          </w:p>
        </w:tc>
      </w:tr>
      <w:tr w:rsidR="007F0E0D" w:rsidRPr="00404007" w14:paraId="59A85CA8" w14:textId="77777777" w:rsidTr="00C46382">
        <w:trPr>
          <w:cantSplit/>
        </w:trPr>
        <w:tc>
          <w:tcPr>
            <w:tcW w:w="241" w:type="pct"/>
            <w:shd w:val="clear" w:color="auto" w:fill="auto"/>
          </w:tcPr>
          <w:p w14:paraId="061A260D"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43279BE" w14:textId="77777777" w:rsidR="007F0E0D" w:rsidRPr="008C0DFA" w:rsidRDefault="007F0E0D" w:rsidP="00C46382">
            <w:pPr>
              <w:pStyle w:val="BodyTextTable"/>
            </w:pPr>
            <w:r w:rsidRPr="000429D2">
              <w:t>Current Cycle Data Usage</w:t>
            </w:r>
          </w:p>
        </w:tc>
        <w:tc>
          <w:tcPr>
            <w:tcW w:w="673" w:type="pct"/>
            <w:shd w:val="clear" w:color="auto" w:fill="auto"/>
          </w:tcPr>
          <w:p w14:paraId="0F7550A2"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22A30BD4" w14:textId="77777777" w:rsidR="007F0E0D" w:rsidRDefault="007F0E0D" w:rsidP="00C46382">
            <w:pPr>
              <w:pStyle w:val="BodyTextTable"/>
            </w:pPr>
            <w:r w:rsidRPr="000429D2">
              <w:t>Current cycle Total Data Usage in MB (</w:t>
            </w:r>
            <w:r>
              <w:t>p</w:t>
            </w:r>
            <w:r w:rsidRPr="000429D2">
              <w:t>art of Plan Inclusion plus On Top)</w:t>
            </w:r>
          </w:p>
        </w:tc>
        <w:tc>
          <w:tcPr>
            <w:tcW w:w="730" w:type="pct"/>
            <w:shd w:val="clear" w:color="auto" w:fill="auto"/>
          </w:tcPr>
          <w:p w14:paraId="64098799" w14:textId="77777777" w:rsidR="007F0E0D" w:rsidRPr="00912647" w:rsidRDefault="007F0E0D" w:rsidP="00C46382">
            <w:pPr>
              <w:pStyle w:val="BodyTextTable"/>
              <w:rPr>
                <w:szCs w:val="18"/>
                <w:highlight w:val="yellow"/>
              </w:rPr>
            </w:pPr>
          </w:p>
        </w:tc>
        <w:tc>
          <w:tcPr>
            <w:tcW w:w="526" w:type="pct"/>
            <w:shd w:val="clear" w:color="auto" w:fill="auto"/>
          </w:tcPr>
          <w:p w14:paraId="5CA3F2A4" w14:textId="77777777" w:rsidR="007F0E0D" w:rsidRDefault="007F0E0D" w:rsidP="00C46382">
            <w:pPr>
              <w:pStyle w:val="BodyTextTable"/>
            </w:pPr>
          </w:p>
        </w:tc>
        <w:tc>
          <w:tcPr>
            <w:tcW w:w="335" w:type="pct"/>
            <w:shd w:val="clear" w:color="auto" w:fill="auto"/>
          </w:tcPr>
          <w:p w14:paraId="18A0534C" w14:textId="77777777" w:rsidR="007F0E0D" w:rsidRDefault="007F0E0D" w:rsidP="00C46382">
            <w:pPr>
              <w:pStyle w:val="BodyTextTable"/>
              <w:rPr>
                <w:szCs w:val="18"/>
              </w:rPr>
            </w:pPr>
            <w:r>
              <w:rPr>
                <w:szCs w:val="18"/>
              </w:rPr>
              <w:t>O</w:t>
            </w:r>
          </w:p>
        </w:tc>
      </w:tr>
      <w:tr w:rsidR="007F0E0D" w:rsidRPr="00404007" w14:paraId="216CAB0A" w14:textId="77777777" w:rsidTr="00C46382">
        <w:trPr>
          <w:cantSplit/>
        </w:trPr>
        <w:tc>
          <w:tcPr>
            <w:tcW w:w="241" w:type="pct"/>
            <w:shd w:val="clear" w:color="auto" w:fill="auto"/>
          </w:tcPr>
          <w:p w14:paraId="2AF76EE7"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1664D89" w14:textId="77777777" w:rsidR="007F0E0D" w:rsidRPr="000429D2" w:rsidRDefault="007F0E0D" w:rsidP="00C46382">
            <w:pPr>
              <w:pStyle w:val="BodyTextTable"/>
            </w:pPr>
            <w:r w:rsidRPr="001277DE">
              <w:t>Ave</w:t>
            </w:r>
            <w:r>
              <w:t>rage 3 months on-net minutes usage Out of Package</w:t>
            </w:r>
          </w:p>
        </w:tc>
        <w:tc>
          <w:tcPr>
            <w:tcW w:w="673" w:type="pct"/>
            <w:shd w:val="clear" w:color="auto" w:fill="auto"/>
          </w:tcPr>
          <w:p w14:paraId="7CB974C1"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71C11735" w14:textId="77777777" w:rsidR="007F0E0D" w:rsidRDefault="007F0E0D" w:rsidP="00C46382">
            <w:pPr>
              <w:pStyle w:val="BodyTextTable"/>
            </w:pPr>
            <w:r>
              <w:t>O</w:t>
            </w:r>
            <w:r w:rsidRPr="009F486B">
              <w:t>ut of the package inclusion</w:t>
            </w:r>
            <w:r>
              <w:t>.</w:t>
            </w:r>
          </w:p>
          <w:p w14:paraId="17A43947" w14:textId="77777777" w:rsidR="007F0E0D" w:rsidRDefault="007F0E0D" w:rsidP="00C46382">
            <w:pPr>
              <w:pStyle w:val="BodyTextTable"/>
              <w:rPr>
                <w:color w:val="000000"/>
                <w:szCs w:val="18"/>
              </w:rPr>
            </w:pPr>
            <w:r w:rsidRPr="009F486B">
              <w:rPr>
                <w:color w:val="000000"/>
                <w:szCs w:val="18"/>
              </w:rPr>
              <w:t>Per the last 3 months and not monthly average</w:t>
            </w:r>
            <w:r>
              <w:rPr>
                <w:color w:val="000000"/>
                <w:szCs w:val="18"/>
              </w:rPr>
              <w:t>.</w:t>
            </w:r>
          </w:p>
          <w:p w14:paraId="1236175C" w14:textId="77777777" w:rsidR="007F0E0D" w:rsidRPr="001277DE" w:rsidRDefault="007F0E0D" w:rsidP="00C46382">
            <w:pPr>
              <w:pStyle w:val="BodyTextTable"/>
              <w:rPr>
                <w:color w:val="000000"/>
                <w:szCs w:val="18"/>
              </w:rPr>
            </w:pPr>
            <w:r w:rsidRPr="001277DE">
              <w:rPr>
                <w:color w:val="000000"/>
                <w:szCs w:val="18"/>
              </w:rPr>
              <w:t>Look at the last 3 calendar months and sum the entire on net minutes used (</w:t>
            </w:r>
            <w:r>
              <w:rPr>
                <w:color w:val="000000"/>
                <w:szCs w:val="18"/>
              </w:rPr>
              <w:t>out of package only – not including in-Package usage</w:t>
            </w:r>
            <w:r w:rsidRPr="001277DE">
              <w:rPr>
                <w:color w:val="000000"/>
                <w:szCs w:val="18"/>
              </w:rPr>
              <w:t>) and divide the result by 3</w:t>
            </w:r>
            <w:r>
              <w:rPr>
                <w:color w:val="000000"/>
                <w:szCs w:val="18"/>
              </w:rPr>
              <w:t>.</w:t>
            </w:r>
          </w:p>
          <w:p w14:paraId="402AF199" w14:textId="77777777" w:rsidR="007F0E0D" w:rsidRPr="000429D2" w:rsidRDefault="007F0E0D" w:rsidP="00C46382">
            <w:pPr>
              <w:pStyle w:val="BodyTextTable"/>
            </w:pPr>
            <w:r w:rsidRPr="001277DE">
              <w:rPr>
                <w:color w:val="000000"/>
                <w:szCs w:val="18"/>
              </w:rPr>
              <w:t>*</w:t>
            </w:r>
            <w:r>
              <w:rPr>
                <w:color w:val="000000"/>
                <w:szCs w:val="18"/>
              </w:rPr>
              <w:t>I</w:t>
            </w:r>
            <w:r w:rsidRPr="001277DE">
              <w:rPr>
                <w:color w:val="000000"/>
                <w:szCs w:val="18"/>
              </w:rPr>
              <w:t xml:space="preserve">f the customer tenure is less than 3 months, divide </w:t>
            </w:r>
            <w:r>
              <w:rPr>
                <w:color w:val="000000"/>
                <w:szCs w:val="18"/>
              </w:rPr>
              <w:t>by</w:t>
            </w:r>
            <w:r w:rsidRPr="001277DE">
              <w:rPr>
                <w:color w:val="000000"/>
                <w:szCs w:val="18"/>
              </w:rPr>
              <w:t xml:space="preserve"> the number of months available</w:t>
            </w:r>
            <w:r>
              <w:rPr>
                <w:color w:val="000000"/>
                <w:szCs w:val="18"/>
              </w:rPr>
              <w:t>.</w:t>
            </w:r>
          </w:p>
        </w:tc>
        <w:tc>
          <w:tcPr>
            <w:tcW w:w="730" w:type="pct"/>
            <w:shd w:val="clear" w:color="auto" w:fill="auto"/>
          </w:tcPr>
          <w:p w14:paraId="4A8357DE" w14:textId="77777777" w:rsidR="007F0E0D" w:rsidRPr="00912647" w:rsidRDefault="007F0E0D" w:rsidP="00C46382">
            <w:pPr>
              <w:pStyle w:val="BodyTextTable"/>
              <w:rPr>
                <w:szCs w:val="18"/>
                <w:highlight w:val="yellow"/>
              </w:rPr>
            </w:pPr>
          </w:p>
        </w:tc>
        <w:tc>
          <w:tcPr>
            <w:tcW w:w="526" w:type="pct"/>
            <w:shd w:val="clear" w:color="auto" w:fill="auto"/>
          </w:tcPr>
          <w:p w14:paraId="2BCEBEF5" w14:textId="77777777" w:rsidR="007F0E0D" w:rsidRDefault="007F0E0D" w:rsidP="00C46382">
            <w:pPr>
              <w:pStyle w:val="BodyTextTable"/>
            </w:pPr>
          </w:p>
        </w:tc>
        <w:tc>
          <w:tcPr>
            <w:tcW w:w="335" w:type="pct"/>
            <w:shd w:val="clear" w:color="auto" w:fill="auto"/>
          </w:tcPr>
          <w:p w14:paraId="358098A4" w14:textId="77777777" w:rsidR="007F0E0D" w:rsidRDefault="007F0E0D" w:rsidP="00C46382">
            <w:pPr>
              <w:pStyle w:val="BodyTextTable"/>
              <w:rPr>
                <w:szCs w:val="18"/>
              </w:rPr>
            </w:pPr>
            <w:r>
              <w:rPr>
                <w:szCs w:val="18"/>
              </w:rPr>
              <w:t>O</w:t>
            </w:r>
          </w:p>
        </w:tc>
      </w:tr>
      <w:tr w:rsidR="007F0E0D" w:rsidRPr="00404007" w14:paraId="2C1B3C69" w14:textId="77777777" w:rsidTr="00C46382">
        <w:trPr>
          <w:cantSplit/>
        </w:trPr>
        <w:tc>
          <w:tcPr>
            <w:tcW w:w="241" w:type="pct"/>
            <w:shd w:val="clear" w:color="auto" w:fill="auto"/>
          </w:tcPr>
          <w:p w14:paraId="60EA61D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1AB872B0" w14:textId="77777777" w:rsidR="007F0E0D" w:rsidRPr="001277DE" w:rsidRDefault="007F0E0D" w:rsidP="00C46382">
            <w:pPr>
              <w:pStyle w:val="BodyTextTable"/>
            </w:pPr>
            <w:r>
              <w:t>Average 3 months off-net minutes usage Out of Package</w:t>
            </w:r>
          </w:p>
        </w:tc>
        <w:tc>
          <w:tcPr>
            <w:tcW w:w="673" w:type="pct"/>
            <w:shd w:val="clear" w:color="auto" w:fill="auto"/>
          </w:tcPr>
          <w:p w14:paraId="31148DE6"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7C9480B9" w14:textId="77777777" w:rsidR="007F0E0D" w:rsidRDefault="007F0E0D" w:rsidP="00C46382">
            <w:pPr>
              <w:pStyle w:val="BodyTextTable"/>
            </w:pPr>
            <w:r>
              <w:t>O</w:t>
            </w:r>
            <w:r w:rsidRPr="009F486B">
              <w:t>ut of the package inclusion</w:t>
            </w:r>
            <w:r>
              <w:t>.</w:t>
            </w:r>
          </w:p>
          <w:p w14:paraId="681B470B" w14:textId="77777777" w:rsidR="007F0E0D" w:rsidRDefault="007F0E0D" w:rsidP="00C46382">
            <w:pPr>
              <w:pStyle w:val="BodyTextTable"/>
              <w:rPr>
                <w:color w:val="000000"/>
                <w:szCs w:val="18"/>
              </w:rPr>
            </w:pPr>
            <w:r w:rsidRPr="009F486B">
              <w:rPr>
                <w:color w:val="000000"/>
                <w:szCs w:val="18"/>
              </w:rPr>
              <w:t>Per the last 3 months and not monthly average</w:t>
            </w:r>
            <w:r>
              <w:rPr>
                <w:color w:val="000000"/>
                <w:szCs w:val="18"/>
              </w:rPr>
              <w:t>.</w:t>
            </w:r>
          </w:p>
          <w:p w14:paraId="79816B5A" w14:textId="77777777" w:rsidR="007F0E0D" w:rsidRPr="001277DE" w:rsidRDefault="007F0E0D" w:rsidP="00C46382">
            <w:pPr>
              <w:pStyle w:val="BodyTextTable"/>
              <w:rPr>
                <w:color w:val="000000"/>
                <w:szCs w:val="18"/>
              </w:rPr>
            </w:pPr>
            <w:r w:rsidRPr="001277DE">
              <w:rPr>
                <w:color w:val="000000"/>
                <w:szCs w:val="18"/>
              </w:rPr>
              <w:t>Look at the last 3 calendar months on off-net minutes (</w:t>
            </w:r>
            <w:r>
              <w:rPr>
                <w:color w:val="000000"/>
                <w:szCs w:val="18"/>
              </w:rPr>
              <w:t>out of package only – not including in-Package usage</w:t>
            </w:r>
            <w:r w:rsidRPr="001277DE">
              <w:rPr>
                <w:color w:val="000000"/>
                <w:szCs w:val="18"/>
              </w:rPr>
              <w:t>) and divide by 3.</w:t>
            </w:r>
          </w:p>
          <w:p w14:paraId="75004D49" w14:textId="77777777" w:rsidR="007F0E0D" w:rsidRDefault="007F0E0D" w:rsidP="00C46382">
            <w:pPr>
              <w:pStyle w:val="BodyTextTable"/>
            </w:pPr>
            <w:r w:rsidRPr="001277DE">
              <w:rPr>
                <w:color w:val="000000"/>
                <w:szCs w:val="18"/>
              </w:rPr>
              <w:t>*</w:t>
            </w:r>
            <w:r>
              <w:rPr>
                <w:color w:val="000000"/>
                <w:szCs w:val="18"/>
              </w:rPr>
              <w:t>I</w:t>
            </w:r>
            <w:r w:rsidRPr="001277DE">
              <w:rPr>
                <w:color w:val="000000"/>
                <w:szCs w:val="18"/>
              </w:rPr>
              <w:t xml:space="preserve">f the customer tenure is less than 3 months, divide </w:t>
            </w:r>
            <w:r>
              <w:rPr>
                <w:color w:val="000000"/>
                <w:szCs w:val="18"/>
              </w:rPr>
              <w:t>by</w:t>
            </w:r>
            <w:r w:rsidRPr="001277DE">
              <w:rPr>
                <w:color w:val="000000"/>
                <w:szCs w:val="18"/>
              </w:rPr>
              <w:t xml:space="preserve"> the number of months available</w:t>
            </w:r>
            <w:r>
              <w:rPr>
                <w:color w:val="000000"/>
                <w:szCs w:val="18"/>
              </w:rPr>
              <w:t>.</w:t>
            </w:r>
          </w:p>
        </w:tc>
        <w:tc>
          <w:tcPr>
            <w:tcW w:w="730" w:type="pct"/>
            <w:shd w:val="clear" w:color="auto" w:fill="auto"/>
          </w:tcPr>
          <w:p w14:paraId="27A1D172" w14:textId="77777777" w:rsidR="007F0E0D" w:rsidRPr="00912647" w:rsidRDefault="007F0E0D" w:rsidP="00C46382">
            <w:pPr>
              <w:pStyle w:val="BodyTextTable"/>
              <w:rPr>
                <w:szCs w:val="18"/>
                <w:highlight w:val="yellow"/>
              </w:rPr>
            </w:pPr>
          </w:p>
        </w:tc>
        <w:tc>
          <w:tcPr>
            <w:tcW w:w="526" w:type="pct"/>
            <w:shd w:val="clear" w:color="auto" w:fill="auto"/>
          </w:tcPr>
          <w:p w14:paraId="05ECD9DC" w14:textId="77777777" w:rsidR="007F0E0D" w:rsidRDefault="007F0E0D" w:rsidP="00C46382">
            <w:pPr>
              <w:pStyle w:val="BodyTextTable"/>
            </w:pPr>
          </w:p>
        </w:tc>
        <w:tc>
          <w:tcPr>
            <w:tcW w:w="335" w:type="pct"/>
            <w:shd w:val="clear" w:color="auto" w:fill="auto"/>
          </w:tcPr>
          <w:p w14:paraId="6A6E7F6C" w14:textId="77777777" w:rsidR="007F0E0D" w:rsidRDefault="007F0E0D" w:rsidP="00C46382">
            <w:pPr>
              <w:pStyle w:val="BodyTextTable"/>
              <w:rPr>
                <w:szCs w:val="18"/>
              </w:rPr>
            </w:pPr>
            <w:r>
              <w:rPr>
                <w:szCs w:val="18"/>
              </w:rPr>
              <w:t>O</w:t>
            </w:r>
          </w:p>
        </w:tc>
      </w:tr>
      <w:tr w:rsidR="007F0E0D" w:rsidRPr="00404007" w14:paraId="77E7CA49" w14:textId="77777777" w:rsidTr="00C46382">
        <w:trPr>
          <w:cantSplit/>
        </w:trPr>
        <w:tc>
          <w:tcPr>
            <w:tcW w:w="241" w:type="pct"/>
            <w:shd w:val="clear" w:color="auto" w:fill="auto"/>
          </w:tcPr>
          <w:p w14:paraId="2BE94A62" w14:textId="77777777" w:rsidR="007F0E0D" w:rsidRPr="003A4ED1" w:rsidRDefault="007F0E0D" w:rsidP="00C46382">
            <w:pPr>
              <w:pStyle w:val="BodyTextTable"/>
              <w:numPr>
                <w:ilvl w:val="0"/>
                <w:numId w:val="20"/>
              </w:numPr>
              <w:rPr>
                <w:szCs w:val="18"/>
              </w:rPr>
            </w:pPr>
          </w:p>
        </w:tc>
        <w:tc>
          <w:tcPr>
            <w:tcW w:w="1058" w:type="pct"/>
            <w:shd w:val="clear" w:color="auto" w:fill="auto"/>
          </w:tcPr>
          <w:p w14:paraId="2FD75AF5" w14:textId="77777777" w:rsidR="007F0E0D" w:rsidRDefault="007F0E0D" w:rsidP="00C46382">
            <w:pPr>
              <w:pStyle w:val="BodyTextTable"/>
            </w:pPr>
            <w:r>
              <w:t>Average 3 months SMS usage Out of Package</w:t>
            </w:r>
          </w:p>
        </w:tc>
        <w:tc>
          <w:tcPr>
            <w:tcW w:w="673" w:type="pct"/>
            <w:shd w:val="clear" w:color="auto" w:fill="auto"/>
          </w:tcPr>
          <w:p w14:paraId="73C93C2C" w14:textId="77777777" w:rsidR="007F0E0D" w:rsidRDefault="007F0E0D" w:rsidP="00C46382">
            <w:pPr>
              <w:pStyle w:val="BodyTextTable"/>
              <w:rPr>
                <w:color w:val="000000"/>
                <w:szCs w:val="18"/>
              </w:rPr>
            </w:pPr>
            <w:r>
              <w:rPr>
                <w:color w:val="000000"/>
                <w:szCs w:val="18"/>
              </w:rPr>
              <w:t>Numeric</w:t>
            </w:r>
          </w:p>
        </w:tc>
        <w:tc>
          <w:tcPr>
            <w:tcW w:w="1437" w:type="pct"/>
            <w:shd w:val="clear" w:color="auto" w:fill="auto"/>
          </w:tcPr>
          <w:p w14:paraId="0A1655A7" w14:textId="77777777" w:rsidR="007F0E0D" w:rsidRDefault="007F0E0D" w:rsidP="00C46382">
            <w:pPr>
              <w:pStyle w:val="BodyTextTable"/>
            </w:pPr>
            <w:r>
              <w:t>O</w:t>
            </w:r>
            <w:r w:rsidRPr="009F486B">
              <w:t>ut of the package inclusion</w:t>
            </w:r>
            <w:r>
              <w:t>.</w:t>
            </w:r>
          </w:p>
          <w:p w14:paraId="15E0B047" w14:textId="77777777" w:rsidR="007F0E0D" w:rsidRDefault="007F0E0D" w:rsidP="00C46382">
            <w:pPr>
              <w:pStyle w:val="BodyTextTable"/>
              <w:rPr>
                <w:color w:val="000000"/>
                <w:szCs w:val="18"/>
              </w:rPr>
            </w:pPr>
            <w:r w:rsidRPr="009F486B">
              <w:rPr>
                <w:color w:val="000000"/>
                <w:szCs w:val="18"/>
              </w:rPr>
              <w:t>Per the last 3 months and not monthly average</w:t>
            </w:r>
            <w:r>
              <w:rPr>
                <w:color w:val="000000"/>
                <w:szCs w:val="18"/>
              </w:rPr>
              <w:t>.</w:t>
            </w:r>
          </w:p>
          <w:p w14:paraId="67D747A4" w14:textId="77777777" w:rsidR="007F0E0D" w:rsidRPr="001277DE" w:rsidRDefault="007F0E0D" w:rsidP="00C46382">
            <w:pPr>
              <w:pStyle w:val="BodyTextTable"/>
              <w:rPr>
                <w:color w:val="000000"/>
                <w:szCs w:val="18"/>
              </w:rPr>
            </w:pPr>
            <w:r w:rsidRPr="001277DE">
              <w:rPr>
                <w:color w:val="000000"/>
                <w:szCs w:val="18"/>
              </w:rPr>
              <w:t>Look at the last 3 calendar months SMSs (</w:t>
            </w:r>
            <w:r>
              <w:rPr>
                <w:color w:val="000000"/>
                <w:szCs w:val="18"/>
              </w:rPr>
              <w:t>out of package only – not including in-Package usage</w:t>
            </w:r>
            <w:r w:rsidRPr="001277DE">
              <w:rPr>
                <w:color w:val="000000"/>
                <w:szCs w:val="18"/>
              </w:rPr>
              <w:t>) and divide by 3.</w:t>
            </w:r>
          </w:p>
          <w:p w14:paraId="48E45317" w14:textId="77777777" w:rsidR="007F0E0D" w:rsidRDefault="007F0E0D" w:rsidP="00C46382">
            <w:pPr>
              <w:pStyle w:val="BodyTextTable"/>
            </w:pPr>
            <w:r w:rsidRPr="001277DE">
              <w:rPr>
                <w:color w:val="000000"/>
                <w:szCs w:val="18"/>
              </w:rPr>
              <w:t>*</w:t>
            </w:r>
            <w:r>
              <w:rPr>
                <w:color w:val="000000"/>
                <w:szCs w:val="18"/>
              </w:rPr>
              <w:t>I</w:t>
            </w:r>
            <w:r w:rsidRPr="001277DE">
              <w:rPr>
                <w:color w:val="000000"/>
                <w:szCs w:val="18"/>
              </w:rPr>
              <w:t xml:space="preserve">f the customer tenure is less than 3 months, divide </w:t>
            </w:r>
            <w:r>
              <w:rPr>
                <w:color w:val="000000"/>
                <w:szCs w:val="18"/>
              </w:rPr>
              <w:t>by</w:t>
            </w:r>
            <w:r w:rsidRPr="001277DE">
              <w:rPr>
                <w:color w:val="000000"/>
                <w:szCs w:val="18"/>
              </w:rPr>
              <w:t xml:space="preserve"> the number of months available</w:t>
            </w:r>
            <w:r>
              <w:rPr>
                <w:color w:val="000000"/>
                <w:szCs w:val="18"/>
              </w:rPr>
              <w:t>.</w:t>
            </w:r>
          </w:p>
        </w:tc>
        <w:tc>
          <w:tcPr>
            <w:tcW w:w="730" w:type="pct"/>
            <w:shd w:val="clear" w:color="auto" w:fill="auto"/>
          </w:tcPr>
          <w:p w14:paraId="7A548480" w14:textId="77777777" w:rsidR="007F0E0D" w:rsidRPr="00912647" w:rsidRDefault="007F0E0D" w:rsidP="00C46382">
            <w:pPr>
              <w:pStyle w:val="BodyTextTable"/>
              <w:rPr>
                <w:szCs w:val="18"/>
                <w:highlight w:val="yellow"/>
              </w:rPr>
            </w:pPr>
          </w:p>
        </w:tc>
        <w:tc>
          <w:tcPr>
            <w:tcW w:w="526" w:type="pct"/>
            <w:shd w:val="clear" w:color="auto" w:fill="auto"/>
          </w:tcPr>
          <w:p w14:paraId="176C18F7" w14:textId="77777777" w:rsidR="007F0E0D" w:rsidRDefault="007F0E0D" w:rsidP="00C46382">
            <w:pPr>
              <w:pStyle w:val="BodyTextTable"/>
            </w:pPr>
          </w:p>
        </w:tc>
        <w:tc>
          <w:tcPr>
            <w:tcW w:w="335" w:type="pct"/>
            <w:shd w:val="clear" w:color="auto" w:fill="auto"/>
          </w:tcPr>
          <w:p w14:paraId="290675F4" w14:textId="77777777" w:rsidR="007F0E0D" w:rsidRDefault="007F0E0D" w:rsidP="00C46382">
            <w:pPr>
              <w:pStyle w:val="BodyTextTable"/>
              <w:rPr>
                <w:szCs w:val="18"/>
              </w:rPr>
            </w:pPr>
            <w:r>
              <w:rPr>
                <w:szCs w:val="18"/>
              </w:rPr>
              <w:t>O</w:t>
            </w:r>
          </w:p>
        </w:tc>
      </w:tr>
      <w:tr w:rsidR="007F0E0D" w:rsidRPr="00404007" w14:paraId="52083251" w14:textId="77777777" w:rsidTr="00C46382">
        <w:trPr>
          <w:cantSplit/>
        </w:trPr>
        <w:tc>
          <w:tcPr>
            <w:tcW w:w="241" w:type="pct"/>
            <w:shd w:val="clear" w:color="auto" w:fill="auto"/>
          </w:tcPr>
          <w:p w14:paraId="124838A6" w14:textId="77777777" w:rsidR="007F0E0D" w:rsidRPr="003A4ED1" w:rsidRDefault="007F0E0D" w:rsidP="00C46382">
            <w:pPr>
              <w:pStyle w:val="BodyTextTable"/>
              <w:numPr>
                <w:ilvl w:val="0"/>
                <w:numId w:val="20"/>
              </w:numPr>
              <w:rPr>
                <w:szCs w:val="18"/>
              </w:rPr>
            </w:pPr>
          </w:p>
        </w:tc>
        <w:tc>
          <w:tcPr>
            <w:tcW w:w="1058" w:type="pct"/>
            <w:shd w:val="clear" w:color="auto" w:fill="auto"/>
          </w:tcPr>
          <w:p w14:paraId="77B201F5" w14:textId="77777777" w:rsidR="007F0E0D" w:rsidRDefault="007F0E0D" w:rsidP="00C46382">
            <w:pPr>
              <w:pStyle w:val="BodyTextTable"/>
            </w:pPr>
            <w:r w:rsidRPr="00BC223B">
              <w:t>International call_</w:t>
            </w:r>
            <w:r>
              <w:t xml:space="preserve"> </w:t>
            </w:r>
            <w:r w:rsidRPr="00BC223B">
              <w:t>B-Number Country</w:t>
            </w:r>
          </w:p>
        </w:tc>
        <w:tc>
          <w:tcPr>
            <w:tcW w:w="673" w:type="pct"/>
            <w:shd w:val="clear" w:color="auto" w:fill="auto"/>
          </w:tcPr>
          <w:p w14:paraId="0302030D" w14:textId="77777777" w:rsidR="007F0E0D" w:rsidRDefault="007F0E0D" w:rsidP="00C46382">
            <w:pPr>
              <w:pStyle w:val="BodyTextTable"/>
              <w:rPr>
                <w:color w:val="000000"/>
                <w:szCs w:val="18"/>
              </w:rPr>
            </w:pPr>
            <w:r>
              <w:rPr>
                <w:color w:val="000000"/>
                <w:szCs w:val="18"/>
              </w:rPr>
              <w:t>String</w:t>
            </w:r>
          </w:p>
        </w:tc>
        <w:tc>
          <w:tcPr>
            <w:tcW w:w="1437" w:type="pct"/>
            <w:shd w:val="clear" w:color="auto" w:fill="auto"/>
          </w:tcPr>
          <w:p w14:paraId="7F3BC4B0" w14:textId="77777777" w:rsidR="007F0E0D" w:rsidRDefault="007F0E0D" w:rsidP="00C46382">
            <w:pPr>
              <w:pStyle w:val="BodyTextTable"/>
            </w:pPr>
            <w:r>
              <w:t xml:space="preserve">Location of the contacted </w:t>
            </w:r>
            <w:proofErr w:type="spellStart"/>
            <w:r>
              <w:t>b_number</w:t>
            </w:r>
            <w:proofErr w:type="spellEnd"/>
          </w:p>
          <w:p w14:paraId="32F59245" w14:textId="77777777" w:rsidR="007F0E0D" w:rsidRDefault="007F0E0D" w:rsidP="00C46382">
            <w:pPr>
              <w:pStyle w:val="BodyTextTable"/>
            </w:pPr>
            <w:r>
              <w:t xml:space="preserve">Most frequent </w:t>
            </w:r>
            <w:proofErr w:type="gramStart"/>
            <w:r>
              <w:t>International</w:t>
            </w:r>
            <w:proofErr w:type="gramEnd"/>
            <w:r>
              <w:t xml:space="preserve"> call destination in the past 30 days</w:t>
            </w:r>
          </w:p>
        </w:tc>
        <w:tc>
          <w:tcPr>
            <w:tcW w:w="730" w:type="pct"/>
            <w:shd w:val="clear" w:color="auto" w:fill="auto"/>
          </w:tcPr>
          <w:p w14:paraId="11F93510" w14:textId="77777777" w:rsidR="007F0E0D" w:rsidRPr="00912647" w:rsidRDefault="007F0E0D" w:rsidP="00C46382">
            <w:pPr>
              <w:pStyle w:val="BodyTextTable"/>
              <w:rPr>
                <w:szCs w:val="18"/>
                <w:highlight w:val="yellow"/>
              </w:rPr>
            </w:pPr>
          </w:p>
        </w:tc>
        <w:tc>
          <w:tcPr>
            <w:tcW w:w="526" w:type="pct"/>
            <w:shd w:val="clear" w:color="auto" w:fill="auto"/>
          </w:tcPr>
          <w:p w14:paraId="2075720B" w14:textId="77777777" w:rsidR="007F0E0D" w:rsidRDefault="007F0E0D" w:rsidP="00C46382">
            <w:pPr>
              <w:pStyle w:val="BodyTextTable"/>
            </w:pPr>
          </w:p>
        </w:tc>
        <w:tc>
          <w:tcPr>
            <w:tcW w:w="335" w:type="pct"/>
            <w:shd w:val="clear" w:color="auto" w:fill="auto"/>
          </w:tcPr>
          <w:p w14:paraId="54A4D18F" w14:textId="77777777" w:rsidR="007F0E0D" w:rsidRDefault="007F0E0D" w:rsidP="00C46382">
            <w:pPr>
              <w:pStyle w:val="BodyTextTable"/>
              <w:rPr>
                <w:szCs w:val="18"/>
              </w:rPr>
            </w:pPr>
            <w:r>
              <w:rPr>
                <w:szCs w:val="18"/>
              </w:rPr>
              <w:t>O</w:t>
            </w:r>
          </w:p>
        </w:tc>
      </w:tr>
      <w:tr w:rsidR="007F0E0D" w:rsidRPr="00404007" w14:paraId="012C734A" w14:textId="77777777" w:rsidTr="00C46382">
        <w:trPr>
          <w:cantSplit/>
        </w:trPr>
        <w:tc>
          <w:tcPr>
            <w:tcW w:w="241" w:type="pct"/>
            <w:shd w:val="clear" w:color="auto" w:fill="auto"/>
          </w:tcPr>
          <w:p w14:paraId="1F7F1F53"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AE17B15"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SSO - Email Address</w:t>
            </w:r>
          </w:p>
        </w:tc>
        <w:tc>
          <w:tcPr>
            <w:tcW w:w="673" w:type="pct"/>
            <w:shd w:val="clear" w:color="auto" w:fill="auto"/>
          </w:tcPr>
          <w:p w14:paraId="673BBCDA"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String</w:t>
            </w:r>
          </w:p>
        </w:tc>
        <w:tc>
          <w:tcPr>
            <w:tcW w:w="1437" w:type="pct"/>
            <w:shd w:val="clear" w:color="auto" w:fill="auto"/>
          </w:tcPr>
          <w:p w14:paraId="79C8EA82" w14:textId="77777777" w:rsidR="007F0E0D" w:rsidRPr="005F649F" w:rsidRDefault="007F0E0D" w:rsidP="00DE59B3">
            <w:pPr>
              <w:pStyle w:val="BodyTextTable"/>
              <w:rPr>
                <w:color w:val="000000" w:themeColor="dark1"/>
                <w:kern w:val="24"/>
                <w:szCs w:val="18"/>
              </w:rPr>
            </w:pPr>
            <w:r w:rsidRPr="005F649F">
              <w:rPr>
                <w:color w:val="000000" w:themeColor="dark1"/>
                <w:kern w:val="24"/>
                <w:szCs w:val="18"/>
              </w:rPr>
              <w:t>Email address registered via SSO (Single Sign On), such as My Smart</w:t>
            </w:r>
          </w:p>
        </w:tc>
        <w:tc>
          <w:tcPr>
            <w:tcW w:w="730" w:type="pct"/>
            <w:shd w:val="clear" w:color="auto" w:fill="auto"/>
          </w:tcPr>
          <w:p w14:paraId="2BD96BF9"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email2@email.com</w:t>
            </w:r>
          </w:p>
        </w:tc>
        <w:tc>
          <w:tcPr>
            <w:tcW w:w="526" w:type="pct"/>
            <w:shd w:val="clear" w:color="auto" w:fill="auto"/>
          </w:tcPr>
          <w:p w14:paraId="4F0FF4EA"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SSO</w:t>
            </w:r>
          </w:p>
        </w:tc>
        <w:tc>
          <w:tcPr>
            <w:tcW w:w="335" w:type="pct"/>
            <w:shd w:val="clear" w:color="auto" w:fill="auto"/>
          </w:tcPr>
          <w:p w14:paraId="32339D76"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O</w:t>
            </w:r>
          </w:p>
        </w:tc>
      </w:tr>
      <w:tr w:rsidR="007F0E0D" w:rsidRPr="00404007" w14:paraId="1EF11B5C" w14:textId="77777777" w:rsidTr="00C46382">
        <w:trPr>
          <w:cantSplit/>
        </w:trPr>
        <w:tc>
          <w:tcPr>
            <w:tcW w:w="241" w:type="pct"/>
            <w:shd w:val="clear" w:color="auto" w:fill="auto"/>
          </w:tcPr>
          <w:p w14:paraId="214F92EF" w14:textId="77777777" w:rsidR="007F0E0D" w:rsidRPr="003A4ED1" w:rsidRDefault="007F0E0D" w:rsidP="00C46382">
            <w:pPr>
              <w:pStyle w:val="BodyTextTable"/>
              <w:numPr>
                <w:ilvl w:val="0"/>
                <w:numId w:val="20"/>
              </w:numPr>
              <w:rPr>
                <w:szCs w:val="18"/>
              </w:rPr>
            </w:pPr>
          </w:p>
        </w:tc>
        <w:tc>
          <w:tcPr>
            <w:tcW w:w="1058" w:type="pct"/>
            <w:shd w:val="clear" w:color="auto" w:fill="auto"/>
          </w:tcPr>
          <w:p w14:paraId="04C4A562"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SSO - Last Login Channel</w:t>
            </w:r>
          </w:p>
        </w:tc>
        <w:tc>
          <w:tcPr>
            <w:tcW w:w="673" w:type="pct"/>
            <w:shd w:val="clear" w:color="auto" w:fill="auto"/>
          </w:tcPr>
          <w:p w14:paraId="07095551"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String</w:t>
            </w:r>
          </w:p>
        </w:tc>
        <w:tc>
          <w:tcPr>
            <w:tcW w:w="1437" w:type="pct"/>
            <w:shd w:val="clear" w:color="auto" w:fill="auto"/>
          </w:tcPr>
          <w:p w14:paraId="0C1AC2CF" w14:textId="77777777" w:rsidR="007F0E0D" w:rsidRPr="005F649F" w:rsidRDefault="007F0E0D" w:rsidP="00DE59B3">
            <w:pPr>
              <w:pStyle w:val="BodyTextTable"/>
              <w:rPr>
                <w:color w:val="000000" w:themeColor="dark1"/>
                <w:kern w:val="24"/>
                <w:szCs w:val="18"/>
              </w:rPr>
            </w:pPr>
            <w:r>
              <w:rPr>
                <w:color w:val="000000" w:themeColor="dark1"/>
                <w:kern w:val="24"/>
                <w:szCs w:val="18"/>
              </w:rPr>
              <w:t>Channel used during latest login via SSO (Single Sign On), such as My Smart</w:t>
            </w:r>
          </w:p>
        </w:tc>
        <w:tc>
          <w:tcPr>
            <w:tcW w:w="730" w:type="pct"/>
            <w:shd w:val="clear" w:color="auto" w:fill="auto"/>
          </w:tcPr>
          <w:p w14:paraId="79B027C5"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App, Web</w:t>
            </w:r>
          </w:p>
        </w:tc>
        <w:tc>
          <w:tcPr>
            <w:tcW w:w="526" w:type="pct"/>
            <w:shd w:val="clear" w:color="auto" w:fill="auto"/>
          </w:tcPr>
          <w:p w14:paraId="75F2AB55"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SSO</w:t>
            </w:r>
          </w:p>
        </w:tc>
        <w:tc>
          <w:tcPr>
            <w:tcW w:w="335" w:type="pct"/>
            <w:shd w:val="clear" w:color="auto" w:fill="auto"/>
          </w:tcPr>
          <w:p w14:paraId="79A3E0B9"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O</w:t>
            </w:r>
          </w:p>
        </w:tc>
      </w:tr>
      <w:tr w:rsidR="007F0E0D" w:rsidRPr="00404007" w14:paraId="28B4FB89" w14:textId="77777777" w:rsidTr="00C46382">
        <w:trPr>
          <w:cantSplit/>
        </w:trPr>
        <w:tc>
          <w:tcPr>
            <w:tcW w:w="241" w:type="pct"/>
            <w:shd w:val="clear" w:color="auto" w:fill="auto"/>
          </w:tcPr>
          <w:p w14:paraId="22B35F8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5664A658"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SSO - Dominant Channel</w:t>
            </w:r>
          </w:p>
        </w:tc>
        <w:tc>
          <w:tcPr>
            <w:tcW w:w="673" w:type="pct"/>
            <w:shd w:val="clear" w:color="auto" w:fill="auto"/>
          </w:tcPr>
          <w:p w14:paraId="6E4E51D0"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String</w:t>
            </w:r>
          </w:p>
        </w:tc>
        <w:tc>
          <w:tcPr>
            <w:tcW w:w="1437" w:type="pct"/>
            <w:shd w:val="clear" w:color="auto" w:fill="auto"/>
          </w:tcPr>
          <w:p w14:paraId="4DA57C37" w14:textId="77777777" w:rsidR="007F0E0D" w:rsidRPr="005F649F" w:rsidRDefault="007F0E0D" w:rsidP="00DE59B3">
            <w:pPr>
              <w:pStyle w:val="BodyTextTable"/>
              <w:rPr>
                <w:color w:val="000000" w:themeColor="dark1"/>
                <w:kern w:val="24"/>
                <w:szCs w:val="18"/>
              </w:rPr>
            </w:pPr>
            <w:r>
              <w:rPr>
                <w:color w:val="000000" w:themeColor="dark1"/>
                <w:kern w:val="24"/>
                <w:szCs w:val="18"/>
              </w:rPr>
              <w:t>More frequently used channel, based on number of transactions / logs for the past 3 months</w:t>
            </w:r>
          </w:p>
        </w:tc>
        <w:tc>
          <w:tcPr>
            <w:tcW w:w="730" w:type="pct"/>
            <w:shd w:val="clear" w:color="auto" w:fill="auto"/>
          </w:tcPr>
          <w:p w14:paraId="609B3A4C"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App, Web</w:t>
            </w:r>
          </w:p>
        </w:tc>
        <w:tc>
          <w:tcPr>
            <w:tcW w:w="526" w:type="pct"/>
            <w:shd w:val="clear" w:color="auto" w:fill="auto"/>
          </w:tcPr>
          <w:p w14:paraId="3E185A2A"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 SSO</w:t>
            </w:r>
          </w:p>
        </w:tc>
        <w:tc>
          <w:tcPr>
            <w:tcW w:w="335" w:type="pct"/>
            <w:shd w:val="clear" w:color="auto" w:fill="auto"/>
          </w:tcPr>
          <w:p w14:paraId="4747CDF5"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O</w:t>
            </w:r>
          </w:p>
        </w:tc>
      </w:tr>
      <w:tr w:rsidR="007F0E0D" w:rsidRPr="00404007" w14:paraId="2EFCC1E2" w14:textId="77777777" w:rsidTr="00C46382">
        <w:trPr>
          <w:cantSplit/>
        </w:trPr>
        <w:tc>
          <w:tcPr>
            <w:tcW w:w="241" w:type="pct"/>
            <w:shd w:val="clear" w:color="auto" w:fill="auto"/>
          </w:tcPr>
          <w:p w14:paraId="42226DD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3DDCBE5A"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Dominant Network Used</w:t>
            </w:r>
          </w:p>
        </w:tc>
        <w:tc>
          <w:tcPr>
            <w:tcW w:w="673" w:type="pct"/>
            <w:shd w:val="clear" w:color="auto" w:fill="auto"/>
          </w:tcPr>
          <w:p w14:paraId="587F5617"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String</w:t>
            </w:r>
          </w:p>
        </w:tc>
        <w:tc>
          <w:tcPr>
            <w:tcW w:w="1437" w:type="pct"/>
            <w:shd w:val="clear" w:color="auto" w:fill="auto"/>
          </w:tcPr>
          <w:p w14:paraId="28169091" w14:textId="77777777" w:rsidR="007F0E0D" w:rsidRPr="005F649F" w:rsidRDefault="007F0E0D" w:rsidP="00DE59B3">
            <w:pPr>
              <w:pStyle w:val="BodyTextTable"/>
              <w:rPr>
                <w:color w:val="000000" w:themeColor="dark1"/>
                <w:kern w:val="24"/>
                <w:szCs w:val="18"/>
              </w:rPr>
            </w:pPr>
            <w:r>
              <w:rPr>
                <w:color w:val="000000" w:themeColor="dark1"/>
                <w:kern w:val="24"/>
                <w:szCs w:val="18"/>
              </w:rPr>
              <w:t xml:space="preserve">Most frequently used network if 2G, 3G or 4G (existing in </w:t>
            </w:r>
            <w:proofErr w:type="spellStart"/>
            <w:r>
              <w:rPr>
                <w:color w:val="000000" w:themeColor="dark1"/>
                <w:kern w:val="24"/>
                <w:szCs w:val="18"/>
              </w:rPr>
              <w:t>Pontis</w:t>
            </w:r>
            <w:proofErr w:type="spellEnd"/>
            <w:r>
              <w:rPr>
                <w:color w:val="000000" w:themeColor="dark1"/>
                <w:kern w:val="24"/>
                <w:szCs w:val="18"/>
              </w:rPr>
              <w:t xml:space="preserve"> </w:t>
            </w:r>
            <w:proofErr w:type="spellStart"/>
            <w:r>
              <w:rPr>
                <w:color w:val="000000" w:themeColor="dark1"/>
                <w:kern w:val="24"/>
                <w:szCs w:val="18"/>
              </w:rPr>
              <w:t>iCLM</w:t>
            </w:r>
            <w:proofErr w:type="spellEnd"/>
            <w:r>
              <w:rPr>
                <w:color w:val="000000" w:themeColor="dark1"/>
                <w:kern w:val="24"/>
                <w:szCs w:val="18"/>
              </w:rPr>
              <w:t>)</w:t>
            </w:r>
          </w:p>
        </w:tc>
        <w:tc>
          <w:tcPr>
            <w:tcW w:w="730" w:type="pct"/>
            <w:shd w:val="clear" w:color="auto" w:fill="auto"/>
          </w:tcPr>
          <w:p w14:paraId="04B4C6D9" w14:textId="77777777" w:rsidR="007F0E0D" w:rsidRPr="005F649F" w:rsidRDefault="007F0E0D" w:rsidP="00C46382">
            <w:pPr>
              <w:pStyle w:val="BodyTextTable"/>
              <w:rPr>
                <w:color w:val="000000" w:themeColor="dark1"/>
                <w:kern w:val="24"/>
                <w:szCs w:val="18"/>
              </w:rPr>
            </w:pPr>
            <w:r>
              <w:rPr>
                <w:color w:val="000000" w:themeColor="dark1"/>
                <w:kern w:val="24"/>
                <w:szCs w:val="18"/>
              </w:rPr>
              <w:t>4G</w:t>
            </w:r>
          </w:p>
        </w:tc>
        <w:tc>
          <w:tcPr>
            <w:tcW w:w="526" w:type="pct"/>
            <w:shd w:val="clear" w:color="auto" w:fill="auto"/>
          </w:tcPr>
          <w:p w14:paraId="263D20D7" w14:textId="77777777" w:rsidR="007F0E0D" w:rsidRPr="005F649F" w:rsidRDefault="007F0E0D" w:rsidP="00C46382">
            <w:pPr>
              <w:pStyle w:val="BodyTextTable"/>
              <w:rPr>
                <w:color w:val="000000" w:themeColor="dark1"/>
                <w:kern w:val="24"/>
                <w:szCs w:val="18"/>
              </w:rPr>
            </w:pPr>
            <w:r>
              <w:rPr>
                <w:color w:val="000000" w:themeColor="dark1"/>
                <w:kern w:val="24"/>
                <w:szCs w:val="18"/>
              </w:rPr>
              <w:t>TECHDATA</w:t>
            </w:r>
          </w:p>
        </w:tc>
        <w:tc>
          <w:tcPr>
            <w:tcW w:w="335" w:type="pct"/>
            <w:shd w:val="clear" w:color="auto" w:fill="auto"/>
          </w:tcPr>
          <w:p w14:paraId="12219FD1" w14:textId="77777777" w:rsidR="007F0E0D" w:rsidRPr="005F649F" w:rsidRDefault="007F0E0D" w:rsidP="00C46382">
            <w:pPr>
              <w:pStyle w:val="BodyTextTable"/>
              <w:rPr>
                <w:color w:val="000000" w:themeColor="dark1"/>
                <w:kern w:val="24"/>
                <w:szCs w:val="18"/>
              </w:rPr>
            </w:pPr>
            <w:r>
              <w:rPr>
                <w:color w:val="000000" w:themeColor="dark1"/>
                <w:kern w:val="24"/>
                <w:szCs w:val="18"/>
              </w:rPr>
              <w:t>O</w:t>
            </w:r>
          </w:p>
        </w:tc>
      </w:tr>
      <w:tr w:rsidR="007F0E0D" w:rsidRPr="00404007" w14:paraId="21589CCC" w14:textId="77777777" w:rsidTr="00C46382">
        <w:trPr>
          <w:cantSplit/>
        </w:trPr>
        <w:tc>
          <w:tcPr>
            <w:tcW w:w="241" w:type="pct"/>
            <w:shd w:val="clear" w:color="auto" w:fill="auto"/>
          </w:tcPr>
          <w:p w14:paraId="31A6D458"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82CF441"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Average OB Revenue</w:t>
            </w:r>
          </w:p>
        </w:tc>
        <w:tc>
          <w:tcPr>
            <w:tcW w:w="673" w:type="pct"/>
            <w:shd w:val="clear" w:color="auto" w:fill="auto"/>
          </w:tcPr>
          <w:p w14:paraId="1FA35BF9"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Decimal (12,2)</w:t>
            </w:r>
          </w:p>
        </w:tc>
        <w:tc>
          <w:tcPr>
            <w:tcW w:w="1437" w:type="pct"/>
            <w:shd w:val="clear" w:color="auto" w:fill="auto"/>
          </w:tcPr>
          <w:p w14:paraId="590C2AAF" w14:textId="77777777" w:rsidR="007F0E0D" w:rsidRPr="005F649F" w:rsidRDefault="007F0E0D" w:rsidP="00DE59B3">
            <w:pPr>
              <w:pStyle w:val="BodyTextTable"/>
              <w:rPr>
                <w:color w:val="000000" w:themeColor="dark1"/>
                <w:kern w:val="24"/>
                <w:szCs w:val="18"/>
              </w:rPr>
            </w:pPr>
            <w:r>
              <w:rPr>
                <w:color w:val="000000" w:themeColor="dark1"/>
                <w:kern w:val="24"/>
                <w:szCs w:val="18"/>
              </w:rPr>
              <w:t>Average of the past 3 months OB (Outstanding Balance) Revenue</w:t>
            </w:r>
          </w:p>
        </w:tc>
        <w:tc>
          <w:tcPr>
            <w:tcW w:w="730" w:type="pct"/>
            <w:shd w:val="clear" w:color="auto" w:fill="auto"/>
          </w:tcPr>
          <w:p w14:paraId="42CE6380" w14:textId="77777777" w:rsidR="007F0E0D" w:rsidRPr="005F649F" w:rsidRDefault="007F0E0D" w:rsidP="00C46382">
            <w:pPr>
              <w:pStyle w:val="BodyTextTable"/>
              <w:rPr>
                <w:color w:val="000000" w:themeColor="dark1"/>
                <w:kern w:val="24"/>
                <w:szCs w:val="18"/>
              </w:rPr>
            </w:pPr>
            <w:r>
              <w:rPr>
                <w:color w:val="000000" w:themeColor="dark1"/>
                <w:kern w:val="24"/>
                <w:szCs w:val="18"/>
              </w:rPr>
              <w:t>1500.00</w:t>
            </w:r>
          </w:p>
        </w:tc>
        <w:tc>
          <w:tcPr>
            <w:tcW w:w="526" w:type="pct"/>
            <w:shd w:val="clear" w:color="auto" w:fill="auto"/>
          </w:tcPr>
          <w:p w14:paraId="02CBFCDF" w14:textId="77777777" w:rsidR="007F0E0D" w:rsidRPr="005F649F" w:rsidRDefault="007F0E0D" w:rsidP="00C46382">
            <w:pPr>
              <w:pStyle w:val="BodyTextTable"/>
              <w:rPr>
                <w:color w:val="000000" w:themeColor="dark1"/>
                <w:kern w:val="24"/>
                <w:szCs w:val="18"/>
              </w:rPr>
            </w:pPr>
            <w:r>
              <w:rPr>
                <w:color w:val="000000" w:themeColor="dark1"/>
                <w:kern w:val="24"/>
                <w:szCs w:val="18"/>
              </w:rPr>
              <w:t>TECHDATA</w:t>
            </w:r>
          </w:p>
        </w:tc>
        <w:tc>
          <w:tcPr>
            <w:tcW w:w="335" w:type="pct"/>
            <w:shd w:val="clear" w:color="auto" w:fill="auto"/>
          </w:tcPr>
          <w:p w14:paraId="66B0A28B" w14:textId="77777777" w:rsidR="007F0E0D" w:rsidRPr="005F649F" w:rsidRDefault="007F0E0D" w:rsidP="00C46382">
            <w:pPr>
              <w:pStyle w:val="BodyTextTable"/>
              <w:rPr>
                <w:color w:val="000000" w:themeColor="dark1"/>
                <w:kern w:val="24"/>
                <w:szCs w:val="18"/>
              </w:rPr>
            </w:pPr>
            <w:r>
              <w:rPr>
                <w:color w:val="000000" w:themeColor="dark1"/>
                <w:kern w:val="24"/>
                <w:szCs w:val="18"/>
              </w:rPr>
              <w:t>O</w:t>
            </w:r>
          </w:p>
        </w:tc>
      </w:tr>
      <w:tr w:rsidR="007F0E0D" w:rsidRPr="00404007" w14:paraId="688480B5" w14:textId="77777777" w:rsidTr="00566105">
        <w:trPr>
          <w:cantSplit/>
        </w:trPr>
        <w:tc>
          <w:tcPr>
            <w:tcW w:w="241" w:type="pct"/>
            <w:shd w:val="clear" w:color="auto" w:fill="auto"/>
          </w:tcPr>
          <w:p w14:paraId="5F83F09C" w14:textId="77777777" w:rsidR="007F0E0D" w:rsidRPr="003A4ED1" w:rsidRDefault="007F0E0D" w:rsidP="00C46382">
            <w:pPr>
              <w:pStyle w:val="BodyTextTable"/>
              <w:numPr>
                <w:ilvl w:val="0"/>
                <w:numId w:val="20"/>
              </w:numPr>
              <w:rPr>
                <w:szCs w:val="18"/>
              </w:rPr>
            </w:pPr>
          </w:p>
        </w:tc>
        <w:tc>
          <w:tcPr>
            <w:tcW w:w="1058" w:type="pct"/>
            <w:shd w:val="clear" w:color="auto" w:fill="auto"/>
          </w:tcPr>
          <w:p w14:paraId="63B27AD8"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Handset Model Tag</w:t>
            </w:r>
          </w:p>
        </w:tc>
        <w:tc>
          <w:tcPr>
            <w:tcW w:w="673" w:type="pct"/>
            <w:shd w:val="clear" w:color="auto" w:fill="auto"/>
          </w:tcPr>
          <w:p w14:paraId="511F9911" w14:textId="77777777" w:rsidR="007F0E0D" w:rsidRPr="005F649F" w:rsidRDefault="007F0E0D" w:rsidP="00C46382">
            <w:pPr>
              <w:pStyle w:val="BodyTextTable"/>
              <w:rPr>
                <w:color w:val="000000" w:themeColor="dark1"/>
                <w:kern w:val="24"/>
                <w:szCs w:val="18"/>
              </w:rPr>
            </w:pPr>
            <w:r w:rsidRPr="005F649F">
              <w:rPr>
                <w:color w:val="000000" w:themeColor="dark1"/>
                <w:kern w:val="24"/>
                <w:szCs w:val="18"/>
              </w:rPr>
              <w:t>String</w:t>
            </w:r>
          </w:p>
        </w:tc>
        <w:tc>
          <w:tcPr>
            <w:tcW w:w="1437" w:type="pct"/>
            <w:shd w:val="clear" w:color="auto" w:fill="auto"/>
          </w:tcPr>
          <w:p w14:paraId="444010E5" w14:textId="77777777" w:rsidR="007F0E0D" w:rsidRPr="005F649F" w:rsidRDefault="007F0E0D" w:rsidP="00DE59B3">
            <w:pPr>
              <w:pStyle w:val="BodyTextTable"/>
              <w:rPr>
                <w:color w:val="000000" w:themeColor="dark1"/>
                <w:kern w:val="24"/>
                <w:szCs w:val="18"/>
              </w:rPr>
            </w:pPr>
            <w:r>
              <w:rPr>
                <w:color w:val="000000" w:themeColor="dark1"/>
                <w:kern w:val="24"/>
                <w:szCs w:val="18"/>
              </w:rPr>
              <w:t>Handset Type</w:t>
            </w:r>
            <w:r>
              <w:rPr>
                <w:color w:val="000000" w:themeColor="dark1"/>
                <w:kern w:val="24"/>
                <w:szCs w:val="18"/>
              </w:rPr>
              <w:br/>
            </w:r>
            <w:r>
              <w:rPr>
                <w:color w:val="000000" w:themeColor="dark1"/>
                <w:kern w:val="24"/>
                <w:szCs w:val="18"/>
              </w:rPr>
              <w:br/>
              <w:t>Will use to determine the handset range value.</w:t>
            </w:r>
            <w:r>
              <w:rPr>
                <w:color w:val="000000" w:themeColor="dark1"/>
                <w:kern w:val="24"/>
                <w:szCs w:val="18"/>
              </w:rPr>
              <w:br/>
              <w:t>High: &gt;30k</w:t>
            </w:r>
            <w:r>
              <w:rPr>
                <w:color w:val="000000" w:themeColor="dark1"/>
                <w:kern w:val="24"/>
                <w:szCs w:val="18"/>
              </w:rPr>
              <w:br/>
              <w:t>Mid: &lt;30k to &gt;10k</w:t>
            </w:r>
            <w:r>
              <w:rPr>
                <w:color w:val="000000" w:themeColor="dark1"/>
                <w:kern w:val="24"/>
                <w:szCs w:val="18"/>
              </w:rPr>
              <w:br/>
              <w:t>Low: &lt;10k</w:t>
            </w:r>
          </w:p>
        </w:tc>
        <w:tc>
          <w:tcPr>
            <w:tcW w:w="730" w:type="pct"/>
            <w:shd w:val="clear" w:color="auto" w:fill="auto"/>
          </w:tcPr>
          <w:p w14:paraId="68D4F45C" w14:textId="77777777" w:rsidR="007F0E0D" w:rsidRPr="005F649F" w:rsidRDefault="007F0E0D" w:rsidP="00C46382">
            <w:pPr>
              <w:pStyle w:val="BodyTextTable"/>
              <w:rPr>
                <w:color w:val="000000" w:themeColor="dark1"/>
                <w:kern w:val="24"/>
                <w:szCs w:val="18"/>
              </w:rPr>
            </w:pPr>
            <w:r>
              <w:rPr>
                <w:color w:val="000000" w:themeColor="dark1"/>
                <w:kern w:val="24"/>
                <w:szCs w:val="18"/>
              </w:rPr>
              <w:t>High</w:t>
            </w:r>
          </w:p>
        </w:tc>
        <w:tc>
          <w:tcPr>
            <w:tcW w:w="526" w:type="pct"/>
            <w:shd w:val="clear" w:color="auto" w:fill="auto"/>
          </w:tcPr>
          <w:p w14:paraId="4CAF5F16" w14:textId="77777777" w:rsidR="007F0E0D" w:rsidRPr="005F649F" w:rsidRDefault="007F0E0D" w:rsidP="00C46382">
            <w:pPr>
              <w:pStyle w:val="BodyTextTable"/>
              <w:rPr>
                <w:color w:val="000000" w:themeColor="dark1"/>
                <w:kern w:val="24"/>
                <w:szCs w:val="18"/>
              </w:rPr>
            </w:pPr>
            <w:r>
              <w:rPr>
                <w:color w:val="000000" w:themeColor="dark1"/>
                <w:kern w:val="24"/>
                <w:szCs w:val="18"/>
              </w:rPr>
              <w:t>TECHDATA</w:t>
            </w:r>
          </w:p>
        </w:tc>
        <w:tc>
          <w:tcPr>
            <w:tcW w:w="335" w:type="pct"/>
            <w:shd w:val="clear" w:color="auto" w:fill="auto"/>
          </w:tcPr>
          <w:p w14:paraId="7EDFBDE2" w14:textId="77777777" w:rsidR="007F0E0D" w:rsidRPr="005F649F" w:rsidRDefault="007F0E0D" w:rsidP="00C46382">
            <w:pPr>
              <w:pStyle w:val="BodyTextTable"/>
              <w:rPr>
                <w:color w:val="000000" w:themeColor="dark1"/>
                <w:kern w:val="24"/>
                <w:szCs w:val="18"/>
              </w:rPr>
            </w:pPr>
            <w:r>
              <w:rPr>
                <w:color w:val="000000" w:themeColor="dark1"/>
                <w:kern w:val="24"/>
                <w:szCs w:val="18"/>
              </w:rPr>
              <w:t>O</w:t>
            </w:r>
          </w:p>
        </w:tc>
      </w:tr>
      <w:tr w:rsidR="00CE35F6" w:rsidRPr="00404007" w14:paraId="488EC209" w14:textId="77777777" w:rsidTr="00566105">
        <w:trPr>
          <w:cantSplit/>
        </w:trPr>
        <w:tc>
          <w:tcPr>
            <w:tcW w:w="241" w:type="pct"/>
            <w:shd w:val="clear" w:color="auto" w:fill="auto"/>
          </w:tcPr>
          <w:p w14:paraId="60B1C701" w14:textId="77777777" w:rsidR="00CE35F6" w:rsidRPr="003A4ED1" w:rsidRDefault="00CE35F6" w:rsidP="00CE35F6">
            <w:pPr>
              <w:pStyle w:val="BodyTextTable"/>
              <w:numPr>
                <w:ilvl w:val="0"/>
                <w:numId w:val="20"/>
              </w:numPr>
              <w:rPr>
                <w:szCs w:val="18"/>
              </w:rPr>
            </w:pPr>
          </w:p>
        </w:tc>
        <w:tc>
          <w:tcPr>
            <w:tcW w:w="1058" w:type="pct"/>
            <w:shd w:val="clear" w:color="auto" w:fill="auto"/>
          </w:tcPr>
          <w:p w14:paraId="1F2C4DD4" w14:textId="74C85957" w:rsidR="00CE35F6" w:rsidRPr="005F649F" w:rsidRDefault="00CE35F6" w:rsidP="00CE35F6">
            <w:pPr>
              <w:pStyle w:val="BodyTextTable"/>
              <w:rPr>
                <w:color w:val="000000" w:themeColor="dark1"/>
                <w:kern w:val="24"/>
                <w:szCs w:val="18"/>
              </w:rPr>
            </w:pPr>
            <w:r>
              <w:t>PlaceholderStr1</w:t>
            </w:r>
          </w:p>
        </w:tc>
        <w:tc>
          <w:tcPr>
            <w:tcW w:w="673" w:type="pct"/>
            <w:shd w:val="clear" w:color="auto" w:fill="auto"/>
          </w:tcPr>
          <w:p w14:paraId="01B2770A" w14:textId="4518639A" w:rsidR="00CE35F6" w:rsidRPr="005F649F" w:rsidRDefault="00CE35F6" w:rsidP="00CE35F6">
            <w:pPr>
              <w:pStyle w:val="BodyTextTable"/>
              <w:rPr>
                <w:color w:val="000000" w:themeColor="dark1"/>
                <w:kern w:val="24"/>
                <w:szCs w:val="18"/>
              </w:rPr>
            </w:pPr>
            <w:r>
              <w:rPr>
                <w:szCs w:val="18"/>
              </w:rPr>
              <w:t>String</w:t>
            </w:r>
          </w:p>
        </w:tc>
        <w:tc>
          <w:tcPr>
            <w:tcW w:w="1437" w:type="pct"/>
            <w:shd w:val="clear" w:color="auto" w:fill="auto"/>
          </w:tcPr>
          <w:p w14:paraId="368D76E0" w14:textId="53B1F4AB"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6C164AB6" w14:textId="77777777" w:rsidR="00CE35F6" w:rsidRDefault="00CE35F6" w:rsidP="00CE35F6">
            <w:pPr>
              <w:pStyle w:val="BodyTextTable"/>
              <w:rPr>
                <w:color w:val="000000" w:themeColor="dark1"/>
                <w:kern w:val="24"/>
                <w:szCs w:val="18"/>
              </w:rPr>
            </w:pPr>
          </w:p>
        </w:tc>
        <w:tc>
          <w:tcPr>
            <w:tcW w:w="526" w:type="pct"/>
            <w:shd w:val="clear" w:color="auto" w:fill="auto"/>
          </w:tcPr>
          <w:p w14:paraId="2E3D2912" w14:textId="6FCB3812" w:rsidR="00CE35F6" w:rsidRDefault="00CE35F6" w:rsidP="00CE35F6">
            <w:pPr>
              <w:pStyle w:val="BodyTextTable"/>
              <w:rPr>
                <w:color w:val="000000" w:themeColor="dark1"/>
                <w:kern w:val="24"/>
                <w:szCs w:val="18"/>
              </w:rPr>
            </w:pPr>
          </w:p>
        </w:tc>
        <w:tc>
          <w:tcPr>
            <w:tcW w:w="335" w:type="pct"/>
            <w:shd w:val="clear" w:color="auto" w:fill="auto"/>
          </w:tcPr>
          <w:p w14:paraId="7B5D623D" w14:textId="7F971DFD"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250097D1" w14:textId="77777777" w:rsidTr="00566105">
        <w:trPr>
          <w:cantSplit/>
        </w:trPr>
        <w:tc>
          <w:tcPr>
            <w:tcW w:w="241" w:type="pct"/>
            <w:shd w:val="clear" w:color="auto" w:fill="auto"/>
          </w:tcPr>
          <w:p w14:paraId="0F30E411" w14:textId="77777777" w:rsidR="00CE35F6" w:rsidRPr="003A4ED1" w:rsidRDefault="00CE35F6" w:rsidP="00CE35F6">
            <w:pPr>
              <w:pStyle w:val="BodyTextTable"/>
              <w:numPr>
                <w:ilvl w:val="0"/>
                <w:numId w:val="20"/>
              </w:numPr>
              <w:rPr>
                <w:szCs w:val="18"/>
              </w:rPr>
            </w:pPr>
          </w:p>
        </w:tc>
        <w:tc>
          <w:tcPr>
            <w:tcW w:w="1058" w:type="pct"/>
            <w:shd w:val="clear" w:color="auto" w:fill="auto"/>
          </w:tcPr>
          <w:p w14:paraId="61AA0DF5" w14:textId="53B04483" w:rsidR="00CE35F6" w:rsidRPr="005F649F" w:rsidRDefault="00CE35F6" w:rsidP="00CE35F6">
            <w:pPr>
              <w:pStyle w:val="BodyTextTable"/>
              <w:rPr>
                <w:color w:val="000000" w:themeColor="dark1"/>
                <w:kern w:val="24"/>
                <w:szCs w:val="18"/>
              </w:rPr>
            </w:pPr>
            <w:r>
              <w:t>PlaceholderStr2</w:t>
            </w:r>
          </w:p>
        </w:tc>
        <w:tc>
          <w:tcPr>
            <w:tcW w:w="673" w:type="pct"/>
            <w:shd w:val="clear" w:color="auto" w:fill="auto"/>
          </w:tcPr>
          <w:p w14:paraId="53E6492B" w14:textId="2C412697" w:rsidR="00CE35F6" w:rsidRPr="005F649F" w:rsidRDefault="00CE35F6" w:rsidP="00CE35F6">
            <w:pPr>
              <w:pStyle w:val="BodyTextTable"/>
              <w:rPr>
                <w:color w:val="000000" w:themeColor="dark1"/>
                <w:kern w:val="24"/>
                <w:szCs w:val="18"/>
              </w:rPr>
            </w:pPr>
            <w:r>
              <w:rPr>
                <w:szCs w:val="18"/>
              </w:rPr>
              <w:t>String</w:t>
            </w:r>
          </w:p>
        </w:tc>
        <w:tc>
          <w:tcPr>
            <w:tcW w:w="1437" w:type="pct"/>
            <w:shd w:val="clear" w:color="auto" w:fill="auto"/>
          </w:tcPr>
          <w:p w14:paraId="4491D64E" w14:textId="5A722FE4"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29D74674" w14:textId="77777777" w:rsidR="00CE35F6" w:rsidRDefault="00CE35F6" w:rsidP="00CE35F6">
            <w:pPr>
              <w:pStyle w:val="BodyTextTable"/>
              <w:rPr>
                <w:color w:val="000000" w:themeColor="dark1"/>
                <w:kern w:val="24"/>
                <w:szCs w:val="18"/>
              </w:rPr>
            </w:pPr>
          </w:p>
        </w:tc>
        <w:tc>
          <w:tcPr>
            <w:tcW w:w="526" w:type="pct"/>
            <w:shd w:val="clear" w:color="auto" w:fill="auto"/>
          </w:tcPr>
          <w:p w14:paraId="42B69AFF" w14:textId="62330C3D" w:rsidR="00CE35F6" w:rsidRDefault="00CE35F6" w:rsidP="00CE35F6">
            <w:pPr>
              <w:pStyle w:val="BodyTextTable"/>
              <w:rPr>
                <w:color w:val="000000" w:themeColor="dark1"/>
                <w:kern w:val="24"/>
                <w:szCs w:val="18"/>
              </w:rPr>
            </w:pPr>
          </w:p>
        </w:tc>
        <w:tc>
          <w:tcPr>
            <w:tcW w:w="335" w:type="pct"/>
            <w:shd w:val="clear" w:color="auto" w:fill="auto"/>
          </w:tcPr>
          <w:p w14:paraId="7264EDB8" w14:textId="6C27339B"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14F87EE6" w14:textId="77777777" w:rsidTr="00566105">
        <w:trPr>
          <w:cantSplit/>
        </w:trPr>
        <w:tc>
          <w:tcPr>
            <w:tcW w:w="241" w:type="pct"/>
            <w:shd w:val="clear" w:color="auto" w:fill="auto"/>
          </w:tcPr>
          <w:p w14:paraId="6593EA4E" w14:textId="77777777" w:rsidR="00CE35F6" w:rsidRPr="003A4ED1" w:rsidRDefault="00CE35F6" w:rsidP="00CE35F6">
            <w:pPr>
              <w:pStyle w:val="BodyTextTable"/>
              <w:numPr>
                <w:ilvl w:val="0"/>
                <w:numId w:val="20"/>
              </w:numPr>
              <w:rPr>
                <w:szCs w:val="18"/>
              </w:rPr>
            </w:pPr>
          </w:p>
        </w:tc>
        <w:tc>
          <w:tcPr>
            <w:tcW w:w="1058" w:type="pct"/>
            <w:shd w:val="clear" w:color="auto" w:fill="auto"/>
          </w:tcPr>
          <w:p w14:paraId="76909B15" w14:textId="5AFE20D2" w:rsidR="00CE35F6" w:rsidRPr="005F649F" w:rsidRDefault="00CE35F6" w:rsidP="00CE35F6">
            <w:pPr>
              <w:pStyle w:val="BodyTextTable"/>
              <w:rPr>
                <w:color w:val="000000" w:themeColor="dark1"/>
                <w:kern w:val="24"/>
                <w:szCs w:val="18"/>
              </w:rPr>
            </w:pPr>
            <w:r>
              <w:t>PlaceholderStr3</w:t>
            </w:r>
          </w:p>
        </w:tc>
        <w:tc>
          <w:tcPr>
            <w:tcW w:w="673" w:type="pct"/>
            <w:shd w:val="clear" w:color="auto" w:fill="auto"/>
          </w:tcPr>
          <w:p w14:paraId="249A7249" w14:textId="623E03F6" w:rsidR="00CE35F6" w:rsidRPr="005F649F" w:rsidRDefault="00CE35F6" w:rsidP="00CE35F6">
            <w:pPr>
              <w:pStyle w:val="BodyTextTable"/>
              <w:rPr>
                <w:color w:val="000000" w:themeColor="dark1"/>
                <w:kern w:val="24"/>
                <w:szCs w:val="18"/>
              </w:rPr>
            </w:pPr>
            <w:r>
              <w:rPr>
                <w:szCs w:val="18"/>
              </w:rPr>
              <w:t>String</w:t>
            </w:r>
          </w:p>
        </w:tc>
        <w:tc>
          <w:tcPr>
            <w:tcW w:w="1437" w:type="pct"/>
            <w:shd w:val="clear" w:color="auto" w:fill="auto"/>
          </w:tcPr>
          <w:p w14:paraId="541F2586" w14:textId="002ACEE3"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49EF58B3" w14:textId="77777777" w:rsidR="00CE35F6" w:rsidRDefault="00CE35F6" w:rsidP="00CE35F6">
            <w:pPr>
              <w:pStyle w:val="BodyTextTable"/>
              <w:rPr>
                <w:color w:val="000000" w:themeColor="dark1"/>
                <w:kern w:val="24"/>
                <w:szCs w:val="18"/>
              </w:rPr>
            </w:pPr>
          </w:p>
        </w:tc>
        <w:tc>
          <w:tcPr>
            <w:tcW w:w="526" w:type="pct"/>
            <w:shd w:val="clear" w:color="auto" w:fill="auto"/>
          </w:tcPr>
          <w:p w14:paraId="7E2AAEC1" w14:textId="5B696A2F" w:rsidR="00CE35F6" w:rsidRDefault="00CE35F6" w:rsidP="00CE35F6">
            <w:pPr>
              <w:pStyle w:val="BodyTextTable"/>
              <w:rPr>
                <w:color w:val="000000" w:themeColor="dark1"/>
                <w:kern w:val="24"/>
                <w:szCs w:val="18"/>
              </w:rPr>
            </w:pPr>
          </w:p>
        </w:tc>
        <w:tc>
          <w:tcPr>
            <w:tcW w:w="335" w:type="pct"/>
            <w:shd w:val="clear" w:color="auto" w:fill="auto"/>
          </w:tcPr>
          <w:p w14:paraId="467F1940" w14:textId="40EBE968"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2E04FC6F" w14:textId="77777777" w:rsidTr="00566105">
        <w:trPr>
          <w:cantSplit/>
        </w:trPr>
        <w:tc>
          <w:tcPr>
            <w:tcW w:w="241" w:type="pct"/>
            <w:shd w:val="clear" w:color="auto" w:fill="auto"/>
          </w:tcPr>
          <w:p w14:paraId="68E8CB86" w14:textId="77777777" w:rsidR="00CE35F6" w:rsidRPr="003A4ED1" w:rsidRDefault="00CE35F6" w:rsidP="00CE35F6">
            <w:pPr>
              <w:pStyle w:val="BodyTextTable"/>
              <w:numPr>
                <w:ilvl w:val="0"/>
                <w:numId w:val="20"/>
              </w:numPr>
              <w:rPr>
                <w:szCs w:val="18"/>
              </w:rPr>
            </w:pPr>
          </w:p>
        </w:tc>
        <w:tc>
          <w:tcPr>
            <w:tcW w:w="1058" w:type="pct"/>
            <w:shd w:val="clear" w:color="auto" w:fill="auto"/>
          </w:tcPr>
          <w:p w14:paraId="45D4C5DF" w14:textId="54B24E81" w:rsidR="00CE35F6" w:rsidRPr="005F649F" w:rsidRDefault="00CE35F6" w:rsidP="00CE35F6">
            <w:pPr>
              <w:pStyle w:val="BodyTextTable"/>
              <w:rPr>
                <w:color w:val="000000" w:themeColor="dark1"/>
                <w:kern w:val="24"/>
                <w:szCs w:val="18"/>
              </w:rPr>
            </w:pPr>
            <w:r>
              <w:t>PlaceholderStr4</w:t>
            </w:r>
          </w:p>
        </w:tc>
        <w:tc>
          <w:tcPr>
            <w:tcW w:w="673" w:type="pct"/>
            <w:shd w:val="clear" w:color="auto" w:fill="auto"/>
          </w:tcPr>
          <w:p w14:paraId="0EB7CEF6" w14:textId="577A8AD5" w:rsidR="00CE35F6" w:rsidRPr="005F649F" w:rsidRDefault="00CE35F6" w:rsidP="00CE35F6">
            <w:pPr>
              <w:pStyle w:val="BodyTextTable"/>
              <w:rPr>
                <w:color w:val="000000" w:themeColor="dark1"/>
                <w:kern w:val="24"/>
                <w:szCs w:val="18"/>
              </w:rPr>
            </w:pPr>
            <w:r>
              <w:rPr>
                <w:szCs w:val="18"/>
              </w:rPr>
              <w:t>String</w:t>
            </w:r>
          </w:p>
        </w:tc>
        <w:tc>
          <w:tcPr>
            <w:tcW w:w="1437" w:type="pct"/>
            <w:shd w:val="clear" w:color="auto" w:fill="auto"/>
          </w:tcPr>
          <w:p w14:paraId="3C8B69C4" w14:textId="132CEA85"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4B655919" w14:textId="77777777" w:rsidR="00CE35F6" w:rsidRDefault="00CE35F6" w:rsidP="00CE35F6">
            <w:pPr>
              <w:pStyle w:val="BodyTextTable"/>
              <w:rPr>
                <w:color w:val="000000" w:themeColor="dark1"/>
                <w:kern w:val="24"/>
                <w:szCs w:val="18"/>
              </w:rPr>
            </w:pPr>
          </w:p>
        </w:tc>
        <w:tc>
          <w:tcPr>
            <w:tcW w:w="526" w:type="pct"/>
            <w:shd w:val="clear" w:color="auto" w:fill="auto"/>
          </w:tcPr>
          <w:p w14:paraId="0A17E635" w14:textId="761B67BC" w:rsidR="00CE35F6" w:rsidRDefault="00CE35F6" w:rsidP="00CE35F6">
            <w:pPr>
              <w:pStyle w:val="BodyTextTable"/>
              <w:rPr>
                <w:color w:val="000000" w:themeColor="dark1"/>
                <w:kern w:val="24"/>
                <w:szCs w:val="18"/>
              </w:rPr>
            </w:pPr>
          </w:p>
        </w:tc>
        <w:tc>
          <w:tcPr>
            <w:tcW w:w="335" w:type="pct"/>
            <w:shd w:val="clear" w:color="auto" w:fill="auto"/>
          </w:tcPr>
          <w:p w14:paraId="51E735BA" w14:textId="29E3F5E8"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7647F68E" w14:textId="77777777" w:rsidTr="00566105">
        <w:trPr>
          <w:cantSplit/>
        </w:trPr>
        <w:tc>
          <w:tcPr>
            <w:tcW w:w="241" w:type="pct"/>
            <w:shd w:val="clear" w:color="auto" w:fill="auto"/>
          </w:tcPr>
          <w:p w14:paraId="08159D3C" w14:textId="77777777" w:rsidR="00CE35F6" w:rsidRPr="003A4ED1" w:rsidRDefault="00CE35F6" w:rsidP="00CE35F6">
            <w:pPr>
              <w:pStyle w:val="BodyTextTable"/>
              <w:numPr>
                <w:ilvl w:val="0"/>
                <w:numId w:val="20"/>
              </w:numPr>
              <w:rPr>
                <w:szCs w:val="18"/>
              </w:rPr>
            </w:pPr>
          </w:p>
        </w:tc>
        <w:tc>
          <w:tcPr>
            <w:tcW w:w="1058" w:type="pct"/>
            <w:shd w:val="clear" w:color="auto" w:fill="auto"/>
          </w:tcPr>
          <w:p w14:paraId="403DB913" w14:textId="19ACA309" w:rsidR="00CE35F6" w:rsidRPr="005F649F" w:rsidRDefault="00CE35F6" w:rsidP="00CE35F6">
            <w:pPr>
              <w:pStyle w:val="BodyTextTable"/>
              <w:rPr>
                <w:color w:val="000000" w:themeColor="dark1"/>
                <w:kern w:val="24"/>
                <w:szCs w:val="18"/>
              </w:rPr>
            </w:pPr>
            <w:r>
              <w:t>PlaceholderStr5</w:t>
            </w:r>
          </w:p>
        </w:tc>
        <w:tc>
          <w:tcPr>
            <w:tcW w:w="673" w:type="pct"/>
            <w:shd w:val="clear" w:color="auto" w:fill="auto"/>
          </w:tcPr>
          <w:p w14:paraId="1AF1E32C" w14:textId="0EF7489E" w:rsidR="00CE35F6" w:rsidRPr="005F649F" w:rsidRDefault="00CE35F6" w:rsidP="00CE35F6">
            <w:pPr>
              <w:pStyle w:val="BodyTextTable"/>
              <w:rPr>
                <w:color w:val="000000" w:themeColor="dark1"/>
                <w:kern w:val="24"/>
                <w:szCs w:val="18"/>
              </w:rPr>
            </w:pPr>
            <w:r>
              <w:rPr>
                <w:szCs w:val="18"/>
              </w:rPr>
              <w:t>String</w:t>
            </w:r>
          </w:p>
        </w:tc>
        <w:tc>
          <w:tcPr>
            <w:tcW w:w="1437" w:type="pct"/>
            <w:shd w:val="clear" w:color="auto" w:fill="auto"/>
          </w:tcPr>
          <w:p w14:paraId="4CA4DD95" w14:textId="3FA99FA7"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6BD58BB9" w14:textId="77777777" w:rsidR="00CE35F6" w:rsidRDefault="00CE35F6" w:rsidP="00CE35F6">
            <w:pPr>
              <w:pStyle w:val="BodyTextTable"/>
              <w:rPr>
                <w:color w:val="000000" w:themeColor="dark1"/>
                <w:kern w:val="24"/>
                <w:szCs w:val="18"/>
              </w:rPr>
            </w:pPr>
          </w:p>
        </w:tc>
        <w:tc>
          <w:tcPr>
            <w:tcW w:w="526" w:type="pct"/>
            <w:shd w:val="clear" w:color="auto" w:fill="auto"/>
          </w:tcPr>
          <w:p w14:paraId="7A5E15F0" w14:textId="14678F43" w:rsidR="00CE35F6" w:rsidRDefault="00CE35F6" w:rsidP="00CE35F6">
            <w:pPr>
              <w:pStyle w:val="BodyTextTable"/>
              <w:rPr>
                <w:color w:val="000000" w:themeColor="dark1"/>
                <w:kern w:val="24"/>
                <w:szCs w:val="18"/>
              </w:rPr>
            </w:pPr>
          </w:p>
        </w:tc>
        <w:tc>
          <w:tcPr>
            <w:tcW w:w="335" w:type="pct"/>
            <w:shd w:val="clear" w:color="auto" w:fill="auto"/>
          </w:tcPr>
          <w:p w14:paraId="067CA163" w14:textId="06582954"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657240" w:rsidRPr="00404007" w14:paraId="16679FFC" w14:textId="77777777" w:rsidTr="006A33B4">
        <w:trPr>
          <w:cantSplit/>
        </w:trPr>
        <w:tc>
          <w:tcPr>
            <w:tcW w:w="241" w:type="pct"/>
            <w:shd w:val="clear" w:color="auto" w:fill="auto"/>
          </w:tcPr>
          <w:p w14:paraId="212036A4" w14:textId="77777777" w:rsidR="00657240" w:rsidRPr="003A4ED1" w:rsidRDefault="00657240" w:rsidP="006A33B4">
            <w:pPr>
              <w:pStyle w:val="BodyTextTable"/>
              <w:numPr>
                <w:ilvl w:val="0"/>
                <w:numId w:val="20"/>
              </w:numPr>
              <w:rPr>
                <w:szCs w:val="18"/>
              </w:rPr>
            </w:pPr>
          </w:p>
        </w:tc>
        <w:tc>
          <w:tcPr>
            <w:tcW w:w="1058" w:type="pct"/>
            <w:shd w:val="clear" w:color="auto" w:fill="auto"/>
          </w:tcPr>
          <w:p w14:paraId="6BDCF9BB" w14:textId="464B0E6C" w:rsidR="00657240" w:rsidRPr="005F649F" w:rsidRDefault="00657240" w:rsidP="006A33B4">
            <w:pPr>
              <w:pStyle w:val="BodyTextTable"/>
              <w:rPr>
                <w:color w:val="000000" w:themeColor="dark1"/>
                <w:kern w:val="24"/>
                <w:szCs w:val="18"/>
              </w:rPr>
            </w:pPr>
            <w:r>
              <w:t>PlaceholderStr6</w:t>
            </w:r>
          </w:p>
        </w:tc>
        <w:tc>
          <w:tcPr>
            <w:tcW w:w="673" w:type="pct"/>
            <w:shd w:val="clear" w:color="auto" w:fill="auto"/>
          </w:tcPr>
          <w:p w14:paraId="17657811" w14:textId="77777777" w:rsidR="00657240" w:rsidRPr="005F649F" w:rsidRDefault="00657240" w:rsidP="006A33B4">
            <w:pPr>
              <w:pStyle w:val="BodyTextTable"/>
              <w:rPr>
                <w:color w:val="000000" w:themeColor="dark1"/>
                <w:kern w:val="24"/>
                <w:szCs w:val="18"/>
              </w:rPr>
            </w:pPr>
            <w:r>
              <w:rPr>
                <w:szCs w:val="18"/>
              </w:rPr>
              <w:t>String</w:t>
            </w:r>
          </w:p>
        </w:tc>
        <w:tc>
          <w:tcPr>
            <w:tcW w:w="1437" w:type="pct"/>
            <w:shd w:val="clear" w:color="auto" w:fill="auto"/>
          </w:tcPr>
          <w:p w14:paraId="2ABBE4D7" w14:textId="77777777" w:rsidR="00657240" w:rsidRDefault="00657240" w:rsidP="006A33B4">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0546DC95" w14:textId="77777777" w:rsidR="00657240" w:rsidRDefault="00657240" w:rsidP="006A33B4">
            <w:pPr>
              <w:pStyle w:val="BodyTextTable"/>
              <w:rPr>
                <w:color w:val="000000" w:themeColor="dark1"/>
                <w:kern w:val="24"/>
                <w:szCs w:val="18"/>
              </w:rPr>
            </w:pPr>
          </w:p>
        </w:tc>
        <w:tc>
          <w:tcPr>
            <w:tcW w:w="526" w:type="pct"/>
            <w:shd w:val="clear" w:color="auto" w:fill="auto"/>
          </w:tcPr>
          <w:p w14:paraId="0A88F6C1" w14:textId="77777777" w:rsidR="00657240" w:rsidRDefault="00657240" w:rsidP="006A33B4">
            <w:pPr>
              <w:pStyle w:val="BodyTextTable"/>
              <w:rPr>
                <w:color w:val="000000" w:themeColor="dark1"/>
                <w:kern w:val="24"/>
                <w:szCs w:val="18"/>
              </w:rPr>
            </w:pPr>
          </w:p>
        </w:tc>
        <w:tc>
          <w:tcPr>
            <w:tcW w:w="335" w:type="pct"/>
            <w:shd w:val="clear" w:color="auto" w:fill="auto"/>
          </w:tcPr>
          <w:p w14:paraId="436F0D8D" w14:textId="77777777" w:rsidR="00657240" w:rsidRDefault="00657240" w:rsidP="006A33B4">
            <w:pPr>
              <w:pStyle w:val="BodyTextTable"/>
              <w:rPr>
                <w:color w:val="000000" w:themeColor="dark1"/>
                <w:kern w:val="24"/>
                <w:szCs w:val="18"/>
              </w:rPr>
            </w:pPr>
            <w:r w:rsidRPr="00112152">
              <w:rPr>
                <w:color w:val="000000" w:themeColor="dark1"/>
                <w:kern w:val="24"/>
                <w:szCs w:val="18"/>
              </w:rPr>
              <w:t>O</w:t>
            </w:r>
          </w:p>
        </w:tc>
      </w:tr>
      <w:tr w:rsidR="00657240" w:rsidRPr="00404007" w14:paraId="42523B8C" w14:textId="77777777" w:rsidTr="006A33B4">
        <w:trPr>
          <w:cantSplit/>
        </w:trPr>
        <w:tc>
          <w:tcPr>
            <w:tcW w:w="241" w:type="pct"/>
            <w:shd w:val="clear" w:color="auto" w:fill="auto"/>
          </w:tcPr>
          <w:p w14:paraId="20713E25" w14:textId="77777777" w:rsidR="00657240" w:rsidRPr="003A4ED1" w:rsidRDefault="00657240" w:rsidP="006A33B4">
            <w:pPr>
              <w:pStyle w:val="BodyTextTable"/>
              <w:numPr>
                <w:ilvl w:val="0"/>
                <w:numId w:val="20"/>
              </w:numPr>
              <w:rPr>
                <w:szCs w:val="18"/>
              </w:rPr>
            </w:pPr>
          </w:p>
        </w:tc>
        <w:tc>
          <w:tcPr>
            <w:tcW w:w="1058" w:type="pct"/>
            <w:shd w:val="clear" w:color="auto" w:fill="auto"/>
          </w:tcPr>
          <w:p w14:paraId="3369E2BD" w14:textId="2577B623" w:rsidR="00657240" w:rsidRPr="005F649F" w:rsidRDefault="00657240" w:rsidP="006A33B4">
            <w:pPr>
              <w:pStyle w:val="BodyTextTable"/>
              <w:rPr>
                <w:color w:val="000000" w:themeColor="dark1"/>
                <w:kern w:val="24"/>
                <w:szCs w:val="18"/>
              </w:rPr>
            </w:pPr>
            <w:r>
              <w:t>PlaceholderStr7</w:t>
            </w:r>
          </w:p>
        </w:tc>
        <w:tc>
          <w:tcPr>
            <w:tcW w:w="673" w:type="pct"/>
            <w:shd w:val="clear" w:color="auto" w:fill="auto"/>
          </w:tcPr>
          <w:p w14:paraId="002C4993" w14:textId="77777777" w:rsidR="00657240" w:rsidRPr="005F649F" w:rsidRDefault="00657240" w:rsidP="006A33B4">
            <w:pPr>
              <w:pStyle w:val="BodyTextTable"/>
              <w:rPr>
                <w:color w:val="000000" w:themeColor="dark1"/>
                <w:kern w:val="24"/>
                <w:szCs w:val="18"/>
              </w:rPr>
            </w:pPr>
            <w:r>
              <w:rPr>
                <w:szCs w:val="18"/>
              </w:rPr>
              <w:t>String</w:t>
            </w:r>
          </w:p>
        </w:tc>
        <w:tc>
          <w:tcPr>
            <w:tcW w:w="1437" w:type="pct"/>
            <w:shd w:val="clear" w:color="auto" w:fill="auto"/>
          </w:tcPr>
          <w:p w14:paraId="3E0F48DF" w14:textId="77777777" w:rsidR="00657240" w:rsidRDefault="00657240" w:rsidP="006A33B4">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6B6B5CE4" w14:textId="77777777" w:rsidR="00657240" w:rsidRDefault="00657240" w:rsidP="006A33B4">
            <w:pPr>
              <w:pStyle w:val="BodyTextTable"/>
              <w:rPr>
                <w:color w:val="000000" w:themeColor="dark1"/>
                <w:kern w:val="24"/>
                <w:szCs w:val="18"/>
              </w:rPr>
            </w:pPr>
          </w:p>
        </w:tc>
        <w:tc>
          <w:tcPr>
            <w:tcW w:w="526" w:type="pct"/>
            <w:shd w:val="clear" w:color="auto" w:fill="auto"/>
          </w:tcPr>
          <w:p w14:paraId="10D782CE" w14:textId="77777777" w:rsidR="00657240" w:rsidRDefault="00657240" w:rsidP="006A33B4">
            <w:pPr>
              <w:pStyle w:val="BodyTextTable"/>
              <w:rPr>
                <w:color w:val="000000" w:themeColor="dark1"/>
                <w:kern w:val="24"/>
                <w:szCs w:val="18"/>
              </w:rPr>
            </w:pPr>
          </w:p>
        </w:tc>
        <w:tc>
          <w:tcPr>
            <w:tcW w:w="335" w:type="pct"/>
            <w:shd w:val="clear" w:color="auto" w:fill="auto"/>
          </w:tcPr>
          <w:p w14:paraId="36C1C292" w14:textId="77777777" w:rsidR="00657240" w:rsidRDefault="00657240" w:rsidP="006A33B4">
            <w:pPr>
              <w:pStyle w:val="BodyTextTable"/>
              <w:rPr>
                <w:color w:val="000000" w:themeColor="dark1"/>
                <w:kern w:val="24"/>
                <w:szCs w:val="18"/>
              </w:rPr>
            </w:pPr>
            <w:r w:rsidRPr="00112152">
              <w:rPr>
                <w:color w:val="000000" w:themeColor="dark1"/>
                <w:kern w:val="24"/>
                <w:szCs w:val="18"/>
              </w:rPr>
              <w:t>O</w:t>
            </w:r>
          </w:p>
        </w:tc>
      </w:tr>
      <w:tr w:rsidR="00657240" w:rsidRPr="00404007" w14:paraId="19E0C203" w14:textId="77777777" w:rsidTr="006A33B4">
        <w:trPr>
          <w:cantSplit/>
        </w:trPr>
        <w:tc>
          <w:tcPr>
            <w:tcW w:w="241" w:type="pct"/>
            <w:shd w:val="clear" w:color="auto" w:fill="auto"/>
          </w:tcPr>
          <w:p w14:paraId="67C341E6" w14:textId="77777777" w:rsidR="00657240" w:rsidRPr="003A4ED1" w:rsidRDefault="00657240" w:rsidP="006A33B4">
            <w:pPr>
              <w:pStyle w:val="BodyTextTable"/>
              <w:numPr>
                <w:ilvl w:val="0"/>
                <w:numId w:val="20"/>
              </w:numPr>
              <w:rPr>
                <w:szCs w:val="18"/>
              </w:rPr>
            </w:pPr>
          </w:p>
        </w:tc>
        <w:tc>
          <w:tcPr>
            <w:tcW w:w="1058" w:type="pct"/>
            <w:shd w:val="clear" w:color="auto" w:fill="auto"/>
          </w:tcPr>
          <w:p w14:paraId="48C3FECE" w14:textId="51959AE4" w:rsidR="00657240" w:rsidRPr="005F649F" w:rsidRDefault="00657240" w:rsidP="006A33B4">
            <w:pPr>
              <w:pStyle w:val="BodyTextTable"/>
              <w:rPr>
                <w:color w:val="000000" w:themeColor="dark1"/>
                <w:kern w:val="24"/>
                <w:szCs w:val="18"/>
              </w:rPr>
            </w:pPr>
            <w:r>
              <w:t>PlaceholderStr8</w:t>
            </w:r>
          </w:p>
        </w:tc>
        <w:tc>
          <w:tcPr>
            <w:tcW w:w="673" w:type="pct"/>
            <w:shd w:val="clear" w:color="auto" w:fill="auto"/>
          </w:tcPr>
          <w:p w14:paraId="2212EE0B" w14:textId="77777777" w:rsidR="00657240" w:rsidRPr="005F649F" w:rsidRDefault="00657240" w:rsidP="006A33B4">
            <w:pPr>
              <w:pStyle w:val="BodyTextTable"/>
              <w:rPr>
                <w:color w:val="000000" w:themeColor="dark1"/>
                <w:kern w:val="24"/>
                <w:szCs w:val="18"/>
              </w:rPr>
            </w:pPr>
            <w:r>
              <w:rPr>
                <w:szCs w:val="18"/>
              </w:rPr>
              <w:t>String</w:t>
            </w:r>
          </w:p>
        </w:tc>
        <w:tc>
          <w:tcPr>
            <w:tcW w:w="1437" w:type="pct"/>
            <w:shd w:val="clear" w:color="auto" w:fill="auto"/>
          </w:tcPr>
          <w:p w14:paraId="4B42E13B" w14:textId="77777777" w:rsidR="00657240" w:rsidRDefault="00657240" w:rsidP="006A33B4">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5FC767FA" w14:textId="77777777" w:rsidR="00657240" w:rsidRDefault="00657240" w:rsidP="006A33B4">
            <w:pPr>
              <w:pStyle w:val="BodyTextTable"/>
              <w:rPr>
                <w:color w:val="000000" w:themeColor="dark1"/>
                <w:kern w:val="24"/>
                <w:szCs w:val="18"/>
              </w:rPr>
            </w:pPr>
          </w:p>
        </w:tc>
        <w:tc>
          <w:tcPr>
            <w:tcW w:w="526" w:type="pct"/>
            <w:shd w:val="clear" w:color="auto" w:fill="auto"/>
          </w:tcPr>
          <w:p w14:paraId="7FECCFF6" w14:textId="77777777" w:rsidR="00657240" w:rsidRDefault="00657240" w:rsidP="006A33B4">
            <w:pPr>
              <w:pStyle w:val="BodyTextTable"/>
              <w:rPr>
                <w:color w:val="000000" w:themeColor="dark1"/>
                <w:kern w:val="24"/>
                <w:szCs w:val="18"/>
              </w:rPr>
            </w:pPr>
          </w:p>
        </w:tc>
        <w:tc>
          <w:tcPr>
            <w:tcW w:w="335" w:type="pct"/>
            <w:shd w:val="clear" w:color="auto" w:fill="auto"/>
          </w:tcPr>
          <w:p w14:paraId="3AF31105" w14:textId="77777777" w:rsidR="00657240" w:rsidRDefault="00657240" w:rsidP="006A33B4">
            <w:pPr>
              <w:pStyle w:val="BodyTextTable"/>
              <w:rPr>
                <w:color w:val="000000" w:themeColor="dark1"/>
                <w:kern w:val="24"/>
                <w:szCs w:val="18"/>
              </w:rPr>
            </w:pPr>
            <w:r w:rsidRPr="00112152">
              <w:rPr>
                <w:color w:val="000000" w:themeColor="dark1"/>
                <w:kern w:val="24"/>
                <w:szCs w:val="18"/>
              </w:rPr>
              <w:t>O</w:t>
            </w:r>
          </w:p>
        </w:tc>
      </w:tr>
      <w:tr w:rsidR="00657240" w:rsidRPr="00404007" w14:paraId="5DEDCC9D" w14:textId="77777777" w:rsidTr="006A33B4">
        <w:trPr>
          <w:cantSplit/>
        </w:trPr>
        <w:tc>
          <w:tcPr>
            <w:tcW w:w="241" w:type="pct"/>
            <w:shd w:val="clear" w:color="auto" w:fill="auto"/>
          </w:tcPr>
          <w:p w14:paraId="5E7FB4B8" w14:textId="77777777" w:rsidR="00657240" w:rsidRPr="003A4ED1" w:rsidRDefault="00657240" w:rsidP="006A33B4">
            <w:pPr>
              <w:pStyle w:val="BodyTextTable"/>
              <w:numPr>
                <w:ilvl w:val="0"/>
                <w:numId w:val="20"/>
              </w:numPr>
              <w:rPr>
                <w:szCs w:val="18"/>
              </w:rPr>
            </w:pPr>
          </w:p>
        </w:tc>
        <w:tc>
          <w:tcPr>
            <w:tcW w:w="1058" w:type="pct"/>
            <w:shd w:val="clear" w:color="auto" w:fill="auto"/>
          </w:tcPr>
          <w:p w14:paraId="6444E98F" w14:textId="7592744D" w:rsidR="00657240" w:rsidRPr="005F649F" w:rsidRDefault="00657240" w:rsidP="006A33B4">
            <w:pPr>
              <w:pStyle w:val="BodyTextTable"/>
              <w:rPr>
                <w:color w:val="000000" w:themeColor="dark1"/>
                <w:kern w:val="24"/>
                <w:szCs w:val="18"/>
              </w:rPr>
            </w:pPr>
            <w:r>
              <w:t>PlaceholderStr9</w:t>
            </w:r>
          </w:p>
        </w:tc>
        <w:tc>
          <w:tcPr>
            <w:tcW w:w="673" w:type="pct"/>
            <w:shd w:val="clear" w:color="auto" w:fill="auto"/>
          </w:tcPr>
          <w:p w14:paraId="42C0F04F" w14:textId="77777777" w:rsidR="00657240" w:rsidRPr="005F649F" w:rsidRDefault="00657240" w:rsidP="006A33B4">
            <w:pPr>
              <w:pStyle w:val="BodyTextTable"/>
              <w:rPr>
                <w:color w:val="000000" w:themeColor="dark1"/>
                <w:kern w:val="24"/>
                <w:szCs w:val="18"/>
              </w:rPr>
            </w:pPr>
            <w:r>
              <w:rPr>
                <w:szCs w:val="18"/>
              </w:rPr>
              <w:t>String</w:t>
            </w:r>
          </w:p>
        </w:tc>
        <w:tc>
          <w:tcPr>
            <w:tcW w:w="1437" w:type="pct"/>
            <w:shd w:val="clear" w:color="auto" w:fill="auto"/>
          </w:tcPr>
          <w:p w14:paraId="7ECFECF9" w14:textId="77777777" w:rsidR="00657240" w:rsidRDefault="00657240" w:rsidP="006A33B4">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09C30A57" w14:textId="77777777" w:rsidR="00657240" w:rsidRDefault="00657240" w:rsidP="006A33B4">
            <w:pPr>
              <w:pStyle w:val="BodyTextTable"/>
              <w:rPr>
                <w:color w:val="000000" w:themeColor="dark1"/>
                <w:kern w:val="24"/>
                <w:szCs w:val="18"/>
              </w:rPr>
            </w:pPr>
          </w:p>
        </w:tc>
        <w:tc>
          <w:tcPr>
            <w:tcW w:w="526" w:type="pct"/>
            <w:shd w:val="clear" w:color="auto" w:fill="auto"/>
          </w:tcPr>
          <w:p w14:paraId="1A706514" w14:textId="77777777" w:rsidR="00657240" w:rsidRDefault="00657240" w:rsidP="006A33B4">
            <w:pPr>
              <w:pStyle w:val="BodyTextTable"/>
              <w:rPr>
                <w:color w:val="000000" w:themeColor="dark1"/>
                <w:kern w:val="24"/>
                <w:szCs w:val="18"/>
              </w:rPr>
            </w:pPr>
          </w:p>
        </w:tc>
        <w:tc>
          <w:tcPr>
            <w:tcW w:w="335" w:type="pct"/>
            <w:shd w:val="clear" w:color="auto" w:fill="auto"/>
          </w:tcPr>
          <w:p w14:paraId="64E26FF4" w14:textId="77777777" w:rsidR="00657240" w:rsidRDefault="00657240" w:rsidP="006A33B4">
            <w:pPr>
              <w:pStyle w:val="BodyTextTable"/>
              <w:rPr>
                <w:color w:val="000000" w:themeColor="dark1"/>
                <w:kern w:val="24"/>
                <w:szCs w:val="18"/>
              </w:rPr>
            </w:pPr>
            <w:r w:rsidRPr="00112152">
              <w:rPr>
                <w:color w:val="000000" w:themeColor="dark1"/>
                <w:kern w:val="24"/>
                <w:szCs w:val="18"/>
              </w:rPr>
              <w:t>O</w:t>
            </w:r>
          </w:p>
        </w:tc>
      </w:tr>
      <w:tr w:rsidR="00657240" w:rsidRPr="00404007" w14:paraId="19CB5A26" w14:textId="77777777" w:rsidTr="006A33B4">
        <w:trPr>
          <w:cantSplit/>
        </w:trPr>
        <w:tc>
          <w:tcPr>
            <w:tcW w:w="241" w:type="pct"/>
            <w:shd w:val="clear" w:color="auto" w:fill="auto"/>
          </w:tcPr>
          <w:p w14:paraId="06CF8F3C" w14:textId="77777777" w:rsidR="00657240" w:rsidRPr="003A4ED1" w:rsidRDefault="00657240" w:rsidP="006A33B4">
            <w:pPr>
              <w:pStyle w:val="BodyTextTable"/>
              <w:numPr>
                <w:ilvl w:val="0"/>
                <w:numId w:val="20"/>
              </w:numPr>
              <w:rPr>
                <w:szCs w:val="18"/>
              </w:rPr>
            </w:pPr>
          </w:p>
        </w:tc>
        <w:tc>
          <w:tcPr>
            <w:tcW w:w="1058" w:type="pct"/>
            <w:shd w:val="clear" w:color="auto" w:fill="auto"/>
          </w:tcPr>
          <w:p w14:paraId="63B6AF5C" w14:textId="1D1CF2E8" w:rsidR="00657240" w:rsidRPr="005F649F" w:rsidRDefault="00657240" w:rsidP="006A33B4">
            <w:pPr>
              <w:pStyle w:val="BodyTextTable"/>
              <w:rPr>
                <w:color w:val="000000" w:themeColor="dark1"/>
                <w:kern w:val="24"/>
                <w:szCs w:val="18"/>
              </w:rPr>
            </w:pPr>
            <w:r>
              <w:t>PlaceholderStr10</w:t>
            </w:r>
          </w:p>
        </w:tc>
        <w:tc>
          <w:tcPr>
            <w:tcW w:w="673" w:type="pct"/>
            <w:shd w:val="clear" w:color="auto" w:fill="auto"/>
          </w:tcPr>
          <w:p w14:paraId="72724FF5" w14:textId="77777777" w:rsidR="00657240" w:rsidRPr="005F649F" w:rsidRDefault="00657240" w:rsidP="006A33B4">
            <w:pPr>
              <w:pStyle w:val="BodyTextTable"/>
              <w:rPr>
                <w:color w:val="000000" w:themeColor="dark1"/>
                <w:kern w:val="24"/>
                <w:szCs w:val="18"/>
              </w:rPr>
            </w:pPr>
            <w:r>
              <w:rPr>
                <w:szCs w:val="18"/>
              </w:rPr>
              <w:t>String</w:t>
            </w:r>
          </w:p>
        </w:tc>
        <w:tc>
          <w:tcPr>
            <w:tcW w:w="1437" w:type="pct"/>
            <w:shd w:val="clear" w:color="auto" w:fill="auto"/>
          </w:tcPr>
          <w:p w14:paraId="26726DA8" w14:textId="77777777" w:rsidR="00657240" w:rsidRDefault="00657240" w:rsidP="006A33B4">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0EE57F0E" w14:textId="77777777" w:rsidR="00657240" w:rsidRDefault="00657240" w:rsidP="006A33B4">
            <w:pPr>
              <w:pStyle w:val="BodyTextTable"/>
              <w:rPr>
                <w:color w:val="000000" w:themeColor="dark1"/>
                <w:kern w:val="24"/>
                <w:szCs w:val="18"/>
              </w:rPr>
            </w:pPr>
          </w:p>
        </w:tc>
        <w:tc>
          <w:tcPr>
            <w:tcW w:w="526" w:type="pct"/>
            <w:shd w:val="clear" w:color="auto" w:fill="auto"/>
          </w:tcPr>
          <w:p w14:paraId="1547F855" w14:textId="77777777" w:rsidR="00657240" w:rsidRDefault="00657240" w:rsidP="006A33B4">
            <w:pPr>
              <w:pStyle w:val="BodyTextTable"/>
              <w:rPr>
                <w:color w:val="000000" w:themeColor="dark1"/>
                <w:kern w:val="24"/>
                <w:szCs w:val="18"/>
              </w:rPr>
            </w:pPr>
          </w:p>
        </w:tc>
        <w:tc>
          <w:tcPr>
            <w:tcW w:w="335" w:type="pct"/>
            <w:shd w:val="clear" w:color="auto" w:fill="auto"/>
          </w:tcPr>
          <w:p w14:paraId="050E89DB" w14:textId="77777777" w:rsidR="00657240" w:rsidRDefault="00657240" w:rsidP="006A33B4">
            <w:pPr>
              <w:pStyle w:val="BodyTextTable"/>
              <w:rPr>
                <w:color w:val="000000" w:themeColor="dark1"/>
                <w:kern w:val="24"/>
                <w:szCs w:val="18"/>
              </w:rPr>
            </w:pPr>
            <w:r w:rsidRPr="00112152">
              <w:rPr>
                <w:color w:val="000000" w:themeColor="dark1"/>
                <w:kern w:val="24"/>
                <w:szCs w:val="18"/>
              </w:rPr>
              <w:t>O</w:t>
            </w:r>
          </w:p>
        </w:tc>
      </w:tr>
      <w:tr w:rsidR="00CE35F6" w:rsidRPr="00404007" w14:paraId="7170595C" w14:textId="77777777" w:rsidTr="00566105">
        <w:trPr>
          <w:cantSplit/>
        </w:trPr>
        <w:tc>
          <w:tcPr>
            <w:tcW w:w="241" w:type="pct"/>
            <w:shd w:val="clear" w:color="auto" w:fill="auto"/>
          </w:tcPr>
          <w:p w14:paraId="1E1708FF" w14:textId="77777777" w:rsidR="00CE35F6" w:rsidRPr="003A4ED1" w:rsidRDefault="00CE35F6" w:rsidP="00CE35F6">
            <w:pPr>
              <w:pStyle w:val="BodyTextTable"/>
              <w:numPr>
                <w:ilvl w:val="0"/>
                <w:numId w:val="20"/>
              </w:numPr>
              <w:rPr>
                <w:szCs w:val="18"/>
              </w:rPr>
            </w:pPr>
          </w:p>
        </w:tc>
        <w:tc>
          <w:tcPr>
            <w:tcW w:w="1058" w:type="pct"/>
            <w:shd w:val="clear" w:color="auto" w:fill="auto"/>
          </w:tcPr>
          <w:p w14:paraId="74C0E404" w14:textId="6EBC2382" w:rsidR="00CE35F6" w:rsidRPr="005F649F" w:rsidRDefault="00CE35F6" w:rsidP="00CE35F6">
            <w:pPr>
              <w:pStyle w:val="BodyTextTable"/>
              <w:rPr>
                <w:color w:val="000000" w:themeColor="dark1"/>
                <w:kern w:val="24"/>
                <w:szCs w:val="18"/>
              </w:rPr>
            </w:pPr>
            <w:r>
              <w:t>PlaceholderNum1</w:t>
            </w:r>
          </w:p>
        </w:tc>
        <w:tc>
          <w:tcPr>
            <w:tcW w:w="673" w:type="pct"/>
            <w:shd w:val="clear" w:color="auto" w:fill="auto"/>
          </w:tcPr>
          <w:p w14:paraId="26F8754D" w14:textId="42AB259E" w:rsidR="00CE35F6" w:rsidRPr="005F649F" w:rsidRDefault="00CE35F6" w:rsidP="00CE35F6">
            <w:pPr>
              <w:pStyle w:val="BodyTextTable"/>
              <w:rPr>
                <w:color w:val="000000" w:themeColor="dark1"/>
                <w:kern w:val="24"/>
                <w:szCs w:val="18"/>
              </w:rPr>
            </w:pPr>
            <w:r>
              <w:rPr>
                <w:szCs w:val="18"/>
              </w:rPr>
              <w:t>Numeric</w:t>
            </w:r>
          </w:p>
        </w:tc>
        <w:tc>
          <w:tcPr>
            <w:tcW w:w="1437" w:type="pct"/>
            <w:shd w:val="clear" w:color="auto" w:fill="auto"/>
          </w:tcPr>
          <w:p w14:paraId="24B8CA97" w14:textId="3ACEEDC0"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6040BE7F" w14:textId="77777777" w:rsidR="00CE35F6" w:rsidRDefault="00CE35F6" w:rsidP="00CE35F6">
            <w:pPr>
              <w:pStyle w:val="BodyTextTable"/>
              <w:rPr>
                <w:color w:val="000000" w:themeColor="dark1"/>
                <w:kern w:val="24"/>
                <w:szCs w:val="18"/>
              </w:rPr>
            </w:pPr>
          </w:p>
        </w:tc>
        <w:tc>
          <w:tcPr>
            <w:tcW w:w="526" w:type="pct"/>
            <w:shd w:val="clear" w:color="auto" w:fill="auto"/>
          </w:tcPr>
          <w:p w14:paraId="2ED8FE75" w14:textId="63EFA979" w:rsidR="00CE35F6" w:rsidRDefault="00CE35F6" w:rsidP="00CE35F6">
            <w:pPr>
              <w:pStyle w:val="BodyTextTable"/>
              <w:rPr>
                <w:color w:val="000000" w:themeColor="dark1"/>
                <w:kern w:val="24"/>
                <w:szCs w:val="18"/>
              </w:rPr>
            </w:pPr>
          </w:p>
        </w:tc>
        <w:tc>
          <w:tcPr>
            <w:tcW w:w="335" w:type="pct"/>
            <w:shd w:val="clear" w:color="auto" w:fill="auto"/>
          </w:tcPr>
          <w:p w14:paraId="55A68CB2" w14:textId="5764932B"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5D0BB0B8" w14:textId="77777777" w:rsidTr="00566105">
        <w:trPr>
          <w:cantSplit/>
        </w:trPr>
        <w:tc>
          <w:tcPr>
            <w:tcW w:w="241" w:type="pct"/>
            <w:shd w:val="clear" w:color="auto" w:fill="auto"/>
          </w:tcPr>
          <w:p w14:paraId="78A4EC8F" w14:textId="77777777" w:rsidR="00CE35F6" w:rsidRPr="003A4ED1" w:rsidRDefault="00CE35F6" w:rsidP="00CE35F6">
            <w:pPr>
              <w:pStyle w:val="BodyTextTable"/>
              <w:numPr>
                <w:ilvl w:val="0"/>
                <w:numId w:val="20"/>
              </w:numPr>
              <w:rPr>
                <w:szCs w:val="18"/>
              </w:rPr>
            </w:pPr>
          </w:p>
        </w:tc>
        <w:tc>
          <w:tcPr>
            <w:tcW w:w="1058" w:type="pct"/>
            <w:shd w:val="clear" w:color="auto" w:fill="auto"/>
          </w:tcPr>
          <w:p w14:paraId="6A143444" w14:textId="679B9513" w:rsidR="00CE35F6" w:rsidRPr="005F649F" w:rsidRDefault="00CE35F6" w:rsidP="00CE35F6">
            <w:pPr>
              <w:pStyle w:val="BodyTextTable"/>
              <w:rPr>
                <w:color w:val="000000" w:themeColor="dark1"/>
                <w:kern w:val="24"/>
                <w:szCs w:val="18"/>
              </w:rPr>
            </w:pPr>
            <w:r>
              <w:t>PlaceholderNum2</w:t>
            </w:r>
          </w:p>
        </w:tc>
        <w:tc>
          <w:tcPr>
            <w:tcW w:w="673" w:type="pct"/>
            <w:shd w:val="clear" w:color="auto" w:fill="auto"/>
          </w:tcPr>
          <w:p w14:paraId="2425FA88" w14:textId="56B2E067" w:rsidR="00CE35F6" w:rsidRPr="005F649F" w:rsidRDefault="00CE35F6" w:rsidP="00CE35F6">
            <w:pPr>
              <w:pStyle w:val="BodyTextTable"/>
              <w:rPr>
                <w:color w:val="000000" w:themeColor="dark1"/>
                <w:kern w:val="24"/>
                <w:szCs w:val="18"/>
              </w:rPr>
            </w:pPr>
            <w:r>
              <w:rPr>
                <w:szCs w:val="18"/>
              </w:rPr>
              <w:t>Numeric</w:t>
            </w:r>
          </w:p>
        </w:tc>
        <w:tc>
          <w:tcPr>
            <w:tcW w:w="1437" w:type="pct"/>
            <w:shd w:val="clear" w:color="auto" w:fill="auto"/>
          </w:tcPr>
          <w:p w14:paraId="60090779" w14:textId="2757BBD7"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5570A584" w14:textId="77777777" w:rsidR="00CE35F6" w:rsidRDefault="00CE35F6" w:rsidP="00CE35F6">
            <w:pPr>
              <w:pStyle w:val="BodyTextTable"/>
              <w:rPr>
                <w:color w:val="000000" w:themeColor="dark1"/>
                <w:kern w:val="24"/>
                <w:szCs w:val="18"/>
              </w:rPr>
            </w:pPr>
          </w:p>
        </w:tc>
        <w:tc>
          <w:tcPr>
            <w:tcW w:w="526" w:type="pct"/>
            <w:shd w:val="clear" w:color="auto" w:fill="auto"/>
          </w:tcPr>
          <w:p w14:paraId="5D8A9CC2" w14:textId="7C456045" w:rsidR="00CE35F6" w:rsidRDefault="00CE35F6" w:rsidP="00CE35F6">
            <w:pPr>
              <w:pStyle w:val="BodyTextTable"/>
              <w:rPr>
                <w:color w:val="000000" w:themeColor="dark1"/>
                <w:kern w:val="24"/>
                <w:szCs w:val="18"/>
              </w:rPr>
            </w:pPr>
          </w:p>
        </w:tc>
        <w:tc>
          <w:tcPr>
            <w:tcW w:w="335" w:type="pct"/>
            <w:shd w:val="clear" w:color="auto" w:fill="auto"/>
          </w:tcPr>
          <w:p w14:paraId="29AC9638" w14:textId="5DFCD9C8"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06F76E1D" w14:textId="77777777" w:rsidTr="00566105">
        <w:trPr>
          <w:cantSplit/>
        </w:trPr>
        <w:tc>
          <w:tcPr>
            <w:tcW w:w="241" w:type="pct"/>
            <w:shd w:val="clear" w:color="auto" w:fill="auto"/>
          </w:tcPr>
          <w:p w14:paraId="69ED07F0" w14:textId="77777777" w:rsidR="00CE35F6" w:rsidRPr="003A4ED1" w:rsidRDefault="00CE35F6" w:rsidP="00CE35F6">
            <w:pPr>
              <w:pStyle w:val="BodyTextTable"/>
              <w:numPr>
                <w:ilvl w:val="0"/>
                <w:numId w:val="20"/>
              </w:numPr>
              <w:rPr>
                <w:szCs w:val="18"/>
              </w:rPr>
            </w:pPr>
          </w:p>
        </w:tc>
        <w:tc>
          <w:tcPr>
            <w:tcW w:w="1058" w:type="pct"/>
            <w:shd w:val="clear" w:color="auto" w:fill="auto"/>
          </w:tcPr>
          <w:p w14:paraId="45566372" w14:textId="5812C094" w:rsidR="00CE35F6" w:rsidRPr="005F649F" w:rsidRDefault="00CE35F6" w:rsidP="00CE35F6">
            <w:pPr>
              <w:pStyle w:val="BodyTextTable"/>
              <w:rPr>
                <w:color w:val="000000" w:themeColor="dark1"/>
                <w:kern w:val="24"/>
                <w:szCs w:val="18"/>
              </w:rPr>
            </w:pPr>
            <w:r>
              <w:t>PlaceholderNum3</w:t>
            </w:r>
          </w:p>
        </w:tc>
        <w:tc>
          <w:tcPr>
            <w:tcW w:w="673" w:type="pct"/>
            <w:shd w:val="clear" w:color="auto" w:fill="auto"/>
          </w:tcPr>
          <w:p w14:paraId="1E31DD6A" w14:textId="6272CC40" w:rsidR="00CE35F6" w:rsidRPr="005F649F" w:rsidRDefault="00CE35F6" w:rsidP="00CE35F6">
            <w:pPr>
              <w:pStyle w:val="BodyTextTable"/>
              <w:rPr>
                <w:color w:val="000000" w:themeColor="dark1"/>
                <w:kern w:val="24"/>
                <w:szCs w:val="18"/>
              </w:rPr>
            </w:pPr>
            <w:r>
              <w:rPr>
                <w:szCs w:val="18"/>
              </w:rPr>
              <w:t>Numeric</w:t>
            </w:r>
          </w:p>
        </w:tc>
        <w:tc>
          <w:tcPr>
            <w:tcW w:w="1437" w:type="pct"/>
            <w:shd w:val="clear" w:color="auto" w:fill="auto"/>
          </w:tcPr>
          <w:p w14:paraId="7A07EC8B" w14:textId="69128EF6"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1D0A83D0" w14:textId="77777777" w:rsidR="00CE35F6" w:rsidRDefault="00CE35F6" w:rsidP="00CE35F6">
            <w:pPr>
              <w:pStyle w:val="BodyTextTable"/>
              <w:rPr>
                <w:color w:val="000000" w:themeColor="dark1"/>
                <w:kern w:val="24"/>
                <w:szCs w:val="18"/>
              </w:rPr>
            </w:pPr>
          </w:p>
        </w:tc>
        <w:tc>
          <w:tcPr>
            <w:tcW w:w="526" w:type="pct"/>
            <w:shd w:val="clear" w:color="auto" w:fill="auto"/>
          </w:tcPr>
          <w:p w14:paraId="376F8B05" w14:textId="0C8B24B1" w:rsidR="00CE35F6" w:rsidRDefault="00CE35F6" w:rsidP="00CE35F6">
            <w:pPr>
              <w:pStyle w:val="BodyTextTable"/>
              <w:rPr>
                <w:color w:val="000000" w:themeColor="dark1"/>
                <w:kern w:val="24"/>
                <w:szCs w:val="18"/>
              </w:rPr>
            </w:pPr>
          </w:p>
        </w:tc>
        <w:tc>
          <w:tcPr>
            <w:tcW w:w="335" w:type="pct"/>
            <w:shd w:val="clear" w:color="auto" w:fill="auto"/>
          </w:tcPr>
          <w:p w14:paraId="4D350B18" w14:textId="36670459"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3BBB9CF0" w14:textId="77777777" w:rsidTr="00566105">
        <w:trPr>
          <w:cantSplit/>
        </w:trPr>
        <w:tc>
          <w:tcPr>
            <w:tcW w:w="241" w:type="pct"/>
            <w:shd w:val="clear" w:color="auto" w:fill="auto"/>
          </w:tcPr>
          <w:p w14:paraId="7C942EC4" w14:textId="77777777" w:rsidR="00CE35F6" w:rsidRPr="003A4ED1" w:rsidRDefault="00CE35F6" w:rsidP="00CE35F6">
            <w:pPr>
              <w:pStyle w:val="BodyTextTable"/>
              <w:numPr>
                <w:ilvl w:val="0"/>
                <w:numId w:val="20"/>
              </w:numPr>
              <w:rPr>
                <w:szCs w:val="18"/>
              </w:rPr>
            </w:pPr>
          </w:p>
        </w:tc>
        <w:tc>
          <w:tcPr>
            <w:tcW w:w="1058" w:type="pct"/>
            <w:shd w:val="clear" w:color="auto" w:fill="auto"/>
          </w:tcPr>
          <w:p w14:paraId="5BD2FE7A" w14:textId="0398A634" w:rsidR="00CE35F6" w:rsidRPr="005F649F" w:rsidRDefault="00CE35F6" w:rsidP="00CE35F6">
            <w:pPr>
              <w:pStyle w:val="BodyTextTable"/>
              <w:rPr>
                <w:color w:val="000000" w:themeColor="dark1"/>
                <w:kern w:val="24"/>
                <w:szCs w:val="18"/>
              </w:rPr>
            </w:pPr>
            <w:r>
              <w:t>PlaceholderNum4</w:t>
            </w:r>
          </w:p>
        </w:tc>
        <w:tc>
          <w:tcPr>
            <w:tcW w:w="673" w:type="pct"/>
            <w:shd w:val="clear" w:color="auto" w:fill="auto"/>
          </w:tcPr>
          <w:p w14:paraId="4879701A" w14:textId="122CCA1F" w:rsidR="00CE35F6" w:rsidRPr="005F649F" w:rsidRDefault="00CE35F6" w:rsidP="00CE35F6">
            <w:pPr>
              <w:pStyle w:val="BodyTextTable"/>
              <w:rPr>
                <w:color w:val="000000" w:themeColor="dark1"/>
                <w:kern w:val="24"/>
                <w:szCs w:val="18"/>
              </w:rPr>
            </w:pPr>
            <w:r>
              <w:rPr>
                <w:szCs w:val="18"/>
              </w:rPr>
              <w:t>Numeric</w:t>
            </w:r>
          </w:p>
        </w:tc>
        <w:tc>
          <w:tcPr>
            <w:tcW w:w="1437" w:type="pct"/>
            <w:shd w:val="clear" w:color="auto" w:fill="auto"/>
          </w:tcPr>
          <w:p w14:paraId="75CE70DB" w14:textId="5B52C7B3"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0BCC727B" w14:textId="77777777" w:rsidR="00CE35F6" w:rsidRDefault="00CE35F6" w:rsidP="00CE35F6">
            <w:pPr>
              <w:pStyle w:val="BodyTextTable"/>
              <w:rPr>
                <w:color w:val="000000" w:themeColor="dark1"/>
                <w:kern w:val="24"/>
                <w:szCs w:val="18"/>
              </w:rPr>
            </w:pPr>
          </w:p>
        </w:tc>
        <w:tc>
          <w:tcPr>
            <w:tcW w:w="526" w:type="pct"/>
            <w:shd w:val="clear" w:color="auto" w:fill="auto"/>
          </w:tcPr>
          <w:p w14:paraId="3D5081F8" w14:textId="510B43E3" w:rsidR="00CE35F6" w:rsidRDefault="00CE35F6" w:rsidP="00CE35F6">
            <w:pPr>
              <w:pStyle w:val="BodyTextTable"/>
              <w:rPr>
                <w:color w:val="000000" w:themeColor="dark1"/>
                <w:kern w:val="24"/>
                <w:szCs w:val="18"/>
              </w:rPr>
            </w:pPr>
          </w:p>
        </w:tc>
        <w:tc>
          <w:tcPr>
            <w:tcW w:w="335" w:type="pct"/>
            <w:shd w:val="clear" w:color="auto" w:fill="auto"/>
          </w:tcPr>
          <w:p w14:paraId="5496E427" w14:textId="17B25BFA"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71284F9E" w14:textId="77777777" w:rsidTr="00566105">
        <w:trPr>
          <w:cantSplit/>
        </w:trPr>
        <w:tc>
          <w:tcPr>
            <w:tcW w:w="241" w:type="pct"/>
            <w:shd w:val="clear" w:color="auto" w:fill="auto"/>
          </w:tcPr>
          <w:p w14:paraId="6C5615CB" w14:textId="77777777" w:rsidR="00CE35F6" w:rsidRPr="003A4ED1" w:rsidRDefault="00CE35F6" w:rsidP="00CE35F6">
            <w:pPr>
              <w:pStyle w:val="BodyTextTable"/>
              <w:numPr>
                <w:ilvl w:val="0"/>
                <w:numId w:val="20"/>
              </w:numPr>
              <w:rPr>
                <w:szCs w:val="18"/>
              </w:rPr>
            </w:pPr>
          </w:p>
        </w:tc>
        <w:tc>
          <w:tcPr>
            <w:tcW w:w="1058" w:type="pct"/>
            <w:shd w:val="clear" w:color="auto" w:fill="auto"/>
          </w:tcPr>
          <w:p w14:paraId="3D8EF605" w14:textId="273F435B" w:rsidR="00CE35F6" w:rsidRPr="005F649F" w:rsidRDefault="00CE35F6" w:rsidP="00CE35F6">
            <w:pPr>
              <w:pStyle w:val="BodyTextTable"/>
              <w:rPr>
                <w:color w:val="000000" w:themeColor="dark1"/>
                <w:kern w:val="24"/>
                <w:szCs w:val="18"/>
              </w:rPr>
            </w:pPr>
            <w:r>
              <w:t>PlaceholderNum5</w:t>
            </w:r>
          </w:p>
        </w:tc>
        <w:tc>
          <w:tcPr>
            <w:tcW w:w="673" w:type="pct"/>
            <w:shd w:val="clear" w:color="auto" w:fill="auto"/>
          </w:tcPr>
          <w:p w14:paraId="3080FF99" w14:textId="4107BC5F" w:rsidR="00CE35F6" w:rsidRPr="005F649F" w:rsidRDefault="00CE35F6" w:rsidP="00CE35F6">
            <w:pPr>
              <w:pStyle w:val="BodyTextTable"/>
              <w:rPr>
                <w:color w:val="000000" w:themeColor="dark1"/>
                <w:kern w:val="24"/>
                <w:szCs w:val="18"/>
              </w:rPr>
            </w:pPr>
            <w:r>
              <w:rPr>
                <w:szCs w:val="18"/>
              </w:rPr>
              <w:t>Numeric</w:t>
            </w:r>
          </w:p>
        </w:tc>
        <w:tc>
          <w:tcPr>
            <w:tcW w:w="1437" w:type="pct"/>
            <w:shd w:val="clear" w:color="auto" w:fill="auto"/>
          </w:tcPr>
          <w:p w14:paraId="5FDA6BFE" w14:textId="60D258D5"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596DE030" w14:textId="77777777" w:rsidR="00CE35F6" w:rsidRDefault="00CE35F6" w:rsidP="00CE35F6">
            <w:pPr>
              <w:pStyle w:val="BodyTextTable"/>
              <w:rPr>
                <w:color w:val="000000" w:themeColor="dark1"/>
                <w:kern w:val="24"/>
                <w:szCs w:val="18"/>
              </w:rPr>
            </w:pPr>
          </w:p>
        </w:tc>
        <w:tc>
          <w:tcPr>
            <w:tcW w:w="526" w:type="pct"/>
            <w:shd w:val="clear" w:color="auto" w:fill="auto"/>
          </w:tcPr>
          <w:p w14:paraId="673E875F" w14:textId="38382E09" w:rsidR="00CE35F6" w:rsidRDefault="00CE35F6" w:rsidP="00CE35F6">
            <w:pPr>
              <w:pStyle w:val="BodyTextTable"/>
              <w:rPr>
                <w:color w:val="000000" w:themeColor="dark1"/>
                <w:kern w:val="24"/>
                <w:szCs w:val="18"/>
              </w:rPr>
            </w:pPr>
          </w:p>
        </w:tc>
        <w:tc>
          <w:tcPr>
            <w:tcW w:w="335" w:type="pct"/>
            <w:shd w:val="clear" w:color="auto" w:fill="auto"/>
          </w:tcPr>
          <w:p w14:paraId="64DC43F7" w14:textId="1F2CE319"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3F3884F3" w14:textId="77777777" w:rsidTr="00566105">
        <w:trPr>
          <w:cantSplit/>
        </w:trPr>
        <w:tc>
          <w:tcPr>
            <w:tcW w:w="241" w:type="pct"/>
            <w:shd w:val="clear" w:color="auto" w:fill="auto"/>
          </w:tcPr>
          <w:p w14:paraId="42E62747" w14:textId="77777777" w:rsidR="00CE35F6" w:rsidRPr="003A4ED1" w:rsidRDefault="00CE35F6" w:rsidP="00CE35F6">
            <w:pPr>
              <w:pStyle w:val="BodyTextTable"/>
              <w:numPr>
                <w:ilvl w:val="0"/>
                <w:numId w:val="20"/>
              </w:numPr>
              <w:rPr>
                <w:szCs w:val="18"/>
              </w:rPr>
            </w:pPr>
          </w:p>
        </w:tc>
        <w:tc>
          <w:tcPr>
            <w:tcW w:w="1058" w:type="pct"/>
            <w:shd w:val="clear" w:color="auto" w:fill="auto"/>
          </w:tcPr>
          <w:p w14:paraId="127DAACF" w14:textId="1BD7AF6D" w:rsidR="00CE35F6" w:rsidRPr="005F649F" w:rsidRDefault="00CE35F6" w:rsidP="00CE35F6">
            <w:pPr>
              <w:pStyle w:val="BodyTextTable"/>
              <w:rPr>
                <w:color w:val="000000" w:themeColor="dark1"/>
                <w:kern w:val="24"/>
                <w:szCs w:val="18"/>
              </w:rPr>
            </w:pPr>
            <w:r>
              <w:t>PlaceholderDT1</w:t>
            </w:r>
          </w:p>
        </w:tc>
        <w:tc>
          <w:tcPr>
            <w:tcW w:w="673" w:type="pct"/>
            <w:shd w:val="clear" w:color="auto" w:fill="auto"/>
          </w:tcPr>
          <w:p w14:paraId="7A0E7CC5" w14:textId="3C71AD9C" w:rsidR="00CE35F6" w:rsidRPr="005F649F" w:rsidRDefault="00CE35F6" w:rsidP="00CE35F6">
            <w:pPr>
              <w:pStyle w:val="BodyTextTable"/>
              <w:rPr>
                <w:color w:val="000000" w:themeColor="dark1"/>
                <w:kern w:val="24"/>
                <w:szCs w:val="18"/>
              </w:rPr>
            </w:pPr>
            <w:proofErr w:type="spellStart"/>
            <w:r>
              <w:rPr>
                <w:szCs w:val="18"/>
              </w:rPr>
              <w:t>DateTime</w:t>
            </w:r>
            <w:proofErr w:type="spellEnd"/>
          </w:p>
        </w:tc>
        <w:tc>
          <w:tcPr>
            <w:tcW w:w="1437" w:type="pct"/>
            <w:shd w:val="clear" w:color="auto" w:fill="auto"/>
          </w:tcPr>
          <w:p w14:paraId="18D58CE7" w14:textId="701E03D0"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538B2CCB" w14:textId="77777777" w:rsidR="00CE35F6" w:rsidRDefault="00CE35F6" w:rsidP="00CE35F6">
            <w:pPr>
              <w:pStyle w:val="BodyTextTable"/>
              <w:rPr>
                <w:color w:val="000000" w:themeColor="dark1"/>
                <w:kern w:val="24"/>
                <w:szCs w:val="18"/>
              </w:rPr>
            </w:pPr>
          </w:p>
        </w:tc>
        <w:tc>
          <w:tcPr>
            <w:tcW w:w="526" w:type="pct"/>
            <w:shd w:val="clear" w:color="auto" w:fill="auto"/>
          </w:tcPr>
          <w:p w14:paraId="1D424E66" w14:textId="5E4AEF8D" w:rsidR="00CE35F6" w:rsidRDefault="00CE35F6" w:rsidP="00CE35F6">
            <w:pPr>
              <w:pStyle w:val="BodyTextTable"/>
              <w:rPr>
                <w:color w:val="000000" w:themeColor="dark1"/>
                <w:kern w:val="24"/>
                <w:szCs w:val="18"/>
              </w:rPr>
            </w:pPr>
          </w:p>
        </w:tc>
        <w:tc>
          <w:tcPr>
            <w:tcW w:w="335" w:type="pct"/>
            <w:shd w:val="clear" w:color="auto" w:fill="auto"/>
          </w:tcPr>
          <w:p w14:paraId="13C6730D" w14:textId="5E63A785"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4415A3CF" w14:textId="77777777" w:rsidTr="00566105">
        <w:trPr>
          <w:cantSplit/>
        </w:trPr>
        <w:tc>
          <w:tcPr>
            <w:tcW w:w="241" w:type="pct"/>
            <w:shd w:val="clear" w:color="auto" w:fill="auto"/>
          </w:tcPr>
          <w:p w14:paraId="37E0BBE6" w14:textId="77777777" w:rsidR="00CE35F6" w:rsidRPr="003A4ED1" w:rsidRDefault="00CE35F6" w:rsidP="00CE35F6">
            <w:pPr>
              <w:pStyle w:val="BodyTextTable"/>
              <w:numPr>
                <w:ilvl w:val="0"/>
                <w:numId w:val="20"/>
              </w:numPr>
              <w:rPr>
                <w:szCs w:val="18"/>
              </w:rPr>
            </w:pPr>
          </w:p>
        </w:tc>
        <w:tc>
          <w:tcPr>
            <w:tcW w:w="1058" w:type="pct"/>
            <w:shd w:val="clear" w:color="auto" w:fill="auto"/>
          </w:tcPr>
          <w:p w14:paraId="43954138" w14:textId="70F57DD9" w:rsidR="00CE35F6" w:rsidRPr="005F649F" w:rsidRDefault="00CE35F6" w:rsidP="00CE35F6">
            <w:pPr>
              <w:pStyle w:val="BodyTextTable"/>
              <w:rPr>
                <w:color w:val="000000" w:themeColor="dark1"/>
                <w:kern w:val="24"/>
                <w:szCs w:val="18"/>
              </w:rPr>
            </w:pPr>
            <w:r>
              <w:t>PlaceholderDT2</w:t>
            </w:r>
          </w:p>
        </w:tc>
        <w:tc>
          <w:tcPr>
            <w:tcW w:w="673" w:type="pct"/>
            <w:shd w:val="clear" w:color="auto" w:fill="auto"/>
          </w:tcPr>
          <w:p w14:paraId="4FF3D2F1" w14:textId="14E9DD7A" w:rsidR="00CE35F6" w:rsidRPr="005F649F" w:rsidRDefault="00CE35F6" w:rsidP="00CE35F6">
            <w:pPr>
              <w:pStyle w:val="BodyTextTable"/>
              <w:rPr>
                <w:color w:val="000000" w:themeColor="dark1"/>
                <w:kern w:val="24"/>
                <w:szCs w:val="18"/>
              </w:rPr>
            </w:pPr>
            <w:proofErr w:type="spellStart"/>
            <w:r>
              <w:rPr>
                <w:szCs w:val="18"/>
              </w:rPr>
              <w:t>DateTime</w:t>
            </w:r>
            <w:proofErr w:type="spellEnd"/>
          </w:p>
        </w:tc>
        <w:tc>
          <w:tcPr>
            <w:tcW w:w="1437" w:type="pct"/>
            <w:shd w:val="clear" w:color="auto" w:fill="auto"/>
          </w:tcPr>
          <w:p w14:paraId="57F039F9" w14:textId="6AE25DAC"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35ECD7CE" w14:textId="77777777" w:rsidR="00CE35F6" w:rsidRDefault="00CE35F6" w:rsidP="00CE35F6">
            <w:pPr>
              <w:pStyle w:val="BodyTextTable"/>
              <w:rPr>
                <w:color w:val="000000" w:themeColor="dark1"/>
                <w:kern w:val="24"/>
                <w:szCs w:val="18"/>
              </w:rPr>
            </w:pPr>
          </w:p>
        </w:tc>
        <w:tc>
          <w:tcPr>
            <w:tcW w:w="526" w:type="pct"/>
            <w:shd w:val="clear" w:color="auto" w:fill="auto"/>
          </w:tcPr>
          <w:p w14:paraId="5A1FC536" w14:textId="7BD4DDB8" w:rsidR="00CE35F6" w:rsidRDefault="00CE35F6" w:rsidP="00CE35F6">
            <w:pPr>
              <w:pStyle w:val="BodyTextTable"/>
              <w:rPr>
                <w:color w:val="000000" w:themeColor="dark1"/>
                <w:kern w:val="24"/>
                <w:szCs w:val="18"/>
              </w:rPr>
            </w:pPr>
          </w:p>
        </w:tc>
        <w:tc>
          <w:tcPr>
            <w:tcW w:w="335" w:type="pct"/>
            <w:shd w:val="clear" w:color="auto" w:fill="auto"/>
          </w:tcPr>
          <w:p w14:paraId="0FDD9E7C" w14:textId="1FE90105"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5D5BEC96" w14:textId="77777777" w:rsidTr="00566105">
        <w:trPr>
          <w:cantSplit/>
        </w:trPr>
        <w:tc>
          <w:tcPr>
            <w:tcW w:w="241" w:type="pct"/>
            <w:shd w:val="clear" w:color="auto" w:fill="auto"/>
          </w:tcPr>
          <w:p w14:paraId="37488621" w14:textId="77777777" w:rsidR="00CE35F6" w:rsidRPr="003A4ED1" w:rsidRDefault="00CE35F6" w:rsidP="00CE35F6">
            <w:pPr>
              <w:pStyle w:val="BodyTextTable"/>
              <w:numPr>
                <w:ilvl w:val="0"/>
                <w:numId w:val="20"/>
              </w:numPr>
              <w:rPr>
                <w:szCs w:val="18"/>
              </w:rPr>
            </w:pPr>
          </w:p>
        </w:tc>
        <w:tc>
          <w:tcPr>
            <w:tcW w:w="1058" w:type="pct"/>
            <w:shd w:val="clear" w:color="auto" w:fill="auto"/>
          </w:tcPr>
          <w:p w14:paraId="744E740E" w14:textId="21CC80E6" w:rsidR="00CE35F6" w:rsidRPr="005F649F" w:rsidRDefault="00CE35F6" w:rsidP="00CE35F6">
            <w:pPr>
              <w:pStyle w:val="BodyTextTable"/>
              <w:rPr>
                <w:color w:val="000000" w:themeColor="dark1"/>
                <w:kern w:val="24"/>
                <w:szCs w:val="18"/>
              </w:rPr>
            </w:pPr>
            <w:r>
              <w:t>PlaceholderDT3</w:t>
            </w:r>
          </w:p>
        </w:tc>
        <w:tc>
          <w:tcPr>
            <w:tcW w:w="673" w:type="pct"/>
            <w:shd w:val="clear" w:color="auto" w:fill="auto"/>
          </w:tcPr>
          <w:p w14:paraId="00C735A6" w14:textId="3D79B6A5" w:rsidR="00CE35F6" w:rsidRPr="005F649F" w:rsidRDefault="00CE35F6" w:rsidP="00CE35F6">
            <w:pPr>
              <w:pStyle w:val="BodyTextTable"/>
              <w:rPr>
                <w:color w:val="000000" w:themeColor="dark1"/>
                <w:kern w:val="24"/>
                <w:szCs w:val="18"/>
              </w:rPr>
            </w:pPr>
            <w:proofErr w:type="spellStart"/>
            <w:r>
              <w:rPr>
                <w:szCs w:val="18"/>
              </w:rPr>
              <w:t>DateTime</w:t>
            </w:r>
            <w:proofErr w:type="spellEnd"/>
          </w:p>
        </w:tc>
        <w:tc>
          <w:tcPr>
            <w:tcW w:w="1437" w:type="pct"/>
            <w:shd w:val="clear" w:color="auto" w:fill="auto"/>
          </w:tcPr>
          <w:p w14:paraId="7561DED1" w14:textId="0160AF89"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46ADFD00" w14:textId="77777777" w:rsidR="00CE35F6" w:rsidRDefault="00CE35F6" w:rsidP="00CE35F6">
            <w:pPr>
              <w:pStyle w:val="BodyTextTable"/>
              <w:rPr>
                <w:color w:val="000000" w:themeColor="dark1"/>
                <w:kern w:val="24"/>
                <w:szCs w:val="18"/>
              </w:rPr>
            </w:pPr>
          </w:p>
        </w:tc>
        <w:tc>
          <w:tcPr>
            <w:tcW w:w="526" w:type="pct"/>
            <w:shd w:val="clear" w:color="auto" w:fill="auto"/>
          </w:tcPr>
          <w:p w14:paraId="1BCFBECC" w14:textId="304AD275" w:rsidR="00CE35F6" w:rsidRDefault="00CE35F6" w:rsidP="00CE35F6">
            <w:pPr>
              <w:pStyle w:val="BodyTextTable"/>
              <w:rPr>
                <w:color w:val="000000" w:themeColor="dark1"/>
                <w:kern w:val="24"/>
                <w:szCs w:val="18"/>
              </w:rPr>
            </w:pPr>
          </w:p>
        </w:tc>
        <w:tc>
          <w:tcPr>
            <w:tcW w:w="335" w:type="pct"/>
            <w:shd w:val="clear" w:color="auto" w:fill="auto"/>
          </w:tcPr>
          <w:p w14:paraId="0BD74AC4" w14:textId="409C0057"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298E0C67" w14:textId="77777777" w:rsidTr="00566105">
        <w:trPr>
          <w:cantSplit/>
        </w:trPr>
        <w:tc>
          <w:tcPr>
            <w:tcW w:w="241" w:type="pct"/>
            <w:shd w:val="clear" w:color="auto" w:fill="auto"/>
          </w:tcPr>
          <w:p w14:paraId="4BFDCC95" w14:textId="77777777" w:rsidR="00CE35F6" w:rsidRPr="003A4ED1" w:rsidRDefault="00CE35F6" w:rsidP="00CE35F6">
            <w:pPr>
              <w:pStyle w:val="BodyTextTable"/>
              <w:numPr>
                <w:ilvl w:val="0"/>
                <w:numId w:val="20"/>
              </w:numPr>
              <w:rPr>
                <w:szCs w:val="18"/>
              </w:rPr>
            </w:pPr>
          </w:p>
        </w:tc>
        <w:tc>
          <w:tcPr>
            <w:tcW w:w="1058" w:type="pct"/>
            <w:shd w:val="clear" w:color="auto" w:fill="auto"/>
          </w:tcPr>
          <w:p w14:paraId="629E3F8D" w14:textId="6DF8622F" w:rsidR="00CE35F6" w:rsidRPr="005F649F" w:rsidRDefault="00CE35F6" w:rsidP="00CE35F6">
            <w:pPr>
              <w:pStyle w:val="BodyTextTable"/>
              <w:rPr>
                <w:color w:val="000000" w:themeColor="dark1"/>
                <w:kern w:val="24"/>
                <w:szCs w:val="18"/>
              </w:rPr>
            </w:pPr>
            <w:r>
              <w:t>PlaceholderDT4</w:t>
            </w:r>
          </w:p>
        </w:tc>
        <w:tc>
          <w:tcPr>
            <w:tcW w:w="673" w:type="pct"/>
            <w:shd w:val="clear" w:color="auto" w:fill="auto"/>
          </w:tcPr>
          <w:p w14:paraId="6BF8F2BD" w14:textId="6CDB9A09" w:rsidR="00CE35F6" w:rsidRPr="005F649F" w:rsidRDefault="00CE35F6" w:rsidP="00CE35F6">
            <w:pPr>
              <w:pStyle w:val="BodyTextTable"/>
              <w:rPr>
                <w:color w:val="000000" w:themeColor="dark1"/>
                <w:kern w:val="24"/>
                <w:szCs w:val="18"/>
              </w:rPr>
            </w:pPr>
            <w:proofErr w:type="spellStart"/>
            <w:r>
              <w:rPr>
                <w:szCs w:val="18"/>
              </w:rPr>
              <w:t>DateTime</w:t>
            </w:r>
            <w:proofErr w:type="spellEnd"/>
          </w:p>
        </w:tc>
        <w:tc>
          <w:tcPr>
            <w:tcW w:w="1437" w:type="pct"/>
            <w:shd w:val="clear" w:color="auto" w:fill="auto"/>
          </w:tcPr>
          <w:p w14:paraId="488539CA" w14:textId="3FB139F0"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3A06E169" w14:textId="77777777" w:rsidR="00CE35F6" w:rsidRDefault="00CE35F6" w:rsidP="00CE35F6">
            <w:pPr>
              <w:pStyle w:val="BodyTextTable"/>
              <w:rPr>
                <w:color w:val="000000" w:themeColor="dark1"/>
                <w:kern w:val="24"/>
                <w:szCs w:val="18"/>
              </w:rPr>
            </w:pPr>
          </w:p>
        </w:tc>
        <w:tc>
          <w:tcPr>
            <w:tcW w:w="526" w:type="pct"/>
            <w:shd w:val="clear" w:color="auto" w:fill="auto"/>
          </w:tcPr>
          <w:p w14:paraId="3502499E" w14:textId="41789AA9" w:rsidR="00CE35F6" w:rsidRDefault="00CE35F6" w:rsidP="00CE35F6">
            <w:pPr>
              <w:pStyle w:val="BodyTextTable"/>
              <w:rPr>
                <w:color w:val="000000" w:themeColor="dark1"/>
                <w:kern w:val="24"/>
                <w:szCs w:val="18"/>
              </w:rPr>
            </w:pPr>
          </w:p>
        </w:tc>
        <w:tc>
          <w:tcPr>
            <w:tcW w:w="335" w:type="pct"/>
            <w:shd w:val="clear" w:color="auto" w:fill="auto"/>
          </w:tcPr>
          <w:p w14:paraId="33CF0F63" w14:textId="32AD72D6" w:rsidR="00CE35F6" w:rsidRDefault="00CE35F6" w:rsidP="00CE35F6">
            <w:pPr>
              <w:pStyle w:val="BodyTextTable"/>
              <w:rPr>
                <w:color w:val="000000" w:themeColor="dark1"/>
                <w:kern w:val="24"/>
                <w:szCs w:val="18"/>
              </w:rPr>
            </w:pPr>
            <w:r w:rsidRPr="00112152">
              <w:rPr>
                <w:color w:val="000000" w:themeColor="dark1"/>
                <w:kern w:val="24"/>
                <w:szCs w:val="18"/>
              </w:rPr>
              <w:t>O</w:t>
            </w:r>
          </w:p>
        </w:tc>
      </w:tr>
      <w:tr w:rsidR="00CE35F6" w:rsidRPr="00404007" w14:paraId="18103863" w14:textId="77777777" w:rsidTr="00FE1D45">
        <w:trPr>
          <w:cantSplit/>
        </w:trPr>
        <w:tc>
          <w:tcPr>
            <w:tcW w:w="241" w:type="pct"/>
            <w:shd w:val="clear" w:color="auto" w:fill="auto"/>
          </w:tcPr>
          <w:p w14:paraId="2F0C9A49" w14:textId="77777777" w:rsidR="00CE35F6" w:rsidRPr="003A4ED1" w:rsidRDefault="00CE35F6" w:rsidP="00CE35F6">
            <w:pPr>
              <w:pStyle w:val="BodyTextTable"/>
              <w:numPr>
                <w:ilvl w:val="0"/>
                <w:numId w:val="20"/>
              </w:numPr>
              <w:rPr>
                <w:szCs w:val="18"/>
              </w:rPr>
            </w:pPr>
          </w:p>
        </w:tc>
        <w:tc>
          <w:tcPr>
            <w:tcW w:w="1058" w:type="pct"/>
            <w:shd w:val="clear" w:color="auto" w:fill="auto"/>
          </w:tcPr>
          <w:p w14:paraId="1187AD73" w14:textId="1CAE3956" w:rsidR="00CE35F6" w:rsidRPr="005F649F" w:rsidRDefault="00CE35F6" w:rsidP="00CE35F6">
            <w:pPr>
              <w:pStyle w:val="BodyTextTable"/>
              <w:rPr>
                <w:color w:val="000000" w:themeColor="dark1"/>
                <w:kern w:val="24"/>
                <w:szCs w:val="18"/>
              </w:rPr>
            </w:pPr>
            <w:r>
              <w:t>PlaceholderDT5</w:t>
            </w:r>
          </w:p>
        </w:tc>
        <w:tc>
          <w:tcPr>
            <w:tcW w:w="673" w:type="pct"/>
            <w:shd w:val="clear" w:color="auto" w:fill="auto"/>
          </w:tcPr>
          <w:p w14:paraId="1D15E0D5" w14:textId="62DA5768" w:rsidR="00CE35F6" w:rsidRPr="005F649F" w:rsidRDefault="00CE35F6" w:rsidP="00CE35F6">
            <w:pPr>
              <w:pStyle w:val="BodyTextTable"/>
              <w:rPr>
                <w:color w:val="000000" w:themeColor="dark1"/>
                <w:kern w:val="24"/>
                <w:szCs w:val="18"/>
              </w:rPr>
            </w:pPr>
            <w:proofErr w:type="spellStart"/>
            <w:r>
              <w:rPr>
                <w:szCs w:val="18"/>
              </w:rPr>
              <w:t>DateTime</w:t>
            </w:r>
            <w:proofErr w:type="spellEnd"/>
          </w:p>
        </w:tc>
        <w:tc>
          <w:tcPr>
            <w:tcW w:w="1437" w:type="pct"/>
            <w:shd w:val="clear" w:color="auto" w:fill="auto"/>
          </w:tcPr>
          <w:p w14:paraId="6B5F0CDD" w14:textId="6D580F57" w:rsidR="00CE35F6" w:rsidRDefault="00CE35F6" w:rsidP="00CE35F6">
            <w:pPr>
              <w:pStyle w:val="BodyTextTable"/>
              <w:rPr>
                <w:color w:val="000000" w:themeColor="dark1"/>
                <w:kern w:val="24"/>
                <w:szCs w:val="18"/>
              </w:rPr>
            </w:pPr>
            <w:r w:rsidRPr="00B4266A">
              <w:rPr>
                <w:rFonts w:asciiTheme="minorHAnsi" w:hAnsiTheme="minorHAnsi"/>
                <w:szCs w:val="18"/>
              </w:rPr>
              <w:t xml:space="preserve">Place holder. </w:t>
            </w:r>
          </w:p>
        </w:tc>
        <w:tc>
          <w:tcPr>
            <w:tcW w:w="730" w:type="pct"/>
            <w:shd w:val="clear" w:color="auto" w:fill="auto"/>
          </w:tcPr>
          <w:p w14:paraId="387D710C" w14:textId="77777777" w:rsidR="00CE35F6" w:rsidRDefault="00CE35F6" w:rsidP="00CE35F6">
            <w:pPr>
              <w:pStyle w:val="BodyTextTable"/>
              <w:rPr>
                <w:color w:val="000000" w:themeColor="dark1"/>
                <w:kern w:val="24"/>
                <w:szCs w:val="18"/>
              </w:rPr>
            </w:pPr>
          </w:p>
        </w:tc>
        <w:tc>
          <w:tcPr>
            <w:tcW w:w="526" w:type="pct"/>
            <w:shd w:val="clear" w:color="auto" w:fill="auto"/>
          </w:tcPr>
          <w:p w14:paraId="3F66AF74" w14:textId="4AD21C29" w:rsidR="00CE35F6" w:rsidRDefault="00CE35F6" w:rsidP="00CE35F6">
            <w:pPr>
              <w:pStyle w:val="BodyTextTable"/>
              <w:rPr>
                <w:color w:val="000000" w:themeColor="dark1"/>
                <w:kern w:val="24"/>
                <w:szCs w:val="18"/>
              </w:rPr>
            </w:pPr>
          </w:p>
        </w:tc>
        <w:tc>
          <w:tcPr>
            <w:tcW w:w="335" w:type="pct"/>
            <w:shd w:val="clear" w:color="auto" w:fill="auto"/>
          </w:tcPr>
          <w:p w14:paraId="6165C3AA" w14:textId="08A0FE79" w:rsidR="00CE35F6" w:rsidRDefault="00CE35F6" w:rsidP="00CE35F6">
            <w:pPr>
              <w:pStyle w:val="BodyTextTable"/>
              <w:rPr>
                <w:color w:val="000000" w:themeColor="dark1"/>
                <w:kern w:val="24"/>
                <w:szCs w:val="18"/>
              </w:rPr>
            </w:pPr>
            <w:r w:rsidRPr="00112152">
              <w:rPr>
                <w:color w:val="000000" w:themeColor="dark1"/>
                <w:kern w:val="24"/>
                <w:szCs w:val="18"/>
              </w:rPr>
              <w:t>O</w:t>
            </w:r>
          </w:p>
        </w:tc>
      </w:tr>
    </w:tbl>
    <w:p w14:paraId="3E4A9877" w14:textId="77777777" w:rsidR="007F0E0D" w:rsidRPr="003A4ED1" w:rsidRDefault="007F0E0D" w:rsidP="007F0E0D">
      <w:pPr>
        <w:pStyle w:val="Heading3"/>
        <w:keepNext w:val="0"/>
        <w:keepLines w:val="0"/>
      </w:pPr>
      <w:bookmarkStart w:id="378" w:name="_Toc67559507"/>
      <w:bookmarkStart w:id="379" w:name="_Toc67559595"/>
      <w:bookmarkStart w:id="380" w:name="_Toc69816862"/>
      <w:bookmarkStart w:id="381" w:name="_Toc69816950"/>
      <w:bookmarkStart w:id="382" w:name="_Toc67559516"/>
      <w:bookmarkStart w:id="383" w:name="_Toc67559604"/>
      <w:bookmarkStart w:id="384" w:name="_Toc69816871"/>
      <w:bookmarkStart w:id="385" w:name="_Toc69816959"/>
      <w:bookmarkStart w:id="386" w:name="_Toc525899359"/>
      <w:bookmarkStart w:id="387" w:name="_Toc525899535"/>
      <w:bookmarkStart w:id="388" w:name="_Toc525899711"/>
      <w:bookmarkStart w:id="389" w:name="_Toc525901932"/>
      <w:bookmarkStart w:id="390" w:name="_Toc525902108"/>
      <w:bookmarkStart w:id="391" w:name="_Toc526403717"/>
      <w:bookmarkStart w:id="392" w:name="_Toc526403893"/>
      <w:bookmarkStart w:id="393" w:name="_Toc526404069"/>
      <w:bookmarkStart w:id="394" w:name="_Toc526404306"/>
      <w:bookmarkStart w:id="395" w:name="_Toc526438955"/>
      <w:bookmarkStart w:id="396" w:name="_Toc526439131"/>
      <w:bookmarkStart w:id="397" w:name="_Toc526440164"/>
      <w:bookmarkStart w:id="398" w:name="_Toc526440340"/>
      <w:bookmarkStart w:id="399" w:name="_Toc526922188"/>
      <w:bookmarkStart w:id="400" w:name="_Toc526922364"/>
      <w:bookmarkStart w:id="401" w:name="_Toc526930786"/>
      <w:bookmarkStart w:id="402" w:name="_Toc526930962"/>
      <w:bookmarkStart w:id="403" w:name="_Toc526938247"/>
      <w:bookmarkStart w:id="404" w:name="_Toc528503176"/>
      <w:bookmarkStart w:id="405" w:name="_Toc528503352"/>
      <w:bookmarkStart w:id="406" w:name="_Toc528503528"/>
      <w:bookmarkStart w:id="407" w:name="_Toc529896317"/>
      <w:bookmarkStart w:id="408" w:name="_Toc529896493"/>
      <w:bookmarkStart w:id="409" w:name="_Toc525899360"/>
      <w:bookmarkStart w:id="410" w:name="_Toc525899536"/>
      <w:bookmarkStart w:id="411" w:name="_Toc525899712"/>
      <w:bookmarkStart w:id="412" w:name="_Toc525901933"/>
      <w:bookmarkStart w:id="413" w:name="_Toc525902109"/>
      <w:bookmarkStart w:id="414" w:name="_Toc526403718"/>
      <w:bookmarkStart w:id="415" w:name="_Toc526403894"/>
      <w:bookmarkStart w:id="416" w:name="_Toc526404070"/>
      <w:bookmarkStart w:id="417" w:name="_Toc526404307"/>
      <w:bookmarkStart w:id="418" w:name="_Toc526438956"/>
      <w:bookmarkStart w:id="419" w:name="_Toc526439132"/>
      <w:bookmarkStart w:id="420" w:name="_Toc526440165"/>
      <w:bookmarkStart w:id="421" w:name="_Toc526440341"/>
      <w:bookmarkStart w:id="422" w:name="_Toc526922189"/>
      <w:bookmarkStart w:id="423" w:name="_Toc526922365"/>
      <w:bookmarkStart w:id="424" w:name="_Toc526930787"/>
      <w:bookmarkStart w:id="425" w:name="_Toc526930963"/>
      <w:bookmarkStart w:id="426" w:name="_Toc526938248"/>
      <w:bookmarkStart w:id="427" w:name="_Toc528503177"/>
      <w:bookmarkStart w:id="428" w:name="_Toc528503353"/>
      <w:bookmarkStart w:id="429" w:name="_Toc528503529"/>
      <w:bookmarkStart w:id="430" w:name="_Toc529896318"/>
      <w:bookmarkStart w:id="431" w:name="_Toc529896494"/>
      <w:bookmarkStart w:id="432" w:name="_Toc525899397"/>
      <w:bookmarkStart w:id="433" w:name="_Toc525899573"/>
      <w:bookmarkStart w:id="434" w:name="_Toc525899749"/>
      <w:bookmarkStart w:id="435" w:name="_Toc525901970"/>
      <w:bookmarkStart w:id="436" w:name="_Toc525902146"/>
      <w:bookmarkStart w:id="437" w:name="_Toc526403755"/>
      <w:bookmarkStart w:id="438" w:name="_Toc526403931"/>
      <w:bookmarkStart w:id="439" w:name="_Toc526404107"/>
      <w:bookmarkStart w:id="440" w:name="_Toc526404344"/>
      <w:bookmarkStart w:id="441" w:name="_Toc526438993"/>
      <w:bookmarkStart w:id="442" w:name="_Toc526439169"/>
      <w:bookmarkStart w:id="443" w:name="_Toc526440202"/>
      <w:bookmarkStart w:id="444" w:name="_Toc526440378"/>
      <w:bookmarkStart w:id="445" w:name="_Toc526922226"/>
      <w:bookmarkStart w:id="446" w:name="_Toc526922402"/>
      <w:bookmarkStart w:id="447" w:name="_Toc526930824"/>
      <w:bookmarkStart w:id="448" w:name="_Toc526931000"/>
      <w:bookmarkStart w:id="449" w:name="_Toc526938285"/>
      <w:bookmarkStart w:id="450" w:name="_Toc528503214"/>
      <w:bookmarkStart w:id="451" w:name="_Toc528503390"/>
      <w:bookmarkStart w:id="452" w:name="_Toc528503566"/>
      <w:bookmarkStart w:id="453" w:name="_Toc529896355"/>
      <w:bookmarkStart w:id="454" w:name="_Toc529896531"/>
      <w:bookmarkStart w:id="455" w:name="_Toc525899406"/>
      <w:bookmarkStart w:id="456" w:name="_Toc525899582"/>
      <w:bookmarkStart w:id="457" w:name="_Toc525899758"/>
      <w:bookmarkStart w:id="458" w:name="_Toc525901979"/>
      <w:bookmarkStart w:id="459" w:name="_Toc525902155"/>
      <w:bookmarkStart w:id="460" w:name="_Toc526403764"/>
      <w:bookmarkStart w:id="461" w:name="_Toc526403940"/>
      <w:bookmarkStart w:id="462" w:name="_Toc526404116"/>
      <w:bookmarkStart w:id="463" w:name="_Toc526404353"/>
      <w:bookmarkStart w:id="464" w:name="_Toc526439002"/>
      <w:bookmarkStart w:id="465" w:name="_Toc526439178"/>
      <w:bookmarkStart w:id="466" w:name="_Toc526440211"/>
      <w:bookmarkStart w:id="467" w:name="_Toc526440387"/>
      <w:bookmarkStart w:id="468" w:name="_Toc526922235"/>
      <w:bookmarkStart w:id="469" w:name="_Toc526922411"/>
      <w:bookmarkStart w:id="470" w:name="_Toc526930833"/>
      <w:bookmarkStart w:id="471" w:name="_Toc526931009"/>
      <w:bookmarkStart w:id="472" w:name="_Toc526938294"/>
      <w:bookmarkStart w:id="473" w:name="_Toc528503223"/>
      <w:bookmarkStart w:id="474" w:name="_Toc528503399"/>
      <w:bookmarkStart w:id="475" w:name="_Toc528503575"/>
      <w:bookmarkStart w:id="476" w:name="_Toc529896364"/>
      <w:bookmarkStart w:id="477" w:name="_Toc529896540"/>
      <w:bookmarkStart w:id="478" w:name="_Toc525899414"/>
      <w:bookmarkStart w:id="479" w:name="_Toc525899590"/>
      <w:bookmarkStart w:id="480" w:name="_Toc525899766"/>
      <w:bookmarkStart w:id="481" w:name="_Toc525901987"/>
      <w:bookmarkStart w:id="482" w:name="_Toc525902163"/>
      <w:bookmarkStart w:id="483" w:name="_Toc526403772"/>
      <w:bookmarkStart w:id="484" w:name="_Toc526403948"/>
      <w:bookmarkStart w:id="485" w:name="_Toc526404124"/>
      <w:bookmarkStart w:id="486" w:name="_Toc526404361"/>
      <w:bookmarkStart w:id="487" w:name="_Toc526439010"/>
      <w:bookmarkStart w:id="488" w:name="_Toc526439186"/>
      <w:bookmarkStart w:id="489" w:name="_Toc526440219"/>
      <w:bookmarkStart w:id="490" w:name="_Toc526440395"/>
      <w:bookmarkStart w:id="491" w:name="_Toc526922243"/>
      <w:bookmarkStart w:id="492" w:name="_Toc526922419"/>
      <w:bookmarkStart w:id="493" w:name="_Toc526930841"/>
      <w:bookmarkStart w:id="494" w:name="_Toc526931017"/>
      <w:bookmarkStart w:id="495" w:name="_Toc526938302"/>
      <w:bookmarkStart w:id="496" w:name="_Toc528503231"/>
      <w:bookmarkStart w:id="497" w:name="_Toc528503407"/>
      <w:bookmarkStart w:id="498" w:name="_Toc528503583"/>
      <w:bookmarkStart w:id="499" w:name="_Toc529896372"/>
      <w:bookmarkStart w:id="500" w:name="_Toc529896548"/>
      <w:bookmarkStart w:id="501" w:name="_Toc525899422"/>
      <w:bookmarkStart w:id="502" w:name="_Toc525899598"/>
      <w:bookmarkStart w:id="503" w:name="_Toc525899774"/>
      <w:bookmarkStart w:id="504" w:name="_Toc525901995"/>
      <w:bookmarkStart w:id="505" w:name="_Toc525902171"/>
      <w:bookmarkStart w:id="506" w:name="_Toc526403780"/>
      <w:bookmarkStart w:id="507" w:name="_Toc526403956"/>
      <w:bookmarkStart w:id="508" w:name="_Toc526404132"/>
      <w:bookmarkStart w:id="509" w:name="_Toc526404369"/>
      <w:bookmarkStart w:id="510" w:name="_Toc526439018"/>
      <w:bookmarkStart w:id="511" w:name="_Toc526439194"/>
      <w:bookmarkStart w:id="512" w:name="_Toc526440227"/>
      <w:bookmarkStart w:id="513" w:name="_Toc526440403"/>
      <w:bookmarkStart w:id="514" w:name="_Toc526922251"/>
      <w:bookmarkStart w:id="515" w:name="_Toc526922427"/>
      <w:bookmarkStart w:id="516" w:name="_Toc526930849"/>
      <w:bookmarkStart w:id="517" w:name="_Toc526931025"/>
      <w:bookmarkStart w:id="518" w:name="_Toc526938310"/>
      <w:bookmarkStart w:id="519" w:name="_Toc528503239"/>
      <w:bookmarkStart w:id="520" w:name="_Toc528503415"/>
      <w:bookmarkStart w:id="521" w:name="_Toc528503591"/>
      <w:bookmarkStart w:id="522" w:name="_Toc529896380"/>
      <w:bookmarkStart w:id="523" w:name="_Toc529896556"/>
      <w:bookmarkStart w:id="524" w:name="_Toc525899430"/>
      <w:bookmarkStart w:id="525" w:name="_Toc525899606"/>
      <w:bookmarkStart w:id="526" w:name="_Toc525899782"/>
      <w:bookmarkStart w:id="527" w:name="_Toc525902003"/>
      <w:bookmarkStart w:id="528" w:name="_Toc525902179"/>
      <w:bookmarkStart w:id="529" w:name="_Toc526403788"/>
      <w:bookmarkStart w:id="530" w:name="_Toc526403964"/>
      <w:bookmarkStart w:id="531" w:name="_Toc526404140"/>
      <w:bookmarkStart w:id="532" w:name="_Toc526404377"/>
      <w:bookmarkStart w:id="533" w:name="_Toc526439026"/>
      <w:bookmarkStart w:id="534" w:name="_Toc526439202"/>
      <w:bookmarkStart w:id="535" w:name="_Toc526440235"/>
      <w:bookmarkStart w:id="536" w:name="_Toc526440411"/>
      <w:bookmarkStart w:id="537" w:name="_Toc526922259"/>
      <w:bookmarkStart w:id="538" w:name="_Toc526922435"/>
      <w:bookmarkStart w:id="539" w:name="_Toc526930857"/>
      <w:bookmarkStart w:id="540" w:name="_Toc526931033"/>
      <w:bookmarkStart w:id="541" w:name="_Toc526938318"/>
      <w:bookmarkStart w:id="542" w:name="_Toc528503247"/>
      <w:bookmarkStart w:id="543" w:name="_Toc528503423"/>
      <w:bookmarkStart w:id="544" w:name="_Toc528503599"/>
      <w:bookmarkStart w:id="545" w:name="_Toc529896388"/>
      <w:bookmarkStart w:id="546" w:name="_Toc529896564"/>
      <w:bookmarkStart w:id="547" w:name="_Toc525899438"/>
      <w:bookmarkStart w:id="548" w:name="_Toc525899614"/>
      <w:bookmarkStart w:id="549" w:name="_Toc525899790"/>
      <w:bookmarkStart w:id="550" w:name="_Toc525902011"/>
      <w:bookmarkStart w:id="551" w:name="_Toc525902187"/>
      <w:bookmarkStart w:id="552" w:name="_Toc526403796"/>
      <w:bookmarkStart w:id="553" w:name="_Toc526403972"/>
      <w:bookmarkStart w:id="554" w:name="_Toc526404148"/>
      <w:bookmarkStart w:id="555" w:name="_Toc526404385"/>
      <w:bookmarkStart w:id="556" w:name="_Toc526439034"/>
      <w:bookmarkStart w:id="557" w:name="_Toc526439210"/>
      <w:bookmarkStart w:id="558" w:name="_Toc526440243"/>
      <w:bookmarkStart w:id="559" w:name="_Toc526440419"/>
      <w:bookmarkStart w:id="560" w:name="_Toc526922267"/>
      <w:bookmarkStart w:id="561" w:name="_Toc526922443"/>
      <w:bookmarkStart w:id="562" w:name="_Toc526930865"/>
      <w:bookmarkStart w:id="563" w:name="_Toc526931041"/>
      <w:bookmarkStart w:id="564" w:name="_Toc526938326"/>
      <w:bookmarkStart w:id="565" w:name="_Toc528503255"/>
      <w:bookmarkStart w:id="566" w:name="_Toc528503431"/>
      <w:bookmarkStart w:id="567" w:name="_Toc528503607"/>
      <w:bookmarkStart w:id="568" w:name="_Toc529896396"/>
      <w:bookmarkStart w:id="569" w:name="_Toc529896572"/>
      <w:bookmarkStart w:id="570" w:name="_Toc525899458"/>
      <w:bookmarkStart w:id="571" w:name="_Toc525899634"/>
      <w:bookmarkStart w:id="572" w:name="_Toc525899810"/>
      <w:bookmarkStart w:id="573" w:name="_Toc525902031"/>
      <w:bookmarkStart w:id="574" w:name="_Toc525902207"/>
      <w:bookmarkStart w:id="575" w:name="_Toc526403816"/>
      <w:bookmarkStart w:id="576" w:name="_Toc526403992"/>
      <w:bookmarkStart w:id="577" w:name="_Toc526404168"/>
      <w:bookmarkStart w:id="578" w:name="_Toc526404405"/>
      <w:bookmarkStart w:id="579" w:name="_Toc526439054"/>
      <w:bookmarkStart w:id="580" w:name="_Toc526439230"/>
      <w:bookmarkStart w:id="581" w:name="_Toc526440263"/>
      <w:bookmarkStart w:id="582" w:name="_Toc526440439"/>
      <w:bookmarkStart w:id="583" w:name="_Toc526922287"/>
      <w:bookmarkStart w:id="584" w:name="_Toc526922463"/>
      <w:bookmarkStart w:id="585" w:name="_Toc526930885"/>
      <w:bookmarkStart w:id="586" w:name="_Toc526931061"/>
      <w:bookmarkStart w:id="587" w:name="_Toc526938346"/>
      <w:bookmarkStart w:id="588" w:name="_Toc528503275"/>
      <w:bookmarkStart w:id="589" w:name="_Toc528503451"/>
      <w:bookmarkStart w:id="590" w:name="_Toc528503627"/>
      <w:bookmarkStart w:id="591" w:name="_Toc529896416"/>
      <w:bookmarkStart w:id="592" w:name="_Toc529896592"/>
      <w:bookmarkStart w:id="593" w:name="_Toc525899470"/>
      <w:bookmarkStart w:id="594" w:name="_Toc525899646"/>
      <w:bookmarkStart w:id="595" w:name="_Toc525899822"/>
      <w:bookmarkStart w:id="596" w:name="_Toc525902043"/>
      <w:bookmarkStart w:id="597" w:name="_Toc525902219"/>
      <w:bookmarkStart w:id="598" w:name="_Toc526403828"/>
      <w:bookmarkStart w:id="599" w:name="_Toc526404004"/>
      <w:bookmarkStart w:id="600" w:name="_Toc526404180"/>
      <w:bookmarkStart w:id="601" w:name="_Toc526404417"/>
      <w:bookmarkStart w:id="602" w:name="_Toc526439066"/>
      <w:bookmarkStart w:id="603" w:name="_Toc526439242"/>
      <w:bookmarkStart w:id="604" w:name="_Toc526440275"/>
      <w:bookmarkStart w:id="605" w:name="_Toc526440451"/>
      <w:bookmarkStart w:id="606" w:name="_Toc526922299"/>
      <w:bookmarkStart w:id="607" w:name="_Toc526922475"/>
      <w:bookmarkStart w:id="608" w:name="_Toc526930897"/>
      <w:bookmarkStart w:id="609" w:name="_Toc526931073"/>
      <w:bookmarkStart w:id="610" w:name="_Toc526938358"/>
      <w:bookmarkStart w:id="611" w:name="_Toc528503287"/>
      <w:bookmarkStart w:id="612" w:name="_Toc528503463"/>
      <w:bookmarkStart w:id="613" w:name="_Toc528503639"/>
      <w:bookmarkStart w:id="614" w:name="_Toc529896428"/>
      <w:bookmarkStart w:id="615" w:name="_Toc529896604"/>
      <w:bookmarkStart w:id="616" w:name="_Toc525899479"/>
      <w:bookmarkStart w:id="617" w:name="_Toc525899655"/>
      <w:bookmarkStart w:id="618" w:name="_Toc525899831"/>
      <w:bookmarkStart w:id="619" w:name="_Toc525902052"/>
      <w:bookmarkStart w:id="620" w:name="_Toc525902228"/>
      <w:bookmarkStart w:id="621" w:name="_Toc526403837"/>
      <w:bookmarkStart w:id="622" w:name="_Toc526404013"/>
      <w:bookmarkStart w:id="623" w:name="_Toc526404189"/>
      <w:bookmarkStart w:id="624" w:name="_Toc526404426"/>
      <w:bookmarkStart w:id="625" w:name="_Toc526439075"/>
      <w:bookmarkStart w:id="626" w:name="_Toc526439251"/>
      <w:bookmarkStart w:id="627" w:name="_Toc526440284"/>
      <w:bookmarkStart w:id="628" w:name="_Toc526440460"/>
      <w:bookmarkStart w:id="629" w:name="_Toc526922308"/>
      <w:bookmarkStart w:id="630" w:name="_Toc526922484"/>
      <w:bookmarkStart w:id="631" w:name="_Toc526930906"/>
      <w:bookmarkStart w:id="632" w:name="_Toc526931082"/>
      <w:bookmarkStart w:id="633" w:name="_Toc526938367"/>
      <w:bookmarkStart w:id="634" w:name="_Toc528503296"/>
      <w:bookmarkStart w:id="635" w:name="_Toc528503472"/>
      <w:bookmarkStart w:id="636" w:name="_Toc528503648"/>
      <w:bookmarkStart w:id="637" w:name="_Toc529896437"/>
      <w:bookmarkStart w:id="638" w:name="_Toc529896613"/>
      <w:bookmarkStart w:id="639" w:name="_Toc525899490"/>
      <w:bookmarkStart w:id="640" w:name="_Toc525899666"/>
      <w:bookmarkStart w:id="641" w:name="_Toc525899842"/>
      <w:bookmarkStart w:id="642" w:name="_Toc525902063"/>
      <w:bookmarkStart w:id="643" w:name="_Toc525902239"/>
      <w:bookmarkStart w:id="644" w:name="_Toc526403848"/>
      <w:bookmarkStart w:id="645" w:name="_Toc526404024"/>
      <w:bookmarkStart w:id="646" w:name="_Toc526404200"/>
      <w:bookmarkStart w:id="647" w:name="_Toc526404437"/>
      <w:bookmarkStart w:id="648" w:name="_Toc526439086"/>
      <w:bookmarkStart w:id="649" w:name="_Toc526439262"/>
      <w:bookmarkStart w:id="650" w:name="_Toc526440295"/>
      <w:bookmarkStart w:id="651" w:name="_Toc526440471"/>
      <w:bookmarkStart w:id="652" w:name="_Toc526922319"/>
      <w:bookmarkStart w:id="653" w:name="_Toc526922495"/>
      <w:bookmarkStart w:id="654" w:name="_Toc526930917"/>
      <w:bookmarkStart w:id="655" w:name="_Toc526931093"/>
      <w:bookmarkStart w:id="656" w:name="_Toc526938378"/>
      <w:bookmarkStart w:id="657" w:name="_Toc528503307"/>
      <w:bookmarkStart w:id="658" w:name="_Toc528503483"/>
      <w:bookmarkStart w:id="659" w:name="_Toc528503659"/>
      <w:bookmarkStart w:id="660" w:name="_Toc529896448"/>
      <w:bookmarkStart w:id="661" w:name="_Toc529896624"/>
      <w:bookmarkStart w:id="662" w:name="_Toc20914378"/>
      <w:bookmarkStart w:id="663" w:name="_Toc114647104"/>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rsidRPr="003A4ED1">
        <w:t>Frequency</w:t>
      </w:r>
      <w:bookmarkEnd w:id="662"/>
      <w:bookmarkEnd w:id="663"/>
    </w:p>
    <w:p w14:paraId="4EC7D89C" w14:textId="77777777" w:rsidR="007F0E0D" w:rsidRDefault="007F0E0D" w:rsidP="007F0E0D">
      <w:pPr>
        <w:pStyle w:val="BodyText"/>
      </w:pPr>
      <w:r w:rsidRPr="00237D81">
        <w:t xml:space="preserve">Daily files. </w:t>
      </w:r>
    </w:p>
    <w:p w14:paraId="63CDA82B" w14:textId="77777777" w:rsidR="007F0E0D" w:rsidRDefault="007F0E0D" w:rsidP="007F0E0D">
      <w:pPr>
        <w:pStyle w:val="BodyText"/>
      </w:pPr>
      <w:r w:rsidRPr="00237D81">
        <w:t xml:space="preserve">Cut-off time: 12:00AM. </w:t>
      </w:r>
    </w:p>
    <w:p w14:paraId="63B96F1B" w14:textId="77777777" w:rsidR="007F0E0D" w:rsidRPr="00237D81" w:rsidRDefault="007F0E0D" w:rsidP="007F0E0D">
      <w:pPr>
        <w:pStyle w:val="BodyText"/>
      </w:pPr>
      <w:r w:rsidRPr="00237D81">
        <w:t>Extraction ready for AIA to download at 2 AM. If file does not exist, AIA will check the folder every 10 minutes for 5 times and then halt until next day.</w:t>
      </w:r>
    </w:p>
    <w:p w14:paraId="5BE857D1" w14:textId="77777777" w:rsidR="007F0E0D" w:rsidRPr="003A4ED1" w:rsidRDefault="007F0E0D" w:rsidP="007F0E0D">
      <w:pPr>
        <w:pStyle w:val="Heading3"/>
        <w:keepNext w:val="0"/>
        <w:keepLines w:val="0"/>
      </w:pPr>
      <w:bookmarkStart w:id="664" w:name="_Toc20914379"/>
      <w:bookmarkStart w:id="665" w:name="_Toc114647105"/>
      <w:r w:rsidRPr="003A4ED1">
        <w:t>Error/Recovery Handling</w:t>
      </w:r>
      <w:bookmarkEnd w:id="664"/>
      <w:bookmarkEnd w:id="665"/>
    </w:p>
    <w:p w14:paraId="7B7DD42C" w14:textId="77777777" w:rsidR="007F0E0D" w:rsidRPr="00EF205A" w:rsidRDefault="007F0E0D" w:rsidP="007F0E0D">
      <w:pPr>
        <w:pStyle w:val="BodyText"/>
      </w:pPr>
      <w:r w:rsidRPr="00EF205A">
        <w:t>PLDT responsibility:</w:t>
      </w:r>
    </w:p>
    <w:p w14:paraId="2541A7BA" w14:textId="77777777" w:rsidR="007F0E0D" w:rsidRPr="00EF205A" w:rsidRDefault="007F0E0D" w:rsidP="007F0E0D">
      <w:pPr>
        <w:pStyle w:val="BodyText"/>
      </w:pPr>
      <w:r w:rsidRPr="00EF205A">
        <w:t xml:space="preserve">If there </w:t>
      </w:r>
      <w:r>
        <w:t>is</w:t>
      </w:r>
      <w:r w:rsidRPr="00EF205A">
        <w:t xml:space="preserve"> an error in the file transfer, the client will retry the operation.</w:t>
      </w:r>
    </w:p>
    <w:p w14:paraId="62CC5B44" w14:textId="77777777" w:rsidR="007F0E0D" w:rsidRPr="00EF205A" w:rsidRDefault="007F0E0D" w:rsidP="007F0E0D">
      <w:pPr>
        <w:pStyle w:val="BodyText"/>
      </w:pPr>
      <w:r w:rsidRPr="00EF205A">
        <w:t>Amdocs responsibility:</w:t>
      </w:r>
    </w:p>
    <w:p w14:paraId="54D63198" w14:textId="77777777" w:rsidR="007F0E0D" w:rsidRPr="00EF205A" w:rsidRDefault="007F0E0D" w:rsidP="007F0E0D">
      <w:pPr>
        <w:pStyle w:val="Num1"/>
        <w:numPr>
          <w:ilvl w:val="0"/>
          <w:numId w:val="16"/>
        </w:numPr>
      </w:pPr>
      <w:r w:rsidRPr="00EF205A">
        <w:t xml:space="preserve">If there </w:t>
      </w:r>
      <w:r>
        <w:t>is</w:t>
      </w:r>
      <w:r w:rsidRPr="00EF205A">
        <w:t xml:space="preserve"> an error during record loading, </w:t>
      </w:r>
      <w:r>
        <w:t xml:space="preserve">Amdocs IC360 </w:t>
      </w:r>
      <w:r w:rsidRPr="00EF205A">
        <w:t>will write the error to an audit log.</w:t>
      </w:r>
    </w:p>
    <w:p w14:paraId="383971A8" w14:textId="77777777" w:rsidR="007F0E0D" w:rsidRPr="00EF205A" w:rsidRDefault="007F0E0D" w:rsidP="007F0E0D">
      <w:pPr>
        <w:pStyle w:val="Num1"/>
      </w:pPr>
      <w:r w:rsidRPr="00EF205A">
        <w:t xml:space="preserve">If there </w:t>
      </w:r>
      <w:r>
        <w:t>is</w:t>
      </w:r>
      <w:r w:rsidRPr="00EF205A">
        <w:t xml:space="preserve"> an error during record processing, </w:t>
      </w:r>
      <w:r>
        <w:t xml:space="preserve">Amdocs IC360 </w:t>
      </w:r>
      <w:r w:rsidRPr="00EF205A">
        <w:t xml:space="preserve">will write the error to an audit log. </w:t>
      </w:r>
    </w:p>
    <w:p w14:paraId="0ECA00EB" w14:textId="77777777" w:rsidR="007F0E0D" w:rsidRPr="003A4ED1" w:rsidRDefault="007F0E0D" w:rsidP="007F0E0D">
      <w:pPr>
        <w:pStyle w:val="Heading3"/>
        <w:keepNext w:val="0"/>
        <w:keepLines w:val="0"/>
      </w:pPr>
      <w:bookmarkStart w:id="666" w:name="_Toc20914380"/>
      <w:bookmarkStart w:id="667" w:name="_Toc114647106"/>
      <w:r w:rsidRPr="003A4ED1">
        <w:t>Interface Output File Information</w:t>
      </w:r>
      <w:r>
        <w:t xml:space="preserve"> – N/A</w:t>
      </w:r>
      <w:bookmarkEnd w:id="666"/>
      <w:bookmarkEnd w:id="667"/>
    </w:p>
    <w:p w14:paraId="7691E466" w14:textId="77777777" w:rsidR="007F0E0D" w:rsidRPr="003A4ED1" w:rsidRDefault="007F0E0D" w:rsidP="007F0E0D">
      <w:pPr>
        <w:pStyle w:val="Heading3"/>
        <w:keepNext w:val="0"/>
        <w:keepLines w:val="0"/>
      </w:pPr>
      <w:bookmarkStart w:id="668" w:name="_Toc20914381"/>
      <w:bookmarkStart w:id="669" w:name="_Toc114647107"/>
      <w:r w:rsidRPr="003A4ED1">
        <w:t>Archiving Handling</w:t>
      </w:r>
      <w:bookmarkEnd w:id="668"/>
      <w:bookmarkEnd w:id="669"/>
    </w:p>
    <w:p w14:paraId="55F423A0" w14:textId="77777777" w:rsidR="007F0E0D" w:rsidRDefault="007F0E0D" w:rsidP="007F0E0D">
      <w:pPr>
        <w:pStyle w:val="BodyText"/>
      </w:pPr>
      <w:r w:rsidRPr="003A4ED1">
        <w:t xml:space="preserve">It is </w:t>
      </w:r>
      <w:proofErr w:type="spellStart"/>
      <w:r>
        <w:t>TechData</w:t>
      </w:r>
      <w:proofErr w:type="spellEnd"/>
      <w:r>
        <w:t xml:space="preserve"> </w:t>
      </w:r>
      <w:r w:rsidRPr="003A4ED1">
        <w:t>responsibility to keep a backup of the file for case</w:t>
      </w:r>
      <w:r>
        <w:t>s in which the</w:t>
      </w:r>
      <w:r w:rsidRPr="003A4ED1">
        <w:t xml:space="preserve"> upload or process</w:t>
      </w:r>
      <w:r>
        <w:t>ing</w:t>
      </w:r>
      <w:r w:rsidRPr="003A4ED1">
        <w:t xml:space="preserve"> of the file failed.</w:t>
      </w:r>
    </w:p>
    <w:p w14:paraId="120793A9" w14:textId="77777777" w:rsidR="00F706B1" w:rsidRDefault="007F0E0D" w:rsidP="00566105">
      <w:pPr>
        <w:pStyle w:val="BodyText"/>
        <w:numPr>
          <w:ilvl w:val="0"/>
          <w:numId w:val="23"/>
        </w:numPr>
      </w:pPr>
      <w:r w:rsidRPr="003A4ED1">
        <w:t>Archiving Process</w:t>
      </w:r>
      <w:r>
        <w:t xml:space="preserve"> – </w:t>
      </w:r>
      <w:r w:rsidRPr="0047031C">
        <w:t>After a file is downloaded successfully and processed, it is moved to the archive folder</w:t>
      </w:r>
    </w:p>
    <w:p w14:paraId="47B86866" w14:textId="77777777" w:rsidR="00F706B1" w:rsidRDefault="007F0E0D" w:rsidP="00566105">
      <w:pPr>
        <w:pStyle w:val="BodyText"/>
        <w:numPr>
          <w:ilvl w:val="0"/>
          <w:numId w:val="23"/>
        </w:numPr>
      </w:pPr>
      <w:r w:rsidRPr="003A4ED1">
        <w:t>Retention Period</w:t>
      </w:r>
      <w:r>
        <w:t xml:space="preserve"> – </w:t>
      </w:r>
      <w:r w:rsidRPr="0047031C">
        <w:t>Files will be kept in the archive folder for one month and then will be deleted</w:t>
      </w:r>
    </w:p>
    <w:p w14:paraId="0889FF21" w14:textId="77777777" w:rsidR="007F0E0D" w:rsidRPr="003A4ED1" w:rsidRDefault="007F0E0D" w:rsidP="007F0E0D">
      <w:pPr>
        <w:pStyle w:val="Heading3"/>
        <w:keepNext w:val="0"/>
        <w:keepLines w:val="0"/>
      </w:pPr>
      <w:bookmarkStart w:id="670" w:name="_Toc20914382"/>
      <w:bookmarkStart w:id="671" w:name="_Toc114647108"/>
      <w:r w:rsidRPr="003A4ED1">
        <w:t>Data Security</w:t>
      </w:r>
      <w:bookmarkEnd w:id="670"/>
      <w:bookmarkEnd w:id="671"/>
    </w:p>
    <w:p w14:paraId="310D41F2" w14:textId="77777777" w:rsidR="007F0E0D" w:rsidRPr="003A4ED1" w:rsidRDefault="007F0E0D" w:rsidP="007F0E0D">
      <w:pPr>
        <w:pStyle w:val="BodyText"/>
      </w:pPr>
      <w:r w:rsidRPr="003A4ED1">
        <w:t>The trans</w:t>
      </w:r>
      <w:r>
        <w:t>fer</w:t>
      </w:r>
      <w:r w:rsidRPr="003A4ED1">
        <w:t xml:space="preserve"> protocol is Secured File Transfer Protocol (</w:t>
      </w:r>
      <w:proofErr w:type="spellStart"/>
      <w:r w:rsidRPr="003A4ED1">
        <w:t>sFTP</w:t>
      </w:r>
      <w:proofErr w:type="spellEnd"/>
      <w:r w:rsidRPr="003A4ED1">
        <w:t xml:space="preserve">) </w:t>
      </w:r>
      <w:r>
        <w:t>u</w:t>
      </w:r>
      <w:r w:rsidRPr="003A4ED1">
        <w:t xml:space="preserve">sing RSA authentication keys. </w:t>
      </w:r>
    </w:p>
    <w:p w14:paraId="64A7BA27" w14:textId="77777777" w:rsidR="007F0E0D" w:rsidRPr="003A4ED1" w:rsidRDefault="007F0E0D" w:rsidP="007F0E0D">
      <w:pPr>
        <w:pStyle w:val="BodyText"/>
      </w:pPr>
      <w:r w:rsidRPr="003A4ED1">
        <w:t xml:space="preserve">All files will be pushed to </w:t>
      </w:r>
      <w:r>
        <w:t xml:space="preserve">an Amdocs IC360 </w:t>
      </w:r>
      <w:r w:rsidRPr="003A4ED1">
        <w:t xml:space="preserve">provided </w:t>
      </w:r>
      <w:proofErr w:type="spellStart"/>
      <w:r w:rsidRPr="003A4ED1">
        <w:t>sFTP</w:t>
      </w:r>
      <w:proofErr w:type="spellEnd"/>
      <w:r w:rsidRPr="003A4ED1">
        <w:t xml:space="preserve"> server.</w:t>
      </w:r>
    </w:p>
    <w:p w14:paraId="119D50D3" w14:textId="77777777" w:rsidR="007F0E0D" w:rsidRPr="003A4ED1" w:rsidRDefault="007F0E0D" w:rsidP="007F0E0D">
      <w:pPr>
        <w:pStyle w:val="Heading4"/>
        <w:keepNext w:val="0"/>
        <w:keepLines w:val="0"/>
      </w:pPr>
      <w:r w:rsidRPr="003A4ED1">
        <w:t>Encryption Protocol</w:t>
      </w:r>
      <w:r>
        <w:t xml:space="preserve"> – N/A</w:t>
      </w:r>
    </w:p>
    <w:p w14:paraId="5B325C48" w14:textId="77777777" w:rsidR="007F0E0D" w:rsidRPr="003A4ED1" w:rsidRDefault="007F0E0D" w:rsidP="007F0E0D">
      <w:pPr>
        <w:pStyle w:val="Heading4"/>
        <w:keepNext w:val="0"/>
        <w:keepLines w:val="0"/>
      </w:pPr>
      <w:r w:rsidRPr="003A4ED1">
        <w:t>Other Security Aspects</w:t>
      </w:r>
      <w:r>
        <w:t xml:space="preserve"> – N/A</w:t>
      </w:r>
    </w:p>
    <w:p w14:paraId="360B27C0" w14:textId="77777777" w:rsidR="007F0E0D" w:rsidRPr="003A4ED1" w:rsidRDefault="007F0E0D" w:rsidP="007F0E0D">
      <w:pPr>
        <w:pStyle w:val="BodyText"/>
      </w:pPr>
    </w:p>
    <w:p w14:paraId="6500B24F" w14:textId="77777777" w:rsidR="007F0E0D" w:rsidRPr="003A4ED1" w:rsidRDefault="007F0E0D" w:rsidP="007F0E0D">
      <w:pPr>
        <w:pStyle w:val="BodyText"/>
        <w:sectPr w:rsidR="007F0E0D" w:rsidRPr="003A4ED1" w:rsidSect="003A4ED1">
          <w:headerReference w:type="even" r:id="rId39"/>
          <w:headerReference w:type="default" r:id="rId40"/>
          <w:footerReference w:type="even" r:id="rId41"/>
          <w:footerReference w:type="default" r:id="rId42"/>
          <w:headerReference w:type="first" r:id="rId43"/>
          <w:footerReference w:type="first" r:id="rId44"/>
          <w:pgSz w:w="11909" w:h="16834" w:code="1"/>
          <w:pgMar w:top="1440" w:right="1440" w:bottom="1440" w:left="1440" w:header="1008" w:footer="494" w:gutter="0"/>
          <w:pgBorders w:offsetFrom="page">
            <w:bottom w:val="dashSmallGap" w:sz="4" w:space="24" w:color="FFFFFF"/>
          </w:pgBorders>
          <w:cols w:space="708"/>
          <w:titlePg/>
          <w:docGrid w:linePitch="360"/>
        </w:sectPr>
      </w:pPr>
    </w:p>
    <w:p w14:paraId="66C57E6D" w14:textId="77777777" w:rsidR="008E7065" w:rsidRPr="005A2BF7" w:rsidRDefault="00CA5495" w:rsidP="008E7065">
      <w:pPr>
        <w:pStyle w:val="Heading1"/>
      </w:pPr>
      <w:bookmarkStart w:id="672" w:name="_Toc518381934"/>
      <w:bookmarkStart w:id="673" w:name="_Toc114647109"/>
      <w:r>
        <w:t>Home</w:t>
      </w:r>
      <w:r w:rsidR="008E7065">
        <w:t xml:space="preserve"> Profil</w:t>
      </w:r>
      <w:r>
        <w:t>ing</w:t>
      </w:r>
      <w:r w:rsidR="008E7065">
        <w:t xml:space="preserve"> </w:t>
      </w:r>
      <w:r>
        <w:t>Information</w:t>
      </w:r>
      <w:r w:rsidR="008E7065">
        <w:t xml:space="preserve"> File Extracts</w:t>
      </w:r>
      <w:bookmarkEnd w:id="672"/>
      <w:bookmarkEnd w:id="673"/>
    </w:p>
    <w:p w14:paraId="419013DC" w14:textId="77777777" w:rsidR="00E470A2" w:rsidRPr="00C51AAB" w:rsidRDefault="00E470A2" w:rsidP="004E001D">
      <w:pPr>
        <w:pStyle w:val="Heading2"/>
      </w:pPr>
      <w:bookmarkStart w:id="674" w:name="_Toc509915269"/>
      <w:bookmarkStart w:id="675" w:name="_Toc509915270"/>
      <w:bookmarkStart w:id="676" w:name="_Toc509915271"/>
      <w:bookmarkStart w:id="677" w:name="_Toc509915272"/>
      <w:bookmarkStart w:id="678" w:name="_Toc509915273"/>
      <w:bookmarkStart w:id="679" w:name="_Toc509915274"/>
      <w:bookmarkStart w:id="680" w:name="_Toc509915275"/>
      <w:bookmarkStart w:id="681" w:name="_Category"/>
      <w:bookmarkStart w:id="682" w:name="_Communication_Channels"/>
      <w:bookmarkStart w:id="683" w:name="_Communication_Channels_-"/>
      <w:bookmarkStart w:id="684" w:name="_Toc509915280"/>
      <w:bookmarkStart w:id="685" w:name="_Toc509915281"/>
      <w:bookmarkStart w:id="686" w:name="_Toc509915282"/>
      <w:bookmarkStart w:id="687" w:name="_Toc2588548"/>
      <w:bookmarkStart w:id="688" w:name="_Toc114647110"/>
      <w:bookmarkStart w:id="689" w:name="_Toc515796420"/>
      <w:bookmarkStart w:id="690" w:name="_Toc518381942"/>
      <w:bookmarkEnd w:id="674"/>
      <w:bookmarkEnd w:id="675"/>
      <w:bookmarkEnd w:id="676"/>
      <w:bookmarkEnd w:id="677"/>
      <w:bookmarkEnd w:id="678"/>
      <w:bookmarkEnd w:id="679"/>
      <w:bookmarkEnd w:id="680"/>
      <w:bookmarkEnd w:id="681"/>
      <w:bookmarkEnd w:id="682"/>
      <w:bookmarkEnd w:id="683"/>
      <w:bookmarkEnd w:id="684"/>
      <w:bookmarkEnd w:id="685"/>
      <w:bookmarkEnd w:id="686"/>
      <w:r>
        <w:t>Profiling Extracts</w:t>
      </w:r>
      <w:bookmarkEnd w:id="687"/>
      <w:bookmarkEnd w:id="688"/>
    </w:p>
    <w:p w14:paraId="4F56A6DA" w14:textId="77777777" w:rsidR="00E470A2" w:rsidRPr="00C51AAB" w:rsidRDefault="00E470A2" w:rsidP="00E470A2">
      <w:pPr>
        <w:pStyle w:val="Heading3"/>
      </w:pPr>
      <w:bookmarkStart w:id="691" w:name="_Toc2588549"/>
      <w:bookmarkStart w:id="692" w:name="_Toc114647111"/>
      <w:r w:rsidRPr="00C51AAB">
        <w:t>Description</w:t>
      </w:r>
      <w:bookmarkEnd w:id="691"/>
      <w:bookmarkEnd w:id="692"/>
    </w:p>
    <w:p w14:paraId="4A4BE16C" w14:textId="77777777" w:rsidR="00E470A2" w:rsidRPr="00FD43CF" w:rsidRDefault="00E470A2" w:rsidP="00E470A2">
      <w:pPr>
        <w:pStyle w:val="BodyText"/>
      </w:pPr>
      <w:r>
        <w:t xml:space="preserve">Amdocs IC360 </w:t>
      </w:r>
      <w:r w:rsidRPr="00FD43CF">
        <w:t>will provide a file</w:t>
      </w:r>
      <w:r>
        <w:t>-</w:t>
      </w:r>
      <w:r w:rsidRPr="00FD43CF">
        <w:t xml:space="preserve">based interface for integrating with </w:t>
      </w:r>
      <w:r>
        <w:t xml:space="preserve">a </w:t>
      </w:r>
      <w:r w:rsidRPr="00FD43CF">
        <w:t>designated physical directory.</w:t>
      </w:r>
    </w:p>
    <w:p w14:paraId="5C13B91C" w14:textId="77777777" w:rsidR="00E470A2" w:rsidRPr="00FD43CF" w:rsidRDefault="00E470A2" w:rsidP="00E470A2">
      <w:pPr>
        <w:pStyle w:val="BodyText"/>
      </w:pPr>
      <w:r>
        <w:t xml:space="preserve">The extracts will include </w:t>
      </w:r>
      <w:proofErr w:type="gramStart"/>
      <w:r>
        <w:t>Home</w:t>
      </w:r>
      <w:proofErr w:type="gramEnd"/>
      <w:r>
        <w:t xml:space="preserve"> PLDT account/subscriptions profiling information.</w:t>
      </w:r>
    </w:p>
    <w:p w14:paraId="7BB14EF2" w14:textId="77777777" w:rsidR="00E470A2" w:rsidRPr="00FD43CF" w:rsidRDefault="00E470A2" w:rsidP="00E470A2">
      <w:pPr>
        <w:pStyle w:val="BodyText"/>
      </w:pPr>
      <w:r w:rsidRPr="00FD43CF">
        <w:t xml:space="preserve">Amdocs is the </w:t>
      </w:r>
      <w:r>
        <w:t>c</w:t>
      </w:r>
      <w:r w:rsidRPr="00FD43CF">
        <w:t xml:space="preserve">onsumer of the </w:t>
      </w:r>
      <w:r>
        <w:t>files.</w:t>
      </w:r>
    </w:p>
    <w:p w14:paraId="5C2E89B5" w14:textId="77777777" w:rsidR="00E470A2" w:rsidRPr="00A80307" w:rsidRDefault="00E470A2" w:rsidP="00E470A2">
      <w:pPr>
        <w:pStyle w:val="Heading3"/>
        <w:keepNext w:val="0"/>
        <w:keepLines w:val="0"/>
      </w:pPr>
      <w:bookmarkStart w:id="693" w:name="_Toc2588550"/>
      <w:bookmarkStart w:id="694" w:name="_Toc114647112"/>
      <w:r>
        <w:t xml:space="preserve">Assumptions - </w:t>
      </w:r>
      <w:r w:rsidRPr="00A80307">
        <w:t>N/A</w:t>
      </w:r>
      <w:bookmarkEnd w:id="693"/>
      <w:bookmarkEnd w:id="694"/>
    </w:p>
    <w:p w14:paraId="0065BEE6" w14:textId="77777777" w:rsidR="00E470A2" w:rsidRPr="00C51AAB" w:rsidRDefault="00E470A2" w:rsidP="00E470A2">
      <w:pPr>
        <w:pStyle w:val="Heading3"/>
      </w:pPr>
      <w:bookmarkStart w:id="695" w:name="_Toc2588551"/>
      <w:bookmarkStart w:id="696" w:name="_Toc114647113"/>
      <w:r w:rsidRPr="00C51AAB">
        <w:t>Flow Diagram</w:t>
      </w:r>
      <w:bookmarkEnd w:id="695"/>
      <w:bookmarkEnd w:id="696"/>
    </w:p>
    <w:p w14:paraId="5A591E5F" w14:textId="3572438A" w:rsidR="00E470A2" w:rsidRPr="00C51AAB" w:rsidRDefault="00E470A2" w:rsidP="00E470A2">
      <w:pPr>
        <w:pStyle w:val="Caption"/>
      </w:pPr>
      <w:r w:rsidRPr="00C51AAB">
        <w:t xml:space="preserve">Figure </w:t>
      </w:r>
      <w:r w:rsidR="00E00D85">
        <w:rPr>
          <w:noProof/>
        </w:rPr>
        <w:fldChar w:fldCharType="begin"/>
      </w:r>
      <w:r w:rsidR="00E00D85">
        <w:rPr>
          <w:noProof/>
        </w:rPr>
        <w:instrText xml:space="preserve"> STYLEREF 1 \s </w:instrText>
      </w:r>
      <w:r w:rsidR="00E00D85">
        <w:rPr>
          <w:noProof/>
        </w:rPr>
        <w:fldChar w:fldCharType="separate"/>
      </w:r>
      <w:r w:rsidR="008F4C32">
        <w:rPr>
          <w:rFonts w:hint="eastAsia"/>
          <w:noProof/>
          <w:cs/>
        </w:rPr>
        <w:t>‎</w:t>
      </w:r>
      <w:r w:rsidR="008F4C32">
        <w:rPr>
          <w:noProof/>
        </w:rPr>
        <w:t>4</w:t>
      </w:r>
      <w:r w:rsidR="00E00D85">
        <w:rPr>
          <w:noProof/>
        </w:rPr>
        <w:fldChar w:fldCharType="end"/>
      </w:r>
      <w:r w:rsidRPr="00C51AAB">
        <w:noBreakHyphen/>
      </w:r>
      <w:r w:rsidR="00E00D85">
        <w:rPr>
          <w:noProof/>
        </w:rPr>
        <w:fldChar w:fldCharType="begin"/>
      </w:r>
      <w:r w:rsidR="00E00D85">
        <w:rPr>
          <w:noProof/>
        </w:rPr>
        <w:instrText xml:space="preserve"> SEQ Figure \* ARABIC \s 1 </w:instrText>
      </w:r>
      <w:r w:rsidR="00E00D85">
        <w:rPr>
          <w:noProof/>
        </w:rPr>
        <w:fldChar w:fldCharType="separate"/>
      </w:r>
      <w:r w:rsidR="008F4C32">
        <w:rPr>
          <w:noProof/>
        </w:rPr>
        <w:t>1</w:t>
      </w:r>
      <w:r w:rsidR="00E00D85">
        <w:rPr>
          <w:noProof/>
        </w:rPr>
        <w:fldChar w:fldCharType="end"/>
      </w:r>
    </w:p>
    <w:p w14:paraId="27EF11C9" w14:textId="77777777" w:rsidR="00E470A2" w:rsidRPr="00C51AAB" w:rsidRDefault="00E470A2" w:rsidP="00E470A2">
      <w:pPr>
        <w:pStyle w:val="BodyText"/>
        <w:ind w:left="0"/>
      </w:pPr>
      <w:r w:rsidRPr="00945D7A">
        <w:rPr>
          <w:noProof/>
        </w:rPr>
        <w:t xml:space="preserve"> </w:t>
      </w:r>
      <w:r>
        <w:rPr>
          <w:noProof/>
          <w:lang w:bidi="ar-SA"/>
        </w:rPr>
        <w:drawing>
          <wp:inline distT="0" distB="0" distL="0" distR="0" wp14:anchorId="6B14C6DF" wp14:editId="171E3BB2">
            <wp:extent cx="4428571" cy="20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428571" cy="2028571"/>
                    </a:xfrm>
                    <a:prstGeom prst="rect">
                      <a:avLst/>
                    </a:prstGeom>
                  </pic:spPr>
                </pic:pic>
              </a:graphicData>
            </a:graphic>
          </wp:inline>
        </w:drawing>
      </w:r>
    </w:p>
    <w:p w14:paraId="198A03C5" w14:textId="77777777" w:rsidR="00E470A2" w:rsidRPr="00C51AAB" w:rsidRDefault="00E470A2" w:rsidP="00E470A2">
      <w:pPr>
        <w:pStyle w:val="Heading3"/>
      </w:pPr>
      <w:bookmarkStart w:id="697" w:name="_Toc2588552"/>
      <w:bookmarkStart w:id="698" w:name="_Toc114647114"/>
      <w:r w:rsidRPr="00C51AAB">
        <w:t>Flow Description</w:t>
      </w:r>
      <w:bookmarkEnd w:id="697"/>
      <w:bookmarkEnd w:id="698"/>
    </w:p>
    <w:p w14:paraId="5EBF556F" w14:textId="77777777" w:rsidR="00E470A2" w:rsidRPr="001A0A5E" w:rsidRDefault="00E470A2" w:rsidP="00E470A2">
      <w:r w:rsidRPr="001A0A5E">
        <w:t>The client will upload the data to the destination folder using a temporary name (*.</w:t>
      </w:r>
      <w:proofErr w:type="spellStart"/>
      <w:r w:rsidRPr="001A0A5E">
        <w:t>tmp</w:t>
      </w:r>
      <w:proofErr w:type="spellEnd"/>
      <w:r w:rsidRPr="001A0A5E">
        <w:t xml:space="preserve"> extension) and rename the file to the final name upon successful transfer.</w:t>
      </w:r>
    </w:p>
    <w:p w14:paraId="6D3D7E5B" w14:textId="77777777" w:rsidR="00E470A2" w:rsidRDefault="00E470A2" w:rsidP="00E470A2">
      <w:r>
        <w:t>Amdocs IC360 will download the files from the destination folder.</w:t>
      </w:r>
    </w:p>
    <w:p w14:paraId="6B254CA3" w14:textId="77777777" w:rsidR="00E470A2" w:rsidRPr="00C51AAB" w:rsidRDefault="00E470A2" w:rsidP="00E470A2">
      <w:pPr>
        <w:pStyle w:val="BodyText"/>
      </w:pPr>
      <w:r>
        <w:t>Amdocs IC360 will be responsible for deleting the files.</w:t>
      </w:r>
    </w:p>
    <w:p w14:paraId="10F9F27E" w14:textId="77777777" w:rsidR="00E470A2" w:rsidRPr="00C51AAB" w:rsidRDefault="00E470A2" w:rsidP="00E470A2">
      <w:pPr>
        <w:pStyle w:val="Heading3"/>
      </w:pPr>
      <w:bookmarkStart w:id="699" w:name="_Toc2588553"/>
      <w:bookmarkStart w:id="700" w:name="_Toc114647115"/>
      <w:r w:rsidRPr="00C51AAB">
        <w:t>Data Elements</w:t>
      </w:r>
      <w:bookmarkEnd w:id="699"/>
      <w:bookmarkEnd w:id="700"/>
    </w:p>
    <w:p w14:paraId="5FD88731" w14:textId="77777777" w:rsidR="00E470A2" w:rsidRPr="00BC4F70" w:rsidRDefault="00E470A2" w:rsidP="00E470A2">
      <w:pPr>
        <w:pStyle w:val="BodyText"/>
      </w:pPr>
      <w:r w:rsidRPr="00BC4F70">
        <w:t>The interface will comprise the following information topics:</w:t>
      </w:r>
    </w:p>
    <w:p w14:paraId="10C73E37" w14:textId="77777777" w:rsidR="00E470A2" w:rsidRDefault="00E470A2" w:rsidP="00E470A2">
      <w:pPr>
        <w:pStyle w:val="BodyText"/>
        <w:numPr>
          <w:ilvl w:val="0"/>
          <w:numId w:val="17"/>
        </w:numPr>
      </w:pPr>
      <w:r>
        <w:t>Home PLDT account profiling information</w:t>
      </w:r>
    </w:p>
    <w:p w14:paraId="46AA8E89" w14:textId="77777777" w:rsidR="00E470A2" w:rsidRDefault="00E470A2" w:rsidP="00E470A2">
      <w:pPr>
        <w:pStyle w:val="BodyText"/>
        <w:numPr>
          <w:ilvl w:val="0"/>
          <w:numId w:val="17"/>
        </w:numPr>
      </w:pPr>
      <w:r>
        <w:t>Home PLDT subscription profiling information</w:t>
      </w:r>
    </w:p>
    <w:p w14:paraId="182AED59" w14:textId="77777777" w:rsidR="00E470A2" w:rsidRDefault="00E470A2" w:rsidP="00E470A2">
      <w:pPr>
        <w:pStyle w:val="BodyText"/>
        <w:numPr>
          <w:ilvl w:val="0"/>
          <w:numId w:val="17"/>
        </w:numPr>
      </w:pPr>
      <w:r>
        <w:t>Home PLDT subscription data usage</w:t>
      </w:r>
    </w:p>
    <w:p w14:paraId="41E01F10" w14:textId="77777777" w:rsidR="00E470A2" w:rsidRDefault="00E470A2" w:rsidP="00E470A2">
      <w:pPr>
        <w:pStyle w:val="BodyText"/>
        <w:numPr>
          <w:ilvl w:val="0"/>
          <w:numId w:val="17"/>
        </w:numPr>
      </w:pPr>
      <w:r>
        <w:t>Home PLDT Account VAS propensity score</w:t>
      </w:r>
    </w:p>
    <w:p w14:paraId="4E147756" w14:textId="77777777" w:rsidR="00E470A2" w:rsidRDefault="00E470A2" w:rsidP="00E470A2">
      <w:pPr>
        <w:pStyle w:val="Note"/>
        <w:ind w:left="2304"/>
        <w:rPr>
          <w:rFonts w:eastAsiaTheme="minorHAnsi"/>
        </w:rPr>
      </w:pPr>
      <w:r w:rsidRPr="009F2CCD">
        <w:rPr>
          <w:noProof/>
          <w:lang w:bidi="ar-SA"/>
        </w:rPr>
        <w:drawing>
          <wp:inline distT="0" distB="0" distL="0" distR="0" wp14:anchorId="7DE4D7AE" wp14:editId="4F331B02">
            <wp:extent cx="292608" cy="2926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286" cy="290286"/>
                    </a:xfrm>
                    <a:prstGeom prst="rect">
                      <a:avLst/>
                    </a:prstGeom>
                  </pic:spPr>
                </pic:pic>
              </a:graphicData>
            </a:graphic>
          </wp:inline>
        </w:drawing>
      </w:r>
      <w:r w:rsidRPr="009F2CCD">
        <w:rPr>
          <w:rFonts w:eastAsiaTheme="minorHAnsi"/>
        </w:rPr>
        <w:t xml:space="preserve">Note: </w:t>
      </w:r>
      <w:r>
        <w:rPr>
          <w:rFonts w:eastAsiaTheme="minorHAnsi"/>
        </w:rPr>
        <w:t>Home PLDT account and subscription extracts extend and replace the same files that were designed for Project 3d.</w:t>
      </w:r>
      <w:r>
        <w:t xml:space="preserve"> </w:t>
      </w:r>
      <w:r w:rsidRPr="009F2CCD">
        <w:rPr>
          <w:rFonts w:eastAsiaTheme="minorHAnsi"/>
        </w:rPr>
        <w:t xml:space="preserve"> </w:t>
      </w:r>
    </w:p>
    <w:p w14:paraId="023305DF" w14:textId="77777777" w:rsidR="00E470A2" w:rsidRDefault="00E470A2" w:rsidP="00E470A2">
      <w:pPr>
        <w:pStyle w:val="Heading4"/>
      </w:pPr>
      <w:r>
        <w:t>Home Account Profiling Information</w:t>
      </w:r>
    </w:p>
    <w:p w14:paraId="7A74F780" w14:textId="77777777" w:rsidR="00E470A2" w:rsidRDefault="00E470A2" w:rsidP="00E470A2">
      <w:pPr>
        <w:pStyle w:val="BodyText"/>
      </w:pPr>
      <w:r w:rsidRPr="00BC4F70">
        <w:t xml:space="preserve">The file </w:t>
      </w:r>
      <w:r>
        <w:t xml:space="preserve">will </w:t>
      </w:r>
      <w:r w:rsidRPr="00BC4F70">
        <w:t xml:space="preserve">contain </w:t>
      </w:r>
      <w:r>
        <w:t>home account profiling information.</w:t>
      </w:r>
    </w:p>
    <w:p w14:paraId="7447F23E" w14:textId="77777777" w:rsidR="00E470A2" w:rsidRPr="00BC4F70" w:rsidRDefault="00E470A2" w:rsidP="00E470A2">
      <w:pPr>
        <w:pStyle w:val="BodyText"/>
      </w:pPr>
      <w:r>
        <w:t>The file will contain active and disconnected customers. Customers that have been disconnected for a period exceeding 14 days will not be included.</w:t>
      </w:r>
    </w:p>
    <w:p w14:paraId="07253853" w14:textId="77777777" w:rsidR="00E470A2" w:rsidRPr="00BC4F70" w:rsidRDefault="00E470A2" w:rsidP="00E470A2">
      <w:pPr>
        <w:pStyle w:val="BodyText"/>
      </w:pPr>
      <w:r w:rsidRPr="00BC4F70">
        <w:t xml:space="preserve">A single unified file will be received from </w:t>
      </w:r>
      <w:r>
        <w:t>GDF</w:t>
      </w:r>
      <w:r w:rsidRPr="00BC4F70">
        <w: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79"/>
      </w:tblGrid>
      <w:tr w:rsidR="00E470A2" w:rsidRPr="00C51AAB" w14:paraId="44FC06DB" w14:textId="77777777" w:rsidTr="00757F68">
        <w:trPr>
          <w:tblHeader/>
        </w:trPr>
        <w:tc>
          <w:tcPr>
            <w:tcW w:w="1297" w:type="pct"/>
            <w:gridSpan w:val="2"/>
            <w:shd w:val="clear" w:color="auto" w:fill="626469"/>
            <w:vAlign w:val="center"/>
          </w:tcPr>
          <w:p w14:paraId="39EE8F1C" w14:textId="77777777" w:rsidR="00E470A2" w:rsidRPr="00C51AAB" w:rsidRDefault="00E470A2" w:rsidP="00757F68">
            <w:pPr>
              <w:pStyle w:val="HeaderTable"/>
              <w:keepNext w:val="0"/>
              <w:keepLines w:val="0"/>
              <w:rPr>
                <w:color w:val="FFFFFF"/>
              </w:rPr>
            </w:pPr>
            <w:r w:rsidRPr="00C51AAB">
              <w:rPr>
                <w:color w:val="FFFFFF"/>
              </w:rPr>
              <w:t>Type</w:t>
            </w:r>
          </w:p>
        </w:tc>
        <w:tc>
          <w:tcPr>
            <w:tcW w:w="3703" w:type="pct"/>
            <w:shd w:val="clear" w:color="auto" w:fill="626469"/>
            <w:vAlign w:val="center"/>
          </w:tcPr>
          <w:p w14:paraId="0FF4FF8A" w14:textId="77777777" w:rsidR="00E470A2" w:rsidRPr="00C51AAB" w:rsidRDefault="00E470A2" w:rsidP="00757F68">
            <w:pPr>
              <w:pStyle w:val="HeaderTable"/>
              <w:keepNext w:val="0"/>
              <w:keepLines w:val="0"/>
              <w:rPr>
                <w:color w:val="FFFFFF"/>
              </w:rPr>
            </w:pPr>
            <w:r w:rsidRPr="00C51AAB">
              <w:rPr>
                <w:color w:val="FFFFFF"/>
              </w:rPr>
              <w:t>Description</w:t>
            </w:r>
          </w:p>
        </w:tc>
      </w:tr>
      <w:tr w:rsidR="00E470A2" w:rsidRPr="00C51AAB" w14:paraId="0818605D" w14:textId="77777777" w:rsidTr="00757F68">
        <w:tc>
          <w:tcPr>
            <w:tcW w:w="1290" w:type="pct"/>
            <w:tcBorders>
              <w:bottom w:val="single" w:sz="4" w:space="0" w:color="808080"/>
            </w:tcBorders>
            <w:shd w:val="clear" w:color="auto" w:fill="auto"/>
          </w:tcPr>
          <w:p w14:paraId="139FE278" w14:textId="77777777" w:rsidR="00E470A2" w:rsidRPr="00C51AAB" w:rsidRDefault="00E470A2" w:rsidP="00757F68">
            <w:pPr>
              <w:pStyle w:val="BodyTextTable"/>
              <w:rPr>
                <w:b/>
                <w:bCs/>
              </w:rPr>
            </w:pPr>
            <w:r w:rsidRPr="00C51AAB">
              <w:rPr>
                <w:b/>
                <w:bCs/>
              </w:rPr>
              <w:t>File Format</w:t>
            </w:r>
          </w:p>
        </w:tc>
        <w:tc>
          <w:tcPr>
            <w:tcW w:w="3710" w:type="pct"/>
            <w:gridSpan w:val="2"/>
            <w:tcBorders>
              <w:bottom w:val="single" w:sz="4" w:space="0" w:color="808080"/>
            </w:tcBorders>
            <w:shd w:val="clear" w:color="auto" w:fill="auto"/>
          </w:tcPr>
          <w:p w14:paraId="77BFC013" w14:textId="77777777" w:rsidR="00E470A2" w:rsidRPr="003A4ED1" w:rsidRDefault="00E470A2" w:rsidP="00757F68">
            <w:pPr>
              <w:pStyle w:val="BodyText"/>
              <w:tabs>
                <w:tab w:val="left" w:pos="989"/>
              </w:tabs>
              <w:ind w:left="0"/>
              <w:rPr>
                <w:sz w:val="18"/>
                <w:szCs w:val="18"/>
              </w:rPr>
            </w:pPr>
            <w:r w:rsidRPr="003A4ED1">
              <w:rPr>
                <w:sz w:val="18"/>
                <w:szCs w:val="18"/>
              </w:rPr>
              <w:t xml:space="preserve">CSV - textual, </w:t>
            </w:r>
            <w:r>
              <w:rPr>
                <w:sz w:val="18"/>
                <w:szCs w:val="18"/>
              </w:rPr>
              <w:t>pipe-</w:t>
            </w:r>
            <w:r w:rsidRPr="003A4ED1">
              <w:rPr>
                <w:sz w:val="18"/>
                <w:szCs w:val="18"/>
              </w:rPr>
              <w:t>separated values</w:t>
            </w:r>
          </w:p>
          <w:p w14:paraId="123898BC" w14:textId="77777777" w:rsidR="00E470A2" w:rsidRPr="003A4ED1" w:rsidRDefault="00E470A2" w:rsidP="00757F68">
            <w:pPr>
              <w:ind w:left="0"/>
              <w:rPr>
                <w:sz w:val="18"/>
                <w:szCs w:val="18"/>
              </w:rPr>
            </w:pPr>
            <w:r w:rsidRPr="003A4ED1">
              <w:rPr>
                <w:sz w:val="18"/>
                <w:szCs w:val="18"/>
              </w:rPr>
              <w:t>File encoding: UTF-8</w:t>
            </w:r>
          </w:p>
          <w:p w14:paraId="20481347" w14:textId="77777777" w:rsidR="00E470A2" w:rsidRPr="00AD675C" w:rsidRDefault="00E470A2" w:rsidP="00757F68">
            <w:pPr>
              <w:pStyle w:val="BodyTextTable"/>
              <w:rPr>
                <w:sz w:val="20"/>
                <w:szCs w:val="22"/>
              </w:rPr>
            </w:pPr>
            <w:r w:rsidRPr="003A4ED1">
              <w:rPr>
                <w:szCs w:val="18"/>
              </w:rPr>
              <w:t xml:space="preserve">Compression: gnu </w:t>
            </w:r>
            <w:proofErr w:type="spellStart"/>
            <w:r w:rsidRPr="003A4ED1">
              <w:rPr>
                <w:szCs w:val="18"/>
              </w:rPr>
              <w:t>gzip</w:t>
            </w:r>
            <w:proofErr w:type="spellEnd"/>
          </w:p>
        </w:tc>
      </w:tr>
      <w:tr w:rsidR="00E470A2" w:rsidRPr="00C51AAB" w14:paraId="4083B343" w14:textId="77777777" w:rsidTr="00757F68">
        <w:tc>
          <w:tcPr>
            <w:tcW w:w="1290" w:type="pct"/>
            <w:tcBorders>
              <w:bottom w:val="single" w:sz="4" w:space="0" w:color="808080"/>
            </w:tcBorders>
            <w:shd w:val="clear" w:color="auto" w:fill="auto"/>
          </w:tcPr>
          <w:p w14:paraId="2A3593E6" w14:textId="77777777" w:rsidR="00E470A2" w:rsidRPr="00C51AAB" w:rsidRDefault="00E470A2" w:rsidP="00757F68">
            <w:pPr>
              <w:pStyle w:val="BodyTextTable"/>
              <w:rPr>
                <w:b/>
                <w:bCs/>
              </w:rPr>
            </w:pPr>
            <w:r w:rsidRPr="00C51AAB">
              <w:rPr>
                <w:b/>
                <w:bCs/>
              </w:rPr>
              <w:t>File Name Convention</w:t>
            </w:r>
          </w:p>
        </w:tc>
        <w:tc>
          <w:tcPr>
            <w:tcW w:w="3710" w:type="pct"/>
            <w:gridSpan w:val="2"/>
            <w:tcBorders>
              <w:bottom w:val="single" w:sz="4" w:space="0" w:color="808080"/>
            </w:tcBorders>
            <w:shd w:val="clear" w:color="auto" w:fill="auto"/>
          </w:tcPr>
          <w:p w14:paraId="6477964D" w14:textId="77777777" w:rsidR="00E470A2" w:rsidRPr="003A4ED1" w:rsidRDefault="00E470A2" w:rsidP="00757F68">
            <w:pPr>
              <w:ind w:left="0"/>
              <w:rPr>
                <w:sz w:val="18"/>
                <w:szCs w:val="18"/>
              </w:rPr>
            </w:pPr>
            <w:r>
              <w:rPr>
                <w:sz w:val="18"/>
                <w:szCs w:val="18"/>
              </w:rPr>
              <w:t>home_customers</w:t>
            </w:r>
            <w:r w:rsidRPr="003A4ED1">
              <w:rPr>
                <w:sz w:val="18"/>
                <w:szCs w:val="18"/>
              </w:rPr>
              <w:t>_#date_#count</w:t>
            </w:r>
            <w:r>
              <w:rPr>
                <w:sz w:val="18"/>
                <w:szCs w:val="18"/>
              </w:rPr>
              <w:t>.csv</w:t>
            </w:r>
          </w:p>
          <w:p w14:paraId="5ACDE735" w14:textId="77777777" w:rsidR="00E470A2" w:rsidRPr="003A4ED1" w:rsidRDefault="00E470A2" w:rsidP="00757F68">
            <w:pPr>
              <w:ind w:left="0"/>
              <w:rPr>
                <w:sz w:val="18"/>
                <w:szCs w:val="18"/>
              </w:rPr>
            </w:pPr>
            <w:r w:rsidRPr="003A4ED1">
              <w:rPr>
                <w:sz w:val="18"/>
                <w:szCs w:val="18"/>
              </w:rPr>
              <w:t>#</w:t>
            </w:r>
            <w:proofErr w:type="gramStart"/>
            <w:r w:rsidRPr="003A4ED1">
              <w:rPr>
                <w:sz w:val="18"/>
                <w:szCs w:val="18"/>
              </w:rPr>
              <w:t>date</w:t>
            </w:r>
            <w:proofErr w:type="gramEnd"/>
            <w:r w:rsidRPr="003A4ED1">
              <w:rPr>
                <w:sz w:val="18"/>
                <w:szCs w:val="18"/>
              </w:rPr>
              <w:t xml:space="preserve"> - the </w:t>
            </w:r>
            <w:r>
              <w:rPr>
                <w:sz w:val="18"/>
                <w:szCs w:val="18"/>
              </w:rPr>
              <w:t>effective</w:t>
            </w:r>
            <w:r w:rsidRPr="003A4ED1">
              <w:rPr>
                <w:sz w:val="18"/>
                <w:szCs w:val="18"/>
              </w:rPr>
              <w:t xml:space="preserve"> day, format: YYYYMMDD</w:t>
            </w:r>
          </w:p>
          <w:p w14:paraId="282BB0ED" w14:textId="77777777" w:rsidR="00E470A2" w:rsidRPr="003A4ED1" w:rsidRDefault="00E470A2" w:rsidP="00757F68">
            <w:pPr>
              <w:ind w:left="0"/>
              <w:rPr>
                <w:sz w:val="18"/>
                <w:szCs w:val="18"/>
              </w:rPr>
            </w:pPr>
            <w:r w:rsidRPr="003A4ED1">
              <w:rPr>
                <w:sz w:val="18"/>
                <w:szCs w:val="18"/>
              </w:rPr>
              <w:t>#</w:t>
            </w:r>
            <w:proofErr w:type="gramStart"/>
            <w:r w:rsidRPr="003A4ED1">
              <w:rPr>
                <w:sz w:val="18"/>
                <w:szCs w:val="18"/>
              </w:rPr>
              <w:t>count</w:t>
            </w:r>
            <w:proofErr w:type="gramEnd"/>
            <w:r w:rsidRPr="003A4ED1">
              <w:rPr>
                <w:sz w:val="18"/>
                <w:szCs w:val="18"/>
              </w:rPr>
              <w:t xml:space="preserve"> – number of records in the file</w:t>
            </w:r>
          </w:p>
          <w:p w14:paraId="2F2F3151" w14:textId="77777777" w:rsidR="00E470A2" w:rsidRPr="0018177E" w:rsidRDefault="00E470A2" w:rsidP="00757F68">
            <w:pPr>
              <w:pStyle w:val="BodyTextTable"/>
              <w:rPr>
                <w:szCs w:val="18"/>
              </w:rPr>
            </w:pPr>
            <w:proofErr w:type="gramStart"/>
            <w:r w:rsidRPr="003A4ED1">
              <w:rPr>
                <w:szCs w:val="18"/>
              </w:rPr>
              <w:t>E.g.</w:t>
            </w:r>
            <w:proofErr w:type="gramEnd"/>
            <w:r w:rsidRPr="003A4ED1">
              <w:rPr>
                <w:szCs w:val="18"/>
              </w:rPr>
              <w:t xml:space="preserve"> </w:t>
            </w:r>
            <w:r>
              <w:rPr>
                <w:szCs w:val="18"/>
              </w:rPr>
              <w:t>home_customers</w:t>
            </w:r>
            <w:r w:rsidRPr="003A4ED1">
              <w:rPr>
                <w:szCs w:val="18"/>
              </w:rPr>
              <w:t>_20171230_100000000</w:t>
            </w:r>
            <w:r>
              <w:rPr>
                <w:szCs w:val="18"/>
              </w:rPr>
              <w:t>.csv</w:t>
            </w:r>
          </w:p>
        </w:tc>
      </w:tr>
      <w:tr w:rsidR="00E470A2" w:rsidRPr="00C51AAB" w14:paraId="29EB85EF" w14:textId="77777777" w:rsidTr="00757F68">
        <w:tc>
          <w:tcPr>
            <w:tcW w:w="1290" w:type="pct"/>
            <w:tcBorders>
              <w:bottom w:val="single" w:sz="4" w:space="0" w:color="808080"/>
            </w:tcBorders>
            <w:shd w:val="clear" w:color="auto" w:fill="auto"/>
          </w:tcPr>
          <w:p w14:paraId="1780EC15" w14:textId="77777777" w:rsidR="00E470A2" w:rsidRPr="00C51AAB" w:rsidRDefault="00E470A2" w:rsidP="00757F68">
            <w:pPr>
              <w:pStyle w:val="BodyTextTable"/>
              <w:rPr>
                <w:b/>
                <w:bCs/>
              </w:rPr>
            </w:pPr>
            <w:r>
              <w:rPr>
                <w:b/>
                <w:bCs/>
              </w:rPr>
              <w:t>File Compression</w:t>
            </w:r>
          </w:p>
        </w:tc>
        <w:tc>
          <w:tcPr>
            <w:tcW w:w="3710" w:type="pct"/>
            <w:gridSpan w:val="2"/>
            <w:tcBorders>
              <w:bottom w:val="single" w:sz="4" w:space="0" w:color="808080"/>
            </w:tcBorders>
            <w:shd w:val="clear" w:color="auto" w:fill="auto"/>
          </w:tcPr>
          <w:p w14:paraId="47ED93D5" w14:textId="77777777" w:rsidR="00E470A2" w:rsidRPr="003A4ED1" w:rsidRDefault="00E470A2" w:rsidP="00757F68">
            <w:pPr>
              <w:pStyle w:val="BodyTextTable"/>
              <w:rPr>
                <w:szCs w:val="18"/>
              </w:rPr>
            </w:pPr>
            <w:r w:rsidRPr="003A4ED1">
              <w:rPr>
                <w:szCs w:val="18"/>
              </w:rPr>
              <w:t>*.</w:t>
            </w:r>
            <w:proofErr w:type="spellStart"/>
            <w:r w:rsidRPr="003A4ED1">
              <w:rPr>
                <w:szCs w:val="18"/>
              </w:rPr>
              <w:t>gz</w:t>
            </w:r>
            <w:proofErr w:type="spellEnd"/>
          </w:p>
          <w:p w14:paraId="004D20AF" w14:textId="77777777" w:rsidR="00E470A2" w:rsidRPr="0018177E" w:rsidRDefault="00E470A2" w:rsidP="00757F68">
            <w:pPr>
              <w:pStyle w:val="BodyTextTable"/>
              <w:rPr>
                <w:szCs w:val="18"/>
              </w:rPr>
            </w:pPr>
            <w:r>
              <w:rPr>
                <w:szCs w:val="18"/>
              </w:rPr>
              <w:t>home_customers</w:t>
            </w:r>
            <w:r w:rsidRPr="003A4ED1">
              <w:rPr>
                <w:szCs w:val="18"/>
              </w:rPr>
              <w:t>_#date_#count</w:t>
            </w:r>
            <w:r>
              <w:rPr>
                <w:szCs w:val="18"/>
              </w:rPr>
              <w:t>.csv</w:t>
            </w:r>
            <w:r w:rsidRPr="003A4ED1">
              <w:rPr>
                <w:szCs w:val="18"/>
              </w:rPr>
              <w:t>.gz</w:t>
            </w:r>
          </w:p>
        </w:tc>
      </w:tr>
      <w:tr w:rsidR="00E470A2" w:rsidRPr="00C51AAB" w14:paraId="6BD30833" w14:textId="77777777" w:rsidTr="00757F68">
        <w:tc>
          <w:tcPr>
            <w:tcW w:w="1290" w:type="pct"/>
            <w:tcBorders>
              <w:bottom w:val="single" w:sz="4" w:space="0" w:color="808080"/>
            </w:tcBorders>
            <w:shd w:val="clear" w:color="auto" w:fill="auto"/>
          </w:tcPr>
          <w:p w14:paraId="4B7DE9AE" w14:textId="77777777" w:rsidR="00E470A2" w:rsidRPr="00C51AAB" w:rsidRDefault="00E470A2" w:rsidP="00757F68">
            <w:pPr>
              <w:pStyle w:val="BodyTextTable"/>
              <w:rPr>
                <w:b/>
                <w:bCs/>
              </w:rPr>
            </w:pPr>
            <w:r w:rsidRPr="004B41E2">
              <w:rPr>
                <w:b/>
                <w:bCs/>
              </w:rPr>
              <w:t>Record Format</w:t>
            </w:r>
          </w:p>
        </w:tc>
        <w:tc>
          <w:tcPr>
            <w:tcW w:w="3710" w:type="pct"/>
            <w:gridSpan w:val="2"/>
            <w:tcBorders>
              <w:bottom w:val="single" w:sz="4" w:space="0" w:color="808080"/>
            </w:tcBorders>
            <w:shd w:val="clear" w:color="auto" w:fill="auto"/>
          </w:tcPr>
          <w:p w14:paraId="387AA7DB" w14:textId="77777777" w:rsidR="00E470A2" w:rsidRPr="003A4ED1" w:rsidRDefault="00E470A2" w:rsidP="00757F68">
            <w:pPr>
              <w:pStyle w:val="BodyTextTable"/>
            </w:pPr>
            <w:r w:rsidRPr="003A4ED1">
              <w:t>Char Encoding: ASCII</w:t>
            </w:r>
          </w:p>
          <w:p w14:paraId="548648C2" w14:textId="77777777" w:rsidR="00E470A2" w:rsidRPr="003A4ED1" w:rsidRDefault="00E470A2" w:rsidP="00757F68">
            <w:pPr>
              <w:pStyle w:val="BodyTextTable"/>
            </w:pPr>
            <w:r w:rsidRPr="003A4ED1">
              <w:t>Fields delimiter: pipe – '|'</w:t>
            </w:r>
            <w:r>
              <w:rPr>
                <w:color w:val="000000"/>
                <w:szCs w:val="18"/>
              </w:rPr>
              <w:t>. Two consecutive pipes ‘||’ denote an empty field value.</w:t>
            </w:r>
          </w:p>
          <w:p w14:paraId="3EA23044" w14:textId="77777777" w:rsidR="00E470A2" w:rsidRPr="003A4ED1" w:rsidRDefault="00E470A2" w:rsidP="00757F68">
            <w:pPr>
              <w:pStyle w:val="BodyTextTable"/>
            </w:pPr>
            <w:r w:rsidRPr="003A4ED1">
              <w:t>New Line Character: EOL (LF)</w:t>
            </w:r>
          </w:p>
          <w:p w14:paraId="6F2268DB" w14:textId="77777777" w:rsidR="00E470A2" w:rsidRDefault="00E470A2" w:rsidP="00757F68">
            <w:pPr>
              <w:pStyle w:val="BodyTextTable"/>
            </w:pPr>
            <w:r w:rsidRPr="003A4ED1">
              <w:t>Header/trailer record: No such records will be added</w:t>
            </w:r>
            <w:r>
              <w:t>;</w:t>
            </w:r>
            <w:r w:rsidRPr="003A4ED1">
              <w:t xml:space="preserve"> record count will be part of the filename.</w:t>
            </w:r>
          </w:p>
          <w:p w14:paraId="161D96B1" w14:textId="77777777" w:rsidR="00E470A2" w:rsidRPr="00237D81" w:rsidRDefault="00E470A2" w:rsidP="00757F68">
            <w:pPr>
              <w:ind w:left="0"/>
              <w:rPr>
                <w:color w:val="000000"/>
                <w:sz w:val="18"/>
                <w:szCs w:val="18"/>
              </w:rPr>
            </w:pPr>
            <w:r w:rsidRPr="00237D81">
              <w:rPr>
                <w:color w:val="000000"/>
                <w:sz w:val="18"/>
                <w:szCs w:val="18"/>
              </w:rPr>
              <w:t>Common Date format: YYYY-MM-DD</w:t>
            </w:r>
          </w:p>
          <w:p w14:paraId="082AC4F8" w14:textId="77777777" w:rsidR="00E470A2" w:rsidRPr="00C51AAB" w:rsidRDefault="00E470A2" w:rsidP="00757F68">
            <w:pPr>
              <w:pStyle w:val="BodyTextTable"/>
            </w:pPr>
            <w:r w:rsidRPr="00237D81">
              <w:rPr>
                <w:color w:val="000000"/>
                <w:szCs w:val="18"/>
              </w:rPr>
              <w:t>Common Date Time format: YYYY-MM-DD HH24:</w:t>
            </w:r>
            <w:proofErr w:type="gramStart"/>
            <w:r w:rsidRPr="00237D81">
              <w:rPr>
                <w:color w:val="000000"/>
                <w:szCs w:val="18"/>
              </w:rPr>
              <w:t>MM:SS</w:t>
            </w:r>
            <w:proofErr w:type="gramEnd"/>
          </w:p>
        </w:tc>
      </w:tr>
      <w:tr w:rsidR="00E470A2" w:rsidRPr="00C51AAB" w14:paraId="0E1C59FB" w14:textId="77777777" w:rsidTr="00757F68">
        <w:tc>
          <w:tcPr>
            <w:tcW w:w="1290" w:type="pct"/>
            <w:tcBorders>
              <w:bottom w:val="single" w:sz="4" w:space="0" w:color="808080"/>
            </w:tcBorders>
            <w:shd w:val="clear" w:color="auto" w:fill="auto"/>
          </w:tcPr>
          <w:p w14:paraId="19EE8FE1" w14:textId="77777777" w:rsidR="00E470A2" w:rsidRPr="00C51AAB" w:rsidRDefault="00E470A2" w:rsidP="00757F68">
            <w:pPr>
              <w:pStyle w:val="BodyTextTable"/>
              <w:rPr>
                <w:b/>
                <w:bCs/>
              </w:rPr>
            </w:pPr>
            <w:r w:rsidRPr="00C51AAB">
              <w:rPr>
                <w:b/>
                <w:bCs/>
              </w:rPr>
              <w:t>File Place</w:t>
            </w:r>
          </w:p>
        </w:tc>
        <w:tc>
          <w:tcPr>
            <w:tcW w:w="3710" w:type="pct"/>
            <w:gridSpan w:val="2"/>
            <w:tcBorders>
              <w:bottom w:val="single" w:sz="4" w:space="0" w:color="808080"/>
            </w:tcBorders>
            <w:shd w:val="clear" w:color="auto" w:fill="auto"/>
          </w:tcPr>
          <w:p w14:paraId="70126E3F" w14:textId="77777777" w:rsidR="00E470A2" w:rsidRPr="00C51AAB" w:rsidRDefault="00E470A2" w:rsidP="00757F68">
            <w:pPr>
              <w:pStyle w:val="BodyTextTable"/>
            </w:pPr>
            <w:r w:rsidRPr="00205C8C">
              <w:t>To be defined during actual integration</w:t>
            </w:r>
          </w:p>
        </w:tc>
      </w:tr>
      <w:tr w:rsidR="00E470A2" w:rsidRPr="00C51AAB" w14:paraId="180F63B8" w14:textId="77777777" w:rsidTr="00757F68">
        <w:tc>
          <w:tcPr>
            <w:tcW w:w="1290" w:type="pct"/>
            <w:tcBorders>
              <w:bottom w:val="single" w:sz="4" w:space="0" w:color="808080"/>
            </w:tcBorders>
            <w:shd w:val="clear" w:color="auto" w:fill="auto"/>
          </w:tcPr>
          <w:p w14:paraId="70B4A5A8" w14:textId="77777777" w:rsidR="00E470A2" w:rsidRPr="00C51AAB" w:rsidRDefault="00E470A2" w:rsidP="00757F68">
            <w:pPr>
              <w:pStyle w:val="BodyTextTable"/>
              <w:rPr>
                <w:b/>
                <w:bCs/>
              </w:rPr>
            </w:pPr>
            <w:r>
              <w:rPr>
                <w:b/>
                <w:bCs/>
              </w:rPr>
              <w:t>User &amp; Password</w:t>
            </w:r>
          </w:p>
        </w:tc>
        <w:tc>
          <w:tcPr>
            <w:tcW w:w="3710" w:type="pct"/>
            <w:gridSpan w:val="2"/>
            <w:tcBorders>
              <w:bottom w:val="single" w:sz="4" w:space="0" w:color="808080"/>
            </w:tcBorders>
            <w:shd w:val="clear" w:color="auto" w:fill="auto"/>
          </w:tcPr>
          <w:p w14:paraId="5D441611" w14:textId="77777777" w:rsidR="00E470A2" w:rsidRPr="00852A6F" w:rsidRDefault="00E470A2" w:rsidP="00757F68">
            <w:pPr>
              <w:pStyle w:val="BodyTextTable"/>
            </w:pPr>
            <w:r w:rsidRPr="00205C8C">
              <w:t xml:space="preserve">To be </w:t>
            </w:r>
            <w:r>
              <w:t>provided by Amdocs AIA</w:t>
            </w:r>
            <w:r w:rsidRPr="00205C8C">
              <w:t xml:space="preserve"> during actual integration</w:t>
            </w:r>
          </w:p>
        </w:tc>
      </w:tr>
      <w:tr w:rsidR="00E470A2" w:rsidRPr="00C51AAB" w14:paraId="66B80EDD" w14:textId="77777777" w:rsidTr="00757F68">
        <w:tc>
          <w:tcPr>
            <w:tcW w:w="1290" w:type="pct"/>
            <w:tcBorders>
              <w:bottom w:val="single" w:sz="4" w:space="0" w:color="808080"/>
            </w:tcBorders>
            <w:shd w:val="clear" w:color="auto" w:fill="auto"/>
          </w:tcPr>
          <w:p w14:paraId="21713FA5" w14:textId="77777777" w:rsidR="00E470A2" w:rsidRPr="00C51AAB" w:rsidRDefault="00E470A2" w:rsidP="00757F68">
            <w:pPr>
              <w:pStyle w:val="BodyTextTable"/>
              <w:rPr>
                <w:b/>
                <w:bCs/>
              </w:rPr>
            </w:pPr>
            <w:r>
              <w:rPr>
                <w:b/>
                <w:bCs/>
              </w:rPr>
              <w:t>Download Completion Rule</w:t>
            </w:r>
          </w:p>
        </w:tc>
        <w:tc>
          <w:tcPr>
            <w:tcW w:w="3710" w:type="pct"/>
            <w:gridSpan w:val="2"/>
            <w:tcBorders>
              <w:bottom w:val="single" w:sz="4" w:space="0" w:color="808080"/>
            </w:tcBorders>
            <w:shd w:val="clear" w:color="auto" w:fill="auto"/>
          </w:tcPr>
          <w:p w14:paraId="10A36074" w14:textId="77777777" w:rsidR="00E470A2" w:rsidRPr="00852A6F" w:rsidRDefault="00E470A2" w:rsidP="00757F68">
            <w:pPr>
              <w:pStyle w:val="BodyTextTable"/>
            </w:pPr>
            <w:r w:rsidRPr="00B22201">
              <w:rPr>
                <w:color w:val="000000"/>
                <w:szCs w:val="18"/>
              </w:rPr>
              <w:t>When file download was completed successfully, the f</w:t>
            </w:r>
            <w:r w:rsidRPr="005E0AD3">
              <w:rPr>
                <w:color w:val="000000"/>
                <w:szCs w:val="18"/>
              </w:rPr>
              <w:t>ile will be moved to the archive</w:t>
            </w:r>
            <w:r w:rsidRPr="00B22201">
              <w:rPr>
                <w:color w:val="000000"/>
                <w:szCs w:val="18"/>
              </w:rPr>
              <w:t xml:space="preserve"> folder.</w:t>
            </w:r>
          </w:p>
        </w:tc>
      </w:tr>
      <w:tr w:rsidR="00E470A2" w:rsidRPr="00C51AAB" w14:paraId="40580C05" w14:textId="77777777" w:rsidTr="00757F68">
        <w:tc>
          <w:tcPr>
            <w:tcW w:w="1290" w:type="pct"/>
            <w:tcBorders>
              <w:bottom w:val="single" w:sz="4" w:space="0" w:color="808080"/>
            </w:tcBorders>
            <w:shd w:val="clear" w:color="auto" w:fill="auto"/>
          </w:tcPr>
          <w:p w14:paraId="3E1F347D" w14:textId="77777777" w:rsidR="00E470A2" w:rsidRPr="00C51AAB" w:rsidRDefault="00E470A2" w:rsidP="00757F68">
            <w:pPr>
              <w:pStyle w:val="BodyTextTable"/>
              <w:rPr>
                <w:b/>
                <w:bCs/>
              </w:rPr>
            </w:pPr>
            <w:r w:rsidRPr="00C51AAB">
              <w:rPr>
                <w:b/>
                <w:bCs/>
              </w:rPr>
              <w:t>Empty File Rule</w:t>
            </w:r>
          </w:p>
        </w:tc>
        <w:tc>
          <w:tcPr>
            <w:tcW w:w="3710" w:type="pct"/>
            <w:gridSpan w:val="2"/>
            <w:tcBorders>
              <w:bottom w:val="single" w:sz="4" w:space="0" w:color="808080"/>
            </w:tcBorders>
            <w:shd w:val="clear" w:color="auto" w:fill="auto"/>
          </w:tcPr>
          <w:p w14:paraId="4E2D7115" w14:textId="77777777" w:rsidR="00E470A2" w:rsidRPr="00112E02" w:rsidRDefault="00E470A2" w:rsidP="00757F68">
            <w:pPr>
              <w:pStyle w:val="BodyTextTable"/>
              <w:rPr>
                <w:highlight w:val="yellow"/>
              </w:rPr>
            </w:pPr>
            <w:r w:rsidRPr="003A4ED1">
              <w:t>If there is no record to extract</w:t>
            </w:r>
            <w:r>
              <w:t>,</w:t>
            </w:r>
            <w:r w:rsidRPr="003A4ED1">
              <w:t xml:space="preserve"> quit the file processing</w:t>
            </w:r>
            <w:r>
              <w:t xml:space="preserve">. </w:t>
            </w:r>
          </w:p>
        </w:tc>
      </w:tr>
    </w:tbl>
    <w:p w14:paraId="0CD1EA0C" w14:textId="77777777" w:rsidR="00E470A2" w:rsidRPr="00C51AAB" w:rsidRDefault="00E470A2" w:rsidP="00E470A2">
      <w:pPr>
        <w:pStyle w:val="Heading5"/>
      </w:pPr>
      <w:r w:rsidRPr="00C51AAB">
        <w:t>Detail Record</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Grid>
        <w:gridCol w:w="437"/>
        <w:gridCol w:w="1908"/>
        <w:gridCol w:w="1216"/>
        <w:gridCol w:w="3727"/>
        <w:gridCol w:w="1129"/>
        <w:gridCol w:w="602"/>
      </w:tblGrid>
      <w:tr w:rsidR="00E470A2" w:rsidRPr="00E34091" w14:paraId="6548FBA0" w14:textId="77777777" w:rsidTr="00757F68">
        <w:trPr>
          <w:cantSplit/>
          <w:trHeight w:val="1178"/>
          <w:tblHeader/>
        </w:trPr>
        <w:tc>
          <w:tcPr>
            <w:tcW w:w="242" w:type="pct"/>
            <w:tcBorders>
              <w:bottom w:val="single" w:sz="4" w:space="0" w:color="808080"/>
            </w:tcBorders>
            <w:shd w:val="clear" w:color="auto" w:fill="626469"/>
            <w:textDirection w:val="tbRl"/>
            <w:vAlign w:val="center"/>
            <w:hideMark/>
          </w:tcPr>
          <w:p w14:paraId="6C0C73BF" w14:textId="77777777" w:rsidR="00E470A2" w:rsidRPr="00E34091" w:rsidRDefault="00E470A2" w:rsidP="00757F68">
            <w:pPr>
              <w:pStyle w:val="HeaderTable"/>
              <w:ind w:left="72" w:right="113"/>
              <w:rPr>
                <w:rFonts w:asciiTheme="minorHAnsi" w:hAnsiTheme="minorHAnsi"/>
                <w:color w:val="FFFFFF"/>
                <w:szCs w:val="18"/>
              </w:rPr>
            </w:pPr>
            <w:bookmarkStart w:id="701" w:name="_Hlk22743692"/>
            <w:r w:rsidRPr="00E34091">
              <w:rPr>
                <w:rFonts w:asciiTheme="minorHAnsi" w:hAnsiTheme="minorHAnsi"/>
                <w:color w:val="FFFFFF"/>
                <w:szCs w:val="18"/>
              </w:rPr>
              <w:t xml:space="preserve">Field No. </w:t>
            </w:r>
          </w:p>
        </w:tc>
        <w:tc>
          <w:tcPr>
            <w:tcW w:w="1058" w:type="pct"/>
            <w:tcBorders>
              <w:bottom w:val="single" w:sz="4" w:space="0" w:color="808080"/>
            </w:tcBorders>
            <w:shd w:val="clear" w:color="auto" w:fill="626469"/>
            <w:vAlign w:val="center"/>
            <w:hideMark/>
          </w:tcPr>
          <w:p w14:paraId="34C158BA"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Attribute Name</w:t>
            </w:r>
          </w:p>
        </w:tc>
        <w:tc>
          <w:tcPr>
            <w:tcW w:w="674" w:type="pct"/>
            <w:tcBorders>
              <w:bottom w:val="single" w:sz="4" w:space="0" w:color="808080"/>
            </w:tcBorders>
            <w:shd w:val="clear" w:color="auto" w:fill="626469"/>
            <w:vAlign w:val="center"/>
          </w:tcPr>
          <w:p w14:paraId="7875B899"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Data Type</w:t>
            </w:r>
          </w:p>
        </w:tc>
        <w:tc>
          <w:tcPr>
            <w:tcW w:w="2066" w:type="pct"/>
            <w:tcBorders>
              <w:bottom w:val="single" w:sz="4" w:space="0" w:color="808080"/>
            </w:tcBorders>
            <w:shd w:val="clear" w:color="auto" w:fill="626469"/>
            <w:vAlign w:val="center"/>
            <w:hideMark/>
          </w:tcPr>
          <w:p w14:paraId="5737CE66"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Field Description</w:t>
            </w:r>
          </w:p>
        </w:tc>
        <w:tc>
          <w:tcPr>
            <w:tcW w:w="626" w:type="pct"/>
            <w:tcBorders>
              <w:bottom w:val="single" w:sz="4" w:space="0" w:color="808080"/>
            </w:tcBorders>
            <w:shd w:val="clear" w:color="auto" w:fill="626469"/>
            <w:vAlign w:val="center"/>
          </w:tcPr>
          <w:p w14:paraId="12F612F9" w14:textId="77777777" w:rsidR="00E470A2" w:rsidRPr="0004787C" w:rsidRDefault="00E470A2" w:rsidP="00757F68">
            <w:pPr>
              <w:pStyle w:val="HeaderTable"/>
              <w:ind w:left="72"/>
              <w:rPr>
                <w:rFonts w:asciiTheme="minorHAnsi" w:hAnsiTheme="minorHAnsi"/>
                <w:color w:val="FFFFFF"/>
                <w:szCs w:val="18"/>
              </w:rPr>
            </w:pPr>
            <w:r w:rsidRPr="0004787C">
              <w:rPr>
                <w:rFonts w:asciiTheme="minorHAnsi" w:hAnsiTheme="minorHAnsi"/>
                <w:color w:val="FFFFFF"/>
                <w:szCs w:val="18"/>
              </w:rPr>
              <w:t>Source</w:t>
            </w:r>
          </w:p>
        </w:tc>
        <w:tc>
          <w:tcPr>
            <w:tcW w:w="334" w:type="pct"/>
            <w:tcBorders>
              <w:bottom w:val="single" w:sz="4" w:space="0" w:color="808080"/>
            </w:tcBorders>
            <w:shd w:val="clear" w:color="auto" w:fill="626469"/>
            <w:textDirection w:val="tbRl"/>
            <w:vAlign w:val="center"/>
          </w:tcPr>
          <w:p w14:paraId="05428DDD" w14:textId="77777777" w:rsidR="00E470A2" w:rsidRPr="00E34091" w:rsidRDefault="00E470A2" w:rsidP="00757F68">
            <w:pPr>
              <w:pStyle w:val="HeaderTable"/>
              <w:ind w:left="72" w:right="113"/>
              <w:rPr>
                <w:rFonts w:asciiTheme="minorHAnsi" w:hAnsiTheme="minorHAnsi"/>
                <w:color w:val="FFFFFF"/>
                <w:szCs w:val="18"/>
              </w:rPr>
            </w:pPr>
            <w:r w:rsidRPr="00E34091">
              <w:rPr>
                <w:rFonts w:asciiTheme="minorHAnsi" w:hAnsiTheme="minorHAnsi"/>
                <w:color w:val="FFFFFF"/>
                <w:szCs w:val="18"/>
              </w:rPr>
              <w:t>Must be populated</w:t>
            </w:r>
          </w:p>
        </w:tc>
      </w:tr>
      <w:bookmarkEnd w:id="701"/>
      <w:tr w:rsidR="00E470A2" w:rsidRPr="00E34091" w14:paraId="638F9DC5" w14:textId="77777777" w:rsidTr="00757F68">
        <w:trPr>
          <w:cantSplit/>
        </w:trPr>
        <w:tc>
          <w:tcPr>
            <w:tcW w:w="242" w:type="pct"/>
            <w:tcBorders>
              <w:bottom w:val="single" w:sz="4" w:space="0" w:color="808080"/>
            </w:tcBorders>
            <w:shd w:val="clear" w:color="auto" w:fill="auto"/>
          </w:tcPr>
          <w:p w14:paraId="3BEA06A3" w14:textId="77777777" w:rsidR="00F706B1" w:rsidRDefault="00E470A2" w:rsidP="00566105">
            <w:pPr>
              <w:pStyle w:val="BodyTextTable"/>
              <w:numPr>
                <w:ilvl w:val="0"/>
                <w:numId w:val="34"/>
              </w:numPr>
              <w:rPr>
                <w:rFonts w:asciiTheme="minorHAnsi" w:hAnsiTheme="minorHAnsi" w:cs="Arial"/>
                <w:color w:val="302E45"/>
                <w:kern w:val="32"/>
                <w:szCs w:val="18"/>
              </w:rPr>
            </w:pPr>
            <w:r w:rsidRPr="00E34091">
              <w:rPr>
                <w:rFonts w:asciiTheme="minorHAnsi" w:hAnsiTheme="minorHAnsi"/>
                <w:szCs w:val="18"/>
              </w:rPr>
              <w:t>1</w:t>
            </w:r>
          </w:p>
        </w:tc>
        <w:tc>
          <w:tcPr>
            <w:tcW w:w="1058" w:type="pct"/>
            <w:tcBorders>
              <w:bottom w:val="single" w:sz="4" w:space="0" w:color="808080"/>
            </w:tcBorders>
            <w:shd w:val="clear" w:color="auto" w:fill="auto"/>
            <w:vAlign w:val="center"/>
          </w:tcPr>
          <w:p w14:paraId="1C0D6911"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Billing Account </w:t>
            </w:r>
            <w:r>
              <w:rPr>
                <w:rFonts w:asciiTheme="minorHAnsi" w:hAnsiTheme="minorHAnsi"/>
                <w:szCs w:val="18"/>
              </w:rPr>
              <w:t>Number</w:t>
            </w:r>
          </w:p>
        </w:tc>
        <w:tc>
          <w:tcPr>
            <w:tcW w:w="674" w:type="pct"/>
            <w:tcBorders>
              <w:bottom w:val="single" w:sz="4" w:space="0" w:color="808080"/>
            </w:tcBorders>
            <w:shd w:val="clear" w:color="auto" w:fill="auto"/>
            <w:vAlign w:val="center"/>
          </w:tcPr>
          <w:p w14:paraId="49848073" w14:textId="77777777" w:rsidR="00E470A2" w:rsidRPr="00E34091" w:rsidRDefault="00E470A2" w:rsidP="00757F68">
            <w:pPr>
              <w:pStyle w:val="BodyTextTable"/>
              <w:rPr>
                <w:rFonts w:asciiTheme="minorHAnsi" w:hAnsiTheme="minorHAnsi"/>
                <w:szCs w:val="18"/>
              </w:rPr>
            </w:pPr>
            <w:r w:rsidRPr="00E34091">
              <w:rPr>
                <w:rFonts w:asciiTheme="minorHAnsi" w:hAnsiTheme="minorHAnsi"/>
                <w:color w:val="000000"/>
                <w:szCs w:val="18"/>
              </w:rPr>
              <w:t>String</w:t>
            </w:r>
          </w:p>
        </w:tc>
        <w:tc>
          <w:tcPr>
            <w:tcW w:w="2066" w:type="pct"/>
            <w:tcBorders>
              <w:bottom w:val="single" w:sz="4" w:space="0" w:color="808080"/>
            </w:tcBorders>
            <w:shd w:val="clear" w:color="auto" w:fill="auto"/>
            <w:vAlign w:val="center"/>
          </w:tcPr>
          <w:p w14:paraId="7B409C5B" w14:textId="77777777" w:rsidR="00E470A2" w:rsidRDefault="00E470A2" w:rsidP="00757F68">
            <w:pPr>
              <w:pStyle w:val="BodyTextTable"/>
              <w:rPr>
                <w:rFonts w:asciiTheme="minorHAnsi" w:hAnsiTheme="minorHAnsi"/>
                <w:szCs w:val="18"/>
              </w:rPr>
            </w:pPr>
            <w:r w:rsidRPr="00E34091">
              <w:rPr>
                <w:rFonts w:asciiTheme="minorHAnsi" w:hAnsiTheme="minorHAnsi"/>
                <w:szCs w:val="18"/>
              </w:rPr>
              <w:t>The unique Account ID in the billing system</w:t>
            </w:r>
            <w:r>
              <w:rPr>
                <w:rFonts w:asciiTheme="minorHAnsi" w:hAnsiTheme="minorHAnsi"/>
                <w:szCs w:val="18"/>
              </w:rPr>
              <w:t xml:space="preserve">. </w:t>
            </w:r>
          </w:p>
          <w:p w14:paraId="78BB546E" w14:textId="77777777" w:rsidR="00E470A2" w:rsidRPr="00E34091" w:rsidRDefault="00E470A2" w:rsidP="00757F68">
            <w:pPr>
              <w:pStyle w:val="BodyTextTable"/>
              <w:rPr>
                <w:rFonts w:asciiTheme="minorHAnsi" w:hAnsiTheme="minorHAnsi"/>
                <w:szCs w:val="18"/>
              </w:rPr>
            </w:pPr>
            <w:r>
              <w:rPr>
                <w:rFonts w:asciiTheme="minorHAnsi" w:hAnsiTheme="minorHAnsi"/>
                <w:color w:val="000000"/>
                <w:szCs w:val="18"/>
              </w:rPr>
              <w:t>To be matched with Kenan Account ID.</w:t>
            </w:r>
            <w:r w:rsidRPr="00E34091">
              <w:rPr>
                <w:rFonts w:asciiTheme="minorHAnsi" w:hAnsiTheme="minorHAnsi"/>
                <w:szCs w:val="18"/>
              </w:rPr>
              <w:t xml:space="preserve"> </w:t>
            </w:r>
          </w:p>
        </w:tc>
        <w:tc>
          <w:tcPr>
            <w:tcW w:w="626" w:type="pct"/>
            <w:tcBorders>
              <w:bottom w:val="single" w:sz="4" w:space="0" w:color="808080"/>
            </w:tcBorders>
            <w:shd w:val="clear" w:color="auto" w:fill="auto"/>
          </w:tcPr>
          <w:p w14:paraId="45A2E617" w14:textId="77777777" w:rsidR="00E470A2" w:rsidRPr="0004787C"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1561CA0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M</w:t>
            </w:r>
          </w:p>
        </w:tc>
      </w:tr>
      <w:tr w:rsidR="00E470A2" w:rsidRPr="00E34091" w14:paraId="138412B3" w14:textId="77777777" w:rsidTr="00757F68">
        <w:trPr>
          <w:cantSplit/>
        </w:trPr>
        <w:tc>
          <w:tcPr>
            <w:tcW w:w="242" w:type="pct"/>
            <w:tcBorders>
              <w:bottom w:val="single" w:sz="4" w:space="0" w:color="808080"/>
            </w:tcBorders>
            <w:shd w:val="clear" w:color="auto" w:fill="auto"/>
          </w:tcPr>
          <w:p w14:paraId="17A46FC0"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1A5FE2C8" w14:textId="77777777" w:rsidR="00E470A2" w:rsidRPr="000B77BB" w:rsidRDefault="00E470A2" w:rsidP="00757F68">
            <w:pPr>
              <w:pStyle w:val="BodyTextTable"/>
              <w:rPr>
                <w:rFonts w:asciiTheme="minorHAnsi" w:hAnsiTheme="minorHAnsi"/>
                <w:szCs w:val="18"/>
              </w:rPr>
            </w:pPr>
            <w:r w:rsidRPr="005954E3">
              <w:rPr>
                <w:rFonts w:asciiTheme="minorHAnsi" w:hAnsiTheme="minorHAnsi"/>
                <w:szCs w:val="18"/>
              </w:rPr>
              <w:t>Customer ID</w:t>
            </w:r>
          </w:p>
        </w:tc>
        <w:tc>
          <w:tcPr>
            <w:tcW w:w="674" w:type="pct"/>
            <w:tcBorders>
              <w:bottom w:val="single" w:sz="4" w:space="0" w:color="808080"/>
            </w:tcBorders>
            <w:shd w:val="clear" w:color="auto" w:fill="auto"/>
            <w:vAlign w:val="center"/>
          </w:tcPr>
          <w:p w14:paraId="6B8BD7D0" w14:textId="77777777" w:rsidR="00E470A2" w:rsidRPr="000B77BB" w:rsidRDefault="00E470A2" w:rsidP="00757F68">
            <w:pPr>
              <w:pStyle w:val="BodyTextTable"/>
              <w:rPr>
                <w:rFonts w:asciiTheme="minorHAnsi" w:hAnsiTheme="minorHAnsi"/>
                <w:color w:val="000000"/>
                <w:szCs w:val="18"/>
              </w:rPr>
            </w:pPr>
            <w:r w:rsidRPr="005954E3">
              <w:rPr>
                <w:rFonts w:asciiTheme="minorHAnsi" w:hAnsiTheme="minorHAnsi"/>
                <w:szCs w:val="18"/>
              </w:rPr>
              <w:t>String</w:t>
            </w:r>
          </w:p>
        </w:tc>
        <w:tc>
          <w:tcPr>
            <w:tcW w:w="2066" w:type="pct"/>
            <w:tcBorders>
              <w:bottom w:val="single" w:sz="4" w:space="0" w:color="808080"/>
            </w:tcBorders>
            <w:shd w:val="clear" w:color="auto" w:fill="auto"/>
            <w:vAlign w:val="center"/>
          </w:tcPr>
          <w:p w14:paraId="6EE33980" w14:textId="77777777" w:rsidR="00E470A2" w:rsidRDefault="00E470A2" w:rsidP="00757F68">
            <w:pPr>
              <w:pStyle w:val="BodyTextTable"/>
              <w:rPr>
                <w:rFonts w:asciiTheme="minorHAnsi" w:hAnsiTheme="minorHAnsi"/>
                <w:color w:val="000000"/>
                <w:szCs w:val="18"/>
              </w:rPr>
            </w:pPr>
            <w:r w:rsidRPr="005954E3">
              <w:rPr>
                <w:rFonts w:asciiTheme="minorHAnsi" w:hAnsiTheme="minorHAnsi"/>
                <w:color w:val="000000"/>
                <w:szCs w:val="18"/>
              </w:rPr>
              <w:t>Th</w:t>
            </w:r>
            <w:r>
              <w:rPr>
                <w:rFonts w:asciiTheme="minorHAnsi" w:hAnsiTheme="minorHAnsi"/>
                <w:color w:val="000000"/>
                <w:szCs w:val="18"/>
              </w:rPr>
              <w:t xml:space="preserve">e </w:t>
            </w:r>
            <w:r w:rsidRPr="005954E3">
              <w:rPr>
                <w:rFonts w:asciiTheme="minorHAnsi" w:hAnsiTheme="minorHAnsi"/>
                <w:color w:val="000000"/>
                <w:szCs w:val="18"/>
              </w:rPr>
              <w:t xml:space="preserve">customer reference for all </w:t>
            </w:r>
            <w:proofErr w:type="spellStart"/>
            <w:r w:rsidRPr="005954E3">
              <w:rPr>
                <w:rFonts w:asciiTheme="minorHAnsi" w:hAnsiTheme="minorHAnsi"/>
                <w:color w:val="000000"/>
                <w:szCs w:val="18"/>
              </w:rPr>
              <w:t>LoBs</w:t>
            </w:r>
            <w:proofErr w:type="spellEnd"/>
          </w:p>
          <w:p w14:paraId="1E21D5EB" w14:textId="77777777" w:rsidR="00E470A2" w:rsidRPr="000B77BB" w:rsidRDefault="00E470A2" w:rsidP="00757F68">
            <w:pPr>
              <w:pStyle w:val="BodyTextTable"/>
              <w:rPr>
                <w:rFonts w:asciiTheme="minorHAnsi" w:hAnsiTheme="minorHAnsi"/>
                <w:szCs w:val="18"/>
              </w:rPr>
            </w:pPr>
            <w:r w:rsidRPr="005954E3">
              <w:rPr>
                <w:rFonts w:asciiTheme="minorHAnsi" w:hAnsiTheme="minorHAnsi"/>
                <w:color w:val="000000"/>
                <w:szCs w:val="18"/>
              </w:rPr>
              <w:t xml:space="preserve">Will be </w:t>
            </w:r>
            <w:r w:rsidRPr="00C35A45">
              <w:rPr>
                <w:rFonts w:asciiTheme="minorHAnsi" w:hAnsiTheme="minorHAnsi"/>
                <w:color w:val="000000"/>
                <w:szCs w:val="18"/>
              </w:rPr>
              <w:t xml:space="preserve">Used </w:t>
            </w:r>
            <w:r w:rsidRPr="005954E3">
              <w:rPr>
                <w:rFonts w:asciiTheme="minorHAnsi" w:hAnsiTheme="minorHAnsi"/>
                <w:color w:val="000000"/>
                <w:szCs w:val="18"/>
              </w:rPr>
              <w:t>to trace customers with multiple accounts</w:t>
            </w:r>
          </w:p>
        </w:tc>
        <w:tc>
          <w:tcPr>
            <w:tcW w:w="626" w:type="pct"/>
            <w:tcBorders>
              <w:bottom w:val="single" w:sz="4" w:space="0" w:color="808080"/>
            </w:tcBorders>
            <w:shd w:val="clear" w:color="auto" w:fill="auto"/>
          </w:tcPr>
          <w:p w14:paraId="131859F0" w14:textId="77777777" w:rsidR="00E470A2" w:rsidRPr="000B77BB"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283EFD31"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O</w:t>
            </w:r>
          </w:p>
        </w:tc>
      </w:tr>
      <w:tr w:rsidR="00E470A2" w:rsidRPr="00E34091" w14:paraId="71C5DD3B" w14:textId="77777777" w:rsidTr="00757F68">
        <w:trPr>
          <w:cantSplit/>
        </w:trPr>
        <w:tc>
          <w:tcPr>
            <w:tcW w:w="242" w:type="pct"/>
            <w:tcBorders>
              <w:bottom w:val="single" w:sz="4" w:space="0" w:color="808080"/>
            </w:tcBorders>
            <w:shd w:val="clear" w:color="auto" w:fill="auto"/>
          </w:tcPr>
          <w:p w14:paraId="4CCE24F5"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1B6CB33B"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External Customer ID</w:t>
            </w:r>
          </w:p>
        </w:tc>
        <w:tc>
          <w:tcPr>
            <w:tcW w:w="674" w:type="pct"/>
            <w:tcBorders>
              <w:bottom w:val="single" w:sz="4" w:space="0" w:color="808080"/>
            </w:tcBorders>
            <w:shd w:val="clear" w:color="auto" w:fill="auto"/>
            <w:vAlign w:val="center"/>
          </w:tcPr>
          <w:p w14:paraId="3424AB50" w14:textId="77777777" w:rsidR="00E470A2" w:rsidRPr="000B77BB" w:rsidRDefault="00E470A2" w:rsidP="00757F68">
            <w:pPr>
              <w:pStyle w:val="BodyTextTable"/>
              <w:rPr>
                <w:rFonts w:asciiTheme="minorHAnsi" w:hAnsiTheme="minorHAnsi"/>
                <w:color w:val="000000"/>
                <w:szCs w:val="18"/>
              </w:rPr>
            </w:pPr>
            <w:r w:rsidRPr="000B77BB">
              <w:rPr>
                <w:rFonts w:asciiTheme="minorHAnsi" w:hAnsiTheme="minorHAnsi"/>
                <w:szCs w:val="18"/>
              </w:rPr>
              <w:t>String</w:t>
            </w:r>
          </w:p>
        </w:tc>
        <w:tc>
          <w:tcPr>
            <w:tcW w:w="2066" w:type="pct"/>
            <w:tcBorders>
              <w:bottom w:val="single" w:sz="4" w:space="0" w:color="808080"/>
            </w:tcBorders>
            <w:shd w:val="clear" w:color="auto" w:fill="auto"/>
            <w:vAlign w:val="center"/>
          </w:tcPr>
          <w:p w14:paraId="7DCCDD79"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The</w:t>
            </w:r>
            <w:r w:rsidRPr="000B77BB">
              <w:rPr>
                <w:rFonts w:asciiTheme="minorHAnsi" w:hAnsiTheme="minorHAnsi"/>
                <w:color w:val="000000"/>
                <w:szCs w:val="18"/>
              </w:rPr>
              <w:t xml:space="preserve"> customer reference for all </w:t>
            </w:r>
            <w:proofErr w:type="spellStart"/>
            <w:r w:rsidRPr="000B77BB">
              <w:rPr>
                <w:rFonts w:asciiTheme="minorHAnsi" w:hAnsiTheme="minorHAnsi"/>
                <w:color w:val="000000"/>
                <w:szCs w:val="18"/>
              </w:rPr>
              <w:t>LoBs</w:t>
            </w:r>
            <w:proofErr w:type="spellEnd"/>
          </w:p>
          <w:p w14:paraId="37595AC0" w14:textId="77777777" w:rsidR="00E470A2" w:rsidRDefault="00E470A2" w:rsidP="00757F68">
            <w:pPr>
              <w:pStyle w:val="BodyTextTable"/>
              <w:rPr>
                <w:rFonts w:asciiTheme="minorHAnsi" w:hAnsiTheme="minorHAnsi"/>
                <w:color w:val="000000"/>
                <w:szCs w:val="18"/>
              </w:rPr>
            </w:pPr>
            <w:r w:rsidRPr="000B77BB">
              <w:rPr>
                <w:rFonts w:asciiTheme="minorHAnsi" w:hAnsiTheme="minorHAnsi"/>
                <w:color w:val="000000"/>
                <w:szCs w:val="18"/>
              </w:rPr>
              <w:t>Will be used to trace customers with multiple accounts</w:t>
            </w:r>
          </w:p>
          <w:p w14:paraId="79FB51E3" w14:textId="77777777" w:rsidR="00E470A2" w:rsidRDefault="00E470A2" w:rsidP="00757F68">
            <w:pPr>
              <w:pStyle w:val="BodyTextTable"/>
              <w:rPr>
                <w:lang w:val="en-PH"/>
              </w:rPr>
            </w:pPr>
            <w:r>
              <w:rPr>
                <w:lang w:val="en-PH"/>
              </w:rPr>
              <w:t>Will be empty/null until PIA approval.</w:t>
            </w:r>
          </w:p>
          <w:p w14:paraId="39815F03" w14:textId="77777777" w:rsidR="00DF7367" w:rsidRPr="00684A97" w:rsidRDefault="00DF7367" w:rsidP="00757F68">
            <w:pPr>
              <w:pStyle w:val="BodyTextTable"/>
              <w:rPr>
                <w:rFonts w:asciiTheme="minorHAnsi" w:hAnsiTheme="minorHAnsi"/>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3326BF25" w14:textId="77777777" w:rsidR="00E470A2" w:rsidRPr="001D0294"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707FCC19"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O</w:t>
            </w:r>
          </w:p>
        </w:tc>
      </w:tr>
      <w:tr w:rsidR="00E470A2" w:rsidRPr="00E34091" w14:paraId="032AD919" w14:textId="77777777" w:rsidTr="00757F68">
        <w:trPr>
          <w:cantSplit/>
        </w:trPr>
        <w:tc>
          <w:tcPr>
            <w:tcW w:w="242" w:type="pct"/>
            <w:tcBorders>
              <w:bottom w:val="single" w:sz="4" w:space="0" w:color="808080"/>
            </w:tcBorders>
            <w:shd w:val="clear" w:color="auto" w:fill="auto"/>
          </w:tcPr>
          <w:p w14:paraId="4EC50DE7"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78B33F4A"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External Loyalty ID</w:t>
            </w:r>
          </w:p>
        </w:tc>
        <w:tc>
          <w:tcPr>
            <w:tcW w:w="674" w:type="pct"/>
            <w:tcBorders>
              <w:bottom w:val="single" w:sz="4" w:space="0" w:color="808080"/>
            </w:tcBorders>
            <w:shd w:val="clear" w:color="auto" w:fill="auto"/>
            <w:vAlign w:val="center"/>
          </w:tcPr>
          <w:p w14:paraId="0F8FFB10" w14:textId="77777777" w:rsidR="00E470A2" w:rsidRPr="000B77BB" w:rsidRDefault="00E470A2" w:rsidP="00757F68">
            <w:pPr>
              <w:pStyle w:val="BodyTextTable"/>
              <w:rPr>
                <w:rFonts w:asciiTheme="minorHAnsi" w:hAnsiTheme="minorHAnsi"/>
                <w:color w:val="000000"/>
                <w:szCs w:val="18"/>
              </w:rPr>
            </w:pPr>
            <w:r w:rsidRPr="000B77BB">
              <w:rPr>
                <w:rFonts w:asciiTheme="minorHAnsi" w:hAnsiTheme="minorHAnsi"/>
                <w:szCs w:val="18"/>
              </w:rPr>
              <w:t>String</w:t>
            </w:r>
          </w:p>
        </w:tc>
        <w:tc>
          <w:tcPr>
            <w:tcW w:w="2066" w:type="pct"/>
            <w:tcBorders>
              <w:bottom w:val="single" w:sz="4" w:space="0" w:color="808080"/>
            </w:tcBorders>
            <w:shd w:val="clear" w:color="auto" w:fill="auto"/>
            <w:vAlign w:val="center"/>
          </w:tcPr>
          <w:p w14:paraId="219F4DFC" w14:textId="77777777" w:rsidR="00E470A2" w:rsidRDefault="00E470A2" w:rsidP="00757F68">
            <w:pPr>
              <w:pStyle w:val="BodyTextTable"/>
              <w:rPr>
                <w:rFonts w:asciiTheme="minorHAnsi" w:hAnsiTheme="minorHAnsi"/>
                <w:szCs w:val="18"/>
              </w:rPr>
            </w:pPr>
            <w:r>
              <w:rPr>
                <w:rFonts w:asciiTheme="minorHAnsi" w:hAnsiTheme="minorHAnsi"/>
                <w:szCs w:val="18"/>
              </w:rPr>
              <w:t xml:space="preserve">The </w:t>
            </w:r>
            <w:r w:rsidRPr="000B77BB">
              <w:rPr>
                <w:rFonts w:asciiTheme="minorHAnsi" w:hAnsiTheme="minorHAnsi"/>
                <w:szCs w:val="18"/>
              </w:rPr>
              <w:t xml:space="preserve">customer reference for all </w:t>
            </w:r>
            <w:proofErr w:type="spellStart"/>
            <w:r w:rsidRPr="000B77BB">
              <w:rPr>
                <w:rFonts w:asciiTheme="minorHAnsi" w:hAnsiTheme="minorHAnsi"/>
                <w:szCs w:val="18"/>
              </w:rPr>
              <w:t>LoBs</w:t>
            </w:r>
            <w:proofErr w:type="spellEnd"/>
            <w:r>
              <w:rPr>
                <w:rFonts w:asciiTheme="minorHAnsi" w:hAnsiTheme="minorHAnsi"/>
                <w:szCs w:val="18"/>
              </w:rPr>
              <w:t xml:space="preserve"> </w:t>
            </w:r>
            <w:r w:rsidRPr="000B77BB">
              <w:rPr>
                <w:rFonts w:asciiTheme="minorHAnsi" w:hAnsiTheme="minorHAnsi"/>
                <w:szCs w:val="18"/>
              </w:rPr>
              <w:t xml:space="preserve">from </w:t>
            </w:r>
            <w:r>
              <w:rPr>
                <w:rFonts w:asciiTheme="minorHAnsi" w:hAnsiTheme="minorHAnsi"/>
                <w:szCs w:val="18"/>
              </w:rPr>
              <w:t xml:space="preserve">the </w:t>
            </w:r>
            <w:r w:rsidRPr="000B77BB">
              <w:rPr>
                <w:rFonts w:asciiTheme="minorHAnsi" w:hAnsiTheme="minorHAnsi"/>
                <w:szCs w:val="18"/>
              </w:rPr>
              <w:t>loyalty system</w:t>
            </w:r>
          </w:p>
          <w:p w14:paraId="777F86B9"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Will be used to trace customers with multiple accounts</w:t>
            </w:r>
          </w:p>
          <w:p w14:paraId="726060AA" w14:textId="77777777" w:rsidR="00E470A2" w:rsidRDefault="00E470A2" w:rsidP="00757F68">
            <w:pPr>
              <w:pStyle w:val="BodyTextTable"/>
              <w:rPr>
                <w:rFonts w:asciiTheme="minorHAnsi" w:hAnsiTheme="minorHAnsi"/>
                <w:szCs w:val="18"/>
              </w:rPr>
            </w:pPr>
            <w:r w:rsidRPr="005954E3">
              <w:rPr>
                <w:rFonts w:asciiTheme="minorHAnsi" w:hAnsiTheme="minorHAnsi"/>
                <w:szCs w:val="18"/>
              </w:rPr>
              <w:t>Currently not available</w:t>
            </w:r>
          </w:p>
          <w:p w14:paraId="76694487" w14:textId="77777777" w:rsidR="00E470A2" w:rsidRDefault="00E470A2" w:rsidP="00757F68">
            <w:pPr>
              <w:pStyle w:val="BodyTextTable"/>
              <w:rPr>
                <w:lang w:val="en-PH"/>
              </w:rPr>
            </w:pPr>
            <w:r>
              <w:rPr>
                <w:lang w:val="en-PH"/>
              </w:rPr>
              <w:t>Will be empty/null until PIA approval</w:t>
            </w:r>
          </w:p>
          <w:p w14:paraId="3F76E91A" w14:textId="77777777" w:rsidR="00DF7367" w:rsidRPr="003647C7" w:rsidRDefault="00DF7367" w:rsidP="00757F68">
            <w:pPr>
              <w:pStyle w:val="BodyTextTable"/>
              <w:rPr>
                <w:rFonts w:asciiTheme="minorHAnsi" w:hAnsiTheme="minorHAnsi"/>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4FD9603D" w14:textId="77777777" w:rsidR="00E470A2" w:rsidRPr="001D0294"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614DDD2C" w14:textId="77777777" w:rsidR="00E470A2" w:rsidRPr="000B77BB" w:rsidRDefault="00E470A2" w:rsidP="00757F68">
            <w:pPr>
              <w:pStyle w:val="BodyTextTable"/>
              <w:rPr>
                <w:rFonts w:asciiTheme="minorHAnsi" w:hAnsiTheme="minorHAnsi"/>
                <w:szCs w:val="18"/>
              </w:rPr>
            </w:pPr>
            <w:r w:rsidRPr="000B77BB">
              <w:rPr>
                <w:rFonts w:asciiTheme="minorHAnsi" w:hAnsiTheme="minorHAnsi"/>
                <w:szCs w:val="18"/>
              </w:rPr>
              <w:t>O</w:t>
            </w:r>
          </w:p>
        </w:tc>
      </w:tr>
      <w:tr w:rsidR="00E470A2" w:rsidRPr="00E34091" w14:paraId="683AA8CC" w14:textId="77777777" w:rsidTr="00757F68">
        <w:trPr>
          <w:cantSplit/>
        </w:trPr>
        <w:tc>
          <w:tcPr>
            <w:tcW w:w="242" w:type="pct"/>
            <w:tcBorders>
              <w:bottom w:val="single" w:sz="4" w:space="0" w:color="808080"/>
            </w:tcBorders>
            <w:shd w:val="clear" w:color="auto" w:fill="auto"/>
          </w:tcPr>
          <w:p w14:paraId="1DD74E14"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67DB1F5F" w14:textId="77777777" w:rsidR="00E470A2" w:rsidRPr="000B77BB" w:rsidRDefault="00E470A2" w:rsidP="00757F68">
            <w:pPr>
              <w:pStyle w:val="BodyTextTable"/>
              <w:rPr>
                <w:rFonts w:asciiTheme="minorHAnsi" w:hAnsiTheme="minorHAnsi"/>
                <w:szCs w:val="18"/>
              </w:rPr>
            </w:pPr>
            <w:r w:rsidRPr="005954E3">
              <w:rPr>
                <w:rFonts w:asciiTheme="minorHAnsi" w:hAnsiTheme="minorHAnsi"/>
                <w:szCs w:val="18"/>
              </w:rPr>
              <w:t>Activation Date</w:t>
            </w:r>
          </w:p>
        </w:tc>
        <w:tc>
          <w:tcPr>
            <w:tcW w:w="674" w:type="pct"/>
            <w:tcBorders>
              <w:bottom w:val="single" w:sz="4" w:space="0" w:color="808080"/>
            </w:tcBorders>
            <w:shd w:val="clear" w:color="auto" w:fill="auto"/>
            <w:vAlign w:val="center"/>
          </w:tcPr>
          <w:p w14:paraId="5C4F62A4" w14:textId="77777777" w:rsidR="00E470A2" w:rsidRPr="000B77BB" w:rsidRDefault="00E470A2" w:rsidP="00757F68">
            <w:pPr>
              <w:pStyle w:val="BodyTextTable"/>
              <w:rPr>
                <w:rFonts w:asciiTheme="minorHAnsi" w:hAnsiTheme="minorHAnsi"/>
                <w:color w:val="000000"/>
                <w:szCs w:val="18"/>
              </w:rPr>
            </w:pPr>
            <w:proofErr w:type="spellStart"/>
            <w:r w:rsidRPr="005954E3">
              <w:rPr>
                <w:rFonts w:asciiTheme="minorHAnsi" w:hAnsiTheme="minorHAnsi"/>
                <w:szCs w:val="18"/>
              </w:rPr>
              <w:t>DateTime</w:t>
            </w:r>
            <w:proofErr w:type="spellEnd"/>
          </w:p>
        </w:tc>
        <w:tc>
          <w:tcPr>
            <w:tcW w:w="2066" w:type="pct"/>
            <w:tcBorders>
              <w:bottom w:val="single" w:sz="4" w:space="0" w:color="808080"/>
            </w:tcBorders>
            <w:shd w:val="clear" w:color="auto" w:fill="auto"/>
            <w:vAlign w:val="center"/>
          </w:tcPr>
          <w:p w14:paraId="642EBD9E" w14:textId="77777777" w:rsidR="00E470A2" w:rsidRDefault="00E470A2" w:rsidP="00757F68">
            <w:pPr>
              <w:pStyle w:val="BodyTextTable"/>
              <w:rPr>
                <w:rFonts w:asciiTheme="minorHAnsi" w:hAnsiTheme="minorHAnsi"/>
                <w:szCs w:val="18"/>
              </w:rPr>
            </w:pPr>
            <w:r w:rsidRPr="000B77BB">
              <w:rPr>
                <w:rFonts w:asciiTheme="minorHAnsi" w:hAnsiTheme="minorHAnsi"/>
                <w:szCs w:val="18"/>
              </w:rPr>
              <w:t>Account</w:t>
            </w:r>
            <w:r>
              <w:rPr>
                <w:rFonts w:asciiTheme="minorHAnsi" w:hAnsiTheme="minorHAnsi"/>
                <w:szCs w:val="18"/>
              </w:rPr>
              <w:t>’s</w:t>
            </w:r>
            <w:r w:rsidRPr="000B77BB">
              <w:rPr>
                <w:rFonts w:asciiTheme="minorHAnsi" w:hAnsiTheme="minorHAnsi"/>
                <w:szCs w:val="18"/>
              </w:rPr>
              <w:t xml:space="preserve"> </w:t>
            </w:r>
            <w:r w:rsidRPr="005954E3">
              <w:rPr>
                <w:rFonts w:asciiTheme="minorHAnsi" w:hAnsiTheme="minorHAnsi"/>
                <w:szCs w:val="18"/>
              </w:rPr>
              <w:t>activation date</w:t>
            </w:r>
          </w:p>
          <w:p w14:paraId="6C881354" w14:textId="0CAE41D5" w:rsidR="00FD7FFD" w:rsidRPr="000B77BB" w:rsidRDefault="00FD7FFD" w:rsidP="00757F68">
            <w:pPr>
              <w:pStyle w:val="BodyTextTable"/>
              <w:rPr>
                <w:rFonts w:asciiTheme="minorHAnsi" w:hAnsiTheme="minorHAnsi"/>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3B5A70FB" w14:textId="77777777" w:rsidR="00E470A2" w:rsidRPr="000B77BB"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17AD2394" w14:textId="77777777" w:rsidR="00E470A2" w:rsidRPr="000B77BB"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88E64B3" w14:textId="77777777" w:rsidTr="00757F68">
        <w:trPr>
          <w:cantSplit/>
        </w:trPr>
        <w:tc>
          <w:tcPr>
            <w:tcW w:w="242" w:type="pct"/>
            <w:tcBorders>
              <w:bottom w:val="single" w:sz="4" w:space="0" w:color="808080"/>
            </w:tcBorders>
            <w:shd w:val="clear" w:color="auto" w:fill="auto"/>
          </w:tcPr>
          <w:p w14:paraId="2D6A979E"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6D474563" w14:textId="77777777" w:rsidR="00E470A2" w:rsidRPr="000B77BB" w:rsidRDefault="00E470A2" w:rsidP="00757F68">
            <w:pPr>
              <w:pStyle w:val="BodyTextTable"/>
              <w:rPr>
                <w:rFonts w:asciiTheme="minorHAnsi" w:hAnsiTheme="minorHAnsi"/>
                <w:szCs w:val="18"/>
              </w:rPr>
            </w:pPr>
            <w:r w:rsidRPr="005954E3">
              <w:rPr>
                <w:rFonts w:asciiTheme="minorHAnsi" w:hAnsiTheme="minorHAnsi"/>
                <w:szCs w:val="18"/>
              </w:rPr>
              <w:t>Account Status</w:t>
            </w:r>
          </w:p>
        </w:tc>
        <w:tc>
          <w:tcPr>
            <w:tcW w:w="674" w:type="pct"/>
            <w:tcBorders>
              <w:bottom w:val="single" w:sz="4" w:space="0" w:color="808080"/>
            </w:tcBorders>
            <w:shd w:val="clear" w:color="auto" w:fill="auto"/>
            <w:vAlign w:val="center"/>
          </w:tcPr>
          <w:p w14:paraId="623DE19F" w14:textId="77777777" w:rsidR="00E470A2" w:rsidRPr="000B77BB" w:rsidRDefault="00E470A2" w:rsidP="00757F68">
            <w:pPr>
              <w:pStyle w:val="BodyTextTable"/>
              <w:rPr>
                <w:rFonts w:asciiTheme="minorHAnsi" w:hAnsiTheme="minorHAnsi"/>
                <w:color w:val="000000"/>
                <w:szCs w:val="18"/>
              </w:rPr>
            </w:pPr>
            <w:r w:rsidRPr="005954E3">
              <w:rPr>
                <w:rFonts w:asciiTheme="minorHAnsi" w:hAnsiTheme="minorHAnsi"/>
                <w:szCs w:val="18"/>
              </w:rPr>
              <w:t>String</w:t>
            </w:r>
          </w:p>
        </w:tc>
        <w:tc>
          <w:tcPr>
            <w:tcW w:w="2066" w:type="pct"/>
            <w:tcBorders>
              <w:bottom w:val="single" w:sz="4" w:space="0" w:color="808080"/>
            </w:tcBorders>
            <w:shd w:val="clear" w:color="auto" w:fill="auto"/>
            <w:vAlign w:val="center"/>
          </w:tcPr>
          <w:p w14:paraId="6118BD63" w14:textId="77777777" w:rsidR="00E470A2" w:rsidRDefault="00E470A2" w:rsidP="00757F68">
            <w:pPr>
              <w:pStyle w:val="BodyTextTable"/>
              <w:rPr>
                <w:rFonts w:asciiTheme="minorHAnsi" w:hAnsiTheme="minorHAnsi"/>
                <w:szCs w:val="18"/>
              </w:rPr>
            </w:pPr>
            <w:r w:rsidRPr="000B77BB">
              <w:rPr>
                <w:rFonts w:asciiTheme="minorHAnsi" w:hAnsiTheme="minorHAnsi"/>
                <w:szCs w:val="18"/>
              </w:rPr>
              <w:t>Account</w:t>
            </w:r>
            <w:r>
              <w:rPr>
                <w:rFonts w:asciiTheme="minorHAnsi" w:hAnsiTheme="minorHAnsi"/>
                <w:szCs w:val="18"/>
              </w:rPr>
              <w:t>’s</w:t>
            </w:r>
            <w:r w:rsidRPr="000B77BB">
              <w:rPr>
                <w:rFonts w:asciiTheme="minorHAnsi" w:hAnsiTheme="minorHAnsi"/>
                <w:szCs w:val="18"/>
              </w:rPr>
              <w:t xml:space="preserve"> </w:t>
            </w:r>
            <w:r w:rsidRPr="005954E3">
              <w:rPr>
                <w:rFonts w:asciiTheme="minorHAnsi" w:hAnsiTheme="minorHAnsi"/>
                <w:szCs w:val="18"/>
              </w:rPr>
              <w:t>status</w:t>
            </w:r>
          </w:p>
          <w:p w14:paraId="7B0577EF" w14:textId="7CB8E504" w:rsidR="00FD7FFD" w:rsidRPr="000B77BB" w:rsidRDefault="00FD7FFD" w:rsidP="00757F68">
            <w:pPr>
              <w:pStyle w:val="BodyTextTable"/>
              <w:rPr>
                <w:rFonts w:asciiTheme="minorHAnsi" w:hAnsiTheme="minorHAnsi"/>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1BD7109A" w14:textId="77777777" w:rsidR="00E470A2" w:rsidRPr="000B77BB"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24A49254" w14:textId="77777777" w:rsidR="00E470A2" w:rsidRPr="000B77BB"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F486062" w14:textId="77777777" w:rsidTr="00757F68">
        <w:trPr>
          <w:cantSplit/>
        </w:trPr>
        <w:tc>
          <w:tcPr>
            <w:tcW w:w="242" w:type="pct"/>
            <w:tcBorders>
              <w:bottom w:val="single" w:sz="4" w:space="0" w:color="808080"/>
            </w:tcBorders>
            <w:shd w:val="clear" w:color="auto" w:fill="auto"/>
          </w:tcPr>
          <w:p w14:paraId="69BA0C1A"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216F42EC" w14:textId="77777777" w:rsidR="00E470A2" w:rsidRPr="00684A97" w:rsidRDefault="00E470A2" w:rsidP="00757F68">
            <w:pPr>
              <w:pStyle w:val="BodyTextTable"/>
              <w:rPr>
                <w:rFonts w:asciiTheme="minorHAnsi" w:hAnsiTheme="minorHAnsi"/>
                <w:szCs w:val="18"/>
              </w:rPr>
            </w:pPr>
            <w:r>
              <w:rPr>
                <w:color w:val="000000"/>
                <w:szCs w:val="18"/>
              </w:rPr>
              <w:t>CBR</w:t>
            </w:r>
          </w:p>
        </w:tc>
        <w:tc>
          <w:tcPr>
            <w:tcW w:w="674" w:type="pct"/>
            <w:tcBorders>
              <w:bottom w:val="single" w:sz="4" w:space="0" w:color="808080"/>
            </w:tcBorders>
            <w:shd w:val="clear" w:color="auto" w:fill="auto"/>
            <w:vAlign w:val="center"/>
          </w:tcPr>
          <w:p w14:paraId="44672CC7" w14:textId="77777777" w:rsidR="00E470A2" w:rsidRPr="00684A97" w:rsidRDefault="00E470A2" w:rsidP="00757F68">
            <w:pPr>
              <w:pStyle w:val="BodyTextTable"/>
              <w:rPr>
                <w:rFonts w:asciiTheme="minorHAnsi" w:hAnsiTheme="minorHAnsi"/>
                <w:szCs w:val="18"/>
              </w:rPr>
            </w:pPr>
            <w:r>
              <w:rPr>
                <w:color w:val="000000"/>
                <w:szCs w:val="18"/>
              </w:rPr>
              <w:t>String</w:t>
            </w:r>
          </w:p>
        </w:tc>
        <w:tc>
          <w:tcPr>
            <w:tcW w:w="2066" w:type="pct"/>
            <w:tcBorders>
              <w:bottom w:val="single" w:sz="4" w:space="0" w:color="808080"/>
            </w:tcBorders>
            <w:shd w:val="clear" w:color="auto" w:fill="auto"/>
            <w:vAlign w:val="center"/>
          </w:tcPr>
          <w:p w14:paraId="452DAE5A" w14:textId="77777777" w:rsidR="00E470A2" w:rsidRDefault="00E470A2" w:rsidP="00757F68">
            <w:pPr>
              <w:pStyle w:val="BodyTextTable"/>
              <w:rPr>
                <w:color w:val="000000"/>
                <w:szCs w:val="18"/>
              </w:rPr>
            </w:pPr>
            <w:r>
              <w:rPr>
                <w:color w:val="000000"/>
                <w:szCs w:val="18"/>
              </w:rPr>
              <w:t>The contact number submitted with the Service Application form</w:t>
            </w:r>
          </w:p>
          <w:p w14:paraId="0486874B" w14:textId="77777777" w:rsidR="00E470A2" w:rsidRDefault="00E470A2" w:rsidP="00757F68">
            <w:pPr>
              <w:pStyle w:val="BodyTextTable"/>
              <w:rPr>
                <w:color w:val="000000"/>
                <w:szCs w:val="18"/>
              </w:rPr>
            </w:pPr>
            <w:r>
              <w:rPr>
                <w:color w:val="000000"/>
                <w:szCs w:val="18"/>
              </w:rPr>
              <w:t>Can be mobile (Smart or Competitor) or landline</w:t>
            </w:r>
          </w:p>
          <w:p w14:paraId="3800FE7F" w14:textId="77777777" w:rsidR="00E470A2" w:rsidRDefault="00E470A2" w:rsidP="00757F68">
            <w:pPr>
              <w:pStyle w:val="BodyTextTable"/>
              <w:rPr>
                <w:lang w:val="en-PH"/>
              </w:rPr>
            </w:pPr>
            <w:r>
              <w:rPr>
                <w:lang w:val="en-PH"/>
              </w:rPr>
              <w:t>Will be empty/null until PIA approval</w:t>
            </w:r>
          </w:p>
          <w:p w14:paraId="19301519" w14:textId="77777777" w:rsidR="006E698A" w:rsidRPr="00684A97" w:rsidRDefault="006E698A" w:rsidP="00757F68">
            <w:pPr>
              <w:pStyle w:val="BodyTextTable"/>
              <w:rPr>
                <w:rFonts w:asciiTheme="minorHAnsi" w:hAnsiTheme="minorHAnsi"/>
                <w:szCs w:val="18"/>
              </w:rPr>
            </w:pPr>
            <w:r w:rsidRPr="00C53DF2">
              <w:rPr>
                <w:b/>
                <w:bCs/>
                <w:color w:val="000000"/>
                <w:szCs w:val="18"/>
              </w:rPr>
              <w:t>Will not be populated.</w:t>
            </w:r>
          </w:p>
        </w:tc>
        <w:tc>
          <w:tcPr>
            <w:tcW w:w="626" w:type="pct"/>
            <w:tcBorders>
              <w:bottom w:val="single" w:sz="4" w:space="0" w:color="808080"/>
            </w:tcBorders>
            <w:shd w:val="clear" w:color="auto" w:fill="auto"/>
            <w:vAlign w:val="center"/>
          </w:tcPr>
          <w:p w14:paraId="64A61415" w14:textId="77777777" w:rsidR="00E470A2" w:rsidRPr="000B77BB" w:rsidRDefault="00E470A2" w:rsidP="00757F68">
            <w:pPr>
              <w:pStyle w:val="BodyTextTable"/>
              <w:rPr>
                <w:rFonts w:asciiTheme="minorHAnsi" w:hAnsiTheme="minorHAnsi"/>
                <w:szCs w:val="18"/>
              </w:rPr>
            </w:pPr>
          </w:p>
        </w:tc>
        <w:tc>
          <w:tcPr>
            <w:tcW w:w="334" w:type="pct"/>
            <w:tcBorders>
              <w:bottom w:val="single" w:sz="4" w:space="0" w:color="808080"/>
            </w:tcBorders>
            <w:shd w:val="clear" w:color="auto" w:fill="auto"/>
            <w:vAlign w:val="center"/>
          </w:tcPr>
          <w:p w14:paraId="525D45B7" w14:textId="77777777" w:rsidR="00E470A2" w:rsidRPr="000B77BB" w:rsidRDefault="00E470A2" w:rsidP="00757F68">
            <w:pPr>
              <w:pStyle w:val="BodyTextTable"/>
              <w:rPr>
                <w:rFonts w:asciiTheme="minorHAnsi" w:hAnsiTheme="minorHAnsi"/>
                <w:szCs w:val="18"/>
              </w:rPr>
            </w:pPr>
            <w:r>
              <w:rPr>
                <w:szCs w:val="18"/>
              </w:rPr>
              <w:t>O</w:t>
            </w:r>
          </w:p>
        </w:tc>
      </w:tr>
      <w:tr w:rsidR="00E470A2" w:rsidRPr="00E34091" w14:paraId="53CE1F96" w14:textId="77777777" w:rsidTr="00757F68">
        <w:trPr>
          <w:cantSplit/>
        </w:trPr>
        <w:tc>
          <w:tcPr>
            <w:tcW w:w="242" w:type="pct"/>
            <w:shd w:val="clear" w:color="auto" w:fill="auto"/>
          </w:tcPr>
          <w:p w14:paraId="76A686CF"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D8EB306" w14:textId="77777777" w:rsidR="00E470A2" w:rsidRPr="0036526F" w:rsidRDefault="00E470A2" w:rsidP="00757F68">
            <w:pPr>
              <w:pStyle w:val="BodyTextTable"/>
              <w:rPr>
                <w:rFonts w:asciiTheme="minorHAnsi" w:hAnsiTheme="minorHAnsi"/>
                <w:szCs w:val="18"/>
              </w:rPr>
            </w:pPr>
            <w:r>
              <w:rPr>
                <w:color w:val="000000"/>
                <w:szCs w:val="18"/>
              </w:rPr>
              <w:t>TIN</w:t>
            </w:r>
          </w:p>
        </w:tc>
        <w:tc>
          <w:tcPr>
            <w:tcW w:w="674" w:type="pct"/>
            <w:shd w:val="clear" w:color="auto" w:fill="auto"/>
            <w:vAlign w:val="center"/>
          </w:tcPr>
          <w:p w14:paraId="1676E8E4"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6AD1221B" w14:textId="77777777" w:rsidR="00E470A2" w:rsidRPr="0036526F" w:rsidRDefault="00E470A2" w:rsidP="00757F68">
            <w:pPr>
              <w:pStyle w:val="BodyTextTable"/>
              <w:rPr>
                <w:rFonts w:asciiTheme="minorHAnsi" w:hAnsiTheme="minorHAnsi"/>
                <w:szCs w:val="18"/>
              </w:rPr>
            </w:pPr>
            <w:r>
              <w:rPr>
                <w:color w:val="000000"/>
                <w:szCs w:val="18"/>
              </w:rPr>
              <w:t>Government ID number requested during the service application and present for PLDT and Smart</w:t>
            </w:r>
          </w:p>
        </w:tc>
        <w:tc>
          <w:tcPr>
            <w:tcW w:w="626" w:type="pct"/>
            <w:shd w:val="clear" w:color="auto" w:fill="auto"/>
            <w:vAlign w:val="center"/>
          </w:tcPr>
          <w:p w14:paraId="7416573F"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181E0C64"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058DCF8A" w14:textId="77777777" w:rsidTr="00757F68">
        <w:trPr>
          <w:cantSplit/>
        </w:trPr>
        <w:tc>
          <w:tcPr>
            <w:tcW w:w="242" w:type="pct"/>
            <w:shd w:val="clear" w:color="auto" w:fill="auto"/>
          </w:tcPr>
          <w:p w14:paraId="259E8D5E"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EA21AC0" w14:textId="77777777" w:rsidR="00E470A2" w:rsidRPr="0036526F" w:rsidRDefault="00E470A2" w:rsidP="00757F68">
            <w:pPr>
              <w:pStyle w:val="BodyTextTable"/>
              <w:rPr>
                <w:rFonts w:asciiTheme="minorHAnsi" w:hAnsiTheme="minorHAnsi"/>
                <w:szCs w:val="18"/>
              </w:rPr>
            </w:pPr>
            <w:r>
              <w:rPr>
                <w:color w:val="000000"/>
                <w:szCs w:val="18"/>
              </w:rPr>
              <w:t>Home Address Street</w:t>
            </w:r>
          </w:p>
        </w:tc>
        <w:tc>
          <w:tcPr>
            <w:tcW w:w="674" w:type="pct"/>
            <w:shd w:val="clear" w:color="auto" w:fill="auto"/>
            <w:vAlign w:val="center"/>
          </w:tcPr>
          <w:p w14:paraId="3BE91C28"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78E9ED4A" w14:textId="77777777" w:rsidR="00E470A2" w:rsidRDefault="00E470A2" w:rsidP="00757F68">
            <w:pPr>
              <w:pStyle w:val="BodyTextTable"/>
              <w:rPr>
                <w:color w:val="000000"/>
                <w:szCs w:val="18"/>
              </w:rPr>
            </w:pPr>
            <w:r>
              <w:rPr>
                <w:color w:val="000000"/>
                <w:szCs w:val="18"/>
              </w:rPr>
              <w:t>The home address’s street name</w:t>
            </w:r>
          </w:p>
          <w:p w14:paraId="41412A04" w14:textId="77777777" w:rsidR="003E2FBA" w:rsidRPr="0036526F" w:rsidRDefault="003E2FB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7BF5B849"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1CABCABF"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01C88B72" w14:textId="77777777" w:rsidTr="00757F68">
        <w:trPr>
          <w:cantSplit/>
        </w:trPr>
        <w:tc>
          <w:tcPr>
            <w:tcW w:w="242" w:type="pct"/>
            <w:shd w:val="clear" w:color="auto" w:fill="auto"/>
          </w:tcPr>
          <w:p w14:paraId="2C5FA5EB"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C6CF878" w14:textId="77777777" w:rsidR="00E470A2" w:rsidRPr="0036526F" w:rsidRDefault="00E470A2" w:rsidP="00757F68">
            <w:pPr>
              <w:pStyle w:val="BodyTextTable"/>
              <w:rPr>
                <w:rFonts w:asciiTheme="minorHAnsi" w:hAnsiTheme="minorHAnsi"/>
                <w:szCs w:val="18"/>
              </w:rPr>
            </w:pPr>
            <w:r>
              <w:rPr>
                <w:color w:val="000000"/>
                <w:szCs w:val="18"/>
              </w:rPr>
              <w:t>Home Address City</w:t>
            </w:r>
          </w:p>
        </w:tc>
        <w:tc>
          <w:tcPr>
            <w:tcW w:w="674" w:type="pct"/>
            <w:shd w:val="clear" w:color="auto" w:fill="auto"/>
            <w:vAlign w:val="center"/>
          </w:tcPr>
          <w:p w14:paraId="2B84F41A"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2695617D" w14:textId="77777777" w:rsidR="00E470A2" w:rsidRDefault="00E470A2" w:rsidP="00757F68">
            <w:pPr>
              <w:pStyle w:val="BodyTextTable"/>
              <w:rPr>
                <w:color w:val="000000"/>
                <w:szCs w:val="18"/>
              </w:rPr>
            </w:pPr>
            <w:r>
              <w:rPr>
                <w:color w:val="000000"/>
                <w:szCs w:val="18"/>
              </w:rPr>
              <w:t>The home address’s city name</w:t>
            </w:r>
          </w:p>
          <w:p w14:paraId="4BC9BC4B" w14:textId="77777777" w:rsidR="003E2FBA" w:rsidRPr="0036526F" w:rsidRDefault="003E2FB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154978D1"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3EACAF29"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3204A295" w14:textId="77777777" w:rsidTr="00757F68">
        <w:trPr>
          <w:cantSplit/>
        </w:trPr>
        <w:tc>
          <w:tcPr>
            <w:tcW w:w="242" w:type="pct"/>
            <w:shd w:val="clear" w:color="auto" w:fill="auto"/>
          </w:tcPr>
          <w:p w14:paraId="059A35D6"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81006AC" w14:textId="77777777" w:rsidR="00E470A2" w:rsidRPr="0036526F" w:rsidRDefault="00E470A2" w:rsidP="00757F68">
            <w:pPr>
              <w:pStyle w:val="BodyTextTable"/>
              <w:rPr>
                <w:rFonts w:asciiTheme="minorHAnsi" w:hAnsiTheme="minorHAnsi"/>
                <w:szCs w:val="18"/>
              </w:rPr>
            </w:pPr>
            <w:r>
              <w:rPr>
                <w:color w:val="000000"/>
                <w:szCs w:val="18"/>
              </w:rPr>
              <w:t>Home Address Province</w:t>
            </w:r>
          </w:p>
        </w:tc>
        <w:tc>
          <w:tcPr>
            <w:tcW w:w="674" w:type="pct"/>
            <w:shd w:val="clear" w:color="auto" w:fill="auto"/>
            <w:vAlign w:val="center"/>
          </w:tcPr>
          <w:p w14:paraId="69DCBA3B"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53E15E80" w14:textId="77777777" w:rsidR="00E470A2" w:rsidRDefault="00E470A2" w:rsidP="00757F68">
            <w:pPr>
              <w:pStyle w:val="BodyTextTable"/>
              <w:rPr>
                <w:color w:val="000000"/>
                <w:szCs w:val="18"/>
              </w:rPr>
            </w:pPr>
            <w:r>
              <w:rPr>
                <w:color w:val="000000"/>
                <w:szCs w:val="18"/>
              </w:rPr>
              <w:t>The home address’s province name</w:t>
            </w:r>
          </w:p>
          <w:p w14:paraId="07F32B1F" w14:textId="77777777" w:rsidR="003E2FBA" w:rsidRPr="0036526F" w:rsidRDefault="003E2FB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16C9F6D7"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5D0F60E2"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10D86531" w14:textId="77777777" w:rsidTr="00757F68">
        <w:trPr>
          <w:cantSplit/>
        </w:trPr>
        <w:tc>
          <w:tcPr>
            <w:tcW w:w="242" w:type="pct"/>
            <w:shd w:val="clear" w:color="auto" w:fill="auto"/>
          </w:tcPr>
          <w:p w14:paraId="76DDF7DB"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C7A8292" w14:textId="77777777" w:rsidR="00E470A2" w:rsidRPr="0036526F" w:rsidRDefault="00E470A2" w:rsidP="00757F68">
            <w:pPr>
              <w:pStyle w:val="BodyTextTable"/>
              <w:rPr>
                <w:rFonts w:asciiTheme="minorHAnsi" w:hAnsiTheme="minorHAnsi"/>
                <w:szCs w:val="18"/>
              </w:rPr>
            </w:pPr>
            <w:r>
              <w:rPr>
                <w:color w:val="000000"/>
                <w:szCs w:val="18"/>
              </w:rPr>
              <w:t>Home Address Zip Code</w:t>
            </w:r>
          </w:p>
        </w:tc>
        <w:tc>
          <w:tcPr>
            <w:tcW w:w="674" w:type="pct"/>
            <w:shd w:val="clear" w:color="auto" w:fill="auto"/>
            <w:vAlign w:val="center"/>
          </w:tcPr>
          <w:p w14:paraId="42EFF82D"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0B10A7B9" w14:textId="77777777" w:rsidR="00E470A2" w:rsidRDefault="00E470A2" w:rsidP="00757F68">
            <w:pPr>
              <w:pStyle w:val="BodyTextTable"/>
              <w:rPr>
                <w:color w:val="000000"/>
                <w:szCs w:val="18"/>
              </w:rPr>
            </w:pPr>
            <w:r>
              <w:rPr>
                <w:color w:val="000000"/>
                <w:szCs w:val="18"/>
              </w:rPr>
              <w:t>The home address’s zip code</w:t>
            </w:r>
          </w:p>
          <w:p w14:paraId="18FF21BA" w14:textId="77777777" w:rsidR="003E2FBA" w:rsidRPr="0036526F" w:rsidRDefault="003E2FB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0EBD94EB"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1A06C5A1"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67485D28" w14:textId="77777777" w:rsidTr="00757F68">
        <w:trPr>
          <w:cantSplit/>
        </w:trPr>
        <w:tc>
          <w:tcPr>
            <w:tcW w:w="242" w:type="pct"/>
            <w:shd w:val="clear" w:color="auto" w:fill="auto"/>
          </w:tcPr>
          <w:p w14:paraId="58AEC903"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4626B7B" w14:textId="77777777" w:rsidR="00E470A2" w:rsidRPr="0036526F" w:rsidRDefault="00E470A2" w:rsidP="00757F68">
            <w:pPr>
              <w:pStyle w:val="BodyTextTable"/>
              <w:rPr>
                <w:rFonts w:asciiTheme="minorHAnsi" w:hAnsiTheme="minorHAnsi"/>
                <w:szCs w:val="18"/>
              </w:rPr>
            </w:pPr>
            <w:r>
              <w:rPr>
                <w:color w:val="000000"/>
                <w:szCs w:val="18"/>
              </w:rPr>
              <w:t>Billing Address Street</w:t>
            </w:r>
          </w:p>
        </w:tc>
        <w:tc>
          <w:tcPr>
            <w:tcW w:w="674" w:type="pct"/>
            <w:shd w:val="clear" w:color="auto" w:fill="auto"/>
            <w:vAlign w:val="center"/>
          </w:tcPr>
          <w:p w14:paraId="0EC21D09"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47E0A375" w14:textId="77777777" w:rsidR="00E470A2" w:rsidRDefault="00E470A2" w:rsidP="00757F68">
            <w:pPr>
              <w:pStyle w:val="BodyTextTable"/>
              <w:rPr>
                <w:color w:val="000000"/>
                <w:szCs w:val="18"/>
              </w:rPr>
            </w:pPr>
            <w:r>
              <w:rPr>
                <w:color w:val="000000"/>
                <w:szCs w:val="18"/>
              </w:rPr>
              <w:t>The billing address’s street name</w:t>
            </w:r>
          </w:p>
          <w:p w14:paraId="0FEB9A65" w14:textId="77777777" w:rsidR="006451C4" w:rsidRPr="0036526F" w:rsidRDefault="006451C4"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5C8ED4D4"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6E87B56F"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68C1515B" w14:textId="77777777" w:rsidTr="00757F68">
        <w:trPr>
          <w:cantSplit/>
        </w:trPr>
        <w:tc>
          <w:tcPr>
            <w:tcW w:w="242" w:type="pct"/>
            <w:shd w:val="clear" w:color="auto" w:fill="auto"/>
          </w:tcPr>
          <w:p w14:paraId="5E2AAEDB"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2682F3E8" w14:textId="77777777" w:rsidR="00E470A2" w:rsidRPr="0036526F" w:rsidRDefault="00E470A2" w:rsidP="00757F68">
            <w:pPr>
              <w:pStyle w:val="BodyTextTable"/>
              <w:rPr>
                <w:rFonts w:asciiTheme="minorHAnsi" w:hAnsiTheme="minorHAnsi"/>
                <w:szCs w:val="18"/>
              </w:rPr>
            </w:pPr>
            <w:r>
              <w:rPr>
                <w:color w:val="000000"/>
                <w:szCs w:val="18"/>
              </w:rPr>
              <w:t>Billing Address City</w:t>
            </w:r>
          </w:p>
        </w:tc>
        <w:tc>
          <w:tcPr>
            <w:tcW w:w="674" w:type="pct"/>
            <w:shd w:val="clear" w:color="auto" w:fill="auto"/>
            <w:vAlign w:val="center"/>
          </w:tcPr>
          <w:p w14:paraId="08D3D7C9"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4209FEF4" w14:textId="77777777" w:rsidR="00E470A2" w:rsidRDefault="00E470A2" w:rsidP="00757F68">
            <w:pPr>
              <w:pStyle w:val="BodyTextTable"/>
              <w:rPr>
                <w:color w:val="000000"/>
                <w:szCs w:val="18"/>
              </w:rPr>
            </w:pPr>
            <w:r>
              <w:rPr>
                <w:color w:val="000000"/>
                <w:szCs w:val="18"/>
              </w:rPr>
              <w:t>The billing address’s city name</w:t>
            </w:r>
          </w:p>
          <w:p w14:paraId="1486B4AE" w14:textId="77777777" w:rsidR="006451C4" w:rsidRPr="0036526F" w:rsidRDefault="006451C4"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0ECE291E"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160C1654"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0147F9CA" w14:textId="77777777" w:rsidTr="00757F68">
        <w:trPr>
          <w:cantSplit/>
        </w:trPr>
        <w:tc>
          <w:tcPr>
            <w:tcW w:w="242" w:type="pct"/>
            <w:shd w:val="clear" w:color="auto" w:fill="auto"/>
          </w:tcPr>
          <w:p w14:paraId="5B5AFCC7"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CA04DA3" w14:textId="77777777" w:rsidR="00E470A2" w:rsidRPr="0036526F" w:rsidRDefault="00E470A2" w:rsidP="00757F68">
            <w:pPr>
              <w:pStyle w:val="BodyTextTable"/>
              <w:rPr>
                <w:rFonts w:asciiTheme="minorHAnsi" w:hAnsiTheme="minorHAnsi"/>
                <w:szCs w:val="18"/>
              </w:rPr>
            </w:pPr>
            <w:r>
              <w:rPr>
                <w:color w:val="000000"/>
                <w:szCs w:val="18"/>
              </w:rPr>
              <w:t>Billing Address Province</w:t>
            </w:r>
          </w:p>
        </w:tc>
        <w:tc>
          <w:tcPr>
            <w:tcW w:w="674" w:type="pct"/>
            <w:shd w:val="clear" w:color="auto" w:fill="auto"/>
            <w:vAlign w:val="center"/>
          </w:tcPr>
          <w:p w14:paraId="3CCF3CE8"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75607030" w14:textId="77777777" w:rsidR="00E470A2" w:rsidRDefault="00E470A2" w:rsidP="00757F68">
            <w:pPr>
              <w:pStyle w:val="BodyTextTable"/>
              <w:rPr>
                <w:color w:val="000000"/>
                <w:szCs w:val="18"/>
              </w:rPr>
            </w:pPr>
            <w:r>
              <w:rPr>
                <w:color w:val="000000"/>
                <w:szCs w:val="18"/>
              </w:rPr>
              <w:t>The billing address’s province name</w:t>
            </w:r>
          </w:p>
          <w:p w14:paraId="0FBCCE76" w14:textId="77777777" w:rsidR="006451C4" w:rsidRPr="0036526F" w:rsidRDefault="006451C4"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5949436E"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6AACC680"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357ACA6B" w14:textId="77777777" w:rsidTr="00757F68">
        <w:trPr>
          <w:cantSplit/>
        </w:trPr>
        <w:tc>
          <w:tcPr>
            <w:tcW w:w="242" w:type="pct"/>
            <w:shd w:val="clear" w:color="auto" w:fill="auto"/>
          </w:tcPr>
          <w:p w14:paraId="41467354"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6C33927" w14:textId="77777777" w:rsidR="00E470A2" w:rsidRPr="0036526F" w:rsidRDefault="00E470A2" w:rsidP="00757F68">
            <w:pPr>
              <w:pStyle w:val="BodyTextTable"/>
              <w:rPr>
                <w:rFonts w:asciiTheme="minorHAnsi" w:hAnsiTheme="minorHAnsi"/>
                <w:szCs w:val="18"/>
              </w:rPr>
            </w:pPr>
            <w:r>
              <w:rPr>
                <w:color w:val="000000"/>
                <w:szCs w:val="18"/>
              </w:rPr>
              <w:t>Billing Address Zip Code</w:t>
            </w:r>
          </w:p>
        </w:tc>
        <w:tc>
          <w:tcPr>
            <w:tcW w:w="674" w:type="pct"/>
            <w:shd w:val="clear" w:color="auto" w:fill="auto"/>
            <w:vAlign w:val="center"/>
          </w:tcPr>
          <w:p w14:paraId="4A747817"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712FEBE9" w14:textId="77777777" w:rsidR="00E470A2" w:rsidRDefault="00E470A2" w:rsidP="00757F68">
            <w:pPr>
              <w:pStyle w:val="BodyTextTable"/>
              <w:rPr>
                <w:color w:val="000000"/>
                <w:szCs w:val="18"/>
              </w:rPr>
            </w:pPr>
            <w:r>
              <w:rPr>
                <w:color w:val="000000"/>
                <w:szCs w:val="18"/>
              </w:rPr>
              <w:t>The billing address’s zip code</w:t>
            </w:r>
          </w:p>
          <w:p w14:paraId="567A3684" w14:textId="77777777" w:rsidR="006451C4" w:rsidRPr="0036526F" w:rsidRDefault="006451C4"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298A3CF2"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3750E555"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6C066E0B" w14:textId="77777777" w:rsidTr="00757F68">
        <w:trPr>
          <w:cantSplit/>
        </w:trPr>
        <w:tc>
          <w:tcPr>
            <w:tcW w:w="242" w:type="pct"/>
            <w:shd w:val="clear" w:color="auto" w:fill="auto"/>
          </w:tcPr>
          <w:p w14:paraId="42B42ADC"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4DD1869" w14:textId="77777777" w:rsidR="00E470A2" w:rsidRPr="0036526F" w:rsidRDefault="00E470A2" w:rsidP="00757F68">
            <w:pPr>
              <w:pStyle w:val="BodyTextTable"/>
              <w:rPr>
                <w:rFonts w:asciiTheme="minorHAnsi" w:hAnsiTheme="minorHAnsi"/>
                <w:szCs w:val="18"/>
              </w:rPr>
            </w:pPr>
            <w:r>
              <w:rPr>
                <w:color w:val="000000"/>
                <w:szCs w:val="18"/>
              </w:rPr>
              <w:t>First Name</w:t>
            </w:r>
          </w:p>
        </w:tc>
        <w:tc>
          <w:tcPr>
            <w:tcW w:w="674" w:type="pct"/>
            <w:shd w:val="clear" w:color="auto" w:fill="auto"/>
            <w:vAlign w:val="center"/>
          </w:tcPr>
          <w:p w14:paraId="00FE297F"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318AAD34" w14:textId="77777777" w:rsidR="00E470A2" w:rsidRDefault="00E470A2" w:rsidP="00757F68">
            <w:pPr>
              <w:pStyle w:val="BodyTextTable"/>
              <w:rPr>
                <w:color w:val="000000"/>
                <w:szCs w:val="18"/>
              </w:rPr>
            </w:pPr>
            <w:r>
              <w:rPr>
                <w:color w:val="000000"/>
                <w:szCs w:val="18"/>
              </w:rPr>
              <w:t>First name</w:t>
            </w:r>
          </w:p>
          <w:p w14:paraId="302362FC"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58991A46"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0491E4E2"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3C4FB5F6" w14:textId="77777777" w:rsidTr="00757F68">
        <w:trPr>
          <w:cantSplit/>
        </w:trPr>
        <w:tc>
          <w:tcPr>
            <w:tcW w:w="242" w:type="pct"/>
            <w:shd w:val="clear" w:color="auto" w:fill="auto"/>
          </w:tcPr>
          <w:p w14:paraId="4DB881D3"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A594FCC" w14:textId="77777777" w:rsidR="00E470A2" w:rsidRPr="0036526F" w:rsidRDefault="00E470A2" w:rsidP="00757F68">
            <w:pPr>
              <w:pStyle w:val="BodyTextTable"/>
              <w:rPr>
                <w:rFonts w:asciiTheme="minorHAnsi" w:hAnsiTheme="minorHAnsi"/>
                <w:szCs w:val="18"/>
              </w:rPr>
            </w:pPr>
            <w:r>
              <w:rPr>
                <w:color w:val="000000"/>
                <w:szCs w:val="18"/>
              </w:rPr>
              <w:t>Middle Name</w:t>
            </w:r>
          </w:p>
        </w:tc>
        <w:tc>
          <w:tcPr>
            <w:tcW w:w="674" w:type="pct"/>
            <w:shd w:val="clear" w:color="auto" w:fill="auto"/>
            <w:vAlign w:val="center"/>
          </w:tcPr>
          <w:p w14:paraId="0F571E47"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1C31431E" w14:textId="77777777" w:rsidR="00E470A2" w:rsidRDefault="00E470A2" w:rsidP="00757F68">
            <w:pPr>
              <w:pStyle w:val="BodyTextTable"/>
              <w:rPr>
                <w:color w:val="000000"/>
                <w:szCs w:val="18"/>
              </w:rPr>
            </w:pPr>
            <w:r>
              <w:rPr>
                <w:color w:val="000000"/>
                <w:szCs w:val="18"/>
              </w:rPr>
              <w:t>Middle name</w:t>
            </w:r>
          </w:p>
          <w:p w14:paraId="28E887A7"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7BA8DC85"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1820C5C4"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4390DBBA" w14:textId="77777777" w:rsidTr="00757F68">
        <w:trPr>
          <w:cantSplit/>
        </w:trPr>
        <w:tc>
          <w:tcPr>
            <w:tcW w:w="242" w:type="pct"/>
            <w:shd w:val="clear" w:color="auto" w:fill="auto"/>
          </w:tcPr>
          <w:p w14:paraId="59047C53"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C2273D1" w14:textId="77777777" w:rsidR="00E470A2" w:rsidRPr="0036526F" w:rsidRDefault="00E470A2" w:rsidP="00757F68">
            <w:pPr>
              <w:pStyle w:val="BodyTextTable"/>
              <w:rPr>
                <w:rFonts w:asciiTheme="minorHAnsi" w:hAnsiTheme="minorHAnsi"/>
                <w:szCs w:val="18"/>
              </w:rPr>
            </w:pPr>
            <w:r>
              <w:rPr>
                <w:color w:val="000000"/>
                <w:szCs w:val="18"/>
              </w:rPr>
              <w:t>Last Name</w:t>
            </w:r>
          </w:p>
        </w:tc>
        <w:tc>
          <w:tcPr>
            <w:tcW w:w="674" w:type="pct"/>
            <w:shd w:val="clear" w:color="auto" w:fill="auto"/>
            <w:vAlign w:val="center"/>
          </w:tcPr>
          <w:p w14:paraId="70C1CF79"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564137C9" w14:textId="77777777" w:rsidR="00E470A2" w:rsidRDefault="00E470A2" w:rsidP="00757F68">
            <w:pPr>
              <w:pStyle w:val="BodyTextTable"/>
              <w:rPr>
                <w:color w:val="000000"/>
                <w:szCs w:val="18"/>
              </w:rPr>
            </w:pPr>
            <w:r>
              <w:rPr>
                <w:color w:val="000000"/>
                <w:szCs w:val="18"/>
              </w:rPr>
              <w:t>Last name</w:t>
            </w:r>
          </w:p>
          <w:p w14:paraId="1F060A57"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45C769CC"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0E3287CF"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17D6B112" w14:textId="77777777" w:rsidTr="00757F68">
        <w:trPr>
          <w:cantSplit/>
        </w:trPr>
        <w:tc>
          <w:tcPr>
            <w:tcW w:w="242" w:type="pct"/>
            <w:shd w:val="clear" w:color="auto" w:fill="auto"/>
          </w:tcPr>
          <w:p w14:paraId="274A4C02"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852AF9B" w14:textId="77777777" w:rsidR="00E470A2" w:rsidRPr="0036526F" w:rsidRDefault="00E470A2" w:rsidP="00757F68">
            <w:pPr>
              <w:pStyle w:val="BodyTextTable"/>
              <w:rPr>
                <w:rFonts w:asciiTheme="minorHAnsi" w:hAnsiTheme="minorHAnsi"/>
                <w:szCs w:val="18"/>
              </w:rPr>
            </w:pPr>
            <w:r>
              <w:rPr>
                <w:color w:val="000000"/>
                <w:szCs w:val="18"/>
              </w:rPr>
              <w:t>Email Address</w:t>
            </w:r>
          </w:p>
        </w:tc>
        <w:tc>
          <w:tcPr>
            <w:tcW w:w="674" w:type="pct"/>
            <w:shd w:val="clear" w:color="auto" w:fill="auto"/>
            <w:vAlign w:val="center"/>
          </w:tcPr>
          <w:p w14:paraId="4727C711"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5C0CB762" w14:textId="77777777" w:rsidR="00E470A2" w:rsidRDefault="00E470A2" w:rsidP="00757F68">
            <w:pPr>
              <w:pStyle w:val="BodyTextTable"/>
              <w:rPr>
                <w:color w:val="000000"/>
                <w:szCs w:val="18"/>
              </w:rPr>
            </w:pPr>
            <w:r>
              <w:rPr>
                <w:color w:val="000000"/>
                <w:szCs w:val="18"/>
              </w:rPr>
              <w:t>Email address</w:t>
            </w:r>
          </w:p>
          <w:p w14:paraId="6EE40D21"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3DD8A5B9"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3B5A7210"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31C4DCD8" w14:textId="77777777" w:rsidTr="00757F68">
        <w:trPr>
          <w:cantSplit/>
        </w:trPr>
        <w:tc>
          <w:tcPr>
            <w:tcW w:w="242" w:type="pct"/>
            <w:shd w:val="clear" w:color="auto" w:fill="auto"/>
          </w:tcPr>
          <w:p w14:paraId="2253D08A"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473FF2D" w14:textId="77777777" w:rsidR="00E470A2" w:rsidRPr="0036526F" w:rsidRDefault="00E470A2" w:rsidP="00757F68">
            <w:pPr>
              <w:pStyle w:val="BodyTextTable"/>
              <w:rPr>
                <w:rFonts w:asciiTheme="minorHAnsi" w:hAnsiTheme="minorHAnsi"/>
                <w:szCs w:val="18"/>
              </w:rPr>
            </w:pPr>
            <w:r>
              <w:rPr>
                <w:color w:val="000000"/>
                <w:szCs w:val="18"/>
              </w:rPr>
              <w:t>Birthday</w:t>
            </w:r>
          </w:p>
        </w:tc>
        <w:tc>
          <w:tcPr>
            <w:tcW w:w="674" w:type="pct"/>
            <w:shd w:val="clear" w:color="auto" w:fill="auto"/>
            <w:vAlign w:val="center"/>
          </w:tcPr>
          <w:p w14:paraId="711107EF" w14:textId="77777777" w:rsidR="00E470A2" w:rsidRPr="0036526F" w:rsidRDefault="00E470A2" w:rsidP="00757F68">
            <w:pPr>
              <w:pStyle w:val="BodyTextTable"/>
              <w:rPr>
                <w:rFonts w:asciiTheme="minorHAnsi" w:hAnsiTheme="minorHAnsi"/>
                <w:szCs w:val="18"/>
              </w:rPr>
            </w:pPr>
            <w:r>
              <w:rPr>
                <w:color w:val="000000"/>
                <w:szCs w:val="18"/>
              </w:rPr>
              <w:t>Date</w:t>
            </w:r>
          </w:p>
        </w:tc>
        <w:tc>
          <w:tcPr>
            <w:tcW w:w="2066" w:type="pct"/>
            <w:shd w:val="clear" w:color="auto" w:fill="auto"/>
            <w:vAlign w:val="center"/>
          </w:tcPr>
          <w:p w14:paraId="356A4A92" w14:textId="77777777" w:rsidR="00E470A2" w:rsidRDefault="00E470A2" w:rsidP="00757F68">
            <w:pPr>
              <w:pStyle w:val="BodyTextTable"/>
              <w:rPr>
                <w:color w:val="000000"/>
                <w:szCs w:val="18"/>
              </w:rPr>
            </w:pPr>
            <w:r>
              <w:rPr>
                <w:color w:val="000000"/>
                <w:szCs w:val="18"/>
              </w:rPr>
              <w:t>Birthday</w:t>
            </w:r>
          </w:p>
          <w:p w14:paraId="49BB887F"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3A705896"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03035447"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035C0BF1" w14:textId="77777777" w:rsidTr="00757F68">
        <w:trPr>
          <w:cantSplit/>
        </w:trPr>
        <w:tc>
          <w:tcPr>
            <w:tcW w:w="242" w:type="pct"/>
            <w:shd w:val="clear" w:color="auto" w:fill="auto"/>
          </w:tcPr>
          <w:p w14:paraId="68591506"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C886DC2" w14:textId="77777777" w:rsidR="00E470A2" w:rsidRPr="0036526F" w:rsidRDefault="00E470A2" w:rsidP="00757F68">
            <w:pPr>
              <w:pStyle w:val="BodyTextTable"/>
              <w:rPr>
                <w:rFonts w:asciiTheme="minorHAnsi" w:hAnsiTheme="minorHAnsi"/>
                <w:szCs w:val="18"/>
              </w:rPr>
            </w:pPr>
            <w:r>
              <w:rPr>
                <w:color w:val="000000"/>
                <w:szCs w:val="18"/>
              </w:rPr>
              <w:t>Gender</w:t>
            </w:r>
          </w:p>
        </w:tc>
        <w:tc>
          <w:tcPr>
            <w:tcW w:w="674" w:type="pct"/>
            <w:shd w:val="clear" w:color="auto" w:fill="auto"/>
            <w:vAlign w:val="center"/>
          </w:tcPr>
          <w:p w14:paraId="58E77880"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4306BC36" w14:textId="77777777" w:rsidR="00E470A2" w:rsidRDefault="00E470A2" w:rsidP="00757F68">
            <w:pPr>
              <w:pStyle w:val="BodyTextTable"/>
              <w:rPr>
                <w:color w:val="000000"/>
                <w:szCs w:val="18"/>
              </w:rPr>
            </w:pPr>
            <w:r>
              <w:rPr>
                <w:color w:val="000000"/>
                <w:szCs w:val="18"/>
              </w:rPr>
              <w:t>Gender</w:t>
            </w:r>
          </w:p>
          <w:p w14:paraId="746F4B2A" w14:textId="77777777" w:rsidR="00C51F2A" w:rsidRPr="0036526F" w:rsidRDefault="00C51F2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6CA38B82"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592BE0CD"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61A2EA80" w14:textId="77777777" w:rsidTr="00757F68">
        <w:trPr>
          <w:cantSplit/>
        </w:trPr>
        <w:tc>
          <w:tcPr>
            <w:tcW w:w="242" w:type="pct"/>
            <w:shd w:val="clear" w:color="auto" w:fill="auto"/>
          </w:tcPr>
          <w:p w14:paraId="7D42CC80"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6AC544C" w14:textId="77777777" w:rsidR="00E470A2" w:rsidRPr="0036526F" w:rsidRDefault="00E470A2" w:rsidP="00757F68">
            <w:pPr>
              <w:pStyle w:val="BodyTextTable"/>
              <w:rPr>
                <w:rFonts w:asciiTheme="minorHAnsi" w:hAnsiTheme="minorHAnsi"/>
                <w:szCs w:val="18"/>
              </w:rPr>
            </w:pPr>
            <w:r>
              <w:rPr>
                <w:color w:val="000000"/>
                <w:szCs w:val="18"/>
              </w:rPr>
              <w:t>Base Plan</w:t>
            </w:r>
          </w:p>
        </w:tc>
        <w:tc>
          <w:tcPr>
            <w:tcW w:w="674" w:type="pct"/>
            <w:shd w:val="clear" w:color="auto" w:fill="auto"/>
            <w:vAlign w:val="center"/>
          </w:tcPr>
          <w:p w14:paraId="1C2A9C96" w14:textId="77777777" w:rsidR="00E470A2" w:rsidRPr="0036526F" w:rsidRDefault="00E470A2" w:rsidP="00757F68">
            <w:pPr>
              <w:pStyle w:val="BodyTextTable"/>
              <w:rPr>
                <w:rFonts w:asciiTheme="minorHAnsi" w:hAnsiTheme="minorHAnsi"/>
                <w:szCs w:val="18"/>
              </w:rPr>
            </w:pPr>
            <w:r>
              <w:rPr>
                <w:color w:val="000000"/>
                <w:szCs w:val="18"/>
              </w:rPr>
              <w:t>String</w:t>
            </w:r>
          </w:p>
        </w:tc>
        <w:tc>
          <w:tcPr>
            <w:tcW w:w="2066" w:type="pct"/>
            <w:shd w:val="clear" w:color="auto" w:fill="auto"/>
            <w:vAlign w:val="center"/>
          </w:tcPr>
          <w:p w14:paraId="29C5EA14" w14:textId="77777777" w:rsidR="00E470A2" w:rsidRDefault="00E470A2" w:rsidP="00757F68">
            <w:pPr>
              <w:pStyle w:val="BodyTextTable"/>
              <w:rPr>
                <w:color w:val="000000"/>
                <w:szCs w:val="18"/>
              </w:rPr>
            </w:pPr>
            <w:r>
              <w:rPr>
                <w:color w:val="000000"/>
                <w:szCs w:val="18"/>
              </w:rPr>
              <w:t>The base plan</w:t>
            </w:r>
          </w:p>
          <w:p w14:paraId="28B1D4F6" w14:textId="77777777" w:rsidR="009E6F46" w:rsidRPr="0036526F" w:rsidRDefault="009E6F46"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4943B716"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45D3990A"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528E4350" w14:textId="77777777" w:rsidTr="00757F68">
        <w:trPr>
          <w:cantSplit/>
        </w:trPr>
        <w:tc>
          <w:tcPr>
            <w:tcW w:w="242" w:type="pct"/>
            <w:shd w:val="clear" w:color="auto" w:fill="auto"/>
          </w:tcPr>
          <w:p w14:paraId="420B107C"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D8432AC" w14:textId="77777777" w:rsidR="00E470A2" w:rsidRPr="0036526F" w:rsidRDefault="00E470A2" w:rsidP="00757F68">
            <w:pPr>
              <w:pStyle w:val="BodyTextTable"/>
              <w:rPr>
                <w:rFonts w:asciiTheme="minorHAnsi" w:hAnsiTheme="minorHAnsi"/>
                <w:szCs w:val="18"/>
              </w:rPr>
            </w:pPr>
            <w:r>
              <w:rPr>
                <w:color w:val="000000"/>
                <w:szCs w:val="18"/>
              </w:rPr>
              <w:t>Average Invoice Amount</w:t>
            </w:r>
          </w:p>
        </w:tc>
        <w:tc>
          <w:tcPr>
            <w:tcW w:w="674" w:type="pct"/>
            <w:shd w:val="clear" w:color="auto" w:fill="auto"/>
            <w:vAlign w:val="center"/>
          </w:tcPr>
          <w:p w14:paraId="1398D138" w14:textId="77777777" w:rsidR="00E470A2" w:rsidRPr="0036526F" w:rsidRDefault="00E470A2" w:rsidP="00757F68">
            <w:pPr>
              <w:pStyle w:val="BodyTextTable"/>
              <w:rPr>
                <w:rFonts w:asciiTheme="minorHAnsi" w:hAnsiTheme="minorHAnsi"/>
                <w:szCs w:val="18"/>
              </w:rPr>
            </w:pPr>
            <w:r>
              <w:rPr>
                <w:color w:val="000000"/>
                <w:szCs w:val="18"/>
              </w:rPr>
              <w:t>Decimal</w:t>
            </w:r>
          </w:p>
        </w:tc>
        <w:tc>
          <w:tcPr>
            <w:tcW w:w="2066" w:type="pct"/>
            <w:shd w:val="clear" w:color="auto" w:fill="auto"/>
            <w:vAlign w:val="center"/>
          </w:tcPr>
          <w:p w14:paraId="689F17ED" w14:textId="77777777" w:rsidR="00E470A2" w:rsidRDefault="00E470A2" w:rsidP="00757F68">
            <w:pPr>
              <w:pStyle w:val="BodyTextTable"/>
              <w:rPr>
                <w:color w:val="000000"/>
                <w:szCs w:val="18"/>
              </w:rPr>
            </w:pPr>
            <w:r>
              <w:rPr>
                <w:color w:val="000000"/>
                <w:szCs w:val="18"/>
              </w:rPr>
              <w:t>Average invoice amount of the last three billing cycles</w:t>
            </w:r>
          </w:p>
          <w:p w14:paraId="3A65BCFC" w14:textId="77777777" w:rsidR="00607E8B" w:rsidRPr="0036526F" w:rsidRDefault="00607E8B"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6C0FD9E0"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37264768"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4D4C6887" w14:textId="77777777" w:rsidTr="00757F68">
        <w:trPr>
          <w:cantSplit/>
        </w:trPr>
        <w:tc>
          <w:tcPr>
            <w:tcW w:w="242" w:type="pct"/>
            <w:shd w:val="clear" w:color="auto" w:fill="auto"/>
          </w:tcPr>
          <w:p w14:paraId="36B9286F" w14:textId="77777777" w:rsidR="00F706B1" w:rsidRDefault="00F706B1" w:rsidP="00566105">
            <w:pPr>
              <w:pStyle w:val="BodyTextTable"/>
              <w:numPr>
                <w:ilvl w:val="0"/>
                <w:numId w:val="34"/>
              </w:numPr>
              <w:rPr>
                <w:rFonts w:asciiTheme="minorHAnsi" w:hAnsiTheme="minorHAnsi"/>
                <w:szCs w:val="18"/>
              </w:rPr>
            </w:pPr>
            <w:bookmarkStart w:id="702" w:name="_Hlk22743669"/>
          </w:p>
        </w:tc>
        <w:tc>
          <w:tcPr>
            <w:tcW w:w="1058" w:type="pct"/>
            <w:shd w:val="clear" w:color="auto" w:fill="auto"/>
            <w:vAlign w:val="center"/>
          </w:tcPr>
          <w:p w14:paraId="7850F207" w14:textId="77777777" w:rsidR="00E470A2" w:rsidRPr="0036526F" w:rsidRDefault="00E470A2" w:rsidP="00757F68">
            <w:pPr>
              <w:pStyle w:val="BodyTextTable"/>
              <w:rPr>
                <w:rFonts w:asciiTheme="minorHAnsi" w:hAnsiTheme="minorHAnsi"/>
                <w:szCs w:val="18"/>
              </w:rPr>
            </w:pPr>
            <w:r>
              <w:rPr>
                <w:color w:val="000000"/>
                <w:szCs w:val="18"/>
              </w:rPr>
              <w:t>Credit Score</w:t>
            </w:r>
          </w:p>
        </w:tc>
        <w:tc>
          <w:tcPr>
            <w:tcW w:w="674" w:type="pct"/>
            <w:shd w:val="clear" w:color="auto" w:fill="auto"/>
            <w:vAlign w:val="center"/>
          </w:tcPr>
          <w:p w14:paraId="5461F03A" w14:textId="77777777" w:rsidR="00E470A2" w:rsidRPr="0036526F" w:rsidRDefault="00E470A2" w:rsidP="00757F68">
            <w:pPr>
              <w:pStyle w:val="BodyTextTable"/>
              <w:rPr>
                <w:rFonts w:asciiTheme="minorHAnsi" w:hAnsiTheme="minorHAnsi"/>
                <w:szCs w:val="18"/>
              </w:rPr>
            </w:pPr>
            <w:r>
              <w:rPr>
                <w:color w:val="000000"/>
                <w:szCs w:val="18"/>
              </w:rPr>
              <w:t>Number</w:t>
            </w:r>
          </w:p>
        </w:tc>
        <w:tc>
          <w:tcPr>
            <w:tcW w:w="2066" w:type="pct"/>
            <w:shd w:val="clear" w:color="auto" w:fill="auto"/>
            <w:vAlign w:val="center"/>
          </w:tcPr>
          <w:p w14:paraId="4E8C01E6" w14:textId="77777777" w:rsidR="00E470A2" w:rsidRDefault="00E470A2" w:rsidP="00757F68">
            <w:pPr>
              <w:pStyle w:val="BodyTextTable"/>
              <w:rPr>
                <w:color w:val="000000"/>
                <w:szCs w:val="18"/>
              </w:rPr>
            </w:pPr>
            <w:r>
              <w:rPr>
                <w:color w:val="000000"/>
                <w:szCs w:val="18"/>
              </w:rPr>
              <w:t>Account’s credit score</w:t>
            </w:r>
          </w:p>
          <w:p w14:paraId="4C49BA4F" w14:textId="4B4B2739" w:rsidR="005F3B19" w:rsidRPr="0036526F" w:rsidRDefault="005F3B19"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437D4F5A"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395A03B1" w14:textId="77777777" w:rsidR="00E470A2" w:rsidRPr="002D5984" w:rsidRDefault="00E470A2" w:rsidP="00757F68">
            <w:pPr>
              <w:pStyle w:val="BodyTextTable"/>
              <w:rPr>
                <w:rFonts w:asciiTheme="minorHAnsi" w:hAnsiTheme="minorHAnsi"/>
                <w:szCs w:val="18"/>
              </w:rPr>
            </w:pPr>
            <w:r>
              <w:rPr>
                <w:color w:val="000000"/>
                <w:szCs w:val="18"/>
              </w:rPr>
              <w:t>O</w:t>
            </w:r>
          </w:p>
        </w:tc>
      </w:tr>
      <w:bookmarkEnd w:id="702"/>
      <w:tr w:rsidR="00E470A2" w:rsidRPr="00E34091" w14:paraId="4869077D" w14:textId="77777777" w:rsidTr="00757F68">
        <w:trPr>
          <w:cantSplit/>
        </w:trPr>
        <w:tc>
          <w:tcPr>
            <w:tcW w:w="242" w:type="pct"/>
            <w:shd w:val="clear" w:color="auto" w:fill="auto"/>
          </w:tcPr>
          <w:p w14:paraId="0752EAF9"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30D0377" w14:textId="77777777" w:rsidR="00E470A2" w:rsidRPr="0036526F" w:rsidRDefault="00E470A2" w:rsidP="00757F68">
            <w:pPr>
              <w:pStyle w:val="BodyTextTable"/>
              <w:rPr>
                <w:rFonts w:asciiTheme="minorHAnsi" w:hAnsiTheme="minorHAnsi"/>
                <w:szCs w:val="18"/>
              </w:rPr>
            </w:pPr>
            <w:r>
              <w:rPr>
                <w:color w:val="000000"/>
                <w:szCs w:val="18"/>
              </w:rPr>
              <w:t>Contract renewal date</w:t>
            </w:r>
          </w:p>
        </w:tc>
        <w:tc>
          <w:tcPr>
            <w:tcW w:w="674" w:type="pct"/>
            <w:shd w:val="clear" w:color="auto" w:fill="auto"/>
            <w:vAlign w:val="center"/>
          </w:tcPr>
          <w:p w14:paraId="754A97C3" w14:textId="77777777" w:rsidR="00E470A2" w:rsidRPr="0036526F" w:rsidRDefault="00E470A2" w:rsidP="00757F68">
            <w:pPr>
              <w:pStyle w:val="BodyTextTable"/>
              <w:rPr>
                <w:rFonts w:asciiTheme="minorHAnsi" w:hAnsiTheme="minorHAnsi"/>
                <w:szCs w:val="18"/>
              </w:rPr>
            </w:pPr>
            <w:r>
              <w:rPr>
                <w:color w:val="000000"/>
                <w:szCs w:val="18"/>
              </w:rPr>
              <w:t>Date</w:t>
            </w:r>
          </w:p>
        </w:tc>
        <w:tc>
          <w:tcPr>
            <w:tcW w:w="2066" w:type="pct"/>
            <w:shd w:val="clear" w:color="auto" w:fill="auto"/>
            <w:vAlign w:val="center"/>
          </w:tcPr>
          <w:p w14:paraId="49AD0222" w14:textId="77777777" w:rsidR="00E470A2" w:rsidRDefault="00E470A2" w:rsidP="00757F68">
            <w:pPr>
              <w:pStyle w:val="BodyTextTable"/>
              <w:rPr>
                <w:color w:val="000000"/>
                <w:szCs w:val="18"/>
              </w:rPr>
            </w:pPr>
            <w:r>
              <w:rPr>
                <w:color w:val="000000"/>
                <w:szCs w:val="18"/>
              </w:rPr>
              <w:t>Contract’s renewal date</w:t>
            </w:r>
          </w:p>
          <w:p w14:paraId="0D37BA95" w14:textId="77777777" w:rsidR="006E698A" w:rsidRPr="0036526F" w:rsidRDefault="006E698A" w:rsidP="00757F68">
            <w:pPr>
              <w:pStyle w:val="BodyTextTable"/>
              <w:rPr>
                <w:rFonts w:asciiTheme="minorHAnsi" w:hAnsiTheme="minorHAnsi"/>
                <w:szCs w:val="18"/>
              </w:rPr>
            </w:pPr>
            <w:r w:rsidRPr="00C53DF2">
              <w:rPr>
                <w:b/>
                <w:bCs/>
                <w:color w:val="000000"/>
                <w:szCs w:val="18"/>
              </w:rPr>
              <w:t>Will not be populated.</w:t>
            </w:r>
          </w:p>
        </w:tc>
        <w:tc>
          <w:tcPr>
            <w:tcW w:w="626" w:type="pct"/>
            <w:shd w:val="clear" w:color="auto" w:fill="auto"/>
            <w:vAlign w:val="center"/>
          </w:tcPr>
          <w:p w14:paraId="2DFD8CA5"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7309575A" w14:textId="77777777" w:rsidR="00E470A2" w:rsidRPr="002D5984" w:rsidRDefault="00E470A2" w:rsidP="00757F68">
            <w:pPr>
              <w:pStyle w:val="BodyTextTable"/>
              <w:rPr>
                <w:rFonts w:asciiTheme="minorHAnsi" w:hAnsiTheme="minorHAnsi"/>
                <w:szCs w:val="18"/>
              </w:rPr>
            </w:pPr>
            <w:r>
              <w:rPr>
                <w:color w:val="000000"/>
                <w:szCs w:val="18"/>
              </w:rPr>
              <w:t>O</w:t>
            </w:r>
          </w:p>
        </w:tc>
      </w:tr>
      <w:tr w:rsidR="00E470A2" w:rsidRPr="00E34091" w14:paraId="2D300027" w14:textId="77777777" w:rsidTr="00757F68">
        <w:trPr>
          <w:cantSplit/>
        </w:trPr>
        <w:tc>
          <w:tcPr>
            <w:tcW w:w="242" w:type="pct"/>
            <w:shd w:val="clear" w:color="auto" w:fill="auto"/>
          </w:tcPr>
          <w:p w14:paraId="0051208E"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tcPr>
          <w:p w14:paraId="435A8868" w14:textId="77777777" w:rsidR="00E470A2" w:rsidRDefault="00E470A2" w:rsidP="00757F68">
            <w:pPr>
              <w:pStyle w:val="BodyTextTable"/>
              <w:rPr>
                <w:color w:val="000000"/>
                <w:szCs w:val="18"/>
              </w:rPr>
            </w:pPr>
            <w:r w:rsidRPr="00FB2DB6">
              <w:rPr>
                <w:szCs w:val="18"/>
              </w:rPr>
              <w:t>Universal Consent</w:t>
            </w:r>
          </w:p>
        </w:tc>
        <w:tc>
          <w:tcPr>
            <w:tcW w:w="674" w:type="pct"/>
            <w:shd w:val="clear" w:color="auto" w:fill="auto"/>
          </w:tcPr>
          <w:p w14:paraId="032FC6B1" w14:textId="77777777" w:rsidR="00E470A2" w:rsidRDefault="00E470A2" w:rsidP="00757F68">
            <w:pPr>
              <w:pStyle w:val="BodyTextTable"/>
              <w:rPr>
                <w:color w:val="000000"/>
                <w:szCs w:val="18"/>
              </w:rPr>
            </w:pPr>
            <w:r>
              <w:rPr>
                <w:szCs w:val="18"/>
              </w:rPr>
              <w:t>String</w:t>
            </w:r>
          </w:p>
        </w:tc>
        <w:tc>
          <w:tcPr>
            <w:tcW w:w="2066" w:type="pct"/>
            <w:shd w:val="clear" w:color="auto" w:fill="auto"/>
          </w:tcPr>
          <w:p w14:paraId="5AE62C0C" w14:textId="77777777" w:rsidR="00E470A2" w:rsidRDefault="00E470A2" w:rsidP="00757F68">
            <w:pPr>
              <w:pStyle w:val="BodyTextTable"/>
              <w:rPr>
                <w:color w:val="000000"/>
                <w:szCs w:val="18"/>
              </w:rPr>
            </w:pPr>
            <w:r w:rsidRPr="00FB2DB6">
              <w:rPr>
                <w:color w:val="000000"/>
                <w:szCs w:val="18"/>
              </w:rPr>
              <w:t>Customer's consent whether allowing to share his information with external systems and whether AIA can send his matching information</w:t>
            </w:r>
            <w:r>
              <w:rPr>
                <w:color w:val="000000"/>
                <w:szCs w:val="18"/>
              </w:rPr>
              <w:t>.</w:t>
            </w:r>
          </w:p>
          <w:p w14:paraId="4B34A798" w14:textId="77777777" w:rsidR="00E470A2" w:rsidRDefault="00E470A2" w:rsidP="00757F68">
            <w:pPr>
              <w:pStyle w:val="BodyTextTable"/>
              <w:rPr>
                <w:color w:val="000000"/>
                <w:szCs w:val="18"/>
              </w:rPr>
            </w:pPr>
            <w:r>
              <w:rPr>
                <w:color w:val="000000"/>
                <w:szCs w:val="18"/>
              </w:rPr>
              <w:t>Values: Yes/No</w:t>
            </w:r>
          </w:p>
          <w:p w14:paraId="2C8D2DF9" w14:textId="77777777" w:rsidR="00E470A2" w:rsidRDefault="00E470A2" w:rsidP="00757F68">
            <w:pPr>
              <w:pStyle w:val="BodyTextTable"/>
              <w:rPr>
                <w:lang w:val="en-PH"/>
              </w:rPr>
            </w:pPr>
            <w:r>
              <w:rPr>
                <w:lang w:val="en-PH"/>
              </w:rPr>
              <w:t>Will be empty/null until PIA approval</w:t>
            </w:r>
          </w:p>
          <w:p w14:paraId="3E0E5DE4" w14:textId="17A4B4DF" w:rsidR="00FD7FFD" w:rsidRDefault="00FD7FFD" w:rsidP="00757F68">
            <w:pPr>
              <w:pStyle w:val="BodyTextTable"/>
              <w:rPr>
                <w:color w:val="000000"/>
                <w:szCs w:val="18"/>
              </w:rPr>
            </w:pPr>
            <w:r w:rsidRPr="00C53DF2">
              <w:rPr>
                <w:b/>
                <w:bCs/>
                <w:color w:val="000000"/>
                <w:szCs w:val="18"/>
              </w:rPr>
              <w:t>Will not be populated.</w:t>
            </w:r>
          </w:p>
        </w:tc>
        <w:tc>
          <w:tcPr>
            <w:tcW w:w="626" w:type="pct"/>
            <w:shd w:val="clear" w:color="auto" w:fill="auto"/>
            <w:vAlign w:val="center"/>
          </w:tcPr>
          <w:p w14:paraId="4834CE57" w14:textId="77777777" w:rsidR="00E470A2" w:rsidRPr="00A66680" w:rsidRDefault="00E470A2" w:rsidP="00757F68">
            <w:pPr>
              <w:pStyle w:val="BodyTextTable"/>
              <w:rPr>
                <w:rFonts w:asciiTheme="minorHAnsi" w:hAnsiTheme="minorHAnsi"/>
                <w:szCs w:val="18"/>
              </w:rPr>
            </w:pPr>
          </w:p>
        </w:tc>
        <w:tc>
          <w:tcPr>
            <w:tcW w:w="334" w:type="pct"/>
            <w:shd w:val="clear" w:color="auto" w:fill="auto"/>
            <w:vAlign w:val="center"/>
          </w:tcPr>
          <w:p w14:paraId="2CDCC9A1" w14:textId="77777777" w:rsidR="00E470A2" w:rsidRDefault="00E470A2" w:rsidP="00757F68">
            <w:pPr>
              <w:pStyle w:val="BodyTextTable"/>
              <w:rPr>
                <w:color w:val="000000"/>
                <w:szCs w:val="18"/>
              </w:rPr>
            </w:pPr>
            <w:r>
              <w:rPr>
                <w:color w:val="000000"/>
                <w:szCs w:val="18"/>
              </w:rPr>
              <w:t>O</w:t>
            </w:r>
          </w:p>
        </w:tc>
      </w:tr>
      <w:tr w:rsidR="00E470A2" w:rsidRPr="00E34091" w14:paraId="743889CA" w14:textId="77777777" w:rsidTr="00757F68">
        <w:trPr>
          <w:cantSplit/>
        </w:trPr>
        <w:tc>
          <w:tcPr>
            <w:tcW w:w="242" w:type="pct"/>
            <w:shd w:val="clear" w:color="auto" w:fill="auto"/>
          </w:tcPr>
          <w:p w14:paraId="2582A9C4"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20B796A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HH MARKET SEGMENT</w:t>
            </w:r>
          </w:p>
        </w:tc>
        <w:tc>
          <w:tcPr>
            <w:tcW w:w="674" w:type="pct"/>
            <w:shd w:val="clear" w:color="auto" w:fill="auto"/>
            <w:vAlign w:val="center"/>
          </w:tcPr>
          <w:p w14:paraId="3E1A4A79"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11A7CF57"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Household market segment (future)</w:t>
            </w:r>
          </w:p>
          <w:p w14:paraId="6DC9E5BD"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Possible values: </w:t>
            </w:r>
            <w:r w:rsidRPr="00E34091">
              <w:rPr>
                <w:rFonts w:asciiTheme="minorHAnsi" w:hAnsiTheme="minorHAnsi"/>
                <w:sz w:val="18"/>
                <w:szCs w:val="18"/>
              </w:rPr>
              <w:t>Flagship, Mainstream, Reach, Base of Pyramid</w:t>
            </w:r>
          </w:p>
          <w:p w14:paraId="757F7925" w14:textId="77777777" w:rsidR="00E470A2" w:rsidRPr="00E34091" w:rsidRDefault="00E470A2" w:rsidP="00757F68">
            <w:pPr>
              <w:pStyle w:val="BodyTextTable"/>
              <w:rPr>
                <w:rFonts w:asciiTheme="minorHAnsi" w:hAnsiTheme="minorHAnsi"/>
                <w:szCs w:val="18"/>
              </w:rPr>
            </w:pPr>
            <w:r>
              <w:rPr>
                <w:lang w:val="en-PH"/>
              </w:rPr>
              <w:t>Will be empty/null until PIA approval</w:t>
            </w:r>
          </w:p>
        </w:tc>
        <w:tc>
          <w:tcPr>
            <w:tcW w:w="626" w:type="pct"/>
            <w:shd w:val="clear" w:color="auto" w:fill="auto"/>
            <w:vAlign w:val="bottom"/>
          </w:tcPr>
          <w:p w14:paraId="36577974"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shd w:val="clear" w:color="auto" w:fill="auto"/>
            <w:vAlign w:val="center"/>
          </w:tcPr>
          <w:p w14:paraId="54DB181A"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37218214" w14:textId="77777777" w:rsidTr="00757F68">
        <w:trPr>
          <w:cantSplit/>
        </w:trPr>
        <w:tc>
          <w:tcPr>
            <w:tcW w:w="242" w:type="pct"/>
            <w:shd w:val="clear" w:color="auto" w:fill="auto"/>
          </w:tcPr>
          <w:p w14:paraId="380AFD40"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8A2454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HOUSEHOLD TYPE</w:t>
            </w:r>
          </w:p>
        </w:tc>
        <w:tc>
          <w:tcPr>
            <w:tcW w:w="674" w:type="pct"/>
            <w:shd w:val="clear" w:color="auto" w:fill="auto"/>
            <w:vAlign w:val="center"/>
          </w:tcPr>
          <w:p w14:paraId="2447D9FB"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73824653"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Household Profile</w:t>
            </w:r>
            <w:r>
              <w:rPr>
                <w:rFonts w:asciiTheme="minorHAnsi" w:hAnsiTheme="minorHAnsi"/>
                <w:sz w:val="18"/>
                <w:szCs w:val="18"/>
              </w:rPr>
              <w:t xml:space="preserve"> </w:t>
            </w:r>
            <w:r w:rsidRPr="00E34091">
              <w:rPr>
                <w:rFonts w:asciiTheme="minorHAnsi" w:hAnsiTheme="minorHAnsi"/>
                <w:sz w:val="18"/>
                <w:szCs w:val="18"/>
              </w:rPr>
              <w:t>(future)</w:t>
            </w:r>
          </w:p>
          <w:p w14:paraId="67D0DDAE"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Possible values: </w:t>
            </w:r>
            <w:r w:rsidRPr="00E34091">
              <w:rPr>
                <w:rFonts w:asciiTheme="minorHAnsi" w:hAnsiTheme="minorHAnsi"/>
                <w:sz w:val="18"/>
                <w:szCs w:val="18"/>
              </w:rPr>
              <w:t xml:space="preserve">Young Family, Old Family, Single, </w:t>
            </w:r>
            <w:r>
              <w:rPr>
                <w:rFonts w:asciiTheme="minorHAnsi" w:hAnsiTheme="minorHAnsi"/>
                <w:sz w:val="18"/>
                <w:szCs w:val="18"/>
              </w:rPr>
              <w:t>Mixed</w:t>
            </w:r>
          </w:p>
          <w:p w14:paraId="52D53C0B" w14:textId="77777777" w:rsidR="00E470A2" w:rsidRPr="00E34091" w:rsidRDefault="00E470A2" w:rsidP="00757F68">
            <w:pPr>
              <w:ind w:left="0"/>
              <w:rPr>
                <w:rFonts w:asciiTheme="minorHAnsi" w:hAnsiTheme="minorHAnsi"/>
                <w:sz w:val="18"/>
                <w:szCs w:val="18"/>
              </w:rPr>
            </w:pPr>
            <w:r w:rsidRPr="00C53DF2">
              <w:rPr>
                <w:rFonts w:asciiTheme="minorHAnsi" w:hAnsiTheme="minorHAnsi"/>
                <w:sz w:val="18"/>
                <w:szCs w:val="18"/>
              </w:rPr>
              <w:t>Will be empty/null until PIA approval</w:t>
            </w:r>
          </w:p>
        </w:tc>
        <w:tc>
          <w:tcPr>
            <w:tcW w:w="626" w:type="pct"/>
            <w:shd w:val="clear" w:color="auto" w:fill="auto"/>
            <w:vAlign w:val="bottom"/>
          </w:tcPr>
          <w:p w14:paraId="596D580C"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shd w:val="clear" w:color="auto" w:fill="auto"/>
            <w:vAlign w:val="center"/>
          </w:tcPr>
          <w:p w14:paraId="52D7AD55"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3C1F1B44" w14:textId="77777777" w:rsidTr="00757F68">
        <w:tc>
          <w:tcPr>
            <w:tcW w:w="242" w:type="pct"/>
            <w:tcBorders>
              <w:bottom w:val="single" w:sz="4" w:space="0" w:color="808080"/>
            </w:tcBorders>
            <w:shd w:val="clear" w:color="auto" w:fill="auto"/>
          </w:tcPr>
          <w:p w14:paraId="1B87F7D5"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4A3B738E"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NEEDS BASE SEGMENT</w:t>
            </w:r>
          </w:p>
        </w:tc>
        <w:tc>
          <w:tcPr>
            <w:tcW w:w="674" w:type="pct"/>
            <w:tcBorders>
              <w:bottom w:val="single" w:sz="4" w:space="0" w:color="808080"/>
            </w:tcBorders>
            <w:shd w:val="clear" w:color="auto" w:fill="auto"/>
            <w:vAlign w:val="center"/>
          </w:tcPr>
          <w:p w14:paraId="65CCEBDF"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tcBorders>
              <w:bottom w:val="single" w:sz="4" w:space="0" w:color="808080"/>
            </w:tcBorders>
            <w:shd w:val="clear" w:color="auto" w:fill="auto"/>
            <w:vAlign w:val="center"/>
          </w:tcPr>
          <w:p w14:paraId="0181A953"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H</w:t>
            </w:r>
            <w:r>
              <w:rPr>
                <w:rFonts w:asciiTheme="minorHAnsi" w:hAnsiTheme="minorHAnsi"/>
                <w:sz w:val="18"/>
                <w:szCs w:val="18"/>
              </w:rPr>
              <w:t>H</w:t>
            </w:r>
            <w:r w:rsidRPr="00E34091">
              <w:rPr>
                <w:rFonts w:asciiTheme="minorHAnsi" w:hAnsiTheme="minorHAnsi"/>
                <w:sz w:val="18"/>
                <w:szCs w:val="18"/>
              </w:rPr>
              <w:t xml:space="preserve"> Profile Based </w:t>
            </w:r>
            <w:proofErr w:type="gramStart"/>
            <w:r w:rsidRPr="00E34091">
              <w:rPr>
                <w:rFonts w:asciiTheme="minorHAnsi" w:hAnsiTheme="minorHAnsi"/>
                <w:sz w:val="18"/>
                <w:szCs w:val="18"/>
              </w:rPr>
              <w:t>On</w:t>
            </w:r>
            <w:proofErr w:type="gramEnd"/>
            <w:r w:rsidRPr="00E34091">
              <w:rPr>
                <w:rFonts w:asciiTheme="minorHAnsi" w:hAnsiTheme="minorHAnsi"/>
                <w:sz w:val="18"/>
                <w:szCs w:val="18"/>
              </w:rPr>
              <w:t xml:space="preserve"> Needs</w:t>
            </w:r>
            <w:r>
              <w:rPr>
                <w:rFonts w:asciiTheme="minorHAnsi" w:hAnsiTheme="minorHAnsi"/>
                <w:sz w:val="18"/>
                <w:szCs w:val="18"/>
              </w:rPr>
              <w:t xml:space="preserve"> </w:t>
            </w:r>
            <w:r w:rsidRPr="00E34091">
              <w:rPr>
                <w:rFonts w:asciiTheme="minorHAnsi" w:hAnsiTheme="minorHAnsi"/>
                <w:sz w:val="18"/>
                <w:szCs w:val="18"/>
              </w:rPr>
              <w:t>(future)</w:t>
            </w:r>
          </w:p>
          <w:p w14:paraId="66498A6D"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Possible values: </w:t>
            </w:r>
            <w:r w:rsidRPr="00E34091">
              <w:rPr>
                <w:rFonts w:asciiTheme="minorHAnsi" w:hAnsiTheme="minorHAnsi"/>
                <w:sz w:val="18"/>
                <w:szCs w:val="18"/>
              </w:rPr>
              <w:t>Basic</w:t>
            </w:r>
            <w:r>
              <w:rPr>
                <w:rFonts w:asciiTheme="minorHAnsi" w:hAnsiTheme="minorHAnsi"/>
                <w:sz w:val="18"/>
                <w:szCs w:val="18"/>
              </w:rPr>
              <w:t xml:space="preserve"> Needs</w:t>
            </w:r>
            <w:r w:rsidRPr="00E34091">
              <w:rPr>
                <w:rFonts w:asciiTheme="minorHAnsi" w:hAnsiTheme="minorHAnsi"/>
                <w:sz w:val="18"/>
                <w:szCs w:val="18"/>
              </w:rPr>
              <w:t xml:space="preserve">, Active, </w:t>
            </w:r>
            <w:proofErr w:type="gramStart"/>
            <w:r w:rsidRPr="00E34091">
              <w:rPr>
                <w:rFonts w:asciiTheme="minorHAnsi" w:hAnsiTheme="minorHAnsi"/>
                <w:sz w:val="18"/>
                <w:szCs w:val="18"/>
              </w:rPr>
              <w:t>Aspiring</w:t>
            </w:r>
            <w:proofErr w:type="gramEnd"/>
            <w:r>
              <w:rPr>
                <w:rFonts w:asciiTheme="minorHAnsi" w:hAnsiTheme="minorHAnsi"/>
                <w:sz w:val="18"/>
                <w:szCs w:val="18"/>
              </w:rPr>
              <w:t xml:space="preserve"> for success</w:t>
            </w:r>
            <w:r w:rsidRPr="00E34091">
              <w:rPr>
                <w:rFonts w:asciiTheme="minorHAnsi" w:hAnsiTheme="minorHAnsi"/>
                <w:sz w:val="18"/>
                <w:szCs w:val="18"/>
              </w:rPr>
              <w:t xml:space="preserve">, </w:t>
            </w:r>
            <w:r>
              <w:rPr>
                <w:rFonts w:asciiTheme="minorHAnsi" w:hAnsiTheme="minorHAnsi"/>
                <w:sz w:val="18"/>
                <w:szCs w:val="18"/>
              </w:rPr>
              <w:t>Looking good, Traditional Family, Price Sensitive</w:t>
            </w:r>
          </w:p>
          <w:p w14:paraId="2E50570F" w14:textId="77777777" w:rsidR="00E470A2" w:rsidRPr="00E34091" w:rsidRDefault="00E470A2" w:rsidP="00757F68">
            <w:pPr>
              <w:ind w:left="0"/>
              <w:rPr>
                <w:rFonts w:asciiTheme="minorHAnsi" w:hAnsiTheme="minorHAnsi"/>
                <w:sz w:val="18"/>
                <w:szCs w:val="18"/>
              </w:rPr>
            </w:pPr>
            <w:r w:rsidRPr="00C53DF2">
              <w:rPr>
                <w:rFonts w:asciiTheme="minorHAnsi" w:hAnsiTheme="minorHAnsi"/>
                <w:sz w:val="18"/>
                <w:szCs w:val="18"/>
              </w:rPr>
              <w:t>Will be empty/null until PIA approval</w:t>
            </w:r>
          </w:p>
        </w:tc>
        <w:tc>
          <w:tcPr>
            <w:tcW w:w="626" w:type="pct"/>
            <w:tcBorders>
              <w:bottom w:val="single" w:sz="4" w:space="0" w:color="808080"/>
            </w:tcBorders>
            <w:shd w:val="clear" w:color="auto" w:fill="auto"/>
            <w:vAlign w:val="bottom"/>
          </w:tcPr>
          <w:p w14:paraId="5B28A91F"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tcBorders>
              <w:bottom w:val="single" w:sz="4" w:space="0" w:color="808080"/>
            </w:tcBorders>
            <w:shd w:val="clear" w:color="auto" w:fill="auto"/>
            <w:vAlign w:val="center"/>
          </w:tcPr>
          <w:p w14:paraId="41ECFFD3"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6DCA49F8" w14:textId="77777777" w:rsidTr="00757F68">
        <w:trPr>
          <w:cantSplit/>
        </w:trPr>
        <w:tc>
          <w:tcPr>
            <w:tcW w:w="242" w:type="pct"/>
            <w:shd w:val="clear" w:color="auto" w:fill="auto"/>
          </w:tcPr>
          <w:p w14:paraId="1065E2D6"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2FBBEB22"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RESIDENTIAL STRUCTURE TYPE</w:t>
            </w:r>
          </w:p>
        </w:tc>
        <w:tc>
          <w:tcPr>
            <w:tcW w:w="674" w:type="pct"/>
            <w:shd w:val="clear" w:color="auto" w:fill="auto"/>
            <w:vAlign w:val="center"/>
          </w:tcPr>
          <w:p w14:paraId="57384474"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24A6EC76"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 xml:space="preserve">Possible values: </w:t>
            </w:r>
            <w:r w:rsidRPr="00E34091">
              <w:rPr>
                <w:rFonts w:asciiTheme="minorHAnsi" w:hAnsiTheme="minorHAnsi"/>
                <w:sz w:val="18"/>
                <w:szCs w:val="18"/>
              </w:rPr>
              <w:t xml:space="preserve">Gated </w:t>
            </w:r>
            <w:proofErr w:type="spellStart"/>
            <w:r w:rsidRPr="00E34091">
              <w:rPr>
                <w:rFonts w:asciiTheme="minorHAnsi" w:hAnsiTheme="minorHAnsi"/>
                <w:sz w:val="18"/>
                <w:szCs w:val="18"/>
              </w:rPr>
              <w:t>Subd</w:t>
            </w:r>
            <w:proofErr w:type="spellEnd"/>
            <w:r w:rsidRPr="00E34091">
              <w:rPr>
                <w:rFonts w:asciiTheme="minorHAnsi" w:hAnsiTheme="minorHAnsi"/>
                <w:sz w:val="18"/>
                <w:szCs w:val="18"/>
              </w:rPr>
              <w:t xml:space="preserve">, Exclusive </w:t>
            </w:r>
            <w:proofErr w:type="spellStart"/>
            <w:r w:rsidRPr="00E34091">
              <w:rPr>
                <w:rFonts w:asciiTheme="minorHAnsi" w:hAnsiTheme="minorHAnsi"/>
                <w:sz w:val="18"/>
                <w:szCs w:val="18"/>
              </w:rPr>
              <w:t>Bldg</w:t>
            </w:r>
            <w:proofErr w:type="spellEnd"/>
            <w:r>
              <w:rPr>
                <w:rFonts w:asciiTheme="minorHAnsi" w:hAnsiTheme="minorHAnsi"/>
                <w:sz w:val="18"/>
                <w:szCs w:val="18"/>
              </w:rPr>
              <w:t xml:space="preserve">, Exclusive </w:t>
            </w:r>
            <w:proofErr w:type="spellStart"/>
            <w:r w:rsidRPr="00E34091">
              <w:rPr>
                <w:rFonts w:asciiTheme="minorHAnsi" w:hAnsiTheme="minorHAnsi"/>
                <w:sz w:val="18"/>
                <w:szCs w:val="18"/>
              </w:rPr>
              <w:t>Subd</w:t>
            </w:r>
            <w:proofErr w:type="spellEnd"/>
            <w:r w:rsidRPr="00E34091">
              <w:rPr>
                <w:rFonts w:asciiTheme="minorHAnsi" w:hAnsiTheme="minorHAnsi"/>
                <w:sz w:val="18"/>
                <w:szCs w:val="18"/>
              </w:rPr>
              <w:t>, Low Cost</w:t>
            </w:r>
            <w:r>
              <w:rPr>
                <w:rFonts w:asciiTheme="minorHAnsi" w:hAnsiTheme="minorHAnsi"/>
                <w:sz w:val="18"/>
                <w:szCs w:val="18"/>
              </w:rPr>
              <w:t>, Barangay</w:t>
            </w:r>
          </w:p>
        </w:tc>
        <w:tc>
          <w:tcPr>
            <w:tcW w:w="626" w:type="pct"/>
            <w:shd w:val="clear" w:color="auto" w:fill="auto"/>
            <w:vAlign w:val="bottom"/>
          </w:tcPr>
          <w:p w14:paraId="32CA27EF"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shd w:val="clear" w:color="auto" w:fill="auto"/>
            <w:vAlign w:val="center"/>
          </w:tcPr>
          <w:p w14:paraId="106AD71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2D1C4A9" w14:textId="77777777" w:rsidTr="00757F68">
        <w:trPr>
          <w:cantSplit/>
        </w:trPr>
        <w:tc>
          <w:tcPr>
            <w:tcW w:w="242" w:type="pct"/>
            <w:shd w:val="clear" w:color="auto" w:fill="auto"/>
          </w:tcPr>
          <w:p w14:paraId="0484AD47"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70F82BC5"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MVP REWARDS ID</w:t>
            </w:r>
          </w:p>
        </w:tc>
        <w:tc>
          <w:tcPr>
            <w:tcW w:w="674" w:type="pct"/>
            <w:shd w:val="clear" w:color="auto" w:fill="auto"/>
            <w:vAlign w:val="center"/>
          </w:tcPr>
          <w:p w14:paraId="7BB4207F"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484F92C2"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MVP REWARDS ID (unique ID), loyalty program for PLDT and Smart</w:t>
            </w:r>
          </w:p>
          <w:p w14:paraId="2FBE0899" w14:textId="77777777" w:rsidR="00E470A2" w:rsidRPr="00E34091" w:rsidRDefault="00E470A2" w:rsidP="00757F68">
            <w:pPr>
              <w:ind w:left="0"/>
              <w:rPr>
                <w:rFonts w:asciiTheme="minorHAnsi" w:hAnsiTheme="minorHAnsi"/>
                <w:sz w:val="18"/>
                <w:szCs w:val="18"/>
              </w:rPr>
            </w:pPr>
            <w:r w:rsidRPr="00C53DF2">
              <w:rPr>
                <w:rFonts w:asciiTheme="minorHAnsi" w:hAnsiTheme="minorHAnsi"/>
                <w:sz w:val="18"/>
                <w:szCs w:val="18"/>
              </w:rPr>
              <w:t>Will be empty/null until PIA approval</w:t>
            </w:r>
          </w:p>
        </w:tc>
        <w:tc>
          <w:tcPr>
            <w:tcW w:w="626" w:type="pct"/>
            <w:shd w:val="clear" w:color="auto" w:fill="auto"/>
            <w:vAlign w:val="bottom"/>
          </w:tcPr>
          <w:p w14:paraId="285CB38B"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0760ACC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4C89EFC1" w14:textId="77777777" w:rsidTr="00757F68">
        <w:trPr>
          <w:cantSplit/>
        </w:trPr>
        <w:tc>
          <w:tcPr>
            <w:tcW w:w="242" w:type="pct"/>
            <w:tcBorders>
              <w:bottom w:val="single" w:sz="4" w:space="0" w:color="808080"/>
            </w:tcBorders>
            <w:shd w:val="clear" w:color="auto" w:fill="auto"/>
          </w:tcPr>
          <w:p w14:paraId="647243DC"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0EA23F2B"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MVP REWARDS POINTS</w:t>
            </w:r>
          </w:p>
        </w:tc>
        <w:tc>
          <w:tcPr>
            <w:tcW w:w="674" w:type="pct"/>
            <w:tcBorders>
              <w:bottom w:val="single" w:sz="4" w:space="0" w:color="808080"/>
            </w:tcBorders>
            <w:shd w:val="clear" w:color="auto" w:fill="auto"/>
            <w:vAlign w:val="center"/>
          </w:tcPr>
          <w:p w14:paraId="015E0BD9" w14:textId="77777777" w:rsidR="00E470A2" w:rsidRPr="00E34091" w:rsidRDefault="00E470A2" w:rsidP="00757F68">
            <w:pPr>
              <w:pStyle w:val="BodyTextTable"/>
              <w:rPr>
                <w:rFonts w:asciiTheme="minorHAnsi" w:hAnsiTheme="minorHAnsi"/>
                <w:szCs w:val="18"/>
              </w:rPr>
            </w:pPr>
            <w:r>
              <w:rPr>
                <w:rFonts w:asciiTheme="minorHAnsi" w:hAnsiTheme="minorHAnsi"/>
                <w:szCs w:val="18"/>
              </w:rPr>
              <w:t>Numeric</w:t>
            </w:r>
          </w:p>
        </w:tc>
        <w:tc>
          <w:tcPr>
            <w:tcW w:w="2066" w:type="pct"/>
            <w:tcBorders>
              <w:bottom w:val="single" w:sz="4" w:space="0" w:color="808080"/>
            </w:tcBorders>
            <w:shd w:val="clear" w:color="auto" w:fill="auto"/>
            <w:vAlign w:val="center"/>
          </w:tcPr>
          <w:p w14:paraId="0FF9324A"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The current balance of </w:t>
            </w:r>
            <w:r w:rsidRPr="00E34091">
              <w:rPr>
                <w:rFonts w:asciiTheme="minorHAnsi" w:hAnsiTheme="minorHAnsi"/>
                <w:sz w:val="18"/>
                <w:szCs w:val="18"/>
              </w:rPr>
              <w:t>MVP REWARDS EARNED POINTS</w:t>
            </w:r>
            <w:r>
              <w:rPr>
                <w:rFonts w:asciiTheme="minorHAnsi" w:hAnsiTheme="minorHAnsi"/>
                <w:sz w:val="18"/>
                <w:szCs w:val="18"/>
              </w:rPr>
              <w:t xml:space="preserve"> (may not be available)</w:t>
            </w:r>
          </w:p>
          <w:p w14:paraId="660B0C09" w14:textId="77777777" w:rsidR="00E470A2" w:rsidRPr="00E34091" w:rsidRDefault="00E470A2" w:rsidP="00757F68">
            <w:pPr>
              <w:ind w:left="0"/>
              <w:rPr>
                <w:rFonts w:asciiTheme="minorHAnsi" w:hAnsiTheme="minorHAnsi"/>
                <w:sz w:val="18"/>
                <w:szCs w:val="18"/>
              </w:rPr>
            </w:pPr>
            <w:r w:rsidRPr="00C53DF2">
              <w:rPr>
                <w:rFonts w:asciiTheme="minorHAnsi" w:hAnsiTheme="minorHAnsi"/>
                <w:sz w:val="18"/>
                <w:szCs w:val="18"/>
              </w:rPr>
              <w:t>Will be empty/null until PIA approval</w:t>
            </w:r>
          </w:p>
        </w:tc>
        <w:tc>
          <w:tcPr>
            <w:tcW w:w="626" w:type="pct"/>
            <w:tcBorders>
              <w:bottom w:val="single" w:sz="4" w:space="0" w:color="808080"/>
            </w:tcBorders>
            <w:shd w:val="clear" w:color="auto" w:fill="auto"/>
            <w:vAlign w:val="bottom"/>
          </w:tcPr>
          <w:p w14:paraId="50D9A1BA"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tcBorders>
              <w:bottom w:val="single" w:sz="4" w:space="0" w:color="808080"/>
            </w:tcBorders>
            <w:shd w:val="clear" w:color="auto" w:fill="auto"/>
            <w:vAlign w:val="center"/>
          </w:tcPr>
          <w:p w14:paraId="481E46AB"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368BB93D" w14:textId="77777777" w:rsidTr="00757F68">
        <w:trPr>
          <w:cantSplit/>
        </w:trPr>
        <w:tc>
          <w:tcPr>
            <w:tcW w:w="242" w:type="pct"/>
            <w:shd w:val="clear" w:color="auto" w:fill="auto"/>
          </w:tcPr>
          <w:p w14:paraId="62BF8C96"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9814FA6" w14:textId="77777777" w:rsidR="00E470A2" w:rsidRPr="00E34091" w:rsidRDefault="00E470A2" w:rsidP="00757F68">
            <w:pPr>
              <w:pStyle w:val="BodyTextTable"/>
              <w:rPr>
                <w:rFonts w:asciiTheme="minorHAnsi" w:hAnsiTheme="minorHAnsi"/>
                <w:szCs w:val="18"/>
              </w:rPr>
            </w:pPr>
            <w:r w:rsidRPr="00433851">
              <w:rPr>
                <w:rFonts w:asciiTheme="minorHAnsi" w:hAnsiTheme="minorHAnsi"/>
                <w:szCs w:val="18"/>
              </w:rPr>
              <w:t>Marketing Exclusion</w:t>
            </w:r>
            <w:r w:rsidRPr="00E34091">
              <w:rPr>
                <w:rFonts w:asciiTheme="minorHAnsi" w:hAnsiTheme="minorHAnsi"/>
                <w:szCs w:val="18"/>
              </w:rPr>
              <w:t xml:space="preserve"> REQUESTS</w:t>
            </w:r>
          </w:p>
        </w:tc>
        <w:tc>
          <w:tcPr>
            <w:tcW w:w="674" w:type="pct"/>
            <w:shd w:val="clear" w:color="auto" w:fill="auto"/>
            <w:vAlign w:val="center"/>
          </w:tcPr>
          <w:p w14:paraId="20D9887F"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545626E9"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 xml:space="preserve">Subscriber request for </w:t>
            </w:r>
            <w:r>
              <w:rPr>
                <w:rFonts w:asciiTheme="minorHAnsi" w:hAnsiTheme="minorHAnsi"/>
                <w:sz w:val="18"/>
                <w:szCs w:val="18"/>
              </w:rPr>
              <w:t>marketing</w:t>
            </w:r>
            <w:r w:rsidRPr="00E34091">
              <w:rPr>
                <w:rFonts w:asciiTheme="minorHAnsi" w:hAnsiTheme="minorHAnsi"/>
                <w:sz w:val="18"/>
                <w:szCs w:val="18"/>
              </w:rPr>
              <w:t xml:space="preserve"> exclusion, applies to all marketing campaigns via all channels (previous indication before DPA)</w:t>
            </w:r>
          </w:p>
          <w:p w14:paraId="081F8A05" w14:textId="77777777" w:rsidR="00E470A2" w:rsidRDefault="00E470A2" w:rsidP="00757F68">
            <w:pPr>
              <w:ind w:left="0"/>
              <w:rPr>
                <w:rFonts w:asciiTheme="minorHAnsi" w:hAnsiTheme="minorHAnsi"/>
                <w:sz w:val="18"/>
                <w:szCs w:val="18"/>
              </w:rPr>
            </w:pPr>
            <w:r>
              <w:rPr>
                <w:rFonts w:asciiTheme="minorHAnsi" w:hAnsiTheme="minorHAnsi"/>
                <w:sz w:val="18"/>
                <w:szCs w:val="18"/>
              </w:rPr>
              <w:t>Values: Yes/No</w:t>
            </w:r>
          </w:p>
          <w:p w14:paraId="3CFE9F55"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 xml:space="preserve">Should be considered only if the DPA consent status (in Kenan) is ‘Pending’ </w:t>
            </w:r>
          </w:p>
        </w:tc>
        <w:tc>
          <w:tcPr>
            <w:tcW w:w="626" w:type="pct"/>
            <w:shd w:val="clear" w:color="auto" w:fill="auto"/>
            <w:vAlign w:val="bottom"/>
          </w:tcPr>
          <w:p w14:paraId="0F335E97"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40C0911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4F2D4E6C" w14:textId="77777777" w:rsidTr="00757F68">
        <w:trPr>
          <w:cantSplit/>
        </w:trPr>
        <w:tc>
          <w:tcPr>
            <w:tcW w:w="242" w:type="pct"/>
            <w:shd w:val="clear" w:color="auto" w:fill="auto"/>
          </w:tcPr>
          <w:p w14:paraId="294E1960"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43044E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Marketing</w:t>
            </w:r>
            <w:r w:rsidRPr="00E34091">
              <w:rPr>
                <w:rFonts w:asciiTheme="minorHAnsi" w:hAnsiTheme="minorHAnsi"/>
                <w:szCs w:val="18"/>
              </w:rPr>
              <w:t xml:space="preserve"> EXCLUSION</w:t>
            </w:r>
            <w:r>
              <w:rPr>
                <w:rFonts w:asciiTheme="minorHAnsi" w:hAnsiTheme="minorHAnsi"/>
                <w:szCs w:val="18"/>
              </w:rPr>
              <w:t xml:space="preserve"> Change Date</w:t>
            </w:r>
          </w:p>
        </w:tc>
        <w:tc>
          <w:tcPr>
            <w:tcW w:w="674" w:type="pct"/>
            <w:shd w:val="clear" w:color="auto" w:fill="auto"/>
            <w:vAlign w:val="center"/>
          </w:tcPr>
          <w:p w14:paraId="3AD02145"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DateTime</w:t>
            </w:r>
            <w:proofErr w:type="spellEnd"/>
          </w:p>
        </w:tc>
        <w:tc>
          <w:tcPr>
            <w:tcW w:w="2066" w:type="pct"/>
            <w:shd w:val="clear" w:color="auto" w:fill="auto"/>
            <w:vAlign w:val="center"/>
          </w:tcPr>
          <w:p w14:paraId="5D991541"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The date the subscriber requests marketing exclusion.</w:t>
            </w:r>
          </w:p>
        </w:tc>
        <w:tc>
          <w:tcPr>
            <w:tcW w:w="626" w:type="pct"/>
            <w:shd w:val="clear" w:color="auto" w:fill="auto"/>
            <w:vAlign w:val="bottom"/>
          </w:tcPr>
          <w:p w14:paraId="54D13980"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7997CA00"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0E0E8351" w14:textId="77777777" w:rsidTr="00757F68">
        <w:trPr>
          <w:cantSplit/>
        </w:trPr>
        <w:tc>
          <w:tcPr>
            <w:tcW w:w="242" w:type="pct"/>
            <w:shd w:val="clear" w:color="auto" w:fill="auto"/>
          </w:tcPr>
          <w:p w14:paraId="182658C8"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228B871"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LAST CALL DATE TO COMPETITOR HOTLINE</w:t>
            </w:r>
          </w:p>
        </w:tc>
        <w:tc>
          <w:tcPr>
            <w:tcW w:w="674" w:type="pct"/>
            <w:shd w:val="clear" w:color="auto" w:fill="auto"/>
            <w:vAlign w:val="center"/>
          </w:tcPr>
          <w:p w14:paraId="3F387AFA" w14:textId="77777777" w:rsidR="00E470A2" w:rsidRPr="00E34091" w:rsidRDefault="00E470A2" w:rsidP="00757F68">
            <w:pPr>
              <w:pStyle w:val="BodyTextTable"/>
              <w:rPr>
                <w:rFonts w:asciiTheme="minorHAnsi" w:hAnsiTheme="minorHAnsi"/>
                <w:szCs w:val="18"/>
              </w:rPr>
            </w:pPr>
            <w:proofErr w:type="spellStart"/>
            <w:r>
              <w:rPr>
                <w:rFonts w:asciiTheme="minorHAnsi" w:hAnsiTheme="minorHAnsi"/>
                <w:szCs w:val="18"/>
              </w:rPr>
              <w:t>DateTime</w:t>
            </w:r>
            <w:proofErr w:type="spellEnd"/>
          </w:p>
        </w:tc>
        <w:tc>
          <w:tcPr>
            <w:tcW w:w="2066" w:type="pct"/>
            <w:shd w:val="clear" w:color="auto" w:fill="auto"/>
            <w:vAlign w:val="center"/>
          </w:tcPr>
          <w:p w14:paraId="74D29DF0"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LAST CALL DATE TO COMPETITOR HOTLINE</w:t>
            </w:r>
          </w:p>
          <w:p w14:paraId="4F01E737" w14:textId="77777777" w:rsidR="00E470A2" w:rsidRPr="00E34091" w:rsidRDefault="00E470A2" w:rsidP="00757F68">
            <w:pPr>
              <w:ind w:left="0"/>
              <w:rPr>
                <w:rFonts w:asciiTheme="minorHAnsi" w:hAnsiTheme="minorHAnsi"/>
                <w:sz w:val="18"/>
                <w:szCs w:val="18"/>
              </w:rPr>
            </w:pPr>
            <w:r w:rsidRPr="001A6ECA">
              <w:rPr>
                <w:rFonts w:asciiTheme="minorHAnsi" w:hAnsiTheme="minorHAnsi"/>
                <w:sz w:val="18"/>
                <w:szCs w:val="18"/>
              </w:rPr>
              <w:t>Will be empty/null until PIA approval</w:t>
            </w:r>
          </w:p>
        </w:tc>
        <w:tc>
          <w:tcPr>
            <w:tcW w:w="626" w:type="pct"/>
            <w:shd w:val="clear" w:color="auto" w:fill="auto"/>
            <w:vAlign w:val="bottom"/>
          </w:tcPr>
          <w:p w14:paraId="170FF988"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5AE493FF"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2B2AC35" w14:textId="77777777" w:rsidTr="00757F68">
        <w:trPr>
          <w:cantSplit/>
        </w:trPr>
        <w:tc>
          <w:tcPr>
            <w:tcW w:w="242" w:type="pct"/>
            <w:tcBorders>
              <w:bottom w:val="single" w:sz="4" w:space="0" w:color="808080"/>
            </w:tcBorders>
            <w:shd w:val="clear" w:color="auto" w:fill="auto"/>
          </w:tcPr>
          <w:p w14:paraId="5DD0808F"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22E0C86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REGISTRATION DATE TO MOBILE APP</w:t>
            </w:r>
          </w:p>
        </w:tc>
        <w:tc>
          <w:tcPr>
            <w:tcW w:w="674" w:type="pct"/>
            <w:tcBorders>
              <w:bottom w:val="single" w:sz="4" w:space="0" w:color="808080"/>
            </w:tcBorders>
            <w:shd w:val="clear" w:color="auto" w:fill="auto"/>
            <w:vAlign w:val="center"/>
          </w:tcPr>
          <w:p w14:paraId="24746106" w14:textId="77777777" w:rsidR="00E470A2" w:rsidRPr="00E34091" w:rsidRDefault="00E470A2" w:rsidP="00757F68">
            <w:pPr>
              <w:pStyle w:val="BodyTextTable"/>
              <w:rPr>
                <w:rFonts w:asciiTheme="minorHAnsi" w:hAnsiTheme="minorHAnsi"/>
                <w:szCs w:val="18"/>
              </w:rPr>
            </w:pPr>
            <w:proofErr w:type="spellStart"/>
            <w:r>
              <w:rPr>
                <w:rFonts w:asciiTheme="minorHAnsi" w:hAnsiTheme="minorHAnsi"/>
                <w:szCs w:val="18"/>
              </w:rPr>
              <w:t>DateTime</w:t>
            </w:r>
            <w:proofErr w:type="spellEnd"/>
          </w:p>
        </w:tc>
        <w:tc>
          <w:tcPr>
            <w:tcW w:w="2066" w:type="pct"/>
            <w:tcBorders>
              <w:bottom w:val="single" w:sz="4" w:space="0" w:color="808080"/>
            </w:tcBorders>
            <w:shd w:val="clear" w:color="auto" w:fill="auto"/>
            <w:vAlign w:val="center"/>
          </w:tcPr>
          <w:p w14:paraId="1FBADB9A"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REGISTRATION DATE TO MOBILE APP</w:t>
            </w:r>
          </w:p>
          <w:p w14:paraId="5E87742B"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Will not be available</w:t>
            </w:r>
          </w:p>
        </w:tc>
        <w:tc>
          <w:tcPr>
            <w:tcW w:w="626" w:type="pct"/>
            <w:tcBorders>
              <w:bottom w:val="single" w:sz="4" w:space="0" w:color="808080"/>
            </w:tcBorders>
            <w:shd w:val="clear" w:color="auto" w:fill="auto"/>
            <w:vAlign w:val="bottom"/>
          </w:tcPr>
          <w:p w14:paraId="0D806B91"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tcBorders>
              <w:bottom w:val="single" w:sz="4" w:space="0" w:color="808080"/>
            </w:tcBorders>
            <w:shd w:val="clear" w:color="auto" w:fill="auto"/>
            <w:vAlign w:val="center"/>
          </w:tcPr>
          <w:p w14:paraId="12AB5A44"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61C2CFC9" w14:textId="77777777" w:rsidTr="00757F68">
        <w:trPr>
          <w:cantSplit/>
        </w:trPr>
        <w:tc>
          <w:tcPr>
            <w:tcW w:w="242" w:type="pct"/>
            <w:shd w:val="clear" w:color="auto" w:fill="auto"/>
          </w:tcPr>
          <w:p w14:paraId="2B854E5D"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41C08D9"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LAST USE ON MOBILE APP</w:t>
            </w:r>
          </w:p>
        </w:tc>
        <w:tc>
          <w:tcPr>
            <w:tcW w:w="674" w:type="pct"/>
            <w:shd w:val="clear" w:color="auto" w:fill="auto"/>
            <w:vAlign w:val="center"/>
          </w:tcPr>
          <w:p w14:paraId="328C361D" w14:textId="77777777" w:rsidR="00E470A2" w:rsidRPr="00E34091" w:rsidRDefault="00E470A2" w:rsidP="00757F68">
            <w:pPr>
              <w:pStyle w:val="BodyTextTable"/>
              <w:rPr>
                <w:rFonts w:asciiTheme="minorHAnsi" w:hAnsiTheme="minorHAnsi"/>
                <w:szCs w:val="18"/>
              </w:rPr>
            </w:pPr>
            <w:proofErr w:type="spellStart"/>
            <w:r>
              <w:rPr>
                <w:rFonts w:asciiTheme="minorHAnsi" w:hAnsiTheme="minorHAnsi"/>
                <w:szCs w:val="18"/>
              </w:rPr>
              <w:t>DateTime</w:t>
            </w:r>
            <w:proofErr w:type="spellEnd"/>
          </w:p>
        </w:tc>
        <w:tc>
          <w:tcPr>
            <w:tcW w:w="2066" w:type="pct"/>
            <w:shd w:val="clear" w:color="auto" w:fill="auto"/>
            <w:vAlign w:val="center"/>
          </w:tcPr>
          <w:p w14:paraId="4804C2BD"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LAST USE ON MOBILE APP</w:t>
            </w:r>
          </w:p>
          <w:p w14:paraId="79AF9C15"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Will not be available</w:t>
            </w:r>
          </w:p>
        </w:tc>
        <w:tc>
          <w:tcPr>
            <w:tcW w:w="626" w:type="pct"/>
            <w:shd w:val="clear" w:color="auto" w:fill="auto"/>
            <w:vAlign w:val="bottom"/>
          </w:tcPr>
          <w:p w14:paraId="6103C025"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67EF48A5"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7F7E9A2" w14:textId="77777777" w:rsidTr="00757F68">
        <w:trPr>
          <w:cantSplit/>
        </w:trPr>
        <w:tc>
          <w:tcPr>
            <w:tcW w:w="242" w:type="pct"/>
            <w:shd w:val="clear" w:color="auto" w:fill="auto"/>
          </w:tcPr>
          <w:p w14:paraId="09AA36CD"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20515B6"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DATE OF LAST USE ON UHW</w:t>
            </w:r>
          </w:p>
        </w:tc>
        <w:tc>
          <w:tcPr>
            <w:tcW w:w="674" w:type="pct"/>
            <w:shd w:val="clear" w:color="auto" w:fill="auto"/>
            <w:vAlign w:val="center"/>
          </w:tcPr>
          <w:p w14:paraId="781ECCA4" w14:textId="77777777" w:rsidR="00E470A2" w:rsidRPr="00E34091" w:rsidRDefault="00E470A2" w:rsidP="00757F68">
            <w:pPr>
              <w:pStyle w:val="BodyTextTable"/>
              <w:rPr>
                <w:rFonts w:asciiTheme="minorHAnsi" w:hAnsiTheme="minorHAnsi"/>
                <w:szCs w:val="18"/>
              </w:rPr>
            </w:pPr>
            <w:proofErr w:type="spellStart"/>
            <w:r>
              <w:rPr>
                <w:rFonts w:asciiTheme="minorHAnsi" w:hAnsiTheme="minorHAnsi"/>
                <w:szCs w:val="18"/>
              </w:rPr>
              <w:t>DateTime</w:t>
            </w:r>
            <w:proofErr w:type="spellEnd"/>
          </w:p>
        </w:tc>
        <w:tc>
          <w:tcPr>
            <w:tcW w:w="2066" w:type="pct"/>
            <w:shd w:val="clear" w:color="auto" w:fill="auto"/>
            <w:vAlign w:val="center"/>
          </w:tcPr>
          <w:p w14:paraId="509DB480"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 xml:space="preserve">Date of last UHW </w:t>
            </w:r>
            <w:r>
              <w:rPr>
                <w:rFonts w:asciiTheme="minorHAnsi" w:hAnsiTheme="minorHAnsi"/>
                <w:sz w:val="18"/>
                <w:szCs w:val="18"/>
              </w:rPr>
              <w:t xml:space="preserve">(web site) </w:t>
            </w:r>
            <w:r w:rsidRPr="00E34091">
              <w:rPr>
                <w:rFonts w:asciiTheme="minorHAnsi" w:hAnsiTheme="minorHAnsi"/>
                <w:sz w:val="18"/>
                <w:szCs w:val="18"/>
              </w:rPr>
              <w:t>use</w:t>
            </w:r>
            <w:r>
              <w:rPr>
                <w:rFonts w:asciiTheme="minorHAnsi" w:hAnsiTheme="minorHAnsi"/>
                <w:sz w:val="18"/>
                <w:szCs w:val="18"/>
              </w:rPr>
              <w:t xml:space="preserve"> </w:t>
            </w:r>
          </w:p>
          <w:p w14:paraId="4D227554"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Will not be available</w:t>
            </w:r>
          </w:p>
        </w:tc>
        <w:tc>
          <w:tcPr>
            <w:tcW w:w="626" w:type="pct"/>
            <w:shd w:val="clear" w:color="auto" w:fill="auto"/>
            <w:vAlign w:val="bottom"/>
          </w:tcPr>
          <w:p w14:paraId="3DFC07C2"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4" w:type="pct"/>
            <w:shd w:val="clear" w:color="auto" w:fill="auto"/>
            <w:vAlign w:val="center"/>
          </w:tcPr>
          <w:p w14:paraId="08C27B11"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A7E84F5" w14:textId="77777777" w:rsidTr="00757F68">
        <w:trPr>
          <w:cantSplit/>
        </w:trPr>
        <w:tc>
          <w:tcPr>
            <w:tcW w:w="242" w:type="pct"/>
            <w:tcBorders>
              <w:bottom w:val="single" w:sz="4" w:space="0" w:color="808080"/>
            </w:tcBorders>
            <w:shd w:val="clear" w:color="auto" w:fill="auto"/>
          </w:tcPr>
          <w:p w14:paraId="6CCAB701"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37DB8252"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CABLE_TV_PROVIDER</w:t>
            </w:r>
          </w:p>
        </w:tc>
        <w:tc>
          <w:tcPr>
            <w:tcW w:w="674" w:type="pct"/>
            <w:tcBorders>
              <w:bottom w:val="single" w:sz="4" w:space="0" w:color="808080"/>
            </w:tcBorders>
            <w:shd w:val="clear" w:color="auto" w:fill="auto"/>
            <w:vAlign w:val="center"/>
          </w:tcPr>
          <w:p w14:paraId="7B235F6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tcBorders>
              <w:bottom w:val="single" w:sz="4" w:space="0" w:color="808080"/>
            </w:tcBorders>
            <w:shd w:val="clear" w:color="auto" w:fill="auto"/>
            <w:vAlign w:val="center"/>
          </w:tcPr>
          <w:p w14:paraId="1710B80F"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Cable T</w:t>
            </w:r>
            <w:r>
              <w:rPr>
                <w:rFonts w:asciiTheme="minorHAnsi" w:hAnsiTheme="minorHAnsi"/>
                <w:sz w:val="18"/>
                <w:szCs w:val="18"/>
              </w:rPr>
              <w:t>V</w:t>
            </w:r>
            <w:r w:rsidRPr="00E34091">
              <w:rPr>
                <w:rFonts w:asciiTheme="minorHAnsi" w:hAnsiTheme="minorHAnsi"/>
                <w:sz w:val="18"/>
                <w:szCs w:val="18"/>
              </w:rPr>
              <w:t xml:space="preserve"> </w:t>
            </w:r>
            <w:r>
              <w:rPr>
                <w:rFonts w:asciiTheme="minorHAnsi" w:hAnsiTheme="minorHAnsi"/>
                <w:sz w:val="18"/>
                <w:szCs w:val="18"/>
              </w:rPr>
              <w:t xml:space="preserve">Operator name </w:t>
            </w:r>
          </w:p>
          <w:p w14:paraId="7771DACF"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Based on survey (welcome call)</w:t>
            </w:r>
          </w:p>
        </w:tc>
        <w:tc>
          <w:tcPr>
            <w:tcW w:w="626" w:type="pct"/>
            <w:tcBorders>
              <w:bottom w:val="single" w:sz="4" w:space="0" w:color="808080"/>
            </w:tcBorders>
            <w:shd w:val="clear" w:color="auto" w:fill="auto"/>
            <w:vAlign w:val="bottom"/>
          </w:tcPr>
          <w:p w14:paraId="65E41C5A"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Churn</w:t>
            </w:r>
          </w:p>
        </w:tc>
        <w:tc>
          <w:tcPr>
            <w:tcW w:w="334" w:type="pct"/>
            <w:tcBorders>
              <w:bottom w:val="single" w:sz="4" w:space="0" w:color="808080"/>
            </w:tcBorders>
            <w:shd w:val="clear" w:color="auto" w:fill="auto"/>
            <w:vAlign w:val="center"/>
          </w:tcPr>
          <w:p w14:paraId="7B208AE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63125E32" w14:textId="77777777" w:rsidTr="00757F68">
        <w:trPr>
          <w:cantSplit/>
        </w:trPr>
        <w:tc>
          <w:tcPr>
            <w:tcW w:w="242" w:type="pct"/>
            <w:shd w:val="clear" w:color="auto" w:fill="auto"/>
          </w:tcPr>
          <w:p w14:paraId="52BF8358"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81EA6BB"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COMPETITOR</w:t>
            </w:r>
          </w:p>
        </w:tc>
        <w:tc>
          <w:tcPr>
            <w:tcW w:w="674" w:type="pct"/>
            <w:shd w:val="clear" w:color="auto" w:fill="auto"/>
            <w:vAlign w:val="center"/>
          </w:tcPr>
          <w:p w14:paraId="6AEF0CA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6FC54FC3"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Competitor in the area</w:t>
            </w:r>
            <w:r>
              <w:rPr>
                <w:rFonts w:asciiTheme="minorHAnsi" w:hAnsiTheme="minorHAnsi"/>
                <w:sz w:val="18"/>
                <w:szCs w:val="18"/>
              </w:rPr>
              <w:t xml:space="preserve"> (for data services)</w:t>
            </w:r>
            <w:r w:rsidRPr="00E34091">
              <w:rPr>
                <w:rFonts w:asciiTheme="minorHAnsi" w:hAnsiTheme="minorHAnsi"/>
                <w:sz w:val="18"/>
                <w:szCs w:val="18"/>
              </w:rPr>
              <w:t>, based on home analytics and operations</w:t>
            </w:r>
          </w:p>
        </w:tc>
        <w:tc>
          <w:tcPr>
            <w:tcW w:w="626" w:type="pct"/>
            <w:shd w:val="clear" w:color="auto" w:fill="auto"/>
            <w:vAlign w:val="bottom"/>
          </w:tcPr>
          <w:p w14:paraId="7F91D7A8"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shd w:val="clear" w:color="auto" w:fill="auto"/>
            <w:vAlign w:val="center"/>
          </w:tcPr>
          <w:p w14:paraId="190B56E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4F09FD27" w14:textId="77777777" w:rsidTr="00757F68">
        <w:tc>
          <w:tcPr>
            <w:tcW w:w="242" w:type="pct"/>
            <w:shd w:val="clear" w:color="auto" w:fill="auto"/>
          </w:tcPr>
          <w:p w14:paraId="52B4826C"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71FC5667"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COMPETITOR TECHNOLOGY</w:t>
            </w:r>
          </w:p>
        </w:tc>
        <w:tc>
          <w:tcPr>
            <w:tcW w:w="674" w:type="pct"/>
            <w:shd w:val="clear" w:color="auto" w:fill="auto"/>
            <w:vAlign w:val="center"/>
          </w:tcPr>
          <w:p w14:paraId="788BA034"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1F8DF596"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Technology used by competitor in the area, based on home analytics and operations</w:t>
            </w:r>
          </w:p>
          <w:p w14:paraId="2413375D" w14:textId="77777777" w:rsidR="00E470A2" w:rsidRPr="00F00513" w:rsidRDefault="00E470A2" w:rsidP="00757F68">
            <w:pPr>
              <w:ind w:left="0"/>
              <w:rPr>
                <w:rFonts w:asciiTheme="minorHAnsi" w:hAnsiTheme="minorHAnsi"/>
                <w:sz w:val="18"/>
                <w:szCs w:val="18"/>
                <w:lang w:val="fr-FR"/>
              </w:rPr>
            </w:pPr>
            <w:r w:rsidRPr="00F00513">
              <w:rPr>
                <w:rFonts w:asciiTheme="minorHAnsi" w:hAnsiTheme="minorHAnsi"/>
                <w:sz w:val="18"/>
                <w:szCs w:val="18"/>
                <w:lang w:val="fr-FR"/>
              </w:rPr>
              <w:t xml:space="preserve">Possible </w:t>
            </w:r>
            <w:proofErr w:type="gramStart"/>
            <w:r w:rsidRPr="00F00513">
              <w:rPr>
                <w:rFonts w:asciiTheme="minorHAnsi" w:hAnsiTheme="minorHAnsi"/>
                <w:sz w:val="18"/>
                <w:szCs w:val="18"/>
                <w:lang w:val="fr-FR"/>
              </w:rPr>
              <w:t>values:</w:t>
            </w:r>
            <w:proofErr w:type="gramEnd"/>
            <w:r w:rsidRPr="00F00513">
              <w:rPr>
                <w:rFonts w:asciiTheme="minorHAnsi" w:hAnsiTheme="minorHAnsi"/>
                <w:sz w:val="18"/>
                <w:szCs w:val="18"/>
                <w:lang w:val="fr-FR"/>
              </w:rPr>
              <w:t xml:space="preserve"> </w:t>
            </w:r>
            <w:proofErr w:type="spellStart"/>
            <w:r w:rsidRPr="00F00513">
              <w:rPr>
                <w:rFonts w:asciiTheme="minorHAnsi" w:hAnsiTheme="minorHAnsi"/>
                <w:sz w:val="18"/>
                <w:szCs w:val="18"/>
                <w:lang w:val="fr-FR"/>
              </w:rPr>
              <w:t>Fiber</w:t>
            </w:r>
            <w:proofErr w:type="spellEnd"/>
            <w:r w:rsidRPr="00F00513">
              <w:rPr>
                <w:rFonts w:asciiTheme="minorHAnsi" w:hAnsiTheme="minorHAnsi"/>
                <w:sz w:val="18"/>
                <w:szCs w:val="18"/>
                <w:lang w:val="fr-FR"/>
              </w:rPr>
              <w:t>, DSL, LTE, 4G</w:t>
            </w:r>
          </w:p>
        </w:tc>
        <w:tc>
          <w:tcPr>
            <w:tcW w:w="626" w:type="pct"/>
            <w:shd w:val="clear" w:color="auto" w:fill="auto"/>
            <w:vAlign w:val="bottom"/>
          </w:tcPr>
          <w:p w14:paraId="103FA349"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shd w:val="clear" w:color="auto" w:fill="auto"/>
            <w:vAlign w:val="center"/>
          </w:tcPr>
          <w:p w14:paraId="7467D958"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0FCDF01A" w14:textId="77777777" w:rsidTr="00757F68">
        <w:trPr>
          <w:cantSplit/>
        </w:trPr>
        <w:tc>
          <w:tcPr>
            <w:tcW w:w="242" w:type="pct"/>
            <w:tcBorders>
              <w:bottom w:val="single" w:sz="4" w:space="0" w:color="808080"/>
            </w:tcBorders>
            <w:shd w:val="clear" w:color="auto" w:fill="auto"/>
          </w:tcPr>
          <w:p w14:paraId="4D41A87E"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6AE9D61E"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CHURN SCORE</w:t>
            </w:r>
          </w:p>
        </w:tc>
        <w:tc>
          <w:tcPr>
            <w:tcW w:w="674" w:type="pct"/>
            <w:tcBorders>
              <w:bottom w:val="single" w:sz="4" w:space="0" w:color="808080"/>
            </w:tcBorders>
            <w:shd w:val="clear" w:color="auto" w:fill="auto"/>
            <w:vAlign w:val="center"/>
          </w:tcPr>
          <w:p w14:paraId="27C82FC4"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tcBorders>
              <w:bottom w:val="single" w:sz="4" w:space="0" w:color="808080"/>
            </w:tcBorders>
            <w:shd w:val="clear" w:color="auto" w:fill="auto"/>
            <w:vAlign w:val="center"/>
          </w:tcPr>
          <w:p w14:paraId="45DD3736"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Churn Score Level</w:t>
            </w:r>
          </w:p>
          <w:p w14:paraId="529BF79F"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Possible values: High, Med, Low</w:t>
            </w:r>
          </w:p>
        </w:tc>
        <w:tc>
          <w:tcPr>
            <w:tcW w:w="626" w:type="pct"/>
            <w:tcBorders>
              <w:bottom w:val="single" w:sz="4" w:space="0" w:color="808080"/>
            </w:tcBorders>
            <w:shd w:val="clear" w:color="auto" w:fill="auto"/>
            <w:vAlign w:val="bottom"/>
          </w:tcPr>
          <w:p w14:paraId="447762E8"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4" w:type="pct"/>
            <w:tcBorders>
              <w:bottom w:val="single" w:sz="4" w:space="0" w:color="808080"/>
            </w:tcBorders>
            <w:shd w:val="clear" w:color="auto" w:fill="auto"/>
            <w:vAlign w:val="center"/>
          </w:tcPr>
          <w:p w14:paraId="331A3772"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81BD367" w14:textId="77777777" w:rsidTr="00757F68">
        <w:trPr>
          <w:cantSplit/>
        </w:trPr>
        <w:tc>
          <w:tcPr>
            <w:tcW w:w="242" w:type="pct"/>
            <w:tcBorders>
              <w:bottom w:val="single" w:sz="4" w:space="0" w:color="808080"/>
            </w:tcBorders>
            <w:shd w:val="clear" w:color="auto" w:fill="auto"/>
          </w:tcPr>
          <w:p w14:paraId="6A80C732"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tcPr>
          <w:p w14:paraId="6966BA61" w14:textId="77777777" w:rsidR="00E470A2" w:rsidRPr="00E34091" w:rsidRDefault="00E470A2" w:rsidP="00757F68">
            <w:pPr>
              <w:pStyle w:val="BodyTextTable"/>
              <w:rPr>
                <w:rFonts w:asciiTheme="minorHAnsi" w:hAnsiTheme="minorHAnsi"/>
                <w:szCs w:val="18"/>
              </w:rPr>
            </w:pPr>
            <w:r>
              <w:t>Do not call tag</w:t>
            </w:r>
          </w:p>
        </w:tc>
        <w:tc>
          <w:tcPr>
            <w:tcW w:w="674" w:type="pct"/>
            <w:tcBorders>
              <w:bottom w:val="single" w:sz="4" w:space="0" w:color="808080"/>
            </w:tcBorders>
            <w:shd w:val="clear" w:color="auto" w:fill="auto"/>
          </w:tcPr>
          <w:p w14:paraId="250906B0"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tcBorders>
              <w:bottom w:val="single" w:sz="4" w:space="0" w:color="808080"/>
            </w:tcBorders>
            <w:shd w:val="clear" w:color="auto" w:fill="auto"/>
          </w:tcPr>
          <w:p w14:paraId="6652538B" w14:textId="77777777" w:rsidR="00E470A2" w:rsidRDefault="00E470A2" w:rsidP="00757F68">
            <w:pPr>
              <w:ind w:left="0"/>
              <w:rPr>
                <w:rFonts w:asciiTheme="minorHAnsi" w:hAnsiTheme="minorHAnsi"/>
                <w:sz w:val="18"/>
                <w:szCs w:val="18"/>
              </w:rPr>
            </w:pPr>
            <w:r w:rsidRPr="00601EE6">
              <w:rPr>
                <w:rFonts w:asciiTheme="minorHAnsi" w:hAnsiTheme="minorHAnsi"/>
                <w:sz w:val="18"/>
                <w:szCs w:val="18"/>
              </w:rPr>
              <w:t>Consent for predictive dialer. Yes or No</w:t>
            </w:r>
          </w:p>
          <w:p w14:paraId="7F5BF1E1" w14:textId="77777777" w:rsidR="00E470A2" w:rsidRPr="00E34091" w:rsidRDefault="00E470A2" w:rsidP="00757F68">
            <w:pPr>
              <w:ind w:left="0"/>
              <w:rPr>
                <w:rFonts w:asciiTheme="minorHAnsi" w:hAnsiTheme="minorHAnsi"/>
                <w:sz w:val="18"/>
                <w:szCs w:val="18"/>
              </w:rPr>
            </w:pPr>
            <w:r w:rsidRPr="001A6ECA">
              <w:rPr>
                <w:rFonts w:asciiTheme="minorHAnsi" w:hAnsiTheme="minorHAnsi"/>
                <w:sz w:val="18"/>
                <w:szCs w:val="18"/>
              </w:rPr>
              <w:t>Will be empty/null until PIA approval</w:t>
            </w:r>
          </w:p>
        </w:tc>
        <w:tc>
          <w:tcPr>
            <w:tcW w:w="626" w:type="pct"/>
            <w:tcBorders>
              <w:bottom w:val="single" w:sz="4" w:space="0" w:color="808080"/>
            </w:tcBorders>
            <w:shd w:val="clear" w:color="auto" w:fill="auto"/>
          </w:tcPr>
          <w:p w14:paraId="055B44A5"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tcBorders>
              <w:bottom w:val="single" w:sz="4" w:space="0" w:color="808080"/>
            </w:tcBorders>
            <w:shd w:val="clear" w:color="auto" w:fill="auto"/>
          </w:tcPr>
          <w:p w14:paraId="196523D1"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9A6CA3F" w14:textId="77777777" w:rsidTr="00757F68">
        <w:trPr>
          <w:cantSplit/>
        </w:trPr>
        <w:tc>
          <w:tcPr>
            <w:tcW w:w="242" w:type="pct"/>
            <w:tcBorders>
              <w:bottom w:val="single" w:sz="4" w:space="0" w:color="808080"/>
            </w:tcBorders>
            <w:shd w:val="clear" w:color="auto" w:fill="auto"/>
          </w:tcPr>
          <w:p w14:paraId="3E8A0563"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tcPr>
          <w:p w14:paraId="4FFD812E" w14:textId="77777777" w:rsidR="00E470A2" w:rsidRDefault="00E470A2" w:rsidP="00757F68">
            <w:pPr>
              <w:pStyle w:val="BodyTextTable"/>
            </w:pPr>
            <w:r w:rsidRPr="00433851">
              <w:t>UHW Registration Date</w:t>
            </w:r>
          </w:p>
        </w:tc>
        <w:tc>
          <w:tcPr>
            <w:tcW w:w="674" w:type="pct"/>
            <w:tcBorders>
              <w:bottom w:val="single" w:sz="4" w:space="0" w:color="808080"/>
            </w:tcBorders>
            <w:shd w:val="clear" w:color="auto" w:fill="auto"/>
          </w:tcPr>
          <w:p w14:paraId="4B518FDC" w14:textId="77777777" w:rsidR="00E470A2" w:rsidRDefault="00E470A2" w:rsidP="00757F68">
            <w:pPr>
              <w:pStyle w:val="BodyTextTable"/>
              <w:rPr>
                <w:rFonts w:asciiTheme="minorHAnsi" w:hAnsiTheme="minorHAnsi"/>
                <w:szCs w:val="18"/>
              </w:rPr>
            </w:pPr>
            <w:r>
              <w:rPr>
                <w:rFonts w:asciiTheme="minorHAnsi" w:hAnsiTheme="minorHAnsi"/>
                <w:szCs w:val="18"/>
              </w:rPr>
              <w:t>Datetime</w:t>
            </w:r>
          </w:p>
        </w:tc>
        <w:tc>
          <w:tcPr>
            <w:tcW w:w="2066" w:type="pct"/>
            <w:tcBorders>
              <w:bottom w:val="single" w:sz="4" w:space="0" w:color="808080"/>
            </w:tcBorders>
            <w:shd w:val="clear" w:color="auto" w:fill="auto"/>
          </w:tcPr>
          <w:p w14:paraId="1308D613" w14:textId="77777777" w:rsidR="00E470A2" w:rsidRPr="00601EE6" w:rsidRDefault="00E470A2" w:rsidP="00757F68">
            <w:pPr>
              <w:ind w:left="0"/>
              <w:rPr>
                <w:rFonts w:asciiTheme="minorHAnsi" w:hAnsiTheme="minorHAnsi"/>
                <w:sz w:val="18"/>
                <w:szCs w:val="18"/>
              </w:rPr>
            </w:pPr>
            <w:r>
              <w:rPr>
                <w:rFonts w:asciiTheme="minorHAnsi" w:hAnsiTheme="minorHAnsi"/>
                <w:sz w:val="18"/>
                <w:szCs w:val="18"/>
              </w:rPr>
              <w:t>Registration date &amp; time to the Web self-care- UHW</w:t>
            </w:r>
          </w:p>
        </w:tc>
        <w:tc>
          <w:tcPr>
            <w:tcW w:w="626" w:type="pct"/>
            <w:tcBorders>
              <w:bottom w:val="single" w:sz="4" w:space="0" w:color="808080"/>
            </w:tcBorders>
            <w:shd w:val="clear" w:color="auto" w:fill="auto"/>
          </w:tcPr>
          <w:p w14:paraId="550940A3"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tcBorders>
              <w:bottom w:val="single" w:sz="4" w:space="0" w:color="808080"/>
            </w:tcBorders>
            <w:shd w:val="clear" w:color="auto" w:fill="auto"/>
          </w:tcPr>
          <w:p w14:paraId="5F018DB9"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16610E73" w14:textId="77777777" w:rsidTr="00757F68">
        <w:trPr>
          <w:cantSplit/>
        </w:trPr>
        <w:tc>
          <w:tcPr>
            <w:tcW w:w="242" w:type="pct"/>
            <w:tcBorders>
              <w:bottom w:val="single" w:sz="4" w:space="0" w:color="808080"/>
            </w:tcBorders>
            <w:shd w:val="clear" w:color="auto" w:fill="auto"/>
          </w:tcPr>
          <w:p w14:paraId="6EA9BD22" w14:textId="77777777" w:rsidR="00F706B1" w:rsidRDefault="00E470A2" w:rsidP="00566105">
            <w:pPr>
              <w:pStyle w:val="BodyTextTable"/>
              <w:numPr>
                <w:ilvl w:val="0"/>
                <w:numId w:val="34"/>
              </w:numPr>
              <w:rPr>
                <w:rFonts w:asciiTheme="minorHAnsi" w:hAnsiTheme="minorHAnsi"/>
                <w:szCs w:val="18"/>
              </w:rPr>
            </w:pPr>
            <w:r w:rsidRPr="00A66680">
              <w:rPr>
                <w:rFonts w:asciiTheme="minorHAnsi" w:hAnsiTheme="minorHAnsi"/>
                <w:szCs w:val="18"/>
              </w:rPr>
              <w:t>7</w:t>
            </w:r>
          </w:p>
        </w:tc>
        <w:tc>
          <w:tcPr>
            <w:tcW w:w="1058" w:type="pct"/>
            <w:tcBorders>
              <w:bottom w:val="single" w:sz="4" w:space="0" w:color="808080"/>
            </w:tcBorders>
            <w:shd w:val="clear" w:color="auto" w:fill="auto"/>
            <w:vAlign w:val="center"/>
          </w:tcPr>
          <w:p w14:paraId="00C9B0ED" w14:textId="77777777" w:rsidR="00E470A2" w:rsidRDefault="00E470A2" w:rsidP="00757F68">
            <w:pPr>
              <w:pStyle w:val="BodyTextTable"/>
              <w:rPr>
                <w:color w:val="1F497D"/>
                <w:lang w:val="en-PH"/>
              </w:rPr>
            </w:pPr>
            <w:r w:rsidRPr="0036526F">
              <w:rPr>
                <w:rFonts w:asciiTheme="minorHAnsi" w:hAnsiTheme="minorHAnsi"/>
                <w:szCs w:val="18"/>
              </w:rPr>
              <w:t>CBR Mobile</w:t>
            </w:r>
          </w:p>
        </w:tc>
        <w:tc>
          <w:tcPr>
            <w:tcW w:w="674" w:type="pct"/>
            <w:tcBorders>
              <w:bottom w:val="single" w:sz="4" w:space="0" w:color="808080"/>
            </w:tcBorders>
            <w:shd w:val="clear" w:color="auto" w:fill="auto"/>
            <w:vAlign w:val="center"/>
          </w:tcPr>
          <w:p w14:paraId="5495130B" w14:textId="77777777" w:rsidR="00E470A2" w:rsidRDefault="00E470A2" w:rsidP="00757F68">
            <w:pPr>
              <w:pStyle w:val="BodyTextTable"/>
              <w:rPr>
                <w:rFonts w:asciiTheme="minorHAnsi" w:hAnsiTheme="minorHAnsi"/>
                <w:szCs w:val="18"/>
              </w:rPr>
            </w:pPr>
            <w:r w:rsidRPr="0036526F">
              <w:rPr>
                <w:rFonts w:asciiTheme="minorHAnsi" w:hAnsiTheme="minorHAnsi"/>
                <w:szCs w:val="18"/>
              </w:rPr>
              <w:t>String</w:t>
            </w:r>
          </w:p>
        </w:tc>
        <w:tc>
          <w:tcPr>
            <w:tcW w:w="2066" w:type="pct"/>
            <w:tcBorders>
              <w:bottom w:val="single" w:sz="4" w:space="0" w:color="808080"/>
            </w:tcBorders>
            <w:shd w:val="clear" w:color="auto" w:fill="auto"/>
            <w:vAlign w:val="center"/>
          </w:tcPr>
          <w:p w14:paraId="76086782" w14:textId="77777777" w:rsidR="00E470A2" w:rsidRPr="0036526F" w:rsidRDefault="00E470A2" w:rsidP="00757F68">
            <w:pPr>
              <w:pStyle w:val="BodyTextTable"/>
              <w:rPr>
                <w:rFonts w:asciiTheme="minorHAnsi" w:hAnsiTheme="minorHAnsi"/>
                <w:szCs w:val="18"/>
              </w:rPr>
            </w:pPr>
            <w:r w:rsidRPr="0036526F">
              <w:rPr>
                <w:rFonts w:asciiTheme="minorHAnsi" w:hAnsiTheme="minorHAnsi"/>
                <w:szCs w:val="18"/>
              </w:rPr>
              <w:t xml:space="preserve">For PLDT customers, this is the contact </w:t>
            </w:r>
            <w:r>
              <w:rPr>
                <w:rFonts w:asciiTheme="minorHAnsi" w:hAnsiTheme="minorHAnsi"/>
                <w:szCs w:val="18"/>
              </w:rPr>
              <w:t>M</w:t>
            </w:r>
            <w:r w:rsidRPr="0036526F">
              <w:rPr>
                <w:rFonts w:asciiTheme="minorHAnsi" w:hAnsiTheme="minorHAnsi"/>
                <w:szCs w:val="18"/>
              </w:rPr>
              <w:t>obile number submitted with the Service Application form (Smart or Competitor).</w:t>
            </w:r>
          </w:p>
          <w:p w14:paraId="3B77DBB7" w14:textId="304AC9E3" w:rsidR="00E470A2" w:rsidRPr="0036526F" w:rsidRDefault="00E470A2" w:rsidP="00757F68">
            <w:pPr>
              <w:pStyle w:val="BodyTextTable"/>
              <w:rPr>
                <w:rFonts w:asciiTheme="minorHAnsi" w:hAnsiTheme="minorHAnsi"/>
                <w:szCs w:val="18"/>
              </w:rPr>
            </w:pPr>
            <w:r w:rsidRPr="0036526F">
              <w:rPr>
                <w:rFonts w:asciiTheme="minorHAnsi" w:hAnsiTheme="minorHAnsi"/>
                <w:szCs w:val="18"/>
              </w:rPr>
              <w:t xml:space="preserve">Same as in </w:t>
            </w:r>
            <w:r w:rsidR="00281477">
              <w:rPr>
                <w:rFonts w:asciiTheme="minorHAnsi" w:hAnsiTheme="minorHAnsi"/>
                <w:szCs w:val="18"/>
              </w:rPr>
              <w:t>Optima</w:t>
            </w:r>
            <w:r w:rsidR="00281477" w:rsidRPr="0036526F">
              <w:rPr>
                <w:rFonts w:asciiTheme="minorHAnsi" w:hAnsiTheme="minorHAnsi"/>
                <w:szCs w:val="18"/>
              </w:rPr>
              <w:t xml:space="preserve"> </w:t>
            </w:r>
            <w:r w:rsidRPr="0036526F">
              <w:rPr>
                <w:rFonts w:asciiTheme="minorHAnsi" w:hAnsiTheme="minorHAnsi"/>
                <w:szCs w:val="18"/>
              </w:rPr>
              <w:t>but normalized</w:t>
            </w:r>
            <w:r>
              <w:rPr>
                <w:rFonts w:asciiTheme="minorHAnsi" w:hAnsiTheme="minorHAnsi"/>
                <w:szCs w:val="18"/>
              </w:rPr>
              <w:t xml:space="preserve"> by GDF</w:t>
            </w:r>
            <w:r w:rsidRPr="0036526F">
              <w:rPr>
                <w:rFonts w:asciiTheme="minorHAnsi" w:hAnsiTheme="minorHAnsi"/>
                <w:szCs w:val="18"/>
              </w:rPr>
              <w:t>.</w:t>
            </w:r>
          </w:p>
          <w:p w14:paraId="0034CE21" w14:textId="77777777" w:rsidR="00E470A2" w:rsidRDefault="00E470A2" w:rsidP="00757F68">
            <w:pPr>
              <w:ind w:left="0"/>
            </w:pPr>
            <w:r w:rsidRPr="0036526F">
              <w:rPr>
                <w:rFonts w:asciiTheme="minorHAnsi" w:hAnsiTheme="minorHAnsi"/>
                <w:szCs w:val="18"/>
              </w:rPr>
              <w:t xml:space="preserve">Number format: </w:t>
            </w:r>
            <w:r w:rsidRPr="00A66680">
              <w:t>0+ area code (3 digits) + number (7 dig</w:t>
            </w:r>
            <w:r w:rsidRPr="002D5984">
              <w:t>its)</w:t>
            </w:r>
          </w:p>
          <w:p w14:paraId="4462E2B6" w14:textId="77777777" w:rsidR="00E470A2" w:rsidRDefault="00E470A2" w:rsidP="00757F68">
            <w:pPr>
              <w:ind w:left="0"/>
              <w:rPr>
                <w:rFonts w:asciiTheme="minorHAnsi" w:hAnsiTheme="minorHAnsi"/>
                <w:sz w:val="18"/>
                <w:szCs w:val="18"/>
              </w:rPr>
            </w:pPr>
            <w:r>
              <w:rPr>
                <w:rFonts w:asciiTheme="minorHAnsi" w:hAnsiTheme="minorHAnsi"/>
                <w:sz w:val="18"/>
                <w:szCs w:val="18"/>
              </w:rPr>
              <w:t>U</w:t>
            </w:r>
            <w:r w:rsidRPr="001A6ECA">
              <w:rPr>
                <w:rFonts w:asciiTheme="minorHAnsi" w:hAnsiTheme="minorHAnsi"/>
                <w:sz w:val="18"/>
                <w:szCs w:val="18"/>
              </w:rPr>
              <w:t>ntil PIA approval</w:t>
            </w:r>
            <w:r>
              <w:t xml:space="preserve"> </w:t>
            </w:r>
            <w:r w:rsidRPr="00C53DF2">
              <w:rPr>
                <w:rFonts w:asciiTheme="minorHAnsi" w:hAnsiTheme="minorHAnsi"/>
                <w:sz w:val="18"/>
                <w:szCs w:val="18"/>
              </w:rPr>
              <w:t>– GDF will populate subscriber's primary mobile number (from Kenan)</w:t>
            </w:r>
          </w:p>
          <w:p w14:paraId="04D488E1" w14:textId="06867B3A" w:rsidR="00392CC6" w:rsidRDefault="00392CC6" w:rsidP="00757F68">
            <w:pPr>
              <w:ind w:left="0"/>
              <w:rPr>
                <w:rFonts w:asciiTheme="minorHAnsi" w:hAnsiTheme="minorHAnsi"/>
                <w:sz w:val="18"/>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6893DEC1"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tcBorders>
              <w:bottom w:val="single" w:sz="4" w:space="0" w:color="808080"/>
            </w:tcBorders>
            <w:shd w:val="clear" w:color="auto" w:fill="auto"/>
            <w:vAlign w:val="center"/>
          </w:tcPr>
          <w:p w14:paraId="0BD5711D" w14:textId="77777777" w:rsidR="00E470A2" w:rsidRDefault="00E470A2" w:rsidP="00757F68">
            <w:pPr>
              <w:pStyle w:val="BodyTextTable"/>
              <w:rPr>
                <w:rFonts w:asciiTheme="minorHAnsi" w:hAnsiTheme="minorHAnsi"/>
                <w:szCs w:val="18"/>
              </w:rPr>
            </w:pPr>
            <w:r w:rsidRPr="002D5984">
              <w:rPr>
                <w:rFonts w:asciiTheme="minorHAnsi" w:hAnsiTheme="minorHAnsi"/>
                <w:szCs w:val="18"/>
              </w:rPr>
              <w:t>O</w:t>
            </w:r>
          </w:p>
        </w:tc>
      </w:tr>
      <w:tr w:rsidR="00E470A2" w:rsidRPr="00E34091" w14:paraId="02B2B41D" w14:textId="77777777" w:rsidTr="00757F68">
        <w:trPr>
          <w:cantSplit/>
        </w:trPr>
        <w:tc>
          <w:tcPr>
            <w:tcW w:w="242" w:type="pct"/>
            <w:tcBorders>
              <w:bottom w:val="single" w:sz="4" w:space="0" w:color="808080"/>
            </w:tcBorders>
            <w:shd w:val="clear" w:color="auto" w:fill="auto"/>
          </w:tcPr>
          <w:p w14:paraId="24740C00"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12FD14A6" w14:textId="77777777" w:rsidR="00E470A2" w:rsidRDefault="00E470A2" w:rsidP="00757F68">
            <w:pPr>
              <w:pStyle w:val="BodyTextTable"/>
              <w:rPr>
                <w:color w:val="1F497D"/>
                <w:lang w:val="en-PH"/>
              </w:rPr>
            </w:pPr>
            <w:r w:rsidRPr="0036526F">
              <w:rPr>
                <w:rFonts w:asciiTheme="minorHAnsi" w:hAnsiTheme="minorHAnsi"/>
                <w:szCs w:val="18"/>
              </w:rPr>
              <w:t>CBR landline</w:t>
            </w:r>
          </w:p>
        </w:tc>
        <w:tc>
          <w:tcPr>
            <w:tcW w:w="674" w:type="pct"/>
            <w:tcBorders>
              <w:bottom w:val="single" w:sz="4" w:space="0" w:color="808080"/>
            </w:tcBorders>
            <w:shd w:val="clear" w:color="auto" w:fill="auto"/>
            <w:vAlign w:val="center"/>
          </w:tcPr>
          <w:p w14:paraId="120DE412" w14:textId="77777777" w:rsidR="00E470A2" w:rsidRDefault="00E470A2" w:rsidP="00757F68">
            <w:pPr>
              <w:pStyle w:val="BodyTextTable"/>
              <w:rPr>
                <w:rFonts w:asciiTheme="minorHAnsi" w:hAnsiTheme="minorHAnsi"/>
                <w:szCs w:val="18"/>
              </w:rPr>
            </w:pPr>
            <w:r w:rsidRPr="0036526F">
              <w:rPr>
                <w:rFonts w:asciiTheme="minorHAnsi" w:hAnsiTheme="minorHAnsi"/>
                <w:szCs w:val="18"/>
              </w:rPr>
              <w:t>String</w:t>
            </w:r>
          </w:p>
        </w:tc>
        <w:tc>
          <w:tcPr>
            <w:tcW w:w="2066" w:type="pct"/>
            <w:tcBorders>
              <w:bottom w:val="single" w:sz="4" w:space="0" w:color="808080"/>
            </w:tcBorders>
            <w:shd w:val="clear" w:color="auto" w:fill="auto"/>
            <w:vAlign w:val="center"/>
          </w:tcPr>
          <w:p w14:paraId="39F3501F" w14:textId="77777777" w:rsidR="00E470A2" w:rsidRPr="0036526F" w:rsidRDefault="00E470A2" w:rsidP="00757F68">
            <w:pPr>
              <w:pStyle w:val="BodyTextTable"/>
              <w:rPr>
                <w:rFonts w:asciiTheme="minorHAnsi" w:hAnsiTheme="minorHAnsi"/>
                <w:szCs w:val="18"/>
              </w:rPr>
            </w:pPr>
            <w:r w:rsidRPr="0036526F">
              <w:rPr>
                <w:rFonts w:asciiTheme="minorHAnsi" w:hAnsiTheme="minorHAnsi"/>
                <w:szCs w:val="18"/>
              </w:rPr>
              <w:t xml:space="preserve">For PLDT customers, this is the contact mobile number submitted with the Service Application form. </w:t>
            </w:r>
          </w:p>
          <w:p w14:paraId="465576F9" w14:textId="402FCA0E" w:rsidR="00E470A2" w:rsidRPr="0036526F" w:rsidRDefault="00E470A2" w:rsidP="00757F68">
            <w:pPr>
              <w:pStyle w:val="BodyTextTable"/>
              <w:rPr>
                <w:rFonts w:asciiTheme="minorHAnsi" w:hAnsiTheme="minorHAnsi"/>
                <w:szCs w:val="18"/>
              </w:rPr>
            </w:pPr>
            <w:r w:rsidRPr="0036526F">
              <w:rPr>
                <w:rFonts w:asciiTheme="minorHAnsi" w:hAnsiTheme="minorHAnsi"/>
                <w:szCs w:val="18"/>
              </w:rPr>
              <w:t xml:space="preserve">Same as in </w:t>
            </w:r>
            <w:r w:rsidR="00281477">
              <w:rPr>
                <w:rFonts w:asciiTheme="minorHAnsi" w:hAnsiTheme="minorHAnsi"/>
                <w:szCs w:val="18"/>
              </w:rPr>
              <w:t>Optima</w:t>
            </w:r>
            <w:r w:rsidR="00281477" w:rsidRPr="0036526F">
              <w:rPr>
                <w:rFonts w:asciiTheme="minorHAnsi" w:hAnsiTheme="minorHAnsi"/>
                <w:szCs w:val="18"/>
              </w:rPr>
              <w:t xml:space="preserve"> </w:t>
            </w:r>
            <w:r w:rsidRPr="0036526F">
              <w:rPr>
                <w:rFonts w:asciiTheme="minorHAnsi" w:hAnsiTheme="minorHAnsi"/>
                <w:szCs w:val="18"/>
              </w:rPr>
              <w:t>but normalized</w:t>
            </w:r>
            <w:r>
              <w:rPr>
                <w:rFonts w:asciiTheme="minorHAnsi" w:hAnsiTheme="minorHAnsi"/>
                <w:szCs w:val="18"/>
              </w:rPr>
              <w:t xml:space="preserve"> by GDF</w:t>
            </w:r>
            <w:r w:rsidRPr="0036526F">
              <w:rPr>
                <w:rFonts w:asciiTheme="minorHAnsi" w:hAnsiTheme="minorHAnsi"/>
                <w:szCs w:val="18"/>
              </w:rPr>
              <w:t>.</w:t>
            </w:r>
          </w:p>
          <w:p w14:paraId="2A26E16F" w14:textId="77777777" w:rsidR="00E470A2" w:rsidRDefault="00E470A2" w:rsidP="00757F68">
            <w:pPr>
              <w:ind w:left="0"/>
            </w:pPr>
            <w:r w:rsidRPr="00A66680">
              <w:t>0+ area code (1-3 digits) +</w:t>
            </w:r>
            <w:r w:rsidRPr="002D5984">
              <w:t xml:space="preserve"> number (7-8 digits)</w:t>
            </w:r>
          </w:p>
          <w:p w14:paraId="57C213C2" w14:textId="21A2C040" w:rsidR="00392CC6" w:rsidRDefault="00392CC6" w:rsidP="00757F68">
            <w:pPr>
              <w:ind w:left="0"/>
              <w:rPr>
                <w:rFonts w:asciiTheme="minorHAnsi" w:hAnsiTheme="minorHAnsi"/>
                <w:sz w:val="18"/>
                <w:szCs w:val="18"/>
              </w:rPr>
            </w:pPr>
            <w:r w:rsidRPr="00C53DF2">
              <w:rPr>
                <w:b/>
                <w:bCs/>
                <w:color w:val="000000"/>
                <w:szCs w:val="18"/>
              </w:rPr>
              <w:t>Will not be populated.</w:t>
            </w:r>
          </w:p>
        </w:tc>
        <w:tc>
          <w:tcPr>
            <w:tcW w:w="626" w:type="pct"/>
            <w:tcBorders>
              <w:bottom w:val="single" w:sz="4" w:space="0" w:color="808080"/>
            </w:tcBorders>
            <w:shd w:val="clear" w:color="auto" w:fill="auto"/>
          </w:tcPr>
          <w:p w14:paraId="4B7CE97E"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tcBorders>
              <w:bottom w:val="single" w:sz="4" w:space="0" w:color="808080"/>
            </w:tcBorders>
            <w:shd w:val="clear" w:color="auto" w:fill="auto"/>
            <w:vAlign w:val="center"/>
          </w:tcPr>
          <w:p w14:paraId="121675D2"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ACB4E3B" w14:textId="77777777" w:rsidTr="00757F68">
        <w:trPr>
          <w:cantSplit/>
        </w:trPr>
        <w:tc>
          <w:tcPr>
            <w:tcW w:w="242" w:type="pct"/>
            <w:tcBorders>
              <w:bottom w:val="single" w:sz="4" w:space="0" w:color="808080"/>
            </w:tcBorders>
            <w:shd w:val="clear" w:color="auto" w:fill="auto"/>
          </w:tcPr>
          <w:p w14:paraId="1CB46034" w14:textId="77777777" w:rsidR="00F706B1" w:rsidRDefault="00F706B1" w:rsidP="00566105">
            <w:pPr>
              <w:pStyle w:val="BodyTextTable"/>
              <w:numPr>
                <w:ilvl w:val="0"/>
                <w:numId w:val="34"/>
              </w:numPr>
              <w:rPr>
                <w:rFonts w:asciiTheme="minorHAnsi" w:hAnsiTheme="minorHAnsi"/>
                <w:szCs w:val="18"/>
              </w:rPr>
            </w:pPr>
          </w:p>
        </w:tc>
        <w:tc>
          <w:tcPr>
            <w:tcW w:w="1058" w:type="pct"/>
            <w:tcBorders>
              <w:bottom w:val="single" w:sz="4" w:space="0" w:color="808080"/>
            </w:tcBorders>
            <w:shd w:val="clear" w:color="auto" w:fill="auto"/>
            <w:vAlign w:val="center"/>
          </w:tcPr>
          <w:p w14:paraId="4EDB700D" w14:textId="77777777" w:rsidR="00E470A2" w:rsidRPr="0036526F" w:rsidRDefault="00E470A2" w:rsidP="00757F68">
            <w:pPr>
              <w:pStyle w:val="BodyTextTable"/>
              <w:rPr>
                <w:rFonts w:asciiTheme="minorHAnsi" w:hAnsiTheme="minorHAnsi"/>
                <w:szCs w:val="18"/>
              </w:rPr>
            </w:pPr>
            <w:r w:rsidRPr="009526C1">
              <w:rPr>
                <w:rFonts w:asciiTheme="minorHAnsi" w:hAnsiTheme="minorHAnsi"/>
                <w:szCs w:val="18"/>
              </w:rPr>
              <w:t>Credit Whitelisted Flag</w:t>
            </w:r>
          </w:p>
        </w:tc>
        <w:tc>
          <w:tcPr>
            <w:tcW w:w="674" w:type="pct"/>
            <w:tcBorders>
              <w:bottom w:val="single" w:sz="4" w:space="0" w:color="808080"/>
            </w:tcBorders>
            <w:shd w:val="clear" w:color="auto" w:fill="auto"/>
            <w:vAlign w:val="center"/>
          </w:tcPr>
          <w:p w14:paraId="5366864D" w14:textId="77777777" w:rsidR="00E470A2" w:rsidRPr="0036526F" w:rsidRDefault="00E470A2" w:rsidP="00757F68">
            <w:pPr>
              <w:pStyle w:val="BodyTextTable"/>
              <w:rPr>
                <w:rFonts w:asciiTheme="minorHAnsi" w:hAnsiTheme="minorHAnsi"/>
                <w:szCs w:val="18"/>
              </w:rPr>
            </w:pPr>
            <w:r w:rsidRPr="0036526F">
              <w:rPr>
                <w:rFonts w:asciiTheme="minorHAnsi" w:hAnsiTheme="minorHAnsi"/>
                <w:szCs w:val="18"/>
              </w:rPr>
              <w:t>String</w:t>
            </w:r>
          </w:p>
        </w:tc>
        <w:tc>
          <w:tcPr>
            <w:tcW w:w="2066" w:type="pct"/>
            <w:tcBorders>
              <w:bottom w:val="single" w:sz="4" w:space="0" w:color="808080"/>
            </w:tcBorders>
            <w:shd w:val="clear" w:color="auto" w:fill="auto"/>
            <w:vAlign w:val="center"/>
          </w:tcPr>
          <w:p w14:paraId="1F3B212D" w14:textId="77777777" w:rsidR="00E470A2" w:rsidRPr="0036526F" w:rsidRDefault="00E470A2" w:rsidP="00757F68">
            <w:pPr>
              <w:pStyle w:val="BodyTextTable"/>
              <w:rPr>
                <w:rFonts w:asciiTheme="minorHAnsi" w:hAnsiTheme="minorHAnsi"/>
                <w:szCs w:val="18"/>
              </w:rPr>
            </w:pPr>
            <w:r w:rsidRPr="009526C1">
              <w:rPr>
                <w:rFonts w:asciiTheme="minorHAnsi" w:hAnsiTheme="minorHAnsi"/>
                <w:szCs w:val="18"/>
              </w:rPr>
              <w:t>Qualified to avail additional services flag (Yes / No)</w:t>
            </w:r>
          </w:p>
        </w:tc>
        <w:tc>
          <w:tcPr>
            <w:tcW w:w="626" w:type="pct"/>
            <w:tcBorders>
              <w:bottom w:val="single" w:sz="4" w:space="0" w:color="808080"/>
            </w:tcBorders>
            <w:shd w:val="clear" w:color="auto" w:fill="auto"/>
          </w:tcPr>
          <w:p w14:paraId="3A746FB9"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tcBorders>
              <w:bottom w:val="single" w:sz="4" w:space="0" w:color="808080"/>
            </w:tcBorders>
            <w:shd w:val="clear" w:color="auto" w:fill="auto"/>
            <w:vAlign w:val="center"/>
          </w:tcPr>
          <w:p w14:paraId="1FEEE4C6"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65644F68" w14:textId="77777777" w:rsidTr="00757F68">
        <w:trPr>
          <w:cantSplit/>
        </w:trPr>
        <w:tc>
          <w:tcPr>
            <w:tcW w:w="242" w:type="pct"/>
            <w:shd w:val="clear" w:color="auto" w:fill="auto"/>
          </w:tcPr>
          <w:p w14:paraId="54850027"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D63C664"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w:t>
            </w:r>
          </w:p>
        </w:tc>
        <w:tc>
          <w:tcPr>
            <w:tcW w:w="674" w:type="pct"/>
            <w:shd w:val="clear" w:color="auto" w:fill="auto"/>
            <w:vAlign w:val="center"/>
          </w:tcPr>
          <w:p w14:paraId="47BEA539"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77D54CB4"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4CEC7CCB"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277C44B3"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D591251" w14:textId="77777777" w:rsidTr="00757F68">
        <w:trPr>
          <w:cantSplit/>
        </w:trPr>
        <w:tc>
          <w:tcPr>
            <w:tcW w:w="242" w:type="pct"/>
            <w:shd w:val="clear" w:color="auto" w:fill="auto"/>
          </w:tcPr>
          <w:p w14:paraId="54473474"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AB420A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2</w:t>
            </w:r>
          </w:p>
        </w:tc>
        <w:tc>
          <w:tcPr>
            <w:tcW w:w="674" w:type="pct"/>
            <w:shd w:val="clear" w:color="auto" w:fill="auto"/>
            <w:vAlign w:val="center"/>
          </w:tcPr>
          <w:p w14:paraId="7B5590B0"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1C9CB0F7"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423DC57A"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56CDB9AD"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2FEC207" w14:textId="77777777" w:rsidTr="00757F68">
        <w:trPr>
          <w:cantSplit/>
        </w:trPr>
        <w:tc>
          <w:tcPr>
            <w:tcW w:w="242" w:type="pct"/>
            <w:shd w:val="clear" w:color="auto" w:fill="auto"/>
          </w:tcPr>
          <w:p w14:paraId="4D20798D"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71E4050A"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3</w:t>
            </w:r>
          </w:p>
        </w:tc>
        <w:tc>
          <w:tcPr>
            <w:tcW w:w="674" w:type="pct"/>
            <w:shd w:val="clear" w:color="auto" w:fill="auto"/>
            <w:vAlign w:val="center"/>
          </w:tcPr>
          <w:p w14:paraId="53A24346"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12FBAAFA"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5BDAE46D"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77A1EDB"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1B6DF805" w14:textId="77777777" w:rsidTr="00757F68">
        <w:trPr>
          <w:cantSplit/>
        </w:trPr>
        <w:tc>
          <w:tcPr>
            <w:tcW w:w="242" w:type="pct"/>
            <w:shd w:val="clear" w:color="auto" w:fill="auto"/>
          </w:tcPr>
          <w:p w14:paraId="226653CC"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AA97700"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4</w:t>
            </w:r>
          </w:p>
        </w:tc>
        <w:tc>
          <w:tcPr>
            <w:tcW w:w="674" w:type="pct"/>
            <w:shd w:val="clear" w:color="auto" w:fill="auto"/>
            <w:vAlign w:val="center"/>
          </w:tcPr>
          <w:p w14:paraId="62471630"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5C2B0B73"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7A6316B6"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466B3F73"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4FE8B932" w14:textId="77777777" w:rsidTr="00757F68">
        <w:trPr>
          <w:cantSplit/>
        </w:trPr>
        <w:tc>
          <w:tcPr>
            <w:tcW w:w="242" w:type="pct"/>
            <w:shd w:val="clear" w:color="auto" w:fill="auto"/>
          </w:tcPr>
          <w:p w14:paraId="64D0981A"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316817CE"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5</w:t>
            </w:r>
          </w:p>
        </w:tc>
        <w:tc>
          <w:tcPr>
            <w:tcW w:w="674" w:type="pct"/>
            <w:shd w:val="clear" w:color="auto" w:fill="auto"/>
            <w:vAlign w:val="center"/>
          </w:tcPr>
          <w:p w14:paraId="01660511"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41DD1EBD"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5AF11007"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D00B9E7"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4F97F894" w14:textId="77777777" w:rsidTr="00757F68">
        <w:trPr>
          <w:cantSplit/>
        </w:trPr>
        <w:tc>
          <w:tcPr>
            <w:tcW w:w="242" w:type="pct"/>
            <w:shd w:val="clear" w:color="auto" w:fill="auto"/>
          </w:tcPr>
          <w:p w14:paraId="2E158AC2"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B78F4EB"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6</w:t>
            </w:r>
          </w:p>
        </w:tc>
        <w:tc>
          <w:tcPr>
            <w:tcW w:w="674" w:type="pct"/>
            <w:shd w:val="clear" w:color="auto" w:fill="auto"/>
            <w:vAlign w:val="center"/>
          </w:tcPr>
          <w:p w14:paraId="3A5896F1"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73A35E89"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5D6E9671"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68E63CF"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06AC37EE" w14:textId="77777777" w:rsidTr="00757F68">
        <w:trPr>
          <w:cantSplit/>
        </w:trPr>
        <w:tc>
          <w:tcPr>
            <w:tcW w:w="242" w:type="pct"/>
            <w:shd w:val="clear" w:color="auto" w:fill="auto"/>
          </w:tcPr>
          <w:p w14:paraId="142833B0"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553AC52"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7</w:t>
            </w:r>
          </w:p>
        </w:tc>
        <w:tc>
          <w:tcPr>
            <w:tcW w:w="674" w:type="pct"/>
            <w:shd w:val="clear" w:color="auto" w:fill="auto"/>
            <w:vAlign w:val="center"/>
          </w:tcPr>
          <w:p w14:paraId="5606A745"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584BE7F8"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730EF021"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1F1F166E"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AEE72B8" w14:textId="77777777" w:rsidTr="00757F68">
        <w:trPr>
          <w:cantSplit/>
        </w:trPr>
        <w:tc>
          <w:tcPr>
            <w:tcW w:w="242" w:type="pct"/>
            <w:shd w:val="clear" w:color="auto" w:fill="auto"/>
          </w:tcPr>
          <w:p w14:paraId="17EA6142"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5A1D282"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8</w:t>
            </w:r>
          </w:p>
        </w:tc>
        <w:tc>
          <w:tcPr>
            <w:tcW w:w="674" w:type="pct"/>
            <w:shd w:val="clear" w:color="auto" w:fill="auto"/>
            <w:vAlign w:val="center"/>
          </w:tcPr>
          <w:p w14:paraId="7C157B2C"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5F233ECB"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662CDCAB"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21A6DAD"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7092E94F" w14:textId="77777777" w:rsidTr="00757F68">
        <w:trPr>
          <w:cantSplit/>
        </w:trPr>
        <w:tc>
          <w:tcPr>
            <w:tcW w:w="242" w:type="pct"/>
            <w:shd w:val="clear" w:color="auto" w:fill="auto"/>
          </w:tcPr>
          <w:p w14:paraId="18B3D3C3"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5CFAE4A"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9</w:t>
            </w:r>
          </w:p>
        </w:tc>
        <w:tc>
          <w:tcPr>
            <w:tcW w:w="674" w:type="pct"/>
            <w:shd w:val="clear" w:color="auto" w:fill="auto"/>
            <w:vAlign w:val="center"/>
          </w:tcPr>
          <w:p w14:paraId="4B5E2D8A"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7705ED1B"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9662D2E"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1FE007AB"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6C5581DD" w14:textId="77777777" w:rsidTr="00757F68">
        <w:trPr>
          <w:cantSplit/>
        </w:trPr>
        <w:tc>
          <w:tcPr>
            <w:tcW w:w="242" w:type="pct"/>
            <w:shd w:val="clear" w:color="auto" w:fill="auto"/>
          </w:tcPr>
          <w:p w14:paraId="4F0D72C2"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51F86E71"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10</w:t>
            </w:r>
          </w:p>
        </w:tc>
        <w:tc>
          <w:tcPr>
            <w:tcW w:w="674" w:type="pct"/>
            <w:shd w:val="clear" w:color="auto" w:fill="auto"/>
            <w:vAlign w:val="center"/>
          </w:tcPr>
          <w:p w14:paraId="42B1C974"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398A5044"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0A36147A"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57BC42A4"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27A5CCD6" w14:textId="77777777" w:rsidTr="00757F68">
        <w:trPr>
          <w:cantSplit/>
        </w:trPr>
        <w:tc>
          <w:tcPr>
            <w:tcW w:w="242" w:type="pct"/>
            <w:shd w:val="clear" w:color="auto" w:fill="auto"/>
          </w:tcPr>
          <w:p w14:paraId="2763F7E5"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4129C25D"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11</w:t>
            </w:r>
          </w:p>
        </w:tc>
        <w:tc>
          <w:tcPr>
            <w:tcW w:w="674" w:type="pct"/>
            <w:shd w:val="clear" w:color="auto" w:fill="auto"/>
            <w:vAlign w:val="center"/>
          </w:tcPr>
          <w:p w14:paraId="7A125022"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2B992D33"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2E67D951"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108BF75"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588F11EF" w14:textId="77777777" w:rsidTr="00757F68">
        <w:trPr>
          <w:cantSplit/>
        </w:trPr>
        <w:tc>
          <w:tcPr>
            <w:tcW w:w="242" w:type="pct"/>
            <w:shd w:val="clear" w:color="auto" w:fill="auto"/>
          </w:tcPr>
          <w:p w14:paraId="1EB005B6"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61D7D408"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12</w:t>
            </w:r>
          </w:p>
        </w:tc>
        <w:tc>
          <w:tcPr>
            <w:tcW w:w="674" w:type="pct"/>
            <w:shd w:val="clear" w:color="auto" w:fill="auto"/>
            <w:vAlign w:val="center"/>
          </w:tcPr>
          <w:p w14:paraId="2FEE2A99"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5EE4F471"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10826A1F"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62DDD48"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1C7C526B" w14:textId="77777777" w:rsidTr="00757F68">
        <w:trPr>
          <w:cantSplit/>
        </w:trPr>
        <w:tc>
          <w:tcPr>
            <w:tcW w:w="242" w:type="pct"/>
            <w:shd w:val="clear" w:color="auto" w:fill="auto"/>
          </w:tcPr>
          <w:p w14:paraId="03AFE48E"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DDFD030"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13</w:t>
            </w:r>
          </w:p>
        </w:tc>
        <w:tc>
          <w:tcPr>
            <w:tcW w:w="674" w:type="pct"/>
            <w:shd w:val="clear" w:color="auto" w:fill="auto"/>
            <w:vAlign w:val="center"/>
          </w:tcPr>
          <w:p w14:paraId="5E42888B"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397D24CC"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10F979F5"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4DC8694B"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77EB304B" w14:textId="77777777" w:rsidTr="00757F68">
        <w:trPr>
          <w:cantSplit/>
        </w:trPr>
        <w:tc>
          <w:tcPr>
            <w:tcW w:w="242" w:type="pct"/>
            <w:shd w:val="clear" w:color="auto" w:fill="auto"/>
          </w:tcPr>
          <w:p w14:paraId="6872831F"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0C1D3B92"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14</w:t>
            </w:r>
          </w:p>
        </w:tc>
        <w:tc>
          <w:tcPr>
            <w:tcW w:w="674" w:type="pct"/>
            <w:shd w:val="clear" w:color="auto" w:fill="auto"/>
            <w:vAlign w:val="center"/>
          </w:tcPr>
          <w:p w14:paraId="5882F474"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32E8EA9F"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2C7D9F7E"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A5C746C"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3D6547C0" w14:textId="77777777" w:rsidTr="00757F68">
        <w:trPr>
          <w:cantSplit/>
        </w:trPr>
        <w:tc>
          <w:tcPr>
            <w:tcW w:w="242" w:type="pct"/>
            <w:shd w:val="clear" w:color="auto" w:fill="auto"/>
          </w:tcPr>
          <w:p w14:paraId="14A89E04"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23C2C12B" w14:textId="77777777" w:rsidR="00E470A2" w:rsidRPr="00E34091" w:rsidRDefault="00E470A2" w:rsidP="00757F68">
            <w:pPr>
              <w:pStyle w:val="BodyTextTable"/>
              <w:rPr>
                <w:rFonts w:asciiTheme="minorHAnsi" w:hAnsiTheme="minorHAnsi"/>
                <w:szCs w:val="18"/>
              </w:rPr>
            </w:pPr>
            <w:r>
              <w:rPr>
                <w:rFonts w:asciiTheme="minorHAnsi" w:hAnsiTheme="minorHAnsi"/>
                <w:szCs w:val="18"/>
              </w:rPr>
              <w:t>Placeholder 15</w:t>
            </w:r>
          </w:p>
        </w:tc>
        <w:tc>
          <w:tcPr>
            <w:tcW w:w="674" w:type="pct"/>
            <w:shd w:val="clear" w:color="auto" w:fill="auto"/>
            <w:vAlign w:val="center"/>
          </w:tcPr>
          <w:p w14:paraId="01794D91" w14:textId="77777777" w:rsidR="00E470A2" w:rsidRDefault="00E470A2"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25A156F8" w14:textId="77777777" w:rsidR="00E470A2" w:rsidRDefault="00E470A2" w:rsidP="00757F68">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99230C7"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3866089D"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E34091" w14:paraId="1C12D4AD" w14:textId="77777777" w:rsidTr="00757F68">
        <w:trPr>
          <w:cantSplit/>
        </w:trPr>
        <w:tc>
          <w:tcPr>
            <w:tcW w:w="242" w:type="pct"/>
            <w:shd w:val="clear" w:color="auto" w:fill="auto"/>
          </w:tcPr>
          <w:p w14:paraId="717E6CFC" w14:textId="77777777" w:rsidR="00F706B1" w:rsidRDefault="00F706B1" w:rsidP="00566105">
            <w:pPr>
              <w:pStyle w:val="BodyTextTable"/>
              <w:numPr>
                <w:ilvl w:val="0"/>
                <w:numId w:val="34"/>
              </w:numPr>
              <w:rPr>
                <w:rFonts w:asciiTheme="minorHAnsi" w:hAnsiTheme="minorHAnsi"/>
                <w:szCs w:val="18"/>
              </w:rPr>
            </w:pPr>
          </w:p>
        </w:tc>
        <w:tc>
          <w:tcPr>
            <w:tcW w:w="1058" w:type="pct"/>
            <w:shd w:val="clear" w:color="auto" w:fill="auto"/>
            <w:vAlign w:val="center"/>
          </w:tcPr>
          <w:p w14:paraId="1A27F064" w14:textId="77777777" w:rsidR="00E470A2" w:rsidRDefault="00E470A2" w:rsidP="00757F68">
            <w:pPr>
              <w:pStyle w:val="BodyTextTable"/>
              <w:rPr>
                <w:rFonts w:asciiTheme="minorHAnsi" w:hAnsiTheme="minorHAnsi"/>
                <w:szCs w:val="18"/>
              </w:rPr>
            </w:pPr>
            <w:r>
              <w:rPr>
                <w:rFonts w:asciiTheme="minorHAnsi" w:hAnsiTheme="minorHAnsi"/>
                <w:szCs w:val="18"/>
              </w:rPr>
              <w:t>ARPU</w:t>
            </w:r>
          </w:p>
        </w:tc>
        <w:tc>
          <w:tcPr>
            <w:tcW w:w="674" w:type="pct"/>
            <w:shd w:val="clear" w:color="auto" w:fill="auto"/>
            <w:vAlign w:val="center"/>
          </w:tcPr>
          <w:p w14:paraId="093DF516" w14:textId="77777777" w:rsidR="00E470A2" w:rsidRDefault="00E470A2" w:rsidP="00757F68">
            <w:pPr>
              <w:pStyle w:val="BodyTextTable"/>
              <w:rPr>
                <w:rFonts w:asciiTheme="minorHAnsi" w:hAnsiTheme="minorHAnsi"/>
                <w:szCs w:val="18"/>
              </w:rPr>
            </w:pPr>
            <w:r>
              <w:rPr>
                <w:rFonts w:asciiTheme="minorHAnsi" w:hAnsiTheme="minorHAnsi"/>
                <w:szCs w:val="18"/>
              </w:rPr>
              <w:t>Number</w:t>
            </w:r>
          </w:p>
        </w:tc>
        <w:tc>
          <w:tcPr>
            <w:tcW w:w="2066" w:type="pct"/>
            <w:shd w:val="clear" w:color="auto" w:fill="auto"/>
            <w:vAlign w:val="center"/>
          </w:tcPr>
          <w:p w14:paraId="28F00EC8" w14:textId="77777777" w:rsidR="00E470A2" w:rsidRDefault="00E470A2" w:rsidP="00757F68">
            <w:pPr>
              <w:ind w:left="0"/>
              <w:rPr>
                <w:rFonts w:asciiTheme="minorHAnsi" w:hAnsiTheme="minorHAnsi"/>
                <w:sz w:val="18"/>
                <w:szCs w:val="18"/>
              </w:rPr>
            </w:pPr>
            <w:r>
              <w:rPr>
                <w:rFonts w:asciiTheme="minorHAnsi" w:hAnsiTheme="minorHAnsi"/>
                <w:sz w:val="18"/>
                <w:szCs w:val="18"/>
              </w:rPr>
              <w:t>ARPU for the last closed month</w:t>
            </w:r>
          </w:p>
        </w:tc>
        <w:tc>
          <w:tcPr>
            <w:tcW w:w="626" w:type="pct"/>
            <w:shd w:val="clear" w:color="auto" w:fill="auto"/>
            <w:vAlign w:val="bottom"/>
          </w:tcPr>
          <w:p w14:paraId="1C73D491" w14:textId="3CEA9232" w:rsidR="00E470A2" w:rsidRDefault="0088275C"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22AE8436" w14:textId="22F0EC96" w:rsidR="00E470A2" w:rsidRDefault="0088275C" w:rsidP="00757F68">
            <w:pPr>
              <w:pStyle w:val="BodyTextTable"/>
              <w:rPr>
                <w:rFonts w:asciiTheme="minorHAnsi" w:hAnsiTheme="minorHAnsi"/>
                <w:szCs w:val="18"/>
              </w:rPr>
            </w:pPr>
            <w:r>
              <w:rPr>
                <w:rFonts w:asciiTheme="minorHAnsi" w:hAnsiTheme="minorHAnsi"/>
                <w:szCs w:val="18"/>
              </w:rPr>
              <w:t>O</w:t>
            </w:r>
          </w:p>
        </w:tc>
      </w:tr>
      <w:tr w:rsidR="0088275C" w:rsidRPr="00E34091" w14:paraId="032767E6" w14:textId="77777777" w:rsidTr="00566105">
        <w:trPr>
          <w:cantSplit/>
        </w:trPr>
        <w:tc>
          <w:tcPr>
            <w:tcW w:w="242" w:type="pct"/>
            <w:shd w:val="clear" w:color="auto" w:fill="auto"/>
          </w:tcPr>
          <w:p w14:paraId="3B897E22" w14:textId="77777777" w:rsidR="0088275C" w:rsidRDefault="0088275C">
            <w:pPr>
              <w:pStyle w:val="BodyTextTable"/>
              <w:numPr>
                <w:ilvl w:val="0"/>
                <w:numId w:val="34"/>
              </w:numPr>
              <w:rPr>
                <w:rFonts w:asciiTheme="minorHAnsi" w:hAnsiTheme="minorHAnsi"/>
                <w:szCs w:val="18"/>
              </w:rPr>
            </w:pPr>
          </w:p>
        </w:tc>
        <w:tc>
          <w:tcPr>
            <w:tcW w:w="1058" w:type="pct"/>
            <w:shd w:val="clear" w:color="auto" w:fill="auto"/>
            <w:vAlign w:val="center"/>
          </w:tcPr>
          <w:p w14:paraId="24B8B62B" w14:textId="29AAA31A" w:rsidR="0088275C" w:rsidRDefault="002362B8" w:rsidP="00757F68">
            <w:pPr>
              <w:pStyle w:val="BodyTextTable"/>
              <w:rPr>
                <w:rFonts w:asciiTheme="minorHAnsi" w:hAnsiTheme="minorHAnsi"/>
                <w:szCs w:val="18"/>
              </w:rPr>
            </w:pPr>
            <w:r>
              <w:rPr>
                <w:rFonts w:asciiTheme="minorHAnsi" w:hAnsiTheme="minorHAnsi"/>
                <w:szCs w:val="18"/>
              </w:rPr>
              <w:t>SSO Email</w:t>
            </w:r>
          </w:p>
        </w:tc>
        <w:tc>
          <w:tcPr>
            <w:tcW w:w="674" w:type="pct"/>
            <w:shd w:val="clear" w:color="auto" w:fill="auto"/>
            <w:vAlign w:val="center"/>
          </w:tcPr>
          <w:p w14:paraId="5D3164F7" w14:textId="23810003" w:rsidR="0088275C" w:rsidRDefault="0088275C" w:rsidP="00757F68">
            <w:pPr>
              <w:pStyle w:val="BodyTextTable"/>
              <w:rPr>
                <w:rFonts w:asciiTheme="minorHAnsi" w:hAnsiTheme="minorHAnsi"/>
                <w:szCs w:val="18"/>
              </w:rPr>
            </w:pPr>
            <w:r>
              <w:rPr>
                <w:rFonts w:asciiTheme="minorHAnsi" w:hAnsiTheme="minorHAnsi"/>
                <w:szCs w:val="18"/>
              </w:rPr>
              <w:t>String</w:t>
            </w:r>
          </w:p>
        </w:tc>
        <w:tc>
          <w:tcPr>
            <w:tcW w:w="2066" w:type="pct"/>
            <w:shd w:val="clear" w:color="auto" w:fill="auto"/>
            <w:vAlign w:val="center"/>
          </w:tcPr>
          <w:p w14:paraId="4AFB2D4C" w14:textId="15E5A216" w:rsidR="0088275C" w:rsidRDefault="002362B8" w:rsidP="00757F68">
            <w:pPr>
              <w:ind w:left="0"/>
              <w:rPr>
                <w:rFonts w:asciiTheme="minorHAnsi" w:hAnsiTheme="minorHAnsi"/>
                <w:sz w:val="18"/>
                <w:szCs w:val="18"/>
              </w:rPr>
            </w:pPr>
            <w:r>
              <w:rPr>
                <w:rFonts w:asciiTheme="minorHAnsi" w:hAnsiTheme="minorHAnsi"/>
                <w:sz w:val="18"/>
                <w:szCs w:val="18"/>
              </w:rPr>
              <w:t>E</w:t>
            </w:r>
            <w:r w:rsidR="00CC1918" w:rsidRPr="00CC1918">
              <w:rPr>
                <w:rFonts w:asciiTheme="minorHAnsi" w:hAnsiTheme="minorHAnsi"/>
                <w:sz w:val="18"/>
                <w:szCs w:val="18"/>
              </w:rPr>
              <w:t>mail address used to register to the web site</w:t>
            </w:r>
            <w:r>
              <w:rPr>
                <w:rFonts w:asciiTheme="minorHAnsi" w:hAnsiTheme="minorHAnsi"/>
                <w:sz w:val="18"/>
                <w:szCs w:val="18"/>
              </w:rPr>
              <w:t xml:space="preserve"> (SSO)</w:t>
            </w:r>
          </w:p>
        </w:tc>
        <w:tc>
          <w:tcPr>
            <w:tcW w:w="626" w:type="pct"/>
            <w:shd w:val="clear" w:color="auto" w:fill="auto"/>
          </w:tcPr>
          <w:p w14:paraId="2105A716" w14:textId="1EA25CE3" w:rsidR="0088275C" w:rsidRDefault="00CC1918"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0E7AEBC" w14:textId="2E796136" w:rsidR="0088275C" w:rsidRDefault="00CC1918" w:rsidP="00757F68">
            <w:pPr>
              <w:pStyle w:val="BodyTextTable"/>
              <w:rPr>
                <w:rFonts w:asciiTheme="minorHAnsi" w:hAnsiTheme="minorHAnsi"/>
                <w:szCs w:val="18"/>
              </w:rPr>
            </w:pPr>
            <w:r>
              <w:rPr>
                <w:rFonts w:asciiTheme="minorHAnsi" w:hAnsiTheme="minorHAnsi"/>
                <w:szCs w:val="18"/>
              </w:rPr>
              <w:t>O</w:t>
            </w:r>
          </w:p>
        </w:tc>
      </w:tr>
      <w:tr w:rsidR="002921B0" w:rsidRPr="00E34091" w14:paraId="54D8A5DA" w14:textId="77777777" w:rsidTr="00602246">
        <w:trPr>
          <w:cantSplit/>
        </w:trPr>
        <w:tc>
          <w:tcPr>
            <w:tcW w:w="242" w:type="pct"/>
            <w:shd w:val="clear" w:color="auto" w:fill="auto"/>
          </w:tcPr>
          <w:p w14:paraId="213D4075"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45DE796F" w14:textId="77777777" w:rsidR="002921B0" w:rsidRDefault="002921B0" w:rsidP="00602246">
            <w:pPr>
              <w:pStyle w:val="BodyTextTable"/>
              <w:rPr>
                <w:rFonts w:asciiTheme="minorHAnsi" w:hAnsiTheme="minorHAnsi"/>
                <w:szCs w:val="18"/>
              </w:rPr>
            </w:pPr>
            <w:r>
              <w:rPr>
                <w:rFonts w:asciiTheme="minorHAnsi" w:hAnsiTheme="minorHAnsi"/>
                <w:szCs w:val="18"/>
              </w:rPr>
              <w:t>PlaceholderNum1</w:t>
            </w:r>
          </w:p>
        </w:tc>
        <w:tc>
          <w:tcPr>
            <w:tcW w:w="674" w:type="pct"/>
            <w:shd w:val="clear" w:color="auto" w:fill="auto"/>
            <w:vAlign w:val="center"/>
          </w:tcPr>
          <w:p w14:paraId="02E56242" w14:textId="77777777" w:rsidR="002921B0" w:rsidRDefault="002921B0" w:rsidP="00602246">
            <w:pPr>
              <w:pStyle w:val="BodyTextTable"/>
              <w:rPr>
                <w:rFonts w:asciiTheme="minorHAnsi" w:hAnsiTheme="minorHAnsi"/>
                <w:szCs w:val="18"/>
              </w:rPr>
            </w:pPr>
            <w:r>
              <w:rPr>
                <w:rFonts w:asciiTheme="minorHAnsi" w:hAnsiTheme="minorHAnsi"/>
                <w:szCs w:val="18"/>
              </w:rPr>
              <w:t>Numeric</w:t>
            </w:r>
          </w:p>
        </w:tc>
        <w:tc>
          <w:tcPr>
            <w:tcW w:w="2066" w:type="pct"/>
            <w:shd w:val="clear" w:color="auto" w:fill="auto"/>
            <w:vAlign w:val="center"/>
          </w:tcPr>
          <w:p w14:paraId="34F723AB"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0820189D"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525D0012"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0D574A39" w14:textId="77777777" w:rsidTr="00602246">
        <w:trPr>
          <w:cantSplit/>
        </w:trPr>
        <w:tc>
          <w:tcPr>
            <w:tcW w:w="242" w:type="pct"/>
            <w:shd w:val="clear" w:color="auto" w:fill="auto"/>
          </w:tcPr>
          <w:p w14:paraId="165F8AF1"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6A6204DB" w14:textId="77777777" w:rsidR="002921B0" w:rsidRDefault="002921B0" w:rsidP="00602246">
            <w:pPr>
              <w:pStyle w:val="BodyTextTable"/>
              <w:rPr>
                <w:rFonts w:asciiTheme="minorHAnsi" w:hAnsiTheme="minorHAnsi"/>
                <w:szCs w:val="18"/>
              </w:rPr>
            </w:pPr>
            <w:r>
              <w:rPr>
                <w:rFonts w:asciiTheme="minorHAnsi" w:hAnsiTheme="minorHAnsi"/>
                <w:szCs w:val="18"/>
              </w:rPr>
              <w:t>PlaceholderNum2</w:t>
            </w:r>
          </w:p>
        </w:tc>
        <w:tc>
          <w:tcPr>
            <w:tcW w:w="674" w:type="pct"/>
            <w:shd w:val="clear" w:color="auto" w:fill="auto"/>
          </w:tcPr>
          <w:p w14:paraId="4D61466F"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27D7FA59"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23AC02FF"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18FBC23D"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49BB4D64" w14:textId="77777777" w:rsidTr="00602246">
        <w:trPr>
          <w:cantSplit/>
        </w:trPr>
        <w:tc>
          <w:tcPr>
            <w:tcW w:w="242" w:type="pct"/>
            <w:shd w:val="clear" w:color="auto" w:fill="auto"/>
          </w:tcPr>
          <w:p w14:paraId="68C718B0"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390B09AE" w14:textId="77777777" w:rsidR="002921B0" w:rsidRDefault="002921B0" w:rsidP="00602246">
            <w:pPr>
              <w:pStyle w:val="BodyTextTable"/>
              <w:rPr>
                <w:rFonts w:asciiTheme="minorHAnsi" w:hAnsiTheme="minorHAnsi"/>
                <w:szCs w:val="18"/>
              </w:rPr>
            </w:pPr>
            <w:r>
              <w:rPr>
                <w:rFonts w:asciiTheme="minorHAnsi" w:hAnsiTheme="minorHAnsi"/>
                <w:szCs w:val="18"/>
              </w:rPr>
              <w:t>PlaceholderNum3</w:t>
            </w:r>
          </w:p>
        </w:tc>
        <w:tc>
          <w:tcPr>
            <w:tcW w:w="674" w:type="pct"/>
            <w:shd w:val="clear" w:color="auto" w:fill="auto"/>
          </w:tcPr>
          <w:p w14:paraId="777F27B5"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6423403D"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7645D2C"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205721E0"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2E0CE073" w14:textId="77777777" w:rsidTr="00602246">
        <w:trPr>
          <w:cantSplit/>
        </w:trPr>
        <w:tc>
          <w:tcPr>
            <w:tcW w:w="242" w:type="pct"/>
            <w:shd w:val="clear" w:color="auto" w:fill="auto"/>
          </w:tcPr>
          <w:p w14:paraId="3194C5F4"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337AE633" w14:textId="77777777" w:rsidR="002921B0" w:rsidRDefault="002921B0" w:rsidP="00602246">
            <w:pPr>
              <w:pStyle w:val="BodyTextTable"/>
              <w:rPr>
                <w:rFonts w:asciiTheme="minorHAnsi" w:hAnsiTheme="minorHAnsi"/>
                <w:szCs w:val="18"/>
              </w:rPr>
            </w:pPr>
            <w:r>
              <w:rPr>
                <w:rFonts w:asciiTheme="minorHAnsi" w:hAnsiTheme="minorHAnsi"/>
                <w:szCs w:val="18"/>
              </w:rPr>
              <w:t>PlaceholderNum4</w:t>
            </w:r>
          </w:p>
        </w:tc>
        <w:tc>
          <w:tcPr>
            <w:tcW w:w="674" w:type="pct"/>
            <w:shd w:val="clear" w:color="auto" w:fill="auto"/>
          </w:tcPr>
          <w:p w14:paraId="0CDE1416"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3EB55680"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4DC4436B"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D5B2E51"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5662AEEC" w14:textId="77777777" w:rsidTr="00602246">
        <w:trPr>
          <w:cantSplit/>
        </w:trPr>
        <w:tc>
          <w:tcPr>
            <w:tcW w:w="242" w:type="pct"/>
            <w:shd w:val="clear" w:color="auto" w:fill="auto"/>
          </w:tcPr>
          <w:p w14:paraId="3F0B5B8B"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31C3AD14" w14:textId="77777777" w:rsidR="002921B0" w:rsidRDefault="002921B0" w:rsidP="00602246">
            <w:pPr>
              <w:pStyle w:val="BodyTextTable"/>
              <w:rPr>
                <w:rFonts w:asciiTheme="minorHAnsi" w:hAnsiTheme="minorHAnsi"/>
                <w:szCs w:val="18"/>
              </w:rPr>
            </w:pPr>
            <w:r>
              <w:rPr>
                <w:rFonts w:asciiTheme="minorHAnsi" w:hAnsiTheme="minorHAnsi"/>
                <w:szCs w:val="18"/>
              </w:rPr>
              <w:t>PlaceholderNum5</w:t>
            </w:r>
          </w:p>
        </w:tc>
        <w:tc>
          <w:tcPr>
            <w:tcW w:w="674" w:type="pct"/>
            <w:shd w:val="clear" w:color="auto" w:fill="auto"/>
          </w:tcPr>
          <w:p w14:paraId="3AD399FA"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62C6F11F"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051D2249"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49B8ECD6"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338583FC" w14:textId="77777777" w:rsidTr="00602246">
        <w:trPr>
          <w:cantSplit/>
        </w:trPr>
        <w:tc>
          <w:tcPr>
            <w:tcW w:w="242" w:type="pct"/>
            <w:shd w:val="clear" w:color="auto" w:fill="auto"/>
          </w:tcPr>
          <w:p w14:paraId="22DD8421"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2722AB26" w14:textId="77777777" w:rsidR="002921B0" w:rsidRDefault="002921B0" w:rsidP="00602246">
            <w:pPr>
              <w:pStyle w:val="BodyTextTable"/>
              <w:rPr>
                <w:rFonts w:asciiTheme="minorHAnsi" w:hAnsiTheme="minorHAnsi"/>
                <w:szCs w:val="18"/>
              </w:rPr>
            </w:pPr>
            <w:r>
              <w:rPr>
                <w:rFonts w:asciiTheme="minorHAnsi" w:hAnsiTheme="minorHAnsi"/>
                <w:szCs w:val="18"/>
              </w:rPr>
              <w:t>PlaceholderNum6</w:t>
            </w:r>
          </w:p>
        </w:tc>
        <w:tc>
          <w:tcPr>
            <w:tcW w:w="674" w:type="pct"/>
            <w:shd w:val="clear" w:color="auto" w:fill="auto"/>
          </w:tcPr>
          <w:p w14:paraId="780C9D61"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16FE8482"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D2E22DA"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2DFBE4CE"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52B3BF84" w14:textId="77777777" w:rsidTr="00602246">
        <w:trPr>
          <w:cantSplit/>
        </w:trPr>
        <w:tc>
          <w:tcPr>
            <w:tcW w:w="242" w:type="pct"/>
            <w:shd w:val="clear" w:color="auto" w:fill="auto"/>
          </w:tcPr>
          <w:p w14:paraId="24252986"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40B6BE64" w14:textId="77777777" w:rsidR="002921B0" w:rsidRDefault="002921B0" w:rsidP="00602246">
            <w:pPr>
              <w:pStyle w:val="BodyTextTable"/>
              <w:rPr>
                <w:rFonts w:asciiTheme="minorHAnsi" w:hAnsiTheme="minorHAnsi"/>
                <w:szCs w:val="18"/>
              </w:rPr>
            </w:pPr>
            <w:r>
              <w:rPr>
                <w:rFonts w:asciiTheme="minorHAnsi" w:hAnsiTheme="minorHAnsi"/>
                <w:szCs w:val="18"/>
              </w:rPr>
              <w:t>PlaceholderNum7</w:t>
            </w:r>
          </w:p>
        </w:tc>
        <w:tc>
          <w:tcPr>
            <w:tcW w:w="674" w:type="pct"/>
            <w:shd w:val="clear" w:color="auto" w:fill="auto"/>
          </w:tcPr>
          <w:p w14:paraId="3DB2CB75"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0F342C23"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5F8DEC04"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2A44339"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5919E117" w14:textId="77777777" w:rsidTr="00602246">
        <w:trPr>
          <w:cantSplit/>
        </w:trPr>
        <w:tc>
          <w:tcPr>
            <w:tcW w:w="242" w:type="pct"/>
            <w:shd w:val="clear" w:color="auto" w:fill="auto"/>
          </w:tcPr>
          <w:p w14:paraId="54C714AD"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747115FF" w14:textId="77777777" w:rsidR="002921B0" w:rsidRDefault="002921B0" w:rsidP="00602246">
            <w:pPr>
              <w:pStyle w:val="BodyTextTable"/>
              <w:rPr>
                <w:rFonts w:asciiTheme="minorHAnsi" w:hAnsiTheme="minorHAnsi"/>
                <w:szCs w:val="18"/>
              </w:rPr>
            </w:pPr>
            <w:r>
              <w:rPr>
                <w:rFonts w:asciiTheme="minorHAnsi" w:hAnsiTheme="minorHAnsi"/>
                <w:szCs w:val="18"/>
              </w:rPr>
              <w:t>PlaceholderNum8</w:t>
            </w:r>
          </w:p>
        </w:tc>
        <w:tc>
          <w:tcPr>
            <w:tcW w:w="674" w:type="pct"/>
            <w:shd w:val="clear" w:color="auto" w:fill="auto"/>
          </w:tcPr>
          <w:p w14:paraId="3165E015"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2C5256A1"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6DD21F86"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31104AFF"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59F66B25" w14:textId="77777777" w:rsidTr="00602246">
        <w:trPr>
          <w:cantSplit/>
        </w:trPr>
        <w:tc>
          <w:tcPr>
            <w:tcW w:w="242" w:type="pct"/>
            <w:shd w:val="clear" w:color="auto" w:fill="auto"/>
          </w:tcPr>
          <w:p w14:paraId="50DD21FF"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4E6E0A07" w14:textId="77777777" w:rsidR="002921B0" w:rsidRDefault="002921B0" w:rsidP="00602246">
            <w:pPr>
              <w:pStyle w:val="BodyTextTable"/>
              <w:rPr>
                <w:rFonts w:asciiTheme="minorHAnsi" w:hAnsiTheme="minorHAnsi"/>
                <w:szCs w:val="18"/>
              </w:rPr>
            </w:pPr>
            <w:r>
              <w:rPr>
                <w:rFonts w:asciiTheme="minorHAnsi" w:hAnsiTheme="minorHAnsi"/>
                <w:szCs w:val="18"/>
              </w:rPr>
              <w:t>PlaceholderNum9</w:t>
            </w:r>
          </w:p>
        </w:tc>
        <w:tc>
          <w:tcPr>
            <w:tcW w:w="674" w:type="pct"/>
            <w:shd w:val="clear" w:color="auto" w:fill="auto"/>
          </w:tcPr>
          <w:p w14:paraId="6E8398F0"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498F2CB1"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14B265BC"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1AF59233"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20A35900" w14:textId="77777777" w:rsidTr="00602246">
        <w:trPr>
          <w:cantSplit/>
        </w:trPr>
        <w:tc>
          <w:tcPr>
            <w:tcW w:w="242" w:type="pct"/>
            <w:shd w:val="clear" w:color="auto" w:fill="auto"/>
          </w:tcPr>
          <w:p w14:paraId="5D794242"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0FEFB353" w14:textId="77777777" w:rsidR="002921B0" w:rsidRDefault="002921B0" w:rsidP="00602246">
            <w:pPr>
              <w:pStyle w:val="BodyTextTable"/>
              <w:rPr>
                <w:rFonts w:asciiTheme="minorHAnsi" w:hAnsiTheme="minorHAnsi"/>
                <w:szCs w:val="18"/>
              </w:rPr>
            </w:pPr>
            <w:r>
              <w:rPr>
                <w:rFonts w:asciiTheme="minorHAnsi" w:hAnsiTheme="minorHAnsi"/>
                <w:szCs w:val="18"/>
              </w:rPr>
              <w:t>PlaceholderNum10</w:t>
            </w:r>
          </w:p>
        </w:tc>
        <w:tc>
          <w:tcPr>
            <w:tcW w:w="674" w:type="pct"/>
            <w:shd w:val="clear" w:color="auto" w:fill="auto"/>
          </w:tcPr>
          <w:p w14:paraId="79BF265B" w14:textId="77777777" w:rsidR="002921B0" w:rsidRDefault="002921B0" w:rsidP="00602246">
            <w:pPr>
              <w:pStyle w:val="BodyTextTable"/>
              <w:rPr>
                <w:rFonts w:asciiTheme="minorHAnsi" w:hAnsiTheme="minorHAnsi"/>
                <w:szCs w:val="18"/>
              </w:rPr>
            </w:pPr>
            <w:r w:rsidRPr="00080349">
              <w:rPr>
                <w:rFonts w:asciiTheme="minorHAnsi" w:hAnsiTheme="minorHAnsi"/>
                <w:szCs w:val="18"/>
              </w:rPr>
              <w:t>Numeric</w:t>
            </w:r>
          </w:p>
        </w:tc>
        <w:tc>
          <w:tcPr>
            <w:tcW w:w="2066" w:type="pct"/>
            <w:shd w:val="clear" w:color="auto" w:fill="auto"/>
            <w:vAlign w:val="center"/>
          </w:tcPr>
          <w:p w14:paraId="352F5B88"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74D74E97"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02EEDD10"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6C02DD7D" w14:textId="77777777" w:rsidTr="00602246">
        <w:trPr>
          <w:cantSplit/>
        </w:trPr>
        <w:tc>
          <w:tcPr>
            <w:tcW w:w="242" w:type="pct"/>
            <w:shd w:val="clear" w:color="auto" w:fill="auto"/>
          </w:tcPr>
          <w:p w14:paraId="359A1298"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72C82789" w14:textId="77777777" w:rsidR="002921B0" w:rsidRDefault="002921B0" w:rsidP="00602246">
            <w:pPr>
              <w:pStyle w:val="BodyTextTable"/>
              <w:rPr>
                <w:rFonts w:asciiTheme="minorHAnsi" w:hAnsiTheme="minorHAnsi"/>
                <w:szCs w:val="18"/>
              </w:rPr>
            </w:pPr>
            <w:r>
              <w:rPr>
                <w:rFonts w:asciiTheme="minorHAnsi" w:hAnsiTheme="minorHAnsi"/>
                <w:szCs w:val="18"/>
              </w:rPr>
              <w:t>PlaceholderDT1</w:t>
            </w:r>
          </w:p>
        </w:tc>
        <w:tc>
          <w:tcPr>
            <w:tcW w:w="674" w:type="pct"/>
            <w:shd w:val="clear" w:color="auto" w:fill="auto"/>
            <w:vAlign w:val="center"/>
          </w:tcPr>
          <w:p w14:paraId="03A19634" w14:textId="77777777" w:rsidR="002921B0" w:rsidRDefault="002921B0" w:rsidP="00602246">
            <w:pPr>
              <w:pStyle w:val="BodyTextTable"/>
              <w:rPr>
                <w:rFonts w:asciiTheme="minorHAnsi" w:hAnsiTheme="minorHAnsi"/>
                <w:szCs w:val="18"/>
              </w:rPr>
            </w:pPr>
            <w:r>
              <w:rPr>
                <w:rFonts w:asciiTheme="minorHAnsi" w:hAnsiTheme="minorHAnsi"/>
                <w:szCs w:val="18"/>
              </w:rPr>
              <w:t>Date</w:t>
            </w:r>
          </w:p>
        </w:tc>
        <w:tc>
          <w:tcPr>
            <w:tcW w:w="2066" w:type="pct"/>
            <w:shd w:val="clear" w:color="auto" w:fill="auto"/>
            <w:vAlign w:val="center"/>
          </w:tcPr>
          <w:p w14:paraId="690BFDDD"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0C16F13D"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7315E7D"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3BECDED4" w14:textId="77777777" w:rsidTr="00602246">
        <w:trPr>
          <w:cantSplit/>
        </w:trPr>
        <w:tc>
          <w:tcPr>
            <w:tcW w:w="242" w:type="pct"/>
            <w:shd w:val="clear" w:color="auto" w:fill="auto"/>
          </w:tcPr>
          <w:p w14:paraId="44F7FCD2"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78AADA3B" w14:textId="77777777" w:rsidR="002921B0" w:rsidRDefault="002921B0" w:rsidP="00602246">
            <w:pPr>
              <w:pStyle w:val="BodyTextTable"/>
              <w:rPr>
                <w:rFonts w:asciiTheme="minorHAnsi" w:hAnsiTheme="minorHAnsi"/>
                <w:szCs w:val="18"/>
              </w:rPr>
            </w:pPr>
            <w:r>
              <w:rPr>
                <w:rFonts w:asciiTheme="minorHAnsi" w:hAnsiTheme="minorHAnsi"/>
                <w:szCs w:val="18"/>
              </w:rPr>
              <w:t>PlaceholderDT2</w:t>
            </w:r>
          </w:p>
        </w:tc>
        <w:tc>
          <w:tcPr>
            <w:tcW w:w="674" w:type="pct"/>
            <w:shd w:val="clear" w:color="auto" w:fill="auto"/>
          </w:tcPr>
          <w:p w14:paraId="4D82F062"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334CCF9F"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24C5CF72"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53B4033B"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70988700" w14:textId="77777777" w:rsidTr="00602246">
        <w:trPr>
          <w:cantSplit/>
        </w:trPr>
        <w:tc>
          <w:tcPr>
            <w:tcW w:w="242" w:type="pct"/>
            <w:shd w:val="clear" w:color="auto" w:fill="auto"/>
          </w:tcPr>
          <w:p w14:paraId="092D302E"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259DFAED" w14:textId="77777777" w:rsidR="002921B0" w:rsidRDefault="002921B0" w:rsidP="00602246">
            <w:pPr>
              <w:pStyle w:val="BodyTextTable"/>
              <w:rPr>
                <w:rFonts w:asciiTheme="minorHAnsi" w:hAnsiTheme="minorHAnsi"/>
                <w:szCs w:val="18"/>
              </w:rPr>
            </w:pPr>
            <w:r>
              <w:rPr>
                <w:rFonts w:asciiTheme="minorHAnsi" w:hAnsiTheme="minorHAnsi"/>
                <w:szCs w:val="18"/>
              </w:rPr>
              <w:t>PlaceholderDT3</w:t>
            </w:r>
          </w:p>
        </w:tc>
        <w:tc>
          <w:tcPr>
            <w:tcW w:w="674" w:type="pct"/>
            <w:shd w:val="clear" w:color="auto" w:fill="auto"/>
          </w:tcPr>
          <w:p w14:paraId="38B02200"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581533EA"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407570A6"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746F6592"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00E0FF17" w14:textId="77777777" w:rsidTr="00602246">
        <w:trPr>
          <w:cantSplit/>
        </w:trPr>
        <w:tc>
          <w:tcPr>
            <w:tcW w:w="242" w:type="pct"/>
            <w:shd w:val="clear" w:color="auto" w:fill="auto"/>
          </w:tcPr>
          <w:p w14:paraId="267FF9AC"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1699F9E7" w14:textId="77777777" w:rsidR="002921B0" w:rsidRDefault="002921B0" w:rsidP="00602246">
            <w:pPr>
              <w:pStyle w:val="BodyTextTable"/>
              <w:rPr>
                <w:rFonts w:asciiTheme="minorHAnsi" w:hAnsiTheme="minorHAnsi"/>
                <w:szCs w:val="18"/>
              </w:rPr>
            </w:pPr>
            <w:r>
              <w:rPr>
                <w:rFonts w:asciiTheme="minorHAnsi" w:hAnsiTheme="minorHAnsi"/>
                <w:szCs w:val="18"/>
              </w:rPr>
              <w:t>PlaceholderDT4</w:t>
            </w:r>
          </w:p>
        </w:tc>
        <w:tc>
          <w:tcPr>
            <w:tcW w:w="674" w:type="pct"/>
            <w:shd w:val="clear" w:color="auto" w:fill="auto"/>
          </w:tcPr>
          <w:p w14:paraId="2C14D229"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35CF2E0F"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6826D402"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34A03368"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370B8537" w14:textId="77777777" w:rsidTr="00602246">
        <w:trPr>
          <w:cantSplit/>
        </w:trPr>
        <w:tc>
          <w:tcPr>
            <w:tcW w:w="242" w:type="pct"/>
            <w:shd w:val="clear" w:color="auto" w:fill="auto"/>
          </w:tcPr>
          <w:p w14:paraId="52A6D4D2"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653F505C" w14:textId="77777777" w:rsidR="002921B0" w:rsidRDefault="002921B0" w:rsidP="00602246">
            <w:pPr>
              <w:pStyle w:val="BodyTextTable"/>
              <w:rPr>
                <w:rFonts w:asciiTheme="minorHAnsi" w:hAnsiTheme="minorHAnsi"/>
                <w:szCs w:val="18"/>
              </w:rPr>
            </w:pPr>
            <w:r>
              <w:rPr>
                <w:rFonts w:asciiTheme="minorHAnsi" w:hAnsiTheme="minorHAnsi"/>
                <w:szCs w:val="18"/>
              </w:rPr>
              <w:t>PlaceholderDT5</w:t>
            </w:r>
          </w:p>
        </w:tc>
        <w:tc>
          <w:tcPr>
            <w:tcW w:w="674" w:type="pct"/>
            <w:shd w:val="clear" w:color="auto" w:fill="auto"/>
          </w:tcPr>
          <w:p w14:paraId="48FAB715"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554E7C6A"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F07DBE7"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2B8C0E40"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528A7837" w14:textId="77777777" w:rsidTr="00602246">
        <w:trPr>
          <w:cantSplit/>
        </w:trPr>
        <w:tc>
          <w:tcPr>
            <w:tcW w:w="242" w:type="pct"/>
            <w:shd w:val="clear" w:color="auto" w:fill="auto"/>
          </w:tcPr>
          <w:p w14:paraId="50027243"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08E641AB" w14:textId="77777777" w:rsidR="002921B0" w:rsidRDefault="002921B0" w:rsidP="00602246">
            <w:pPr>
              <w:pStyle w:val="BodyTextTable"/>
              <w:rPr>
                <w:rFonts w:asciiTheme="minorHAnsi" w:hAnsiTheme="minorHAnsi"/>
                <w:szCs w:val="18"/>
              </w:rPr>
            </w:pPr>
            <w:r>
              <w:rPr>
                <w:rFonts w:asciiTheme="minorHAnsi" w:hAnsiTheme="minorHAnsi"/>
                <w:szCs w:val="18"/>
              </w:rPr>
              <w:t>PlaceholderDT6</w:t>
            </w:r>
          </w:p>
        </w:tc>
        <w:tc>
          <w:tcPr>
            <w:tcW w:w="674" w:type="pct"/>
            <w:shd w:val="clear" w:color="auto" w:fill="auto"/>
          </w:tcPr>
          <w:p w14:paraId="047201FC"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24C2D141"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60E260A3"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7A225A1"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62F21612" w14:textId="77777777" w:rsidTr="00602246">
        <w:trPr>
          <w:cantSplit/>
        </w:trPr>
        <w:tc>
          <w:tcPr>
            <w:tcW w:w="242" w:type="pct"/>
            <w:shd w:val="clear" w:color="auto" w:fill="auto"/>
          </w:tcPr>
          <w:p w14:paraId="2532B0F2"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24BAFB06" w14:textId="77777777" w:rsidR="002921B0" w:rsidRDefault="002921B0" w:rsidP="00602246">
            <w:pPr>
              <w:pStyle w:val="BodyTextTable"/>
              <w:rPr>
                <w:rFonts w:asciiTheme="minorHAnsi" w:hAnsiTheme="minorHAnsi"/>
                <w:szCs w:val="18"/>
              </w:rPr>
            </w:pPr>
            <w:r>
              <w:rPr>
                <w:rFonts w:asciiTheme="minorHAnsi" w:hAnsiTheme="minorHAnsi"/>
                <w:szCs w:val="18"/>
              </w:rPr>
              <w:t>PlaceholderDT7</w:t>
            </w:r>
          </w:p>
        </w:tc>
        <w:tc>
          <w:tcPr>
            <w:tcW w:w="674" w:type="pct"/>
            <w:shd w:val="clear" w:color="auto" w:fill="auto"/>
          </w:tcPr>
          <w:p w14:paraId="343CD71E"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1D156DBF"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5A1FF5AD"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1720DE05"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47BA089A" w14:textId="77777777" w:rsidTr="00602246">
        <w:trPr>
          <w:cantSplit/>
        </w:trPr>
        <w:tc>
          <w:tcPr>
            <w:tcW w:w="242" w:type="pct"/>
            <w:shd w:val="clear" w:color="auto" w:fill="auto"/>
          </w:tcPr>
          <w:p w14:paraId="7C45897A"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12B7FE77" w14:textId="77777777" w:rsidR="002921B0" w:rsidRDefault="002921B0" w:rsidP="00602246">
            <w:pPr>
              <w:pStyle w:val="BodyTextTable"/>
              <w:rPr>
                <w:rFonts w:asciiTheme="minorHAnsi" w:hAnsiTheme="minorHAnsi"/>
                <w:szCs w:val="18"/>
              </w:rPr>
            </w:pPr>
            <w:r>
              <w:rPr>
                <w:rFonts w:asciiTheme="minorHAnsi" w:hAnsiTheme="minorHAnsi"/>
                <w:szCs w:val="18"/>
              </w:rPr>
              <w:t>PlaceholderDT8</w:t>
            </w:r>
          </w:p>
        </w:tc>
        <w:tc>
          <w:tcPr>
            <w:tcW w:w="674" w:type="pct"/>
            <w:shd w:val="clear" w:color="auto" w:fill="auto"/>
          </w:tcPr>
          <w:p w14:paraId="37A9D97F"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0A09B4CE"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316A0A3E"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4C17CA55"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1CED9033" w14:textId="77777777" w:rsidTr="00602246">
        <w:trPr>
          <w:cantSplit/>
        </w:trPr>
        <w:tc>
          <w:tcPr>
            <w:tcW w:w="242" w:type="pct"/>
            <w:shd w:val="clear" w:color="auto" w:fill="auto"/>
          </w:tcPr>
          <w:p w14:paraId="46E8E119"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6F105E29" w14:textId="77777777" w:rsidR="002921B0" w:rsidRDefault="002921B0" w:rsidP="00602246">
            <w:pPr>
              <w:pStyle w:val="BodyTextTable"/>
              <w:rPr>
                <w:rFonts w:asciiTheme="minorHAnsi" w:hAnsiTheme="minorHAnsi"/>
                <w:szCs w:val="18"/>
              </w:rPr>
            </w:pPr>
            <w:r>
              <w:rPr>
                <w:rFonts w:asciiTheme="minorHAnsi" w:hAnsiTheme="minorHAnsi"/>
                <w:szCs w:val="18"/>
              </w:rPr>
              <w:t>PlaceholderDT9</w:t>
            </w:r>
          </w:p>
        </w:tc>
        <w:tc>
          <w:tcPr>
            <w:tcW w:w="674" w:type="pct"/>
            <w:shd w:val="clear" w:color="auto" w:fill="auto"/>
          </w:tcPr>
          <w:p w14:paraId="61F9422E"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326CBF25"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10EDBF84"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0BD8F2F6"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r w:rsidR="002921B0" w:rsidRPr="00E34091" w14:paraId="16C76C5D" w14:textId="77777777" w:rsidTr="00602246">
        <w:trPr>
          <w:cantSplit/>
        </w:trPr>
        <w:tc>
          <w:tcPr>
            <w:tcW w:w="242" w:type="pct"/>
            <w:shd w:val="clear" w:color="auto" w:fill="auto"/>
          </w:tcPr>
          <w:p w14:paraId="60C1BD48" w14:textId="77777777" w:rsidR="002921B0" w:rsidRDefault="002921B0" w:rsidP="00602246">
            <w:pPr>
              <w:pStyle w:val="BodyTextTable"/>
              <w:numPr>
                <w:ilvl w:val="0"/>
                <w:numId w:val="34"/>
              </w:numPr>
              <w:rPr>
                <w:rFonts w:asciiTheme="minorHAnsi" w:hAnsiTheme="minorHAnsi"/>
                <w:szCs w:val="18"/>
              </w:rPr>
            </w:pPr>
          </w:p>
        </w:tc>
        <w:tc>
          <w:tcPr>
            <w:tcW w:w="1058" w:type="pct"/>
            <w:shd w:val="clear" w:color="auto" w:fill="auto"/>
            <w:vAlign w:val="center"/>
          </w:tcPr>
          <w:p w14:paraId="03875B50" w14:textId="77777777" w:rsidR="002921B0" w:rsidRDefault="002921B0" w:rsidP="00602246">
            <w:pPr>
              <w:pStyle w:val="BodyTextTable"/>
              <w:rPr>
                <w:rFonts w:asciiTheme="minorHAnsi" w:hAnsiTheme="minorHAnsi"/>
                <w:szCs w:val="18"/>
              </w:rPr>
            </w:pPr>
            <w:r>
              <w:rPr>
                <w:rFonts w:asciiTheme="minorHAnsi" w:hAnsiTheme="minorHAnsi"/>
                <w:szCs w:val="18"/>
              </w:rPr>
              <w:t>PlaceholderDT10</w:t>
            </w:r>
          </w:p>
        </w:tc>
        <w:tc>
          <w:tcPr>
            <w:tcW w:w="674" w:type="pct"/>
            <w:shd w:val="clear" w:color="auto" w:fill="auto"/>
          </w:tcPr>
          <w:p w14:paraId="7AC6AB9B" w14:textId="77777777" w:rsidR="002921B0" w:rsidRDefault="002921B0" w:rsidP="00602246">
            <w:pPr>
              <w:pStyle w:val="BodyTextTable"/>
              <w:rPr>
                <w:rFonts w:asciiTheme="minorHAnsi" w:hAnsiTheme="minorHAnsi"/>
                <w:szCs w:val="18"/>
              </w:rPr>
            </w:pPr>
            <w:r w:rsidRPr="009D6544">
              <w:rPr>
                <w:rFonts w:asciiTheme="minorHAnsi" w:hAnsiTheme="minorHAnsi"/>
                <w:szCs w:val="18"/>
              </w:rPr>
              <w:t>Date</w:t>
            </w:r>
          </w:p>
        </w:tc>
        <w:tc>
          <w:tcPr>
            <w:tcW w:w="2066" w:type="pct"/>
            <w:shd w:val="clear" w:color="auto" w:fill="auto"/>
            <w:vAlign w:val="center"/>
          </w:tcPr>
          <w:p w14:paraId="32B24535" w14:textId="77777777" w:rsidR="002921B0" w:rsidRDefault="002921B0" w:rsidP="00602246">
            <w:pPr>
              <w:ind w:left="0"/>
              <w:rPr>
                <w:rFonts w:asciiTheme="minorHAnsi" w:hAnsiTheme="minorHAnsi"/>
                <w:sz w:val="18"/>
                <w:szCs w:val="18"/>
              </w:rPr>
            </w:pPr>
            <w:r>
              <w:rPr>
                <w:rFonts w:asciiTheme="minorHAnsi" w:hAnsiTheme="minorHAnsi"/>
                <w:sz w:val="18"/>
                <w:szCs w:val="18"/>
              </w:rPr>
              <w:t>Reserved for future use</w:t>
            </w:r>
          </w:p>
        </w:tc>
        <w:tc>
          <w:tcPr>
            <w:tcW w:w="626" w:type="pct"/>
            <w:shd w:val="clear" w:color="auto" w:fill="auto"/>
            <w:vAlign w:val="bottom"/>
          </w:tcPr>
          <w:p w14:paraId="7C15CB4E" w14:textId="77777777" w:rsidR="002921B0" w:rsidRDefault="002921B0" w:rsidP="00602246">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4" w:type="pct"/>
            <w:shd w:val="clear" w:color="auto" w:fill="auto"/>
            <w:vAlign w:val="center"/>
          </w:tcPr>
          <w:p w14:paraId="6B25735B" w14:textId="77777777" w:rsidR="002921B0" w:rsidRDefault="002921B0" w:rsidP="00602246">
            <w:pPr>
              <w:pStyle w:val="BodyTextTable"/>
              <w:rPr>
                <w:rFonts w:asciiTheme="minorHAnsi" w:hAnsiTheme="minorHAnsi"/>
                <w:szCs w:val="18"/>
              </w:rPr>
            </w:pPr>
            <w:r>
              <w:rPr>
                <w:rFonts w:asciiTheme="minorHAnsi" w:hAnsiTheme="minorHAnsi"/>
                <w:szCs w:val="18"/>
              </w:rPr>
              <w:t>O</w:t>
            </w:r>
          </w:p>
        </w:tc>
      </w:tr>
    </w:tbl>
    <w:p w14:paraId="1975A826" w14:textId="77777777" w:rsidR="00E470A2" w:rsidRDefault="00E470A2" w:rsidP="00E470A2">
      <w:r>
        <w:t xml:space="preserve">*Note: Fields 2-27 will be null for </w:t>
      </w:r>
      <w:r w:rsidRPr="00433851">
        <w:t xml:space="preserve">Wired </w:t>
      </w:r>
      <w:r>
        <w:t>home</w:t>
      </w:r>
      <w:r w:rsidRPr="00433851">
        <w:t xml:space="preserve"> accounts</w:t>
      </w:r>
      <w:r>
        <w:t>.</w:t>
      </w:r>
    </w:p>
    <w:p w14:paraId="51C06F3A" w14:textId="77777777" w:rsidR="00E470A2" w:rsidRDefault="00E470A2" w:rsidP="00E470A2">
      <w:pPr>
        <w:pStyle w:val="Heading4"/>
      </w:pPr>
      <w:r>
        <w:t>Home Subscription Profiling Information</w:t>
      </w:r>
    </w:p>
    <w:p w14:paraId="5E77F177" w14:textId="77777777" w:rsidR="00E470A2" w:rsidRDefault="00E470A2" w:rsidP="00E470A2">
      <w:pPr>
        <w:pStyle w:val="BodyText"/>
      </w:pPr>
      <w:r w:rsidRPr="00BC4F70">
        <w:t xml:space="preserve">The file </w:t>
      </w:r>
      <w:r>
        <w:t xml:space="preserve">will </w:t>
      </w:r>
      <w:r w:rsidRPr="00BC4F70">
        <w:t xml:space="preserve">contain </w:t>
      </w:r>
      <w:proofErr w:type="gramStart"/>
      <w:r>
        <w:t>Home</w:t>
      </w:r>
      <w:proofErr w:type="gramEnd"/>
      <w:r>
        <w:t xml:space="preserve"> subscriptions’ profiling information.</w:t>
      </w:r>
    </w:p>
    <w:p w14:paraId="3A774390" w14:textId="77777777" w:rsidR="00E470A2" w:rsidRPr="00BC4F70" w:rsidRDefault="00E470A2" w:rsidP="00E470A2">
      <w:pPr>
        <w:pStyle w:val="BodyText"/>
      </w:pPr>
      <w:r>
        <w:t>The file will contain active and disconnected subscriptions. Subscriptions disconnect for a period greater than 14 days will not be included.</w:t>
      </w:r>
    </w:p>
    <w:p w14:paraId="0C67C348" w14:textId="77777777" w:rsidR="00E470A2" w:rsidRPr="00BC4F70" w:rsidRDefault="00E470A2" w:rsidP="00E470A2">
      <w:pPr>
        <w:pStyle w:val="BodyText"/>
      </w:pPr>
      <w:r w:rsidRPr="00BC4F70">
        <w:t xml:space="preserve">A single unified file will be received from </w:t>
      </w:r>
      <w:proofErr w:type="spellStart"/>
      <w:r>
        <w:t>TechData</w:t>
      </w:r>
      <w:proofErr w:type="spellEnd"/>
      <w:r w:rsidRPr="00BC4F70">
        <w: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79"/>
      </w:tblGrid>
      <w:tr w:rsidR="00E470A2" w:rsidRPr="00C51AAB" w14:paraId="26EBB84B" w14:textId="77777777" w:rsidTr="00757F68">
        <w:trPr>
          <w:tblHeader/>
        </w:trPr>
        <w:tc>
          <w:tcPr>
            <w:tcW w:w="1297" w:type="pct"/>
            <w:gridSpan w:val="2"/>
            <w:shd w:val="clear" w:color="auto" w:fill="626469"/>
            <w:vAlign w:val="center"/>
          </w:tcPr>
          <w:p w14:paraId="03BB5E14" w14:textId="77777777" w:rsidR="00E470A2" w:rsidRPr="00C51AAB" w:rsidRDefault="00E470A2" w:rsidP="00757F68">
            <w:pPr>
              <w:pStyle w:val="HeaderTable"/>
              <w:rPr>
                <w:color w:val="FFFFFF"/>
              </w:rPr>
            </w:pPr>
            <w:r w:rsidRPr="00C51AAB">
              <w:rPr>
                <w:color w:val="FFFFFF"/>
              </w:rPr>
              <w:t>Type</w:t>
            </w:r>
          </w:p>
        </w:tc>
        <w:tc>
          <w:tcPr>
            <w:tcW w:w="3703" w:type="pct"/>
            <w:shd w:val="clear" w:color="auto" w:fill="626469"/>
            <w:vAlign w:val="center"/>
          </w:tcPr>
          <w:p w14:paraId="4614CC3A" w14:textId="77777777" w:rsidR="00E470A2" w:rsidRPr="00C51AAB" w:rsidRDefault="00E470A2" w:rsidP="00757F68">
            <w:pPr>
              <w:pStyle w:val="HeaderTable"/>
              <w:rPr>
                <w:color w:val="FFFFFF"/>
              </w:rPr>
            </w:pPr>
            <w:r w:rsidRPr="00C51AAB">
              <w:rPr>
                <w:color w:val="FFFFFF"/>
              </w:rPr>
              <w:t>Description</w:t>
            </w:r>
          </w:p>
        </w:tc>
      </w:tr>
      <w:tr w:rsidR="00A8262D" w:rsidRPr="003A4ED1" w14:paraId="3F194539" w14:textId="77777777" w:rsidTr="0088275C">
        <w:trPr>
          <w:cantSplit/>
          <w:tblHeader/>
        </w:trPr>
        <w:tc>
          <w:tcPr>
            <w:tcW w:w="1290" w:type="pct"/>
            <w:tcBorders>
              <w:bottom w:val="single" w:sz="4" w:space="0" w:color="808080"/>
            </w:tcBorders>
            <w:shd w:val="clear" w:color="auto" w:fill="auto"/>
          </w:tcPr>
          <w:p w14:paraId="493D44F2" w14:textId="77777777" w:rsidR="00A8262D" w:rsidRPr="003A4ED1" w:rsidRDefault="00A8262D" w:rsidP="0088275C">
            <w:pPr>
              <w:pStyle w:val="BodyTextTable"/>
              <w:keepNext/>
              <w:keepLines/>
              <w:rPr>
                <w:b/>
                <w:bCs/>
              </w:rPr>
            </w:pPr>
            <w:r>
              <w:rPr>
                <w:b/>
                <w:bCs/>
              </w:rPr>
              <w:t>Scope</w:t>
            </w:r>
          </w:p>
        </w:tc>
        <w:tc>
          <w:tcPr>
            <w:tcW w:w="3710" w:type="pct"/>
            <w:gridSpan w:val="2"/>
            <w:tcBorders>
              <w:bottom w:val="single" w:sz="4" w:space="0" w:color="808080"/>
            </w:tcBorders>
            <w:shd w:val="clear" w:color="auto" w:fill="auto"/>
          </w:tcPr>
          <w:p w14:paraId="4E8AD4F9" w14:textId="77777777" w:rsidR="00A8262D" w:rsidRPr="008B4D00" w:rsidRDefault="00A8262D" w:rsidP="0088275C">
            <w:pPr>
              <w:pStyle w:val="BodyTextTable"/>
              <w:keepNext/>
              <w:keepLines/>
              <w:rPr>
                <w:b/>
                <w:bCs/>
              </w:rPr>
            </w:pPr>
            <w:r w:rsidRPr="008B4D00">
              <w:rPr>
                <w:b/>
                <w:bCs/>
              </w:rPr>
              <w:t>The file will include all brands/services as specified in 3C3 AIA HLD.</w:t>
            </w:r>
          </w:p>
        </w:tc>
      </w:tr>
      <w:tr w:rsidR="00E470A2" w:rsidRPr="00C51AAB" w14:paraId="2C233902" w14:textId="77777777" w:rsidTr="00757F68">
        <w:tc>
          <w:tcPr>
            <w:tcW w:w="1290" w:type="pct"/>
            <w:tcBorders>
              <w:bottom w:val="single" w:sz="4" w:space="0" w:color="808080"/>
            </w:tcBorders>
            <w:shd w:val="clear" w:color="auto" w:fill="auto"/>
          </w:tcPr>
          <w:p w14:paraId="3C09EC50" w14:textId="77777777" w:rsidR="00E470A2" w:rsidRPr="00C51AAB" w:rsidRDefault="00E470A2" w:rsidP="00757F68">
            <w:pPr>
              <w:pStyle w:val="BodyTextTable"/>
              <w:keepNext/>
              <w:keepLines/>
              <w:rPr>
                <w:b/>
                <w:bCs/>
              </w:rPr>
            </w:pPr>
            <w:r w:rsidRPr="00C51AAB">
              <w:rPr>
                <w:b/>
                <w:bCs/>
              </w:rPr>
              <w:t>File Format</w:t>
            </w:r>
          </w:p>
        </w:tc>
        <w:tc>
          <w:tcPr>
            <w:tcW w:w="3710" w:type="pct"/>
            <w:gridSpan w:val="2"/>
            <w:tcBorders>
              <w:bottom w:val="single" w:sz="4" w:space="0" w:color="808080"/>
            </w:tcBorders>
            <w:shd w:val="clear" w:color="auto" w:fill="auto"/>
          </w:tcPr>
          <w:p w14:paraId="63BB9572" w14:textId="77777777" w:rsidR="00E470A2" w:rsidRPr="003A4ED1" w:rsidRDefault="00E470A2" w:rsidP="00757F68">
            <w:pPr>
              <w:pStyle w:val="BodyText"/>
              <w:tabs>
                <w:tab w:val="left" w:pos="989"/>
              </w:tabs>
              <w:ind w:left="0"/>
              <w:rPr>
                <w:sz w:val="18"/>
                <w:szCs w:val="18"/>
              </w:rPr>
            </w:pPr>
            <w:r w:rsidRPr="003A4ED1">
              <w:rPr>
                <w:sz w:val="18"/>
                <w:szCs w:val="18"/>
              </w:rPr>
              <w:t>CSV - textual, comma separated values</w:t>
            </w:r>
          </w:p>
          <w:p w14:paraId="2E613532" w14:textId="77777777" w:rsidR="00E470A2" w:rsidRPr="003A4ED1" w:rsidRDefault="00E470A2" w:rsidP="00757F68">
            <w:pPr>
              <w:ind w:left="0"/>
              <w:rPr>
                <w:sz w:val="18"/>
                <w:szCs w:val="18"/>
              </w:rPr>
            </w:pPr>
            <w:r w:rsidRPr="003A4ED1">
              <w:rPr>
                <w:sz w:val="18"/>
                <w:szCs w:val="18"/>
              </w:rPr>
              <w:t>File encoding: UTF-8</w:t>
            </w:r>
          </w:p>
          <w:p w14:paraId="62427F87" w14:textId="77777777" w:rsidR="00E470A2" w:rsidRPr="00AD675C" w:rsidRDefault="00E470A2" w:rsidP="00757F68">
            <w:pPr>
              <w:pStyle w:val="BodyTextTable"/>
              <w:keepNext/>
              <w:keepLines/>
              <w:rPr>
                <w:sz w:val="20"/>
                <w:szCs w:val="22"/>
              </w:rPr>
            </w:pPr>
            <w:r w:rsidRPr="003A4ED1">
              <w:rPr>
                <w:szCs w:val="18"/>
              </w:rPr>
              <w:t xml:space="preserve">Compression: gnu </w:t>
            </w:r>
            <w:proofErr w:type="spellStart"/>
            <w:r w:rsidRPr="003A4ED1">
              <w:rPr>
                <w:szCs w:val="18"/>
              </w:rPr>
              <w:t>gzip</w:t>
            </w:r>
            <w:proofErr w:type="spellEnd"/>
          </w:p>
        </w:tc>
      </w:tr>
      <w:tr w:rsidR="00E470A2" w:rsidRPr="00C51AAB" w14:paraId="6F4C5FA1" w14:textId="77777777" w:rsidTr="00757F68">
        <w:tc>
          <w:tcPr>
            <w:tcW w:w="1290" w:type="pct"/>
            <w:tcBorders>
              <w:bottom w:val="single" w:sz="4" w:space="0" w:color="808080"/>
            </w:tcBorders>
            <w:shd w:val="clear" w:color="auto" w:fill="auto"/>
          </w:tcPr>
          <w:p w14:paraId="5E4EC8D5" w14:textId="77777777" w:rsidR="00E470A2" w:rsidRPr="00C51AAB" w:rsidRDefault="00E470A2" w:rsidP="00757F68">
            <w:pPr>
              <w:pStyle w:val="BodyTextTable"/>
              <w:rPr>
                <w:b/>
                <w:bCs/>
              </w:rPr>
            </w:pPr>
            <w:r w:rsidRPr="00C51AAB">
              <w:rPr>
                <w:b/>
                <w:bCs/>
              </w:rPr>
              <w:t>File Name Convention</w:t>
            </w:r>
          </w:p>
        </w:tc>
        <w:tc>
          <w:tcPr>
            <w:tcW w:w="3710" w:type="pct"/>
            <w:gridSpan w:val="2"/>
            <w:tcBorders>
              <w:bottom w:val="single" w:sz="4" w:space="0" w:color="808080"/>
            </w:tcBorders>
            <w:shd w:val="clear" w:color="auto" w:fill="auto"/>
          </w:tcPr>
          <w:p w14:paraId="0F7B7BAF" w14:textId="77777777" w:rsidR="00E470A2" w:rsidRPr="003A4ED1" w:rsidRDefault="00E470A2" w:rsidP="00757F68">
            <w:pPr>
              <w:ind w:left="0"/>
              <w:rPr>
                <w:sz w:val="18"/>
                <w:szCs w:val="18"/>
              </w:rPr>
            </w:pPr>
            <w:r>
              <w:rPr>
                <w:sz w:val="18"/>
                <w:szCs w:val="18"/>
              </w:rPr>
              <w:t>home_</w:t>
            </w:r>
            <w:r w:rsidRPr="00D5425E">
              <w:rPr>
                <w:sz w:val="18"/>
                <w:szCs w:val="18"/>
              </w:rPr>
              <w:t>subscribers</w:t>
            </w:r>
            <w:r w:rsidRPr="003A4ED1">
              <w:rPr>
                <w:sz w:val="18"/>
                <w:szCs w:val="18"/>
              </w:rPr>
              <w:t>_#date_#count</w:t>
            </w:r>
            <w:r>
              <w:rPr>
                <w:sz w:val="18"/>
                <w:szCs w:val="18"/>
              </w:rPr>
              <w:t>.csv</w:t>
            </w:r>
          </w:p>
          <w:p w14:paraId="0F44960F" w14:textId="77777777" w:rsidR="00E470A2" w:rsidRPr="003A4ED1" w:rsidRDefault="00E470A2" w:rsidP="00757F68">
            <w:pPr>
              <w:ind w:left="0"/>
              <w:rPr>
                <w:sz w:val="18"/>
                <w:szCs w:val="18"/>
              </w:rPr>
            </w:pPr>
            <w:r w:rsidRPr="003A4ED1">
              <w:rPr>
                <w:sz w:val="18"/>
                <w:szCs w:val="18"/>
              </w:rPr>
              <w:t>#</w:t>
            </w:r>
            <w:proofErr w:type="gramStart"/>
            <w:r w:rsidRPr="003A4ED1">
              <w:rPr>
                <w:sz w:val="18"/>
                <w:szCs w:val="18"/>
              </w:rPr>
              <w:t>date</w:t>
            </w:r>
            <w:proofErr w:type="gramEnd"/>
            <w:r w:rsidRPr="003A4ED1">
              <w:rPr>
                <w:sz w:val="18"/>
                <w:szCs w:val="18"/>
              </w:rPr>
              <w:t xml:space="preserve"> - the </w:t>
            </w:r>
            <w:r>
              <w:rPr>
                <w:sz w:val="18"/>
                <w:szCs w:val="18"/>
              </w:rPr>
              <w:t>effective</w:t>
            </w:r>
            <w:r w:rsidRPr="003A4ED1">
              <w:rPr>
                <w:sz w:val="18"/>
                <w:szCs w:val="18"/>
              </w:rPr>
              <w:t xml:space="preserve"> day, format: YYYYMMDD</w:t>
            </w:r>
          </w:p>
          <w:p w14:paraId="553D7ABD" w14:textId="77777777" w:rsidR="00E470A2" w:rsidRPr="003A4ED1" w:rsidRDefault="00E470A2" w:rsidP="00757F68">
            <w:pPr>
              <w:ind w:left="0"/>
              <w:rPr>
                <w:sz w:val="18"/>
                <w:szCs w:val="18"/>
              </w:rPr>
            </w:pPr>
            <w:r w:rsidRPr="003A4ED1">
              <w:rPr>
                <w:sz w:val="18"/>
                <w:szCs w:val="18"/>
              </w:rPr>
              <w:t>#</w:t>
            </w:r>
            <w:proofErr w:type="gramStart"/>
            <w:r w:rsidRPr="003A4ED1">
              <w:rPr>
                <w:sz w:val="18"/>
                <w:szCs w:val="18"/>
              </w:rPr>
              <w:t>count</w:t>
            </w:r>
            <w:proofErr w:type="gramEnd"/>
            <w:r w:rsidRPr="003A4ED1">
              <w:rPr>
                <w:sz w:val="18"/>
                <w:szCs w:val="18"/>
              </w:rPr>
              <w:t xml:space="preserve"> – number of records in the file</w:t>
            </w:r>
          </w:p>
          <w:p w14:paraId="329A94D4" w14:textId="77777777" w:rsidR="00E470A2" w:rsidRPr="0018177E" w:rsidRDefault="00E470A2" w:rsidP="00757F68">
            <w:pPr>
              <w:pStyle w:val="BodyTextTable"/>
              <w:rPr>
                <w:szCs w:val="18"/>
              </w:rPr>
            </w:pPr>
            <w:proofErr w:type="gramStart"/>
            <w:r w:rsidRPr="003A4ED1">
              <w:rPr>
                <w:szCs w:val="18"/>
              </w:rPr>
              <w:t>E.g.</w:t>
            </w:r>
            <w:proofErr w:type="gramEnd"/>
            <w:r w:rsidRPr="003A4ED1">
              <w:rPr>
                <w:szCs w:val="18"/>
              </w:rPr>
              <w:t xml:space="preserve"> </w:t>
            </w:r>
            <w:r>
              <w:rPr>
                <w:szCs w:val="18"/>
              </w:rPr>
              <w:t>home_</w:t>
            </w:r>
            <w:r w:rsidRPr="00D5425E">
              <w:rPr>
                <w:szCs w:val="18"/>
              </w:rPr>
              <w:t>subscribers</w:t>
            </w:r>
            <w:r w:rsidRPr="003A4ED1">
              <w:rPr>
                <w:szCs w:val="18"/>
              </w:rPr>
              <w:t>_20171230_100000000</w:t>
            </w:r>
            <w:r>
              <w:rPr>
                <w:szCs w:val="18"/>
              </w:rPr>
              <w:t>.csv</w:t>
            </w:r>
          </w:p>
        </w:tc>
      </w:tr>
      <w:tr w:rsidR="00E470A2" w:rsidRPr="00C51AAB" w14:paraId="5B995D83" w14:textId="77777777" w:rsidTr="00757F68">
        <w:tc>
          <w:tcPr>
            <w:tcW w:w="1290" w:type="pct"/>
            <w:tcBorders>
              <w:bottom w:val="single" w:sz="4" w:space="0" w:color="808080"/>
            </w:tcBorders>
            <w:shd w:val="clear" w:color="auto" w:fill="auto"/>
          </w:tcPr>
          <w:p w14:paraId="5FFDA2CA" w14:textId="77777777" w:rsidR="00E470A2" w:rsidRPr="00C51AAB" w:rsidRDefault="00E470A2" w:rsidP="00757F68">
            <w:pPr>
              <w:pStyle w:val="BodyTextTable"/>
              <w:rPr>
                <w:b/>
                <w:bCs/>
              </w:rPr>
            </w:pPr>
            <w:r>
              <w:rPr>
                <w:b/>
                <w:bCs/>
              </w:rPr>
              <w:t>File Compression</w:t>
            </w:r>
          </w:p>
        </w:tc>
        <w:tc>
          <w:tcPr>
            <w:tcW w:w="3710" w:type="pct"/>
            <w:gridSpan w:val="2"/>
            <w:tcBorders>
              <w:bottom w:val="single" w:sz="4" w:space="0" w:color="808080"/>
            </w:tcBorders>
            <w:shd w:val="clear" w:color="auto" w:fill="auto"/>
          </w:tcPr>
          <w:p w14:paraId="205B109A" w14:textId="77777777" w:rsidR="00E470A2" w:rsidRPr="003A4ED1" w:rsidRDefault="00E470A2" w:rsidP="00757F68">
            <w:pPr>
              <w:pStyle w:val="BodyTextTable"/>
              <w:rPr>
                <w:szCs w:val="18"/>
              </w:rPr>
            </w:pPr>
            <w:r w:rsidRPr="003A4ED1">
              <w:rPr>
                <w:szCs w:val="18"/>
              </w:rPr>
              <w:t>*.</w:t>
            </w:r>
            <w:proofErr w:type="spellStart"/>
            <w:r w:rsidRPr="003A4ED1">
              <w:rPr>
                <w:szCs w:val="18"/>
              </w:rPr>
              <w:t>gz</w:t>
            </w:r>
            <w:proofErr w:type="spellEnd"/>
          </w:p>
          <w:p w14:paraId="6098A907" w14:textId="77777777" w:rsidR="00E470A2" w:rsidRPr="0018177E" w:rsidRDefault="00E470A2" w:rsidP="00757F68">
            <w:pPr>
              <w:pStyle w:val="BodyTextTable"/>
              <w:rPr>
                <w:szCs w:val="18"/>
              </w:rPr>
            </w:pPr>
            <w:r>
              <w:rPr>
                <w:szCs w:val="18"/>
              </w:rPr>
              <w:t>home_</w:t>
            </w:r>
            <w:r w:rsidRPr="00D5425E">
              <w:rPr>
                <w:szCs w:val="18"/>
              </w:rPr>
              <w:t>subscribers</w:t>
            </w:r>
            <w:r w:rsidRPr="003A4ED1">
              <w:rPr>
                <w:szCs w:val="18"/>
              </w:rPr>
              <w:t>_#date_#count</w:t>
            </w:r>
            <w:r>
              <w:rPr>
                <w:szCs w:val="18"/>
              </w:rPr>
              <w:t>.csv</w:t>
            </w:r>
            <w:r w:rsidRPr="003A4ED1">
              <w:rPr>
                <w:szCs w:val="18"/>
              </w:rPr>
              <w:t>.gz</w:t>
            </w:r>
          </w:p>
        </w:tc>
      </w:tr>
      <w:tr w:rsidR="00E470A2" w:rsidRPr="00C51AAB" w14:paraId="7BF11821" w14:textId="77777777" w:rsidTr="00757F68">
        <w:tc>
          <w:tcPr>
            <w:tcW w:w="1290" w:type="pct"/>
            <w:tcBorders>
              <w:bottom w:val="single" w:sz="4" w:space="0" w:color="808080"/>
            </w:tcBorders>
            <w:shd w:val="clear" w:color="auto" w:fill="auto"/>
          </w:tcPr>
          <w:p w14:paraId="25A560FA" w14:textId="77777777" w:rsidR="00E470A2" w:rsidRPr="00C51AAB" w:rsidRDefault="00E470A2" w:rsidP="00757F68">
            <w:pPr>
              <w:pStyle w:val="BodyTextTable"/>
              <w:rPr>
                <w:b/>
                <w:bCs/>
              </w:rPr>
            </w:pPr>
            <w:r w:rsidRPr="004B41E2">
              <w:rPr>
                <w:b/>
                <w:bCs/>
              </w:rPr>
              <w:t>Record Format</w:t>
            </w:r>
          </w:p>
        </w:tc>
        <w:tc>
          <w:tcPr>
            <w:tcW w:w="3710" w:type="pct"/>
            <w:gridSpan w:val="2"/>
            <w:tcBorders>
              <w:bottom w:val="single" w:sz="4" w:space="0" w:color="808080"/>
            </w:tcBorders>
            <w:shd w:val="clear" w:color="auto" w:fill="auto"/>
          </w:tcPr>
          <w:p w14:paraId="5486305C" w14:textId="77777777" w:rsidR="00E470A2" w:rsidRPr="003A4ED1" w:rsidRDefault="00E470A2" w:rsidP="00757F68">
            <w:pPr>
              <w:pStyle w:val="BodyTextTable"/>
            </w:pPr>
            <w:r w:rsidRPr="003A4ED1">
              <w:t>Char Encoding: ASCII</w:t>
            </w:r>
          </w:p>
          <w:p w14:paraId="3AFA1596" w14:textId="77777777" w:rsidR="00E470A2" w:rsidRPr="003A4ED1" w:rsidRDefault="00E470A2" w:rsidP="00757F68">
            <w:pPr>
              <w:pStyle w:val="BodyTextTable"/>
            </w:pPr>
            <w:r w:rsidRPr="003A4ED1">
              <w:t>Fields delimiter: pipe – '|'</w:t>
            </w:r>
            <w:r>
              <w:rPr>
                <w:color w:val="000000"/>
                <w:szCs w:val="18"/>
              </w:rPr>
              <w:t>. Two consecutive pipes ‘||’ denote an empty field value.</w:t>
            </w:r>
          </w:p>
          <w:p w14:paraId="271ADF01" w14:textId="77777777" w:rsidR="00E470A2" w:rsidRPr="003A4ED1" w:rsidRDefault="00E470A2" w:rsidP="00757F68">
            <w:pPr>
              <w:pStyle w:val="BodyTextTable"/>
            </w:pPr>
            <w:r w:rsidRPr="003A4ED1">
              <w:t>New Line Character: EOL (LF)</w:t>
            </w:r>
          </w:p>
          <w:p w14:paraId="4CE9F617" w14:textId="77777777" w:rsidR="00E470A2" w:rsidRDefault="00E470A2" w:rsidP="00757F68">
            <w:pPr>
              <w:pStyle w:val="BodyTextTable"/>
            </w:pPr>
            <w:r w:rsidRPr="003A4ED1">
              <w:t>Header/trailer record: No such records will be added</w:t>
            </w:r>
            <w:r>
              <w:t>;</w:t>
            </w:r>
            <w:r w:rsidRPr="003A4ED1">
              <w:t xml:space="preserve"> record count will be part of the filename.</w:t>
            </w:r>
          </w:p>
          <w:p w14:paraId="4692AA32" w14:textId="77777777" w:rsidR="00E470A2" w:rsidRPr="00237D81" w:rsidRDefault="00E470A2" w:rsidP="00757F68">
            <w:pPr>
              <w:ind w:left="0"/>
              <w:rPr>
                <w:color w:val="000000"/>
                <w:sz w:val="18"/>
                <w:szCs w:val="18"/>
              </w:rPr>
            </w:pPr>
            <w:r w:rsidRPr="00237D81">
              <w:rPr>
                <w:color w:val="000000"/>
                <w:sz w:val="18"/>
                <w:szCs w:val="18"/>
              </w:rPr>
              <w:t>Common Date format: YYYY-MM-DD</w:t>
            </w:r>
          </w:p>
          <w:p w14:paraId="039811D7" w14:textId="77777777" w:rsidR="00E470A2" w:rsidRPr="00C51AAB" w:rsidRDefault="00E470A2" w:rsidP="00757F68">
            <w:pPr>
              <w:pStyle w:val="BodyTextTable"/>
            </w:pPr>
            <w:r w:rsidRPr="00237D81">
              <w:rPr>
                <w:color w:val="000000"/>
                <w:szCs w:val="18"/>
              </w:rPr>
              <w:t>Common Date Time format: YYYY-MM-DD HH24:</w:t>
            </w:r>
            <w:proofErr w:type="gramStart"/>
            <w:r w:rsidRPr="00237D81">
              <w:rPr>
                <w:color w:val="000000"/>
                <w:szCs w:val="18"/>
              </w:rPr>
              <w:t>MM:SS</w:t>
            </w:r>
            <w:proofErr w:type="gramEnd"/>
          </w:p>
        </w:tc>
      </w:tr>
      <w:tr w:rsidR="00E470A2" w:rsidRPr="00C51AAB" w14:paraId="481C3D5E" w14:textId="77777777" w:rsidTr="00757F68">
        <w:tc>
          <w:tcPr>
            <w:tcW w:w="1290" w:type="pct"/>
            <w:tcBorders>
              <w:bottom w:val="single" w:sz="4" w:space="0" w:color="808080"/>
            </w:tcBorders>
            <w:shd w:val="clear" w:color="auto" w:fill="auto"/>
          </w:tcPr>
          <w:p w14:paraId="6B379E93" w14:textId="77777777" w:rsidR="00E470A2" w:rsidRPr="00C51AAB" w:rsidRDefault="00E470A2" w:rsidP="00757F68">
            <w:pPr>
              <w:pStyle w:val="BodyTextTable"/>
              <w:rPr>
                <w:b/>
                <w:bCs/>
              </w:rPr>
            </w:pPr>
            <w:r w:rsidRPr="00C51AAB">
              <w:rPr>
                <w:b/>
                <w:bCs/>
              </w:rPr>
              <w:t>File Place</w:t>
            </w:r>
          </w:p>
        </w:tc>
        <w:tc>
          <w:tcPr>
            <w:tcW w:w="3710" w:type="pct"/>
            <w:gridSpan w:val="2"/>
            <w:tcBorders>
              <w:bottom w:val="single" w:sz="4" w:space="0" w:color="808080"/>
            </w:tcBorders>
            <w:shd w:val="clear" w:color="auto" w:fill="auto"/>
          </w:tcPr>
          <w:p w14:paraId="4FCB5F84" w14:textId="77777777" w:rsidR="00E470A2" w:rsidRPr="00C51AAB" w:rsidRDefault="00E470A2" w:rsidP="00757F68">
            <w:pPr>
              <w:pStyle w:val="BodyTextTable"/>
            </w:pPr>
            <w:r w:rsidRPr="00205C8C">
              <w:t>To be defined during actual integration</w:t>
            </w:r>
          </w:p>
        </w:tc>
      </w:tr>
      <w:tr w:rsidR="00E470A2" w:rsidRPr="00C51AAB" w14:paraId="4C904E26" w14:textId="77777777" w:rsidTr="00757F68">
        <w:tc>
          <w:tcPr>
            <w:tcW w:w="1290" w:type="pct"/>
            <w:tcBorders>
              <w:bottom w:val="single" w:sz="4" w:space="0" w:color="808080"/>
            </w:tcBorders>
            <w:shd w:val="clear" w:color="auto" w:fill="auto"/>
          </w:tcPr>
          <w:p w14:paraId="7E6B26FF" w14:textId="77777777" w:rsidR="00E470A2" w:rsidRPr="00C51AAB" w:rsidRDefault="00E470A2" w:rsidP="00757F68">
            <w:pPr>
              <w:pStyle w:val="BodyTextTable"/>
              <w:rPr>
                <w:b/>
                <w:bCs/>
              </w:rPr>
            </w:pPr>
            <w:r>
              <w:rPr>
                <w:b/>
                <w:bCs/>
              </w:rPr>
              <w:t>User &amp; Password</w:t>
            </w:r>
          </w:p>
        </w:tc>
        <w:tc>
          <w:tcPr>
            <w:tcW w:w="3710" w:type="pct"/>
            <w:gridSpan w:val="2"/>
            <w:tcBorders>
              <w:bottom w:val="single" w:sz="4" w:space="0" w:color="808080"/>
            </w:tcBorders>
            <w:shd w:val="clear" w:color="auto" w:fill="auto"/>
          </w:tcPr>
          <w:p w14:paraId="6FC3FB65" w14:textId="77777777" w:rsidR="00E470A2" w:rsidRPr="00852A6F" w:rsidRDefault="00E470A2" w:rsidP="00757F68">
            <w:pPr>
              <w:pStyle w:val="BodyTextTable"/>
            </w:pPr>
            <w:r w:rsidRPr="00205C8C">
              <w:t xml:space="preserve">To be </w:t>
            </w:r>
            <w:r>
              <w:t>provided by Amdocs AIA</w:t>
            </w:r>
            <w:r w:rsidRPr="00205C8C">
              <w:t xml:space="preserve"> during actual integration</w:t>
            </w:r>
          </w:p>
        </w:tc>
      </w:tr>
      <w:tr w:rsidR="00E470A2" w:rsidRPr="00C51AAB" w14:paraId="1A177CD4" w14:textId="77777777" w:rsidTr="00757F68">
        <w:tc>
          <w:tcPr>
            <w:tcW w:w="1290" w:type="pct"/>
            <w:tcBorders>
              <w:bottom w:val="single" w:sz="4" w:space="0" w:color="808080"/>
            </w:tcBorders>
            <w:shd w:val="clear" w:color="auto" w:fill="auto"/>
          </w:tcPr>
          <w:p w14:paraId="5712D667" w14:textId="77777777" w:rsidR="00E470A2" w:rsidRPr="00C51AAB" w:rsidRDefault="00E470A2" w:rsidP="00757F68">
            <w:pPr>
              <w:pStyle w:val="BodyTextTable"/>
              <w:rPr>
                <w:b/>
                <w:bCs/>
              </w:rPr>
            </w:pPr>
            <w:r>
              <w:rPr>
                <w:b/>
                <w:bCs/>
              </w:rPr>
              <w:t>Download Completion Rule</w:t>
            </w:r>
          </w:p>
        </w:tc>
        <w:tc>
          <w:tcPr>
            <w:tcW w:w="3710" w:type="pct"/>
            <w:gridSpan w:val="2"/>
            <w:tcBorders>
              <w:bottom w:val="single" w:sz="4" w:space="0" w:color="808080"/>
            </w:tcBorders>
            <w:shd w:val="clear" w:color="auto" w:fill="auto"/>
          </w:tcPr>
          <w:p w14:paraId="08B81C04" w14:textId="77777777" w:rsidR="00E470A2" w:rsidRPr="00852A6F" w:rsidRDefault="00E470A2" w:rsidP="00757F68">
            <w:pPr>
              <w:pStyle w:val="BodyTextTable"/>
            </w:pPr>
            <w:r w:rsidRPr="00B22201">
              <w:rPr>
                <w:color w:val="000000"/>
                <w:szCs w:val="18"/>
              </w:rPr>
              <w:t>When file download was completed successfully, the f</w:t>
            </w:r>
            <w:r w:rsidRPr="005E0AD3">
              <w:rPr>
                <w:color w:val="000000"/>
                <w:szCs w:val="18"/>
              </w:rPr>
              <w:t>ile will be moved to the archive</w:t>
            </w:r>
            <w:r w:rsidRPr="00B22201">
              <w:rPr>
                <w:color w:val="000000"/>
                <w:szCs w:val="18"/>
              </w:rPr>
              <w:t xml:space="preserve"> folder.</w:t>
            </w:r>
          </w:p>
        </w:tc>
      </w:tr>
      <w:tr w:rsidR="00E470A2" w:rsidRPr="00C51AAB" w14:paraId="2EC6D2CB" w14:textId="77777777" w:rsidTr="00757F68">
        <w:tc>
          <w:tcPr>
            <w:tcW w:w="1290" w:type="pct"/>
            <w:tcBorders>
              <w:bottom w:val="single" w:sz="4" w:space="0" w:color="808080"/>
            </w:tcBorders>
            <w:shd w:val="clear" w:color="auto" w:fill="auto"/>
          </w:tcPr>
          <w:p w14:paraId="121C8D69" w14:textId="77777777" w:rsidR="00E470A2" w:rsidRPr="00C51AAB" w:rsidRDefault="00E470A2" w:rsidP="00757F68">
            <w:pPr>
              <w:pStyle w:val="BodyTextTable"/>
              <w:rPr>
                <w:b/>
                <w:bCs/>
              </w:rPr>
            </w:pPr>
            <w:r w:rsidRPr="00C51AAB">
              <w:rPr>
                <w:b/>
                <w:bCs/>
              </w:rPr>
              <w:t>Empty File Rule</w:t>
            </w:r>
          </w:p>
        </w:tc>
        <w:tc>
          <w:tcPr>
            <w:tcW w:w="3710" w:type="pct"/>
            <w:gridSpan w:val="2"/>
            <w:tcBorders>
              <w:bottom w:val="single" w:sz="4" w:space="0" w:color="808080"/>
            </w:tcBorders>
            <w:shd w:val="clear" w:color="auto" w:fill="auto"/>
          </w:tcPr>
          <w:p w14:paraId="6C69B80E" w14:textId="77777777" w:rsidR="00E470A2" w:rsidRPr="00112E02" w:rsidRDefault="00E470A2" w:rsidP="00757F68">
            <w:pPr>
              <w:pStyle w:val="BodyTextTable"/>
              <w:rPr>
                <w:highlight w:val="yellow"/>
              </w:rPr>
            </w:pPr>
            <w:r w:rsidRPr="003A4ED1">
              <w:t>If there is no record to extract</w:t>
            </w:r>
            <w:r>
              <w:t>,</w:t>
            </w:r>
            <w:r w:rsidRPr="003A4ED1">
              <w:t xml:space="preserve"> quit the file processing</w:t>
            </w:r>
            <w:r>
              <w:t xml:space="preserve">. </w:t>
            </w:r>
          </w:p>
        </w:tc>
      </w:tr>
    </w:tbl>
    <w:p w14:paraId="1C918A31" w14:textId="77777777" w:rsidR="00E470A2" w:rsidRPr="00C51AAB" w:rsidRDefault="00E470A2" w:rsidP="00E470A2">
      <w:pPr>
        <w:pStyle w:val="Heading5"/>
      </w:pPr>
      <w:r w:rsidRPr="00C51AAB">
        <w:t>Detail Record</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Grid>
        <w:gridCol w:w="437"/>
        <w:gridCol w:w="1908"/>
        <w:gridCol w:w="1216"/>
        <w:gridCol w:w="3988"/>
        <w:gridCol w:w="866"/>
        <w:gridCol w:w="604"/>
      </w:tblGrid>
      <w:tr w:rsidR="00E470A2" w:rsidRPr="002A4D90" w14:paraId="51CD5BFD" w14:textId="77777777" w:rsidTr="00757F68">
        <w:trPr>
          <w:cantSplit/>
          <w:trHeight w:val="1178"/>
          <w:tblHeader/>
        </w:trPr>
        <w:tc>
          <w:tcPr>
            <w:tcW w:w="242" w:type="pct"/>
            <w:tcBorders>
              <w:bottom w:val="single" w:sz="4" w:space="0" w:color="808080"/>
            </w:tcBorders>
            <w:shd w:val="clear" w:color="auto" w:fill="626469"/>
            <w:textDirection w:val="tbRl"/>
            <w:vAlign w:val="center"/>
            <w:hideMark/>
          </w:tcPr>
          <w:p w14:paraId="166F487A" w14:textId="77777777" w:rsidR="00E470A2" w:rsidRPr="002A4D90" w:rsidRDefault="00E470A2" w:rsidP="00757F68">
            <w:pPr>
              <w:pStyle w:val="HeaderTable"/>
              <w:ind w:left="72" w:right="113"/>
              <w:rPr>
                <w:rFonts w:asciiTheme="minorHAnsi" w:hAnsiTheme="minorHAnsi"/>
                <w:color w:val="FFFFFF"/>
                <w:szCs w:val="18"/>
              </w:rPr>
            </w:pPr>
            <w:r w:rsidRPr="002A4D90">
              <w:rPr>
                <w:rFonts w:asciiTheme="minorHAnsi" w:hAnsiTheme="minorHAnsi"/>
                <w:color w:val="FFFFFF"/>
                <w:szCs w:val="18"/>
              </w:rPr>
              <w:t xml:space="preserve">Field No. </w:t>
            </w:r>
          </w:p>
        </w:tc>
        <w:tc>
          <w:tcPr>
            <w:tcW w:w="1058" w:type="pct"/>
            <w:tcBorders>
              <w:bottom w:val="single" w:sz="4" w:space="0" w:color="808080"/>
            </w:tcBorders>
            <w:shd w:val="clear" w:color="auto" w:fill="626469"/>
            <w:vAlign w:val="center"/>
            <w:hideMark/>
          </w:tcPr>
          <w:p w14:paraId="463C3F85"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Attribute Name</w:t>
            </w:r>
          </w:p>
        </w:tc>
        <w:tc>
          <w:tcPr>
            <w:tcW w:w="674" w:type="pct"/>
            <w:tcBorders>
              <w:bottom w:val="single" w:sz="4" w:space="0" w:color="808080"/>
            </w:tcBorders>
            <w:shd w:val="clear" w:color="auto" w:fill="626469"/>
            <w:vAlign w:val="center"/>
          </w:tcPr>
          <w:p w14:paraId="105DAAEF"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Data Type</w:t>
            </w:r>
          </w:p>
        </w:tc>
        <w:tc>
          <w:tcPr>
            <w:tcW w:w="2211" w:type="pct"/>
            <w:tcBorders>
              <w:bottom w:val="single" w:sz="4" w:space="0" w:color="808080"/>
            </w:tcBorders>
            <w:shd w:val="clear" w:color="auto" w:fill="626469"/>
            <w:vAlign w:val="center"/>
            <w:hideMark/>
          </w:tcPr>
          <w:p w14:paraId="74734F97" w14:textId="77777777" w:rsidR="00E470A2" w:rsidRPr="00E34091" w:rsidRDefault="00E470A2" w:rsidP="00757F68">
            <w:pPr>
              <w:pStyle w:val="HeaderTable"/>
              <w:ind w:left="72"/>
              <w:rPr>
                <w:rFonts w:asciiTheme="minorHAnsi" w:hAnsiTheme="minorHAnsi"/>
                <w:color w:val="FFFFFF"/>
                <w:szCs w:val="18"/>
              </w:rPr>
            </w:pPr>
            <w:r w:rsidRPr="00E34091">
              <w:rPr>
                <w:rFonts w:asciiTheme="minorHAnsi" w:hAnsiTheme="minorHAnsi"/>
                <w:color w:val="FFFFFF"/>
                <w:szCs w:val="18"/>
              </w:rPr>
              <w:t>Field Description</w:t>
            </w:r>
          </w:p>
        </w:tc>
        <w:tc>
          <w:tcPr>
            <w:tcW w:w="480" w:type="pct"/>
            <w:tcBorders>
              <w:bottom w:val="single" w:sz="4" w:space="0" w:color="808080"/>
            </w:tcBorders>
            <w:shd w:val="clear" w:color="auto" w:fill="626469"/>
            <w:vAlign w:val="center"/>
          </w:tcPr>
          <w:p w14:paraId="06C1399D" w14:textId="77777777" w:rsidR="00E470A2" w:rsidRPr="0004787C" w:rsidRDefault="00E470A2" w:rsidP="00757F68">
            <w:pPr>
              <w:pStyle w:val="HeaderTable"/>
              <w:ind w:left="72"/>
              <w:rPr>
                <w:rFonts w:asciiTheme="minorHAnsi" w:hAnsiTheme="minorHAnsi"/>
                <w:color w:val="FFFFFF"/>
                <w:szCs w:val="18"/>
              </w:rPr>
            </w:pPr>
            <w:r w:rsidRPr="0004787C">
              <w:rPr>
                <w:rFonts w:asciiTheme="minorHAnsi" w:hAnsiTheme="minorHAnsi"/>
                <w:color w:val="FFFFFF"/>
                <w:szCs w:val="18"/>
              </w:rPr>
              <w:t>Source</w:t>
            </w:r>
          </w:p>
        </w:tc>
        <w:tc>
          <w:tcPr>
            <w:tcW w:w="335" w:type="pct"/>
            <w:tcBorders>
              <w:bottom w:val="single" w:sz="4" w:space="0" w:color="808080"/>
            </w:tcBorders>
            <w:shd w:val="clear" w:color="auto" w:fill="626469"/>
            <w:textDirection w:val="tbRl"/>
            <w:vAlign w:val="center"/>
          </w:tcPr>
          <w:p w14:paraId="3DCBE2EC" w14:textId="77777777" w:rsidR="00E470A2" w:rsidRPr="002A4D90" w:rsidRDefault="00E470A2" w:rsidP="00757F68">
            <w:pPr>
              <w:pStyle w:val="HeaderTable"/>
              <w:ind w:left="72" w:right="113"/>
              <w:rPr>
                <w:rFonts w:asciiTheme="minorHAnsi" w:hAnsiTheme="minorHAnsi"/>
                <w:color w:val="FFFFFF"/>
                <w:szCs w:val="18"/>
              </w:rPr>
            </w:pPr>
            <w:r w:rsidRPr="002A4D90">
              <w:rPr>
                <w:rFonts w:asciiTheme="minorHAnsi" w:hAnsiTheme="minorHAnsi"/>
                <w:color w:val="FFFFFF"/>
                <w:szCs w:val="18"/>
              </w:rPr>
              <w:t>Must be populated</w:t>
            </w:r>
          </w:p>
        </w:tc>
      </w:tr>
      <w:tr w:rsidR="00E470A2" w:rsidRPr="002A4D90" w14:paraId="01F71FC8" w14:textId="77777777" w:rsidTr="00757F68">
        <w:trPr>
          <w:cantSplit/>
        </w:trPr>
        <w:tc>
          <w:tcPr>
            <w:tcW w:w="242" w:type="pct"/>
            <w:tcBorders>
              <w:bottom w:val="single" w:sz="4" w:space="0" w:color="808080"/>
            </w:tcBorders>
            <w:shd w:val="clear" w:color="auto" w:fill="auto"/>
          </w:tcPr>
          <w:p w14:paraId="4E4ED419"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1</w:t>
            </w:r>
          </w:p>
        </w:tc>
        <w:tc>
          <w:tcPr>
            <w:tcW w:w="1058" w:type="pct"/>
            <w:tcBorders>
              <w:bottom w:val="single" w:sz="4" w:space="0" w:color="808080"/>
            </w:tcBorders>
            <w:shd w:val="clear" w:color="auto" w:fill="auto"/>
          </w:tcPr>
          <w:p w14:paraId="412B9F18"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Billing Account ID</w:t>
            </w:r>
          </w:p>
        </w:tc>
        <w:tc>
          <w:tcPr>
            <w:tcW w:w="674" w:type="pct"/>
            <w:tcBorders>
              <w:bottom w:val="single" w:sz="4" w:space="0" w:color="808080"/>
            </w:tcBorders>
            <w:shd w:val="clear" w:color="auto" w:fill="auto"/>
          </w:tcPr>
          <w:p w14:paraId="418337A8" w14:textId="77777777" w:rsidR="00E470A2" w:rsidRPr="00E34091" w:rsidRDefault="00E470A2" w:rsidP="00757F68">
            <w:pPr>
              <w:pStyle w:val="BodyTextTable"/>
              <w:rPr>
                <w:rFonts w:asciiTheme="minorHAnsi" w:hAnsiTheme="minorHAnsi"/>
                <w:szCs w:val="18"/>
              </w:rPr>
            </w:pPr>
            <w:r w:rsidRPr="00E34091">
              <w:rPr>
                <w:rFonts w:asciiTheme="minorHAnsi" w:hAnsiTheme="minorHAnsi"/>
                <w:color w:val="000000"/>
                <w:szCs w:val="18"/>
              </w:rPr>
              <w:t>String</w:t>
            </w:r>
          </w:p>
        </w:tc>
        <w:tc>
          <w:tcPr>
            <w:tcW w:w="2211" w:type="pct"/>
            <w:tcBorders>
              <w:bottom w:val="single" w:sz="4" w:space="0" w:color="808080"/>
            </w:tcBorders>
            <w:shd w:val="clear" w:color="auto" w:fill="auto"/>
            <w:vAlign w:val="center"/>
          </w:tcPr>
          <w:p w14:paraId="61FAFD0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The unique account ID in the billing system </w:t>
            </w:r>
          </w:p>
        </w:tc>
        <w:tc>
          <w:tcPr>
            <w:tcW w:w="480" w:type="pct"/>
            <w:tcBorders>
              <w:bottom w:val="single" w:sz="4" w:space="0" w:color="808080"/>
            </w:tcBorders>
            <w:shd w:val="clear" w:color="auto" w:fill="auto"/>
          </w:tcPr>
          <w:p w14:paraId="74C8C216" w14:textId="77777777" w:rsidR="00E470A2" w:rsidRPr="0004787C" w:rsidRDefault="00E470A2" w:rsidP="00757F68">
            <w:pPr>
              <w:pStyle w:val="BodyTextTable"/>
              <w:rPr>
                <w:rFonts w:asciiTheme="minorHAnsi" w:hAnsiTheme="minorHAnsi"/>
                <w:szCs w:val="18"/>
              </w:rPr>
            </w:pPr>
          </w:p>
        </w:tc>
        <w:tc>
          <w:tcPr>
            <w:tcW w:w="335" w:type="pct"/>
            <w:tcBorders>
              <w:bottom w:val="single" w:sz="4" w:space="0" w:color="808080"/>
            </w:tcBorders>
            <w:shd w:val="clear" w:color="auto" w:fill="auto"/>
            <w:vAlign w:val="center"/>
          </w:tcPr>
          <w:p w14:paraId="54CAC512" w14:textId="77777777" w:rsidR="00E470A2" w:rsidRPr="002A4D90" w:rsidRDefault="00E470A2" w:rsidP="00757F68">
            <w:pPr>
              <w:pStyle w:val="BodyTextTable"/>
              <w:rPr>
                <w:rFonts w:asciiTheme="minorHAnsi" w:hAnsiTheme="minorHAnsi"/>
                <w:szCs w:val="18"/>
              </w:rPr>
            </w:pPr>
            <w:r>
              <w:rPr>
                <w:rFonts w:asciiTheme="minorHAnsi" w:hAnsiTheme="minorHAnsi"/>
                <w:szCs w:val="18"/>
              </w:rPr>
              <w:t>M</w:t>
            </w:r>
          </w:p>
        </w:tc>
      </w:tr>
      <w:tr w:rsidR="00E470A2" w:rsidRPr="002A4D90" w14:paraId="71FFDD67" w14:textId="77777777" w:rsidTr="00757F68">
        <w:trPr>
          <w:cantSplit/>
        </w:trPr>
        <w:tc>
          <w:tcPr>
            <w:tcW w:w="242" w:type="pct"/>
            <w:tcBorders>
              <w:bottom w:val="single" w:sz="4" w:space="0" w:color="808080"/>
            </w:tcBorders>
            <w:shd w:val="clear" w:color="auto" w:fill="auto"/>
          </w:tcPr>
          <w:p w14:paraId="008ADFC7"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2</w:t>
            </w:r>
          </w:p>
        </w:tc>
        <w:tc>
          <w:tcPr>
            <w:tcW w:w="1058" w:type="pct"/>
            <w:tcBorders>
              <w:bottom w:val="single" w:sz="4" w:space="0" w:color="808080"/>
            </w:tcBorders>
            <w:shd w:val="clear" w:color="auto" w:fill="auto"/>
          </w:tcPr>
          <w:p w14:paraId="6AB77789" w14:textId="77777777" w:rsidR="00E470A2" w:rsidRPr="00E34091" w:rsidRDefault="00E470A2" w:rsidP="00757F68">
            <w:pPr>
              <w:pStyle w:val="BodyTextTable"/>
              <w:rPr>
                <w:rFonts w:asciiTheme="minorHAnsi" w:hAnsiTheme="minorHAnsi"/>
                <w:szCs w:val="18"/>
                <w:highlight w:val="yellow"/>
              </w:rPr>
            </w:pPr>
            <w:r w:rsidRPr="00E34091">
              <w:rPr>
                <w:rFonts w:asciiTheme="minorHAnsi" w:hAnsiTheme="minorHAnsi"/>
                <w:szCs w:val="18"/>
              </w:rPr>
              <w:t>Subscriber ID</w:t>
            </w:r>
          </w:p>
        </w:tc>
        <w:tc>
          <w:tcPr>
            <w:tcW w:w="674" w:type="pct"/>
            <w:tcBorders>
              <w:bottom w:val="single" w:sz="4" w:space="0" w:color="808080"/>
            </w:tcBorders>
            <w:shd w:val="clear" w:color="auto" w:fill="auto"/>
          </w:tcPr>
          <w:p w14:paraId="1B71B3FC" w14:textId="77777777" w:rsidR="00E470A2" w:rsidRPr="00E34091" w:rsidRDefault="00E470A2" w:rsidP="00757F68">
            <w:pPr>
              <w:pStyle w:val="BodyTextTable"/>
              <w:rPr>
                <w:rFonts w:asciiTheme="minorHAnsi" w:hAnsiTheme="minorHAnsi"/>
                <w:szCs w:val="18"/>
                <w:highlight w:val="yellow"/>
              </w:rPr>
            </w:pPr>
            <w:r w:rsidRPr="00E34091">
              <w:rPr>
                <w:rFonts w:asciiTheme="minorHAnsi" w:hAnsiTheme="minorHAnsi"/>
                <w:szCs w:val="18"/>
              </w:rPr>
              <w:t>String</w:t>
            </w:r>
          </w:p>
        </w:tc>
        <w:tc>
          <w:tcPr>
            <w:tcW w:w="2211" w:type="pct"/>
            <w:tcBorders>
              <w:bottom w:val="single" w:sz="4" w:space="0" w:color="808080"/>
            </w:tcBorders>
            <w:shd w:val="clear" w:color="auto" w:fill="auto"/>
            <w:vAlign w:val="center"/>
          </w:tcPr>
          <w:p w14:paraId="74127C85"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The unique subscriber ID</w:t>
            </w:r>
          </w:p>
        </w:tc>
        <w:tc>
          <w:tcPr>
            <w:tcW w:w="480" w:type="pct"/>
            <w:tcBorders>
              <w:bottom w:val="single" w:sz="4" w:space="0" w:color="808080"/>
            </w:tcBorders>
            <w:shd w:val="clear" w:color="auto" w:fill="auto"/>
          </w:tcPr>
          <w:p w14:paraId="04400071" w14:textId="77777777" w:rsidR="00E470A2" w:rsidRPr="0004787C" w:rsidRDefault="00E470A2" w:rsidP="00757F68">
            <w:pPr>
              <w:pStyle w:val="BodyTextTable"/>
              <w:rPr>
                <w:rFonts w:asciiTheme="minorHAnsi" w:hAnsiTheme="minorHAnsi"/>
                <w:szCs w:val="18"/>
                <w:highlight w:val="yellow"/>
              </w:rPr>
            </w:pPr>
          </w:p>
        </w:tc>
        <w:tc>
          <w:tcPr>
            <w:tcW w:w="335" w:type="pct"/>
            <w:tcBorders>
              <w:bottom w:val="single" w:sz="4" w:space="0" w:color="808080"/>
            </w:tcBorders>
            <w:shd w:val="clear" w:color="auto" w:fill="auto"/>
            <w:vAlign w:val="center"/>
          </w:tcPr>
          <w:p w14:paraId="265DA7EC" w14:textId="77777777" w:rsidR="00E470A2" w:rsidRPr="002A4D90" w:rsidRDefault="00E470A2" w:rsidP="00757F68">
            <w:pPr>
              <w:pStyle w:val="BodyTextTable"/>
              <w:rPr>
                <w:rFonts w:asciiTheme="minorHAnsi" w:hAnsiTheme="minorHAnsi"/>
                <w:szCs w:val="18"/>
                <w:highlight w:val="yellow"/>
              </w:rPr>
            </w:pPr>
            <w:r w:rsidRPr="004B521D">
              <w:rPr>
                <w:rFonts w:asciiTheme="minorHAnsi" w:hAnsiTheme="minorHAnsi"/>
                <w:szCs w:val="18"/>
              </w:rPr>
              <w:t>M</w:t>
            </w:r>
          </w:p>
        </w:tc>
      </w:tr>
      <w:tr w:rsidR="00E470A2" w:rsidRPr="002A4D90" w14:paraId="1672EF40" w14:textId="77777777" w:rsidTr="00757F68">
        <w:trPr>
          <w:cantSplit/>
        </w:trPr>
        <w:tc>
          <w:tcPr>
            <w:tcW w:w="242" w:type="pct"/>
            <w:tcBorders>
              <w:bottom w:val="single" w:sz="4" w:space="0" w:color="808080"/>
            </w:tcBorders>
            <w:shd w:val="clear" w:color="auto" w:fill="auto"/>
          </w:tcPr>
          <w:p w14:paraId="7FDD9BFE" w14:textId="77777777" w:rsidR="00F706B1" w:rsidRDefault="00F706B1" w:rsidP="00566105">
            <w:pPr>
              <w:pStyle w:val="BodyTextTable"/>
              <w:numPr>
                <w:ilvl w:val="0"/>
                <w:numId w:val="35"/>
              </w:numPr>
              <w:rPr>
                <w:rFonts w:asciiTheme="minorHAnsi" w:hAnsiTheme="minorHAnsi"/>
                <w:szCs w:val="18"/>
              </w:rPr>
            </w:pPr>
          </w:p>
        </w:tc>
        <w:tc>
          <w:tcPr>
            <w:tcW w:w="1058" w:type="pct"/>
            <w:tcBorders>
              <w:bottom w:val="single" w:sz="4" w:space="0" w:color="808080"/>
            </w:tcBorders>
            <w:shd w:val="clear" w:color="auto" w:fill="auto"/>
            <w:vAlign w:val="center"/>
          </w:tcPr>
          <w:p w14:paraId="73B66EE8" w14:textId="77777777" w:rsidR="00E470A2" w:rsidRPr="00E34091" w:rsidRDefault="00E470A2" w:rsidP="00757F68">
            <w:pPr>
              <w:pStyle w:val="BodyTextTable"/>
              <w:rPr>
                <w:rFonts w:asciiTheme="minorHAnsi" w:hAnsiTheme="minorHAnsi"/>
                <w:szCs w:val="18"/>
              </w:rPr>
            </w:pPr>
            <w:r>
              <w:rPr>
                <w:color w:val="000000"/>
                <w:szCs w:val="18"/>
              </w:rPr>
              <w:t>Activation Date</w:t>
            </w:r>
          </w:p>
        </w:tc>
        <w:tc>
          <w:tcPr>
            <w:tcW w:w="674" w:type="pct"/>
            <w:tcBorders>
              <w:bottom w:val="single" w:sz="4" w:space="0" w:color="808080"/>
            </w:tcBorders>
            <w:shd w:val="clear" w:color="auto" w:fill="auto"/>
            <w:vAlign w:val="center"/>
          </w:tcPr>
          <w:p w14:paraId="38C9C26D" w14:textId="77777777" w:rsidR="00E470A2" w:rsidRPr="00E34091" w:rsidRDefault="00E470A2" w:rsidP="00757F68">
            <w:pPr>
              <w:pStyle w:val="BodyTextTable"/>
              <w:rPr>
                <w:rFonts w:asciiTheme="minorHAnsi" w:hAnsiTheme="minorHAnsi"/>
                <w:szCs w:val="18"/>
              </w:rPr>
            </w:pPr>
            <w:proofErr w:type="spellStart"/>
            <w:r>
              <w:rPr>
                <w:color w:val="000000"/>
                <w:szCs w:val="18"/>
              </w:rPr>
              <w:t>DateTime</w:t>
            </w:r>
            <w:proofErr w:type="spellEnd"/>
          </w:p>
        </w:tc>
        <w:tc>
          <w:tcPr>
            <w:tcW w:w="2211" w:type="pct"/>
            <w:tcBorders>
              <w:bottom w:val="single" w:sz="4" w:space="0" w:color="808080"/>
            </w:tcBorders>
            <w:shd w:val="clear" w:color="auto" w:fill="auto"/>
            <w:vAlign w:val="center"/>
          </w:tcPr>
          <w:p w14:paraId="0F2142B0" w14:textId="77777777" w:rsidR="00E470A2" w:rsidRDefault="00E470A2" w:rsidP="00757F68">
            <w:pPr>
              <w:pStyle w:val="BodyTextTable"/>
              <w:rPr>
                <w:color w:val="000000"/>
                <w:szCs w:val="18"/>
              </w:rPr>
            </w:pPr>
            <w:r>
              <w:rPr>
                <w:color w:val="000000"/>
                <w:szCs w:val="18"/>
              </w:rPr>
              <w:t>The subscriber’s activation date</w:t>
            </w:r>
          </w:p>
          <w:p w14:paraId="2F34AB16" w14:textId="23EF2B50" w:rsidR="00FD7FFD" w:rsidRPr="00E34091" w:rsidRDefault="00FD7FFD" w:rsidP="00757F68">
            <w:pPr>
              <w:pStyle w:val="BodyTextTable"/>
              <w:rPr>
                <w:rFonts w:asciiTheme="minorHAnsi" w:hAnsiTheme="minorHAnsi"/>
                <w:szCs w:val="18"/>
              </w:rPr>
            </w:pPr>
            <w:r w:rsidRPr="00C53DF2">
              <w:rPr>
                <w:b/>
                <w:bCs/>
                <w:color w:val="000000"/>
                <w:szCs w:val="18"/>
              </w:rPr>
              <w:t>Will not be populated.</w:t>
            </w:r>
          </w:p>
        </w:tc>
        <w:tc>
          <w:tcPr>
            <w:tcW w:w="480" w:type="pct"/>
            <w:tcBorders>
              <w:bottom w:val="single" w:sz="4" w:space="0" w:color="808080"/>
            </w:tcBorders>
            <w:shd w:val="clear" w:color="auto" w:fill="auto"/>
            <w:vAlign w:val="center"/>
          </w:tcPr>
          <w:p w14:paraId="12943C84" w14:textId="77777777" w:rsidR="00E470A2" w:rsidRPr="0004787C" w:rsidRDefault="00E470A2" w:rsidP="00757F68">
            <w:pPr>
              <w:pStyle w:val="BodyTextTable"/>
              <w:rPr>
                <w:rFonts w:asciiTheme="minorHAnsi" w:hAnsiTheme="minorHAnsi"/>
                <w:szCs w:val="18"/>
                <w:highlight w:val="yellow"/>
              </w:rPr>
            </w:pPr>
          </w:p>
        </w:tc>
        <w:tc>
          <w:tcPr>
            <w:tcW w:w="335" w:type="pct"/>
            <w:tcBorders>
              <w:bottom w:val="single" w:sz="4" w:space="0" w:color="808080"/>
            </w:tcBorders>
            <w:shd w:val="clear" w:color="auto" w:fill="auto"/>
            <w:vAlign w:val="center"/>
          </w:tcPr>
          <w:p w14:paraId="5BE25F68" w14:textId="77777777" w:rsidR="00E470A2" w:rsidRPr="004B521D"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1B8893B1" w14:textId="77777777" w:rsidTr="00757F68">
        <w:trPr>
          <w:cantSplit/>
        </w:trPr>
        <w:tc>
          <w:tcPr>
            <w:tcW w:w="242" w:type="pct"/>
            <w:tcBorders>
              <w:bottom w:val="single" w:sz="4" w:space="0" w:color="808080"/>
            </w:tcBorders>
            <w:shd w:val="clear" w:color="auto" w:fill="auto"/>
          </w:tcPr>
          <w:p w14:paraId="52513541" w14:textId="77777777" w:rsidR="00F706B1" w:rsidRDefault="00F706B1" w:rsidP="00566105">
            <w:pPr>
              <w:pStyle w:val="BodyTextTable"/>
              <w:numPr>
                <w:ilvl w:val="0"/>
                <w:numId w:val="35"/>
              </w:numPr>
              <w:rPr>
                <w:rFonts w:asciiTheme="minorHAnsi" w:hAnsiTheme="minorHAnsi"/>
                <w:szCs w:val="18"/>
              </w:rPr>
            </w:pPr>
          </w:p>
        </w:tc>
        <w:tc>
          <w:tcPr>
            <w:tcW w:w="1058" w:type="pct"/>
            <w:tcBorders>
              <w:bottom w:val="single" w:sz="4" w:space="0" w:color="808080"/>
            </w:tcBorders>
            <w:shd w:val="clear" w:color="auto" w:fill="auto"/>
            <w:vAlign w:val="center"/>
          </w:tcPr>
          <w:p w14:paraId="1074D1A3" w14:textId="77777777" w:rsidR="00E470A2" w:rsidRPr="00E34091" w:rsidRDefault="00E470A2" w:rsidP="00757F68">
            <w:pPr>
              <w:pStyle w:val="BodyTextTable"/>
              <w:rPr>
                <w:rFonts w:asciiTheme="minorHAnsi" w:hAnsiTheme="minorHAnsi"/>
                <w:szCs w:val="18"/>
              </w:rPr>
            </w:pPr>
            <w:r>
              <w:rPr>
                <w:color w:val="000000"/>
                <w:szCs w:val="18"/>
              </w:rPr>
              <w:t>Subscriber Status</w:t>
            </w:r>
          </w:p>
        </w:tc>
        <w:tc>
          <w:tcPr>
            <w:tcW w:w="674" w:type="pct"/>
            <w:tcBorders>
              <w:bottom w:val="single" w:sz="4" w:space="0" w:color="808080"/>
            </w:tcBorders>
            <w:shd w:val="clear" w:color="auto" w:fill="auto"/>
            <w:vAlign w:val="center"/>
          </w:tcPr>
          <w:p w14:paraId="6C9B1794" w14:textId="77777777" w:rsidR="00E470A2" w:rsidRPr="00E34091" w:rsidRDefault="00E470A2" w:rsidP="00757F68">
            <w:pPr>
              <w:pStyle w:val="BodyTextTable"/>
              <w:rPr>
                <w:rFonts w:asciiTheme="minorHAnsi" w:hAnsiTheme="minorHAnsi"/>
                <w:szCs w:val="18"/>
              </w:rPr>
            </w:pPr>
            <w:r>
              <w:rPr>
                <w:color w:val="000000"/>
                <w:szCs w:val="18"/>
              </w:rPr>
              <w:t>String</w:t>
            </w:r>
          </w:p>
        </w:tc>
        <w:tc>
          <w:tcPr>
            <w:tcW w:w="2211" w:type="pct"/>
            <w:tcBorders>
              <w:bottom w:val="single" w:sz="4" w:space="0" w:color="808080"/>
            </w:tcBorders>
            <w:shd w:val="clear" w:color="auto" w:fill="auto"/>
            <w:vAlign w:val="center"/>
          </w:tcPr>
          <w:p w14:paraId="14E47FE8" w14:textId="77777777" w:rsidR="00E470A2" w:rsidRPr="00E34091" w:rsidRDefault="00E470A2" w:rsidP="00757F68">
            <w:pPr>
              <w:pStyle w:val="BodyTextTable"/>
              <w:rPr>
                <w:rFonts w:asciiTheme="minorHAnsi" w:hAnsiTheme="minorHAnsi"/>
                <w:szCs w:val="18"/>
              </w:rPr>
            </w:pPr>
            <w:r>
              <w:rPr>
                <w:color w:val="000000"/>
                <w:szCs w:val="18"/>
              </w:rPr>
              <w:t>The subscriber’s status</w:t>
            </w:r>
          </w:p>
        </w:tc>
        <w:tc>
          <w:tcPr>
            <w:tcW w:w="480" w:type="pct"/>
            <w:tcBorders>
              <w:bottom w:val="single" w:sz="4" w:space="0" w:color="808080"/>
            </w:tcBorders>
            <w:shd w:val="clear" w:color="auto" w:fill="auto"/>
            <w:vAlign w:val="center"/>
          </w:tcPr>
          <w:p w14:paraId="1D0B9391" w14:textId="77777777" w:rsidR="00E470A2" w:rsidRPr="0004787C" w:rsidRDefault="00E470A2" w:rsidP="00757F68">
            <w:pPr>
              <w:pStyle w:val="BodyTextTable"/>
              <w:rPr>
                <w:rFonts w:asciiTheme="minorHAnsi" w:hAnsiTheme="minorHAnsi"/>
                <w:szCs w:val="18"/>
                <w:highlight w:val="yellow"/>
              </w:rPr>
            </w:pPr>
          </w:p>
        </w:tc>
        <w:tc>
          <w:tcPr>
            <w:tcW w:w="335" w:type="pct"/>
            <w:tcBorders>
              <w:bottom w:val="single" w:sz="4" w:space="0" w:color="808080"/>
            </w:tcBorders>
            <w:shd w:val="clear" w:color="auto" w:fill="auto"/>
            <w:vAlign w:val="center"/>
          </w:tcPr>
          <w:p w14:paraId="6028E290" w14:textId="77777777" w:rsidR="00E470A2" w:rsidRPr="004B521D"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3EAE082B" w14:textId="77777777" w:rsidTr="00757F68">
        <w:trPr>
          <w:cantSplit/>
        </w:trPr>
        <w:tc>
          <w:tcPr>
            <w:tcW w:w="242" w:type="pct"/>
            <w:shd w:val="clear" w:color="auto" w:fill="auto"/>
          </w:tcPr>
          <w:p w14:paraId="6196BDEC"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5</w:t>
            </w:r>
          </w:p>
        </w:tc>
        <w:tc>
          <w:tcPr>
            <w:tcW w:w="1058" w:type="pct"/>
            <w:shd w:val="clear" w:color="auto" w:fill="auto"/>
          </w:tcPr>
          <w:p w14:paraId="6F00F1A8"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NSCB_CODE</w:t>
            </w:r>
          </w:p>
        </w:tc>
        <w:tc>
          <w:tcPr>
            <w:tcW w:w="674" w:type="pct"/>
            <w:shd w:val="clear" w:color="auto" w:fill="auto"/>
          </w:tcPr>
          <w:p w14:paraId="12439B9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211" w:type="pct"/>
            <w:shd w:val="clear" w:color="auto" w:fill="auto"/>
            <w:vAlign w:val="center"/>
          </w:tcPr>
          <w:p w14:paraId="46B4B68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Reference Code (standard code) </w:t>
            </w:r>
            <w:r>
              <w:rPr>
                <w:rFonts w:asciiTheme="minorHAnsi" w:hAnsiTheme="minorHAnsi"/>
                <w:szCs w:val="18"/>
              </w:rPr>
              <w:t>f</w:t>
            </w:r>
            <w:r w:rsidRPr="00E34091">
              <w:rPr>
                <w:rFonts w:asciiTheme="minorHAnsi" w:hAnsiTheme="minorHAnsi"/>
                <w:szCs w:val="18"/>
              </w:rPr>
              <w:t>or Barangay</w:t>
            </w:r>
          </w:p>
        </w:tc>
        <w:tc>
          <w:tcPr>
            <w:tcW w:w="480" w:type="pct"/>
            <w:shd w:val="clear" w:color="auto" w:fill="auto"/>
          </w:tcPr>
          <w:p w14:paraId="1DCAA472"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Home Analytics</w:t>
            </w:r>
          </w:p>
        </w:tc>
        <w:tc>
          <w:tcPr>
            <w:tcW w:w="335" w:type="pct"/>
            <w:shd w:val="clear" w:color="auto" w:fill="auto"/>
            <w:vAlign w:val="center"/>
          </w:tcPr>
          <w:p w14:paraId="02136FA0"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173CF54B" w14:textId="77777777" w:rsidTr="00757F68">
        <w:trPr>
          <w:cantSplit/>
        </w:trPr>
        <w:tc>
          <w:tcPr>
            <w:tcW w:w="242" w:type="pct"/>
            <w:shd w:val="clear" w:color="auto" w:fill="auto"/>
          </w:tcPr>
          <w:p w14:paraId="357C388F"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6</w:t>
            </w:r>
          </w:p>
        </w:tc>
        <w:tc>
          <w:tcPr>
            <w:tcW w:w="1058" w:type="pct"/>
            <w:shd w:val="clear" w:color="auto" w:fill="auto"/>
          </w:tcPr>
          <w:p w14:paraId="799295B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PA_BARANGAY</w:t>
            </w:r>
          </w:p>
        </w:tc>
        <w:tc>
          <w:tcPr>
            <w:tcW w:w="674" w:type="pct"/>
            <w:shd w:val="clear" w:color="auto" w:fill="auto"/>
          </w:tcPr>
          <w:p w14:paraId="0787AB63" w14:textId="77777777" w:rsidR="00E470A2" w:rsidRPr="00E34091" w:rsidRDefault="00E470A2" w:rsidP="00757F68">
            <w:pPr>
              <w:pStyle w:val="BodyTextTable"/>
              <w:rPr>
                <w:rFonts w:asciiTheme="minorHAnsi" w:hAnsiTheme="minorHAnsi"/>
                <w:szCs w:val="18"/>
              </w:rPr>
            </w:pPr>
            <w:r w:rsidRPr="003C729A">
              <w:rPr>
                <w:rFonts w:asciiTheme="minorHAnsi" w:hAnsiTheme="minorHAnsi"/>
                <w:szCs w:val="18"/>
              </w:rPr>
              <w:t>String</w:t>
            </w:r>
          </w:p>
        </w:tc>
        <w:tc>
          <w:tcPr>
            <w:tcW w:w="2211" w:type="pct"/>
            <w:shd w:val="clear" w:color="auto" w:fill="auto"/>
            <w:vAlign w:val="center"/>
          </w:tcPr>
          <w:p w14:paraId="681DBF4B"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Barangay</w:t>
            </w:r>
          </w:p>
          <w:p w14:paraId="7AC6B720" w14:textId="40E68B37" w:rsidR="009F7F5E" w:rsidRPr="009F7F5E" w:rsidRDefault="00077F7D" w:rsidP="00757F68">
            <w:pPr>
              <w:ind w:left="0"/>
              <w:rPr>
                <w:rFonts w:asciiTheme="minorHAnsi" w:hAnsiTheme="minorHAnsi"/>
                <w:sz w:val="18"/>
                <w:szCs w:val="18"/>
              </w:rPr>
            </w:pPr>
            <w:r w:rsidRPr="00C53DF2">
              <w:rPr>
                <w:b/>
                <w:bCs/>
                <w:color w:val="000000"/>
                <w:szCs w:val="18"/>
              </w:rPr>
              <w:t>Will not be populated.</w:t>
            </w:r>
          </w:p>
        </w:tc>
        <w:tc>
          <w:tcPr>
            <w:tcW w:w="480" w:type="pct"/>
            <w:shd w:val="clear" w:color="auto" w:fill="auto"/>
          </w:tcPr>
          <w:p w14:paraId="346C2F60" w14:textId="179B24CB"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35624D51"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482394FC" w14:textId="77777777" w:rsidTr="00757F68">
        <w:trPr>
          <w:cantSplit/>
        </w:trPr>
        <w:tc>
          <w:tcPr>
            <w:tcW w:w="242" w:type="pct"/>
            <w:shd w:val="clear" w:color="auto" w:fill="auto"/>
          </w:tcPr>
          <w:p w14:paraId="189B020F"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7</w:t>
            </w:r>
          </w:p>
        </w:tc>
        <w:tc>
          <w:tcPr>
            <w:tcW w:w="1058" w:type="pct"/>
            <w:shd w:val="clear" w:color="auto" w:fill="auto"/>
          </w:tcPr>
          <w:p w14:paraId="0DAABBB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PA_BLDG</w:t>
            </w:r>
          </w:p>
        </w:tc>
        <w:tc>
          <w:tcPr>
            <w:tcW w:w="674" w:type="pct"/>
            <w:shd w:val="clear" w:color="auto" w:fill="auto"/>
          </w:tcPr>
          <w:p w14:paraId="69EF184A" w14:textId="77777777" w:rsidR="00E470A2" w:rsidRPr="00E34091" w:rsidRDefault="00E470A2" w:rsidP="00757F68">
            <w:pPr>
              <w:pStyle w:val="BodyTextTable"/>
              <w:rPr>
                <w:rFonts w:asciiTheme="minorHAnsi" w:hAnsiTheme="minorHAnsi"/>
                <w:szCs w:val="18"/>
              </w:rPr>
            </w:pPr>
            <w:r w:rsidRPr="003C729A">
              <w:rPr>
                <w:rFonts w:asciiTheme="minorHAnsi" w:hAnsiTheme="minorHAnsi"/>
                <w:szCs w:val="18"/>
              </w:rPr>
              <w:t>String</w:t>
            </w:r>
          </w:p>
        </w:tc>
        <w:tc>
          <w:tcPr>
            <w:tcW w:w="2211" w:type="pct"/>
            <w:shd w:val="clear" w:color="auto" w:fill="auto"/>
            <w:vAlign w:val="center"/>
          </w:tcPr>
          <w:p w14:paraId="52903859" w14:textId="77777777" w:rsidR="00E470A2" w:rsidRDefault="00E470A2" w:rsidP="00757F68">
            <w:pPr>
              <w:spacing w:after="0"/>
              <w:ind w:left="0"/>
              <w:rPr>
                <w:rFonts w:asciiTheme="minorHAnsi" w:hAnsiTheme="minorHAnsi"/>
                <w:sz w:val="18"/>
                <w:szCs w:val="18"/>
              </w:rPr>
            </w:pPr>
            <w:r w:rsidRPr="00E34091">
              <w:rPr>
                <w:rFonts w:asciiTheme="minorHAnsi" w:hAnsiTheme="minorHAnsi"/>
                <w:sz w:val="18"/>
                <w:szCs w:val="18"/>
              </w:rPr>
              <w:t>Building Name</w:t>
            </w:r>
          </w:p>
          <w:p w14:paraId="1483C86B" w14:textId="289253C7" w:rsidR="009F7F5E" w:rsidRPr="00E34091" w:rsidRDefault="00077F7D" w:rsidP="006B01D2">
            <w:pPr>
              <w:ind w:left="0"/>
              <w:rPr>
                <w:rFonts w:asciiTheme="minorHAnsi" w:hAnsiTheme="minorHAnsi"/>
                <w:sz w:val="18"/>
                <w:szCs w:val="18"/>
                <w:highlight w:val="yellow"/>
              </w:rPr>
            </w:pPr>
            <w:r w:rsidRPr="00C53DF2">
              <w:rPr>
                <w:b/>
                <w:bCs/>
                <w:color w:val="000000"/>
                <w:szCs w:val="18"/>
              </w:rPr>
              <w:t>Will not be populated.</w:t>
            </w:r>
          </w:p>
        </w:tc>
        <w:tc>
          <w:tcPr>
            <w:tcW w:w="480" w:type="pct"/>
            <w:shd w:val="clear" w:color="auto" w:fill="auto"/>
          </w:tcPr>
          <w:p w14:paraId="1EAC7C2D" w14:textId="35DF32C6"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5A2492E1"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727B2B50" w14:textId="77777777" w:rsidTr="00757F68">
        <w:trPr>
          <w:cantSplit/>
        </w:trPr>
        <w:tc>
          <w:tcPr>
            <w:tcW w:w="242" w:type="pct"/>
            <w:shd w:val="clear" w:color="auto" w:fill="auto"/>
          </w:tcPr>
          <w:p w14:paraId="181759D2"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8</w:t>
            </w:r>
          </w:p>
        </w:tc>
        <w:tc>
          <w:tcPr>
            <w:tcW w:w="1058" w:type="pct"/>
            <w:shd w:val="clear" w:color="auto" w:fill="auto"/>
          </w:tcPr>
          <w:p w14:paraId="52DD91B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PA_HOUSE_NO</w:t>
            </w:r>
          </w:p>
        </w:tc>
        <w:tc>
          <w:tcPr>
            <w:tcW w:w="674" w:type="pct"/>
            <w:shd w:val="clear" w:color="auto" w:fill="auto"/>
          </w:tcPr>
          <w:p w14:paraId="192B53A6" w14:textId="77777777" w:rsidR="00E470A2" w:rsidRPr="00E34091" w:rsidRDefault="00E470A2" w:rsidP="00757F68">
            <w:pPr>
              <w:pStyle w:val="BodyTextTable"/>
              <w:rPr>
                <w:rFonts w:asciiTheme="minorHAnsi" w:hAnsiTheme="minorHAnsi"/>
                <w:color w:val="000000"/>
                <w:szCs w:val="18"/>
              </w:rPr>
            </w:pPr>
            <w:r w:rsidRPr="003C729A">
              <w:rPr>
                <w:rFonts w:asciiTheme="minorHAnsi" w:hAnsiTheme="minorHAnsi"/>
                <w:szCs w:val="18"/>
              </w:rPr>
              <w:t>String</w:t>
            </w:r>
          </w:p>
        </w:tc>
        <w:tc>
          <w:tcPr>
            <w:tcW w:w="2211" w:type="pct"/>
            <w:shd w:val="clear" w:color="auto" w:fill="auto"/>
            <w:vAlign w:val="center"/>
          </w:tcPr>
          <w:p w14:paraId="019C7318" w14:textId="77777777" w:rsidR="00E470A2" w:rsidRDefault="00E470A2" w:rsidP="00757F68">
            <w:pPr>
              <w:spacing w:after="0"/>
              <w:ind w:left="0"/>
              <w:rPr>
                <w:rFonts w:asciiTheme="minorHAnsi" w:hAnsiTheme="minorHAnsi"/>
                <w:sz w:val="18"/>
                <w:szCs w:val="18"/>
              </w:rPr>
            </w:pPr>
            <w:r w:rsidRPr="00E34091">
              <w:rPr>
                <w:rFonts w:asciiTheme="minorHAnsi" w:hAnsiTheme="minorHAnsi"/>
                <w:sz w:val="18"/>
                <w:szCs w:val="18"/>
              </w:rPr>
              <w:t>House Number</w:t>
            </w:r>
          </w:p>
          <w:p w14:paraId="2E34D60E" w14:textId="082F47A4" w:rsidR="009F7F5E" w:rsidRPr="00E34091" w:rsidRDefault="00077F7D" w:rsidP="00705DFD">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3C04AD41" w14:textId="4EABA427"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1A776C1C"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24E91B08" w14:textId="77777777" w:rsidTr="00757F68">
        <w:trPr>
          <w:cantSplit/>
        </w:trPr>
        <w:tc>
          <w:tcPr>
            <w:tcW w:w="242" w:type="pct"/>
            <w:shd w:val="clear" w:color="auto" w:fill="auto"/>
          </w:tcPr>
          <w:p w14:paraId="7A397E4A"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0AAEE22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PA_FLOOR_NO</w:t>
            </w:r>
          </w:p>
        </w:tc>
        <w:tc>
          <w:tcPr>
            <w:tcW w:w="674" w:type="pct"/>
            <w:shd w:val="clear" w:color="auto" w:fill="auto"/>
          </w:tcPr>
          <w:p w14:paraId="7227DDF1" w14:textId="77777777" w:rsidR="00E470A2" w:rsidRPr="00E34091" w:rsidRDefault="00E470A2" w:rsidP="00757F68">
            <w:pPr>
              <w:pStyle w:val="BodyTextTable"/>
              <w:rPr>
                <w:rFonts w:asciiTheme="minorHAnsi" w:hAnsiTheme="minorHAnsi"/>
                <w:color w:val="000000"/>
                <w:szCs w:val="18"/>
              </w:rPr>
            </w:pPr>
            <w:r w:rsidRPr="003C729A">
              <w:rPr>
                <w:rFonts w:asciiTheme="minorHAnsi" w:hAnsiTheme="minorHAnsi"/>
                <w:szCs w:val="18"/>
              </w:rPr>
              <w:t>String</w:t>
            </w:r>
          </w:p>
        </w:tc>
        <w:tc>
          <w:tcPr>
            <w:tcW w:w="2211" w:type="pct"/>
            <w:shd w:val="clear" w:color="auto" w:fill="auto"/>
            <w:vAlign w:val="center"/>
          </w:tcPr>
          <w:p w14:paraId="0AACC553"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Floor Number</w:t>
            </w:r>
          </w:p>
          <w:p w14:paraId="7E7A6194" w14:textId="6BB595F5" w:rsidR="009F7F5E" w:rsidRPr="00E34091" w:rsidRDefault="00077F7D" w:rsidP="00757F68">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37FE74DC" w14:textId="29C55E49"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37D5ECC5"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35362453" w14:textId="77777777" w:rsidTr="00757F68">
        <w:trPr>
          <w:cantSplit/>
        </w:trPr>
        <w:tc>
          <w:tcPr>
            <w:tcW w:w="242" w:type="pct"/>
            <w:shd w:val="clear" w:color="auto" w:fill="auto"/>
          </w:tcPr>
          <w:p w14:paraId="1DBED71A"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3D4EC81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PA_UNIT_NO</w:t>
            </w:r>
          </w:p>
        </w:tc>
        <w:tc>
          <w:tcPr>
            <w:tcW w:w="674" w:type="pct"/>
            <w:shd w:val="clear" w:color="auto" w:fill="auto"/>
          </w:tcPr>
          <w:p w14:paraId="125E739F" w14:textId="77777777" w:rsidR="00E470A2" w:rsidRPr="00E34091" w:rsidRDefault="00E470A2" w:rsidP="00757F68">
            <w:pPr>
              <w:pStyle w:val="BodyTextTable"/>
              <w:rPr>
                <w:rFonts w:asciiTheme="minorHAnsi" w:hAnsiTheme="minorHAnsi"/>
                <w:color w:val="000000"/>
                <w:szCs w:val="18"/>
              </w:rPr>
            </w:pPr>
            <w:r w:rsidRPr="003C729A">
              <w:rPr>
                <w:rFonts w:asciiTheme="minorHAnsi" w:hAnsiTheme="minorHAnsi"/>
                <w:szCs w:val="18"/>
              </w:rPr>
              <w:t>String</w:t>
            </w:r>
          </w:p>
        </w:tc>
        <w:tc>
          <w:tcPr>
            <w:tcW w:w="2211" w:type="pct"/>
            <w:shd w:val="clear" w:color="auto" w:fill="auto"/>
            <w:vAlign w:val="center"/>
          </w:tcPr>
          <w:p w14:paraId="2D5F47D6"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Unit Number</w:t>
            </w:r>
          </w:p>
          <w:p w14:paraId="4C8651C2" w14:textId="3D882532" w:rsidR="009F7F5E" w:rsidRPr="00E34091" w:rsidRDefault="00077F7D" w:rsidP="00757F68">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57FB65C1" w14:textId="13BEE280"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627B74A1"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04437785" w14:textId="77777777" w:rsidTr="00757F68">
        <w:trPr>
          <w:cantSplit/>
        </w:trPr>
        <w:tc>
          <w:tcPr>
            <w:tcW w:w="242" w:type="pct"/>
            <w:shd w:val="clear" w:color="auto" w:fill="auto"/>
          </w:tcPr>
          <w:p w14:paraId="791C43D7"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4C63781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PA_STREET_NAME</w:t>
            </w:r>
          </w:p>
        </w:tc>
        <w:tc>
          <w:tcPr>
            <w:tcW w:w="674" w:type="pct"/>
            <w:shd w:val="clear" w:color="auto" w:fill="auto"/>
          </w:tcPr>
          <w:p w14:paraId="1F02838A" w14:textId="77777777" w:rsidR="00E470A2" w:rsidRPr="00E34091" w:rsidRDefault="00E470A2" w:rsidP="00757F68">
            <w:pPr>
              <w:pStyle w:val="BodyTextTable"/>
              <w:rPr>
                <w:rFonts w:asciiTheme="minorHAnsi" w:hAnsiTheme="minorHAnsi"/>
                <w:color w:val="000000"/>
                <w:szCs w:val="18"/>
              </w:rPr>
            </w:pPr>
            <w:r>
              <w:rPr>
                <w:rFonts w:asciiTheme="minorHAnsi" w:hAnsiTheme="minorHAnsi"/>
                <w:szCs w:val="18"/>
              </w:rPr>
              <w:t>String</w:t>
            </w:r>
          </w:p>
        </w:tc>
        <w:tc>
          <w:tcPr>
            <w:tcW w:w="2211" w:type="pct"/>
            <w:shd w:val="clear" w:color="auto" w:fill="auto"/>
            <w:vAlign w:val="center"/>
          </w:tcPr>
          <w:p w14:paraId="5A4F475E"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Street Name</w:t>
            </w:r>
          </w:p>
          <w:p w14:paraId="3E7D0AAB" w14:textId="2D51C820" w:rsidR="009F7F5E" w:rsidRPr="009F7F5E" w:rsidRDefault="00077F7D" w:rsidP="00757F68">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5E0F0B2D" w14:textId="1D040305"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022C9B03"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6E9B8808" w14:textId="77777777" w:rsidTr="00757F68">
        <w:trPr>
          <w:cantSplit/>
        </w:trPr>
        <w:tc>
          <w:tcPr>
            <w:tcW w:w="242" w:type="pct"/>
            <w:tcBorders>
              <w:bottom w:val="single" w:sz="4" w:space="0" w:color="808080"/>
            </w:tcBorders>
            <w:shd w:val="clear" w:color="auto" w:fill="auto"/>
          </w:tcPr>
          <w:p w14:paraId="2B4CC9FD" w14:textId="77777777" w:rsidR="00F706B1" w:rsidRDefault="00F706B1" w:rsidP="00566105">
            <w:pPr>
              <w:pStyle w:val="BodyTextTable"/>
              <w:numPr>
                <w:ilvl w:val="0"/>
                <w:numId w:val="35"/>
              </w:numPr>
              <w:rPr>
                <w:rFonts w:asciiTheme="minorHAnsi" w:hAnsiTheme="minorHAnsi"/>
                <w:szCs w:val="18"/>
              </w:rPr>
            </w:pPr>
          </w:p>
        </w:tc>
        <w:tc>
          <w:tcPr>
            <w:tcW w:w="1058" w:type="pct"/>
            <w:tcBorders>
              <w:bottom w:val="single" w:sz="4" w:space="0" w:color="808080"/>
            </w:tcBorders>
            <w:shd w:val="clear" w:color="auto" w:fill="auto"/>
          </w:tcPr>
          <w:p w14:paraId="3BEDC0D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PA_CITY</w:t>
            </w:r>
          </w:p>
        </w:tc>
        <w:tc>
          <w:tcPr>
            <w:tcW w:w="674" w:type="pct"/>
            <w:tcBorders>
              <w:bottom w:val="single" w:sz="4" w:space="0" w:color="808080"/>
            </w:tcBorders>
            <w:shd w:val="clear" w:color="auto" w:fill="auto"/>
          </w:tcPr>
          <w:p w14:paraId="2B0D1107" w14:textId="77777777" w:rsidR="00E470A2" w:rsidRPr="00F00513" w:rsidRDefault="00E470A2" w:rsidP="00757F68">
            <w:pPr>
              <w:pStyle w:val="BodyTextTable"/>
              <w:rPr>
                <w:rFonts w:asciiTheme="minorHAnsi" w:hAnsiTheme="minorHAnsi"/>
                <w:b/>
                <w:bCs/>
                <w:color w:val="000000"/>
                <w:szCs w:val="18"/>
              </w:rPr>
            </w:pPr>
            <w:r>
              <w:rPr>
                <w:rFonts w:asciiTheme="minorHAnsi" w:hAnsiTheme="minorHAnsi"/>
                <w:szCs w:val="18"/>
              </w:rPr>
              <w:t>String</w:t>
            </w:r>
          </w:p>
        </w:tc>
        <w:tc>
          <w:tcPr>
            <w:tcW w:w="2211" w:type="pct"/>
            <w:tcBorders>
              <w:bottom w:val="single" w:sz="4" w:space="0" w:color="808080"/>
            </w:tcBorders>
            <w:shd w:val="clear" w:color="auto" w:fill="auto"/>
            <w:vAlign w:val="center"/>
          </w:tcPr>
          <w:p w14:paraId="48328D20"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City/Municipality</w:t>
            </w:r>
          </w:p>
          <w:p w14:paraId="2F530BD1" w14:textId="7628D038" w:rsidR="009F7F5E" w:rsidRPr="00E34091" w:rsidRDefault="00077F7D" w:rsidP="00757F68">
            <w:pPr>
              <w:ind w:left="0"/>
              <w:rPr>
                <w:rFonts w:asciiTheme="minorHAnsi" w:hAnsiTheme="minorHAnsi"/>
                <w:color w:val="000000"/>
                <w:sz w:val="18"/>
                <w:szCs w:val="18"/>
              </w:rPr>
            </w:pPr>
            <w:r w:rsidRPr="00C53DF2">
              <w:rPr>
                <w:b/>
                <w:bCs/>
                <w:color w:val="000000"/>
                <w:szCs w:val="18"/>
              </w:rPr>
              <w:t>Will not be populated.</w:t>
            </w:r>
          </w:p>
        </w:tc>
        <w:tc>
          <w:tcPr>
            <w:tcW w:w="480" w:type="pct"/>
            <w:tcBorders>
              <w:bottom w:val="single" w:sz="4" w:space="0" w:color="808080"/>
            </w:tcBorders>
            <w:shd w:val="clear" w:color="auto" w:fill="auto"/>
          </w:tcPr>
          <w:p w14:paraId="1FF91556" w14:textId="3DF4AB56"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tcBorders>
              <w:bottom w:val="single" w:sz="4" w:space="0" w:color="808080"/>
            </w:tcBorders>
            <w:shd w:val="clear" w:color="auto" w:fill="auto"/>
          </w:tcPr>
          <w:p w14:paraId="31B457DD"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4AD6B7B0" w14:textId="77777777" w:rsidTr="00757F68">
        <w:trPr>
          <w:cantSplit/>
        </w:trPr>
        <w:tc>
          <w:tcPr>
            <w:tcW w:w="242" w:type="pct"/>
            <w:shd w:val="clear" w:color="auto" w:fill="auto"/>
          </w:tcPr>
          <w:p w14:paraId="5FBE976F"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6</w:t>
            </w:r>
          </w:p>
        </w:tc>
        <w:tc>
          <w:tcPr>
            <w:tcW w:w="1058" w:type="pct"/>
            <w:shd w:val="clear" w:color="auto" w:fill="auto"/>
          </w:tcPr>
          <w:p w14:paraId="2DC47955"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PA_ESTATE</w:t>
            </w:r>
          </w:p>
        </w:tc>
        <w:tc>
          <w:tcPr>
            <w:tcW w:w="674" w:type="pct"/>
            <w:shd w:val="clear" w:color="auto" w:fill="auto"/>
          </w:tcPr>
          <w:p w14:paraId="656F7CF5" w14:textId="77777777" w:rsidR="00E470A2" w:rsidRPr="00F00513" w:rsidRDefault="00E470A2" w:rsidP="00757F68">
            <w:pPr>
              <w:pStyle w:val="BodyTextTable"/>
              <w:rPr>
                <w:rFonts w:asciiTheme="minorHAnsi" w:hAnsiTheme="minorHAnsi"/>
                <w:b/>
                <w:bCs/>
                <w:szCs w:val="18"/>
              </w:rPr>
            </w:pPr>
            <w:r>
              <w:rPr>
                <w:rFonts w:asciiTheme="minorHAnsi" w:hAnsiTheme="minorHAnsi"/>
                <w:szCs w:val="18"/>
              </w:rPr>
              <w:t>String</w:t>
            </w:r>
          </w:p>
        </w:tc>
        <w:tc>
          <w:tcPr>
            <w:tcW w:w="2211" w:type="pct"/>
            <w:shd w:val="clear" w:color="auto" w:fill="auto"/>
            <w:vAlign w:val="center"/>
          </w:tcPr>
          <w:p w14:paraId="4BFC5113"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Estate Name</w:t>
            </w:r>
          </w:p>
          <w:p w14:paraId="01199CFF" w14:textId="0E6E8A87" w:rsidR="009F7F5E" w:rsidRPr="00E34091" w:rsidRDefault="00077F7D" w:rsidP="00757F68">
            <w:pPr>
              <w:ind w:left="0"/>
              <w:rPr>
                <w:rFonts w:asciiTheme="minorHAnsi" w:hAnsiTheme="minorHAnsi"/>
                <w:sz w:val="18"/>
                <w:szCs w:val="18"/>
              </w:rPr>
            </w:pPr>
            <w:r w:rsidRPr="00C53DF2">
              <w:rPr>
                <w:b/>
                <w:bCs/>
                <w:color w:val="000000"/>
                <w:szCs w:val="18"/>
              </w:rPr>
              <w:t>Will not be populated.</w:t>
            </w:r>
          </w:p>
        </w:tc>
        <w:tc>
          <w:tcPr>
            <w:tcW w:w="480" w:type="pct"/>
            <w:shd w:val="clear" w:color="auto" w:fill="auto"/>
          </w:tcPr>
          <w:p w14:paraId="4EA89BE2" w14:textId="6E5DD7E2"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3570FE40" w14:textId="77777777" w:rsidR="00E470A2" w:rsidRPr="002A4D90" w:rsidRDefault="00E470A2" w:rsidP="00757F68">
            <w:pPr>
              <w:pStyle w:val="BodyTextTable"/>
              <w:rPr>
                <w:rFonts w:asciiTheme="minorHAnsi" w:hAnsiTheme="minorHAnsi"/>
                <w:szCs w:val="18"/>
              </w:rPr>
            </w:pPr>
            <w:r w:rsidRPr="00133C9D">
              <w:rPr>
                <w:rFonts w:asciiTheme="minorHAnsi" w:hAnsiTheme="minorHAnsi"/>
                <w:szCs w:val="18"/>
              </w:rPr>
              <w:t>O</w:t>
            </w:r>
          </w:p>
        </w:tc>
      </w:tr>
      <w:tr w:rsidR="00E470A2" w:rsidRPr="002A4D90" w14:paraId="530AB2AD" w14:textId="77777777" w:rsidTr="00757F68">
        <w:trPr>
          <w:cantSplit/>
        </w:trPr>
        <w:tc>
          <w:tcPr>
            <w:tcW w:w="242" w:type="pct"/>
            <w:shd w:val="clear" w:color="auto" w:fill="auto"/>
          </w:tcPr>
          <w:p w14:paraId="2A51BDFF"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7</w:t>
            </w:r>
          </w:p>
        </w:tc>
        <w:tc>
          <w:tcPr>
            <w:tcW w:w="1058" w:type="pct"/>
            <w:shd w:val="clear" w:color="auto" w:fill="auto"/>
          </w:tcPr>
          <w:p w14:paraId="1CF2980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PA_PROVINCE</w:t>
            </w:r>
          </w:p>
        </w:tc>
        <w:tc>
          <w:tcPr>
            <w:tcW w:w="674" w:type="pct"/>
            <w:shd w:val="clear" w:color="auto" w:fill="auto"/>
          </w:tcPr>
          <w:p w14:paraId="21C048AC"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211" w:type="pct"/>
            <w:shd w:val="clear" w:color="auto" w:fill="auto"/>
            <w:vAlign w:val="center"/>
          </w:tcPr>
          <w:p w14:paraId="265AA64B" w14:textId="77777777" w:rsidR="00E470A2" w:rsidRDefault="00E470A2" w:rsidP="00757F68">
            <w:pPr>
              <w:spacing w:after="0"/>
              <w:ind w:left="0"/>
              <w:rPr>
                <w:rFonts w:asciiTheme="minorHAnsi" w:hAnsiTheme="minorHAnsi"/>
                <w:sz w:val="18"/>
                <w:szCs w:val="18"/>
              </w:rPr>
            </w:pPr>
            <w:r w:rsidRPr="00E34091">
              <w:rPr>
                <w:rFonts w:asciiTheme="minorHAnsi" w:hAnsiTheme="minorHAnsi"/>
                <w:sz w:val="18"/>
                <w:szCs w:val="18"/>
              </w:rPr>
              <w:t>Province</w:t>
            </w:r>
          </w:p>
          <w:p w14:paraId="68B0C46D" w14:textId="41E0129F" w:rsidR="009F7F5E" w:rsidRPr="00E34091" w:rsidRDefault="00077F7D" w:rsidP="00705DFD">
            <w:pPr>
              <w:ind w:left="0"/>
              <w:rPr>
                <w:rFonts w:asciiTheme="minorHAnsi" w:hAnsiTheme="minorHAnsi"/>
                <w:sz w:val="18"/>
                <w:szCs w:val="18"/>
                <w:highlight w:val="yellow"/>
              </w:rPr>
            </w:pPr>
            <w:r w:rsidRPr="00C53DF2">
              <w:rPr>
                <w:b/>
                <w:bCs/>
                <w:color w:val="000000"/>
                <w:szCs w:val="18"/>
              </w:rPr>
              <w:t>Will not be populated.</w:t>
            </w:r>
          </w:p>
        </w:tc>
        <w:tc>
          <w:tcPr>
            <w:tcW w:w="480" w:type="pct"/>
            <w:shd w:val="clear" w:color="auto" w:fill="auto"/>
          </w:tcPr>
          <w:p w14:paraId="606C708C" w14:textId="212FEA8C"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3B269ABA"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32153BDA" w14:textId="77777777" w:rsidTr="00757F68">
        <w:trPr>
          <w:cantSplit/>
        </w:trPr>
        <w:tc>
          <w:tcPr>
            <w:tcW w:w="242" w:type="pct"/>
            <w:shd w:val="clear" w:color="auto" w:fill="auto"/>
          </w:tcPr>
          <w:p w14:paraId="5C758045"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8</w:t>
            </w:r>
          </w:p>
        </w:tc>
        <w:tc>
          <w:tcPr>
            <w:tcW w:w="1058" w:type="pct"/>
            <w:shd w:val="clear" w:color="auto" w:fill="auto"/>
          </w:tcPr>
          <w:p w14:paraId="22C6C6B6"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PHY_ADD</w:t>
            </w:r>
            <w:r>
              <w:rPr>
                <w:rFonts w:asciiTheme="minorHAnsi" w:hAnsiTheme="minorHAnsi"/>
                <w:szCs w:val="18"/>
              </w:rPr>
              <w:t>RESS</w:t>
            </w:r>
          </w:p>
        </w:tc>
        <w:tc>
          <w:tcPr>
            <w:tcW w:w="674" w:type="pct"/>
            <w:shd w:val="clear" w:color="auto" w:fill="auto"/>
          </w:tcPr>
          <w:p w14:paraId="3EC20052" w14:textId="77777777" w:rsidR="00E470A2" w:rsidRPr="00E34091" w:rsidRDefault="00E470A2" w:rsidP="00757F68">
            <w:pPr>
              <w:pStyle w:val="BodyTextTable"/>
              <w:rPr>
                <w:rFonts w:asciiTheme="minorHAnsi" w:hAnsiTheme="minorHAnsi"/>
                <w:color w:val="000000"/>
                <w:szCs w:val="18"/>
              </w:rPr>
            </w:pPr>
            <w:r>
              <w:rPr>
                <w:rFonts w:asciiTheme="minorHAnsi" w:hAnsiTheme="minorHAnsi"/>
                <w:szCs w:val="18"/>
              </w:rPr>
              <w:t>String</w:t>
            </w:r>
          </w:p>
        </w:tc>
        <w:tc>
          <w:tcPr>
            <w:tcW w:w="2211" w:type="pct"/>
            <w:shd w:val="clear" w:color="auto" w:fill="auto"/>
            <w:vAlign w:val="center"/>
          </w:tcPr>
          <w:p w14:paraId="33931937" w14:textId="77777777" w:rsidR="00E470A2" w:rsidRDefault="00E470A2" w:rsidP="00757F68">
            <w:pPr>
              <w:spacing w:after="0"/>
              <w:ind w:left="0"/>
              <w:rPr>
                <w:rFonts w:asciiTheme="minorHAnsi" w:hAnsiTheme="minorHAnsi"/>
                <w:sz w:val="18"/>
                <w:szCs w:val="18"/>
              </w:rPr>
            </w:pPr>
            <w:r w:rsidRPr="00E34091">
              <w:rPr>
                <w:rFonts w:asciiTheme="minorHAnsi" w:hAnsiTheme="minorHAnsi"/>
                <w:sz w:val="18"/>
                <w:szCs w:val="18"/>
              </w:rPr>
              <w:t>Full Physical Address</w:t>
            </w:r>
          </w:p>
          <w:p w14:paraId="7CC51A04" w14:textId="77777777" w:rsidR="00E470A2" w:rsidRDefault="00E470A2" w:rsidP="00757F68">
            <w:pPr>
              <w:spacing w:after="0"/>
              <w:ind w:left="0"/>
              <w:rPr>
                <w:rFonts w:asciiTheme="minorHAnsi" w:hAnsiTheme="minorHAnsi"/>
                <w:sz w:val="18"/>
                <w:szCs w:val="18"/>
              </w:rPr>
            </w:pPr>
            <w:r>
              <w:rPr>
                <w:rFonts w:asciiTheme="minorHAnsi" w:hAnsiTheme="minorHAnsi"/>
                <w:sz w:val="18"/>
                <w:szCs w:val="18"/>
              </w:rPr>
              <w:t>Mandatory for PLDT Home subscriber. Optional for Smart Home subscriber.</w:t>
            </w:r>
          </w:p>
          <w:p w14:paraId="2D3B1B23" w14:textId="711B4A90" w:rsidR="009F7F5E" w:rsidRPr="009F7F5E" w:rsidRDefault="00077F7D" w:rsidP="00757F68">
            <w:pPr>
              <w:spacing w:after="0"/>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4F8CE47B" w14:textId="4645B0A3"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6B26298F"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3A0FA442" w14:textId="77777777" w:rsidTr="00757F68">
        <w:trPr>
          <w:cantSplit/>
        </w:trPr>
        <w:tc>
          <w:tcPr>
            <w:tcW w:w="242" w:type="pct"/>
            <w:shd w:val="clear" w:color="auto" w:fill="auto"/>
          </w:tcPr>
          <w:p w14:paraId="73A5D90F"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3C84FD8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POSTALCODE</w:t>
            </w:r>
          </w:p>
        </w:tc>
        <w:tc>
          <w:tcPr>
            <w:tcW w:w="674" w:type="pct"/>
            <w:shd w:val="clear" w:color="auto" w:fill="auto"/>
          </w:tcPr>
          <w:p w14:paraId="54FDE473" w14:textId="77777777" w:rsidR="00E470A2" w:rsidRPr="00E34091" w:rsidRDefault="00E470A2" w:rsidP="00757F68">
            <w:pPr>
              <w:pStyle w:val="BodyTextTable"/>
              <w:rPr>
                <w:rFonts w:asciiTheme="minorHAnsi" w:hAnsiTheme="minorHAnsi"/>
                <w:color w:val="000000"/>
                <w:szCs w:val="18"/>
              </w:rPr>
            </w:pPr>
            <w:r>
              <w:rPr>
                <w:rFonts w:asciiTheme="minorHAnsi" w:hAnsiTheme="minorHAnsi"/>
                <w:szCs w:val="18"/>
              </w:rPr>
              <w:t>String</w:t>
            </w:r>
          </w:p>
        </w:tc>
        <w:tc>
          <w:tcPr>
            <w:tcW w:w="2211" w:type="pct"/>
            <w:shd w:val="clear" w:color="auto" w:fill="auto"/>
            <w:vAlign w:val="center"/>
          </w:tcPr>
          <w:p w14:paraId="3F74A410" w14:textId="739252D9" w:rsidR="00E470A2" w:rsidRDefault="00A00219" w:rsidP="00757F68">
            <w:pPr>
              <w:ind w:left="0"/>
              <w:rPr>
                <w:rFonts w:asciiTheme="minorHAnsi" w:hAnsiTheme="minorHAnsi"/>
                <w:sz w:val="18"/>
                <w:szCs w:val="18"/>
              </w:rPr>
            </w:pPr>
            <w:r>
              <w:rPr>
                <w:rFonts w:asciiTheme="minorHAnsi" w:hAnsiTheme="minorHAnsi"/>
                <w:sz w:val="18"/>
                <w:szCs w:val="18"/>
              </w:rPr>
              <w:t xml:space="preserve">Replacing </w:t>
            </w:r>
            <w:r w:rsidR="00E470A2" w:rsidRPr="00E34091">
              <w:rPr>
                <w:rFonts w:asciiTheme="minorHAnsi" w:hAnsiTheme="minorHAnsi"/>
                <w:sz w:val="18"/>
                <w:szCs w:val="18"/>
              </w:rPr>
              <w:t>Clarity Location Reference</w:t>
            </w:r>
          </w:p>
          <w:p w14:paraId="2B31FE86" w14:textId="610F5A77" w:rsidR="009F7F5E" w:rsidRPr="009F7F5E" w:rsidRDefault="00077F7D" w:rsidP="00757F68">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37FE1FFD" w14:textId="7A962465" w:rsidR="00E470A2" w:rsidRPr="0004787C" w:rsidRDefault="00602246"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vAlign w:val="center"/>
          </w:tcPr>
          <w:p w14:paraId="2B1E076D"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CC3D0B4" w14:textId="77777777" w:rsidTr="00757F68">
        <w:trPr>
          <w:cantSplit/>
        </w:trPr>
        <w:tc>
          <w:tcPr>
            <w:tcW w:w="242" w:type="pct"/>
            <w:shd w:val="clear" w:color="auto" w:fill="auto"/>
          </w:tcPr>
          <w:p w14:paraId="051D52A5"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50F82F2D"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PREMIERE_LOCATION FLAG</w:t>
            </w:r>
          </w:p>
        </w:tc>
        <w:tc>
          <w:tcPr>
            <w:tcW w:w="674" w:type="pct"/>
            <w:shd w:val="clear" w:color="auto" w:fill="auto"/>
          </w:tcPr>
          <w:p w14:paraId="5C36A3C4"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Boolean</w:t>
            </w:r>
          </w:p>
        </w:tc>
        <w:tc>
          <w:tcPr>
            <w:tcW w:w="2211" w:type="pct"/>
            <w:shd w:val="clear" w:color="auto" w:fill="auto"/>
            <w:vAlign w:val="center"/>
          </w:tcPr>
          <w:p w14:paraId="37358EEA"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High End Area Tag</w:t>
            </w:r>
          </w:p>
          <w:p w14:paraId="1CB87263" w14:textId="6CFF25F5" w:rsidR="00602246" w:rsidRPr="00E34091" w:rsidRDefault="00602246" w:rsidP="00757F68">
            <w:pPr>
              <w:ind w:left="0"/>
              <w:rPr>
                <w:rFonts w:asciiTheme="minorHAnsi" w:hAnsiTheme="minorHAnsi"/>
                <w:color w:val="000000"/>
                <w:sz w:val="18"/>
                <w:szCs w:val="18"/>
              </w:rPr>
            </w:pPr>
            <w:r w:rsidRPr="00602246">
              <w:rPr>
                <w:rFonts w:asciiTheme="minorHAnsi" w:hAnsiTheme="minorHAnsi"/>
                <w:color w:val="000000"/>
                <w:sz w:val="18"/>
                <w:szCs w:val="18"/>
              </w:rPr>
              <w:t>Will be blank (for future use)</w:t>
            </w:r>
          </w:p>
        </w:tc>
        <w:tc>
          <w:tcPr>
            <w:tcW w:w="480" w:type="pct"/>
            <w:shd w:val="clear" w:color="auto" w:fill="auto"/>
          </w:tcPr>
          <w:p w14:paraId="6B090F76" w14:textId="13601E2B" w:rsidR="00E470A2" w:rsidRPr="0004787C" w:rsidRDefault="00602246"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vAlign w:val="center"/>
          </w:tcPr>
          <w:p w14:paraId="55A3175B"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57D2F45C" w14:textId="77777777" w:rsidTr="00757F68">
        <w:trPr>
          <w:cantSplit/>
        </w:trPr>
        <w:tc>
          <w:tcPr>
            <w:tcW w:w="242" w:type="pct"/>
            <w:shd w:val="clear" w:color="auto" w:fill="auto"/>
          </w:tcPr>
          <w:p w14:paraId="2F2A70A5"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0A30291C" w14:textId="69721C54" w:rsidR="00E470A2" w:rsidRPr="004401C4" w:rsidRDefault="00602246" w:rsidP="00757F68">
            <w:pPr>
              <w:pStyle w:val="BodyTextTable"/>
              <w:rPr>
                <w:rFonts w:asciiTheme="minorHAnsi" w:hAnsiTheme="minorHAnsi"/>
                <w:szCs w:val="18"/>
              </w:rPr>
            </w:pPr>
            <w:r w:rsidRPr="004401C4">
              <w:rPr>
                <w:rFonts w:asciiTheme="majorHAnsi" w:hAnsiTheme="majorHAnsi"/>
                <w:color w:val="000000"/>
              </w:rPr>
              <w:t>SERVICEABLE ADDRESS ID</w:t>
            </w:r>
          </w:p>
        </w:tc>
        <w:tc>
          <w:tcPr>
            <w:tcW w:w="674" w:type="pct"/>
            <w:shd w:val="clear" w:color="auto" w:fill="auto"/>
          </w:tcPr>
          <w:p w14:paraId="74A5CF5D" w14:textId="77777777" w:rsidR="00E470A2" w:rsidRPr="004401C4" w:rsidRDefault="00E470A2" w:rsidP="00757F68">
            <w:pPr>
              <w:pStyle w:val="BodyTextTable"/>
              <w:rPr>
                <w:rFonts w:asciiTheme="minorHAnsi" w:hAnsiTheme="minorHAnsi"/>
                <w:color w:val="000000"/>
                <w:szCs w:val="18"/>
              </w:rPr>
            </w:pPr>
            <w:r w:rsidRPr="004401C4">
              <w:rPr>
                <w:rFonts w:asciiTheme="minorHAnsi" w:hAnsiTheme="minorHAnsi"/>
                <w:szCs w:val="18"/>
              </w:rPr>
              <w:t>String</w:t>
            </w:r>
          </w:p>
        </w:tc>
        <w:tc>
          <w:tcPr>
            <w:tcW w:w="2211" w:type="pct"/>
            <w:shd w:val="clear" w:color="auto" w:fill="auto"/>
            <w:vAlign w:val="center"/>
          </w:tcPr>
          <w:p w14:paraId="7CDE4816" w14:textId="77777777" w:rsidR="00B45C8C" w:rsidRPr="004401C4" w:rsidRDefault="00B45C8C" w:rsidP="00B45C8C">
            <w:pPr>
              <w:pStyle w:val="BodyTextTable"/>
              <w:rPr>
                <w:rFonts w:asciiTheme="majorHAnsi" w:hAnsiTheme="majorHAnsi"/>
              </w:rPr>
            </w:pPr>
            <w:r w:rsidRPr="004401C4">
              <w:rPr>
                <w:rFonts w:asciiTheme="majorHAnsi" w:hAnsiTheme="majorHAnsi"/>
              </w:rPr>
              <w:t>Unique ID for the service address (replacing Clarity CID)</w:t>
            </w:r>
          </w:p>
          <w:p w14:paraId="18112BD5" w14:textId="59B5B202" w:rsidR="00E470A2" w:rsidRPr="004401C4" w:rsidRDefault="00E470A2" w:rsidP="00757F68">
            <w:pPr>
              <w:ind w:left="0"/>
              <w:rPr>
                <w:rFonts w:asciiTheme="minorHAnsi" w:hAnsiTheme="minorHAnsi"/>
                <w:sz w:val="18"/>
                <w:szCs w:val="18"/>
              </w:rPr>
            </w:pPr>
          </w:p>
        </w:tc>
        <w:tc>
          <w:tcPr>
            <w:tcW w:w="480" w:type="pct"/>
            <w:shd w:val="clear" w:color="auto" w:fill="auto"/>
          </w:tcPr>
          <w:p w14:paraId="65CB4665" w14:textId="2A7ADB5B" w:rsidR="00E470A2" w:rsidRPr="004401C4" w:rsidRDefault="00B45C8C" w:rsidP="00757F68">
            <w:pPr>
              <w:pStyle w:val="BodyTextTable"/>
              <w:rPr>
                <w:rFonts w:asciiTheme="minorHAnsi" w:hAnsiTheme="minorHAnsi"/>
                <w:szCs w:val="18"/>
              </w:rPr>
            </w:pPr>
            <w:r w:rsidRPr="004401C4">
              <w:rPr>
                <w:rFonts w:asciiTheme="minorHAnsi" w:hAnsiTheme="minorHAnsi"/>
                <w:szCs w:val="18"/>
              </w:rPr>
              <w:t>ARM</w:t>
            </w:r>
          </w:p>
        </w:tc>
        <w:tc>
          <w:tcPr>
            <w:tcW w:w="335" w:type="pct"/>
            <w:shd w:val="clear" w:color="auto" w:fill="auto"/>
            <w:vAlign w:val="center"/>
          </w:tcPr>
          <w:p w14:paraId="42587D7D"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569F9ECE" w14:textId="77777777" w:rsidTr="00757F68">
        <w:trPr>
          <w:cantSplit/>
        </w:trPr>
        <w:tc>
          <w:tcPr>
            <w:tcW w:w="242" w:type="pct"/>
            <w:shd w:val="clear" w:color="auto" w:fill="auto"/>
          </w:tcPr>
          <w:p w14:paraId="52F53FFE"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6</w:t>
            </w:r>
          </w:p>
        </w:tc>
        <w:tc>
          <w:tcPr>
            <w:tcW w:w="1058" w:type="pct"/>
            <w:shd w:val="clear" w:color="auto" w:fill="auto"/>
          </w:tcPr>
          <w:p w14:paraId="25A4D38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EXCHANGE CODE (EXCDE)</w:t>
            </w:r>
          </w:p>
        </w:tc>
        <w:tc>
          <w:tcPr>
            <w:tcW w:w="674" w:type="pct"/>
            <w:shd w:val="clear" w:color="auto" w:fill="auto"/>
          </w:tcPr>
          <w:p w14:paraId="3F54D816"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211" w:type="pct"/>
            <w:shd w:val="clear" w:color="auto" w:fill="auto"/>
            <w:vAlign w:val="center"/>
          </w:tcPr>
          <w:p w14:paraId="34F2943E"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Serving PLDT Exchange (operations area ID)</w:t>
            </w:r>
          </w:p>
        </w:tc>
        <w:tc>
          <w:tcPr>
            <w:tcW w:w="480" w:type="pct"/>
            <w:shd w:val="clear" w:color="auto" w:fill="auto"/>
          </w:tcPr>
          <w:p w14:paraId="592DD69A" w14:textId="463E09BA" w:rsidR="00E470A2" w:rsidRPr="0004787C" w:rsidRDefault="009F7F5E"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vAlign w:val="center"/>
          </w:tcPr>
          <w:p w14:paraId="4E8EC81B"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2BBC3945" w14:textId="77777777" w:rsidTr="00757F68">
        <w:trPr>
          <w:cantSplit/>
        </w:trPr>
        <w:tc>
          <w:tcPr>
            <w:tcW w:w="242" w:type="pct"/>
            <w:shd w:val="clear" w:color="auto" w:fill="auto"/>
          </w:tcPr>
          <w:p w14:paraId="449C2D5C"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7</w:t>
            </w:r>
          </w:p>
        </w:tc>
        <w:tc>
          <w:tcPr>
            <w:tcW w:w="1058" w:type="pct"/>
            <w:shd w:val="clear" w:color="auto" w:fill="auto"/>
          </w:tcPr>
          <w:p w14:paraId="36850B2C"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LINE CAPABILITY</w:t>
            </w:r>
          </w:p>
        </w:tc>
        <w:tc>
          <w:tcPr>
            <w:tcW w:w="674" w:type="pct"/>
            <w:shd w:val="clear" w:color="auto" w:fill="auto"/>
          </w:tcPr>
          <w:p w14:paraId="290A6E47" w14:textId="77777777" w:rsidR="00E470A2" w:rsidRPr="00E34091" w:rsidRDefault="00E470A2" w:rsidP="00757F68">
            <w:pPr>
              <w:pStyle w:val="BodyTextTable"/>
              <w:rPr>
                <w:rFonts w:asciiTheme="minorHAnsi" w:hAnsiTheme="minorHAnsi"/>
                <w:szCs w:val="18"/>
              </w:rPr>
            </w:pPr>
            <w:r>
              <w:rPr>
                <w:rFonts w:asciiTheme="minorHAnsi" w:hAnsiTheme="minorHAnsi"/>
                <w:szCs w:val="18"/>
              </w:rPr>
              <w:t>Numeric</w:t>
            </w:r>
          </w:p>
        </w:tc>
        <w:tc>
          <w:tcPr>
            <w:tcW w:w="2211" w:type="pct"/>
            <w:shd w:val="clear" w:color="auto" w:fill="auto"/>
            <w:vAlign w:val="center"/>
          </w:tcPr>
          <w:p w14:paraId="4BD7C650" w14:textId="77777777" w:rsidR="0080216B" w:rsidRPr="0080216B" w:rsidRDefault="0080216B" w:rsidP="0080216B">
            <w:pPr>
              <w:spacing w:after="0"/>
              <w:ind w:left="0"/>
              <w:rPr>
                <w:rFonts w:asciiTheme="minorHAnsi" w:hAnsiTheme="minorHAnsi"/>
                <w:sz w:val="18"/>
                <w:szCs w:val="18"/>
              </w:rPr>
            </w:pPr>
            <w:r w:rsidRPr="0080216B">
              <w:rPr>
                <w:rFonts w:asciiTheme="minorHAnsi" w:hAnsiTheme="minorHAnsi"/>
                <w:sz w:val="18"/>
                <w:szCs w:val="18"/>
              </w:rPr>
              <w:t>Subs Line Capability (Stable Data Speed), calculated on a weekly basis for DSL and can be used to suggest upgrade to higher DSL plans.</w:t>
            </w:r>
          </w:p>
          <w:p w14:paraId="2FDFD10B" w14:textId="77777777" w:rsidR="0080216B" w:rsidRPr="0080216B" w:rsidRDefault="0080216B" w:rsidP="0080216B">
            <w:pPr>
              <w:spacing w:after="0"/>
              <w:ind w:left="0"/>
              <w:rPr>
                <w:rFonts w:asciiTheme="minorHAnsi" w:hAnsiTheme="minorHAnsi"/>
                <w:sz w:val="18"/>
                <w:szCs w:val="18"/>
              </w:rPr>
            </w:pPr>
            <w:r w:rsidRPr="0080216B">
              <w:rPr>
                <w:rFonts w:asciiTheme="minorHAnsi" w:hAnsiTheme="minorHAnsi"/>
                <w:sz w:val="18"/>
                <w:szCs w:val="18"/>
              </w:rPr>
              <w:t>Will be available for Copper Service only.</w:t>
            </w:r>
          </w:p>
          <w:p w14:paraId="6B65D942" w14:textId="2F8A4803" w:rsidR="00E470A2" w:rsidRPr="00F00513" w:rsidRDefault="0080216B" w:rsidP="00757F68">
            <w:pPr>
              <w:spacing w:after="0"/>
              <w:ind w:left="0"/>
              <w:rPr>
                <w:rFonts w:asciiTheme="minorHAnsi" w:hAnsiTheme="minorHAnsi"/>
                <w:sz w:val="18"/>
                <w:szCs w:val="18"/>
              </w:rPr>
            </w:pPr>
            <w:r w:rsidRPr="0080216B">
              <w:rPr>
                <w:rFonts w:asciiTheme="minorHAnsi" w:hAnsiTheme="minorHAnsi"/>
                <w:sz w:val="18"/>
                <w:szCs w:val="18"/>
              </w:rPr>
              <w:t>For fiber the default value will be 1G.</w:t>
            </w:r>
          </w:p>
        </w:tc>
        <w:tc>
          <w:tcPr>
            <w:tcW w:w="480" w:type="pct"/>
            <w:shd w:val="clear" w:color="auto" w:fill="auto"/>
          </w:tcPr>
          <w:p w14:paraId="3D4CA0D4" w14:textId="66F96A10" w:rsidR="00E470A2" w:rsidRPr="0004787C" w:rsidRDefault="009F7F5E"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vAlign w:val="center"/>
          </w:tcPr>
          <w:p w14:paraId="3FC2B590"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2DB982A9" w14:textId="77777777" w:rsidTr="00757F68">
        <w:trPr>
          <w:cantSplit/>
        </w:trPr>
        <w:tc>
          <w:tcPr>
            <w:tcW w:w="242" w:type="pct"/>
            <w:shd w:val="clear" w:color="auto" w:fill="auto"/>
          </w:tcPr>
          <w:p w14:paraId="6EEDCB61"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8</w:t>
            </w:r>
          </w:p>
        </w:tc>
        <w:tc>
          <w:tcPr>
            <w:tcW w:w="1058" w:type="pct"/>
            <w:shd w:val="clear" w:color="auto" w:fill="auto"/>
          </w:tcPr>
          <w:p w14:paraId="33A034BC"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MODEM TYPE</w:t>
            </w:r>
          </w:p>
        </w:tc>
        <w:tc>
          <w:tcPr>
            <w:tcW w:w="674" w:type="pct"/>
            <w:shd w:val="clear" w:color="auto" w:fill="auto"/>
          </w:tcPr>
          <w:p w14:paraId="2413EABD"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28F005EE" w14:textId="77777777" w:rsidR="0080216B" w:rsidRDefault="0080216B" w:rsidP="0080216B">
            <w:pPr>
              <w:pStyle w:val="BodyTextTable"/>
              <w:rPr>
                <w:rFonts w:asciiTheme="majorHAnsi" w:hAnsiTheme="majorHAnsi"/>
                <w:lang w:val="fr-FR"/>
              </w:rPr>
            </w:pPr>
            <w:r>
              <w:rPr>
                <w:rFonts w:asciiTheme="majorHAnsi" w:hAnsiTheme="majorHAnsi"/>
                <w:lang w:val="fr-FR"/>
              </w:rPr>
              <w:t>CPE Type, possible values :</w:t>
            </w:r>
          </w:p>
          <w:p w14:paraId="2EA3887B" w14:textId="665706D8" w:rsidR="00E470A2" w:rsidRPr="00E34091" w:rsidRDefault="0080216B" w:rsidP="00757F68">
            <w:pPr>
              <w:spacing w:after="0"/>
              <w:ind w:left="0"/>
              <w:rPr>
                <w:rFonts w:asciiTheme="minorHAnsi" w:hAnsiTheme="minorHAnsi"/>
                <w:color w:val="000000"/>
                <w:sz w:val="18"/>
                <w:szCs w:val="18"/>
              </w:rPr>
            </w:pPr>
            <w:r>
              <w:rPr>
                <w:rFonts w:asciiTheme="majorHAnsi" w:hAnsiTheme="majorHAnsi"/>
                <w:lang w:val="fr-FR"/>
              </w:rPr>
              <w:t>ONU, DSL, VVDSL, GFAST</w:t>
            </w:r>
          </w:p>
        </w:tc>
        <w:tc>
          <w:tcPr>
            <w:tcW w:w="480" w:type="pct"/>
            <w:shd w:val="clear" w:color="auto" w:fill="auto"/>
          </w:tcPr>
          <w:p w14:paraId="52B7A7E8" w14:textId="33AE8A80" w:rsidR="00E470A2" w:rsidRPr="0004787C" w:rsidRDefault="009F7F5E"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6AB14539"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5A708BA3" w14:textId="77777777" w:rsidTr="00757F68">
        <w:trPr>
          <w:cantSplit/>
        </w:trPr>
        <w:tc>
          <w:tcPr>
            <w:tcW w:w="242" w:type="pct"/>
            <w:shd w:val="clear" w:color="auto" w:fill="auto"/>
          </w:tcPr>
          <w:p w14:paraId="40D656E6"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79D096A9"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NAP OVERLAP</w:t>
            </w:r>
            <w:r>
              <w:rPr>
                <w:rFonts w:asciiTheme="minorHAnsi" w:hAnsiTheme="minorHAnsi"/>
                <w:szCs w:val="18"/>
              </w:rPr>
              <w:t xml:space="preserve"> Count</w:t>
            </w:r>
          </w:p>
        </w:tc>
        <w:tc>
          <w:tcPr>
            <w:tcW w:w="674" w:type="pct"/>
            <w:shd w:val="clear" w:color="auto" w:fill="auto"/>
          </w:tcPr>
          <w:p w14:paraId="5230BAD1"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7C535474" w14:textId="3A37003A" w:rsidR="00E470A2" w:rsidRDefault="00E470A2" w:rsidP="00757F68">
            <w:pPr>
              <w:ind w:left="0"/>
              <w:rPr>
                <w:rFonts w:asciiTheme="minorHAnsi" w:hAnsiTheme="minorHAnsi"/>
                <w:sz w:val="18"/>
                <w:szCs w:val="18"/>
              </w:rPr>
            </w:pPr>
            <w:r>
              <w:rPr>
                <w:rFonts w:asciiTheme="minorHAnsi" w:hAnsiTheme="minorHAnsi"/>
                <w:sz w:val="18"/>
                <w:szCs w:val="18"/>
              </w:rPr>
              <w:t xml:space="preserve">The count of </w:t>
            </w:r>
            <w:r w:rsidRPr="00E34091">
              <w:rPr>
                <w:rFonts w:asciiTheme="minorHAnsi" w:hAnsiTheme="minorHAnsi"/>
                <w:sz w:val="18"/>
                <w:szCs w:val="18"/>
              </w:rPr>
              <w:t>NAP ID</w:t>
            </w:r>
            <w:r>
              <w:rPr>
                <w:rFonts w:asciiTheme="minorHAnsi" w:hAnsiTheme="minorHAnsi"/>
                <w:sz w:val="18"/>
                <w:szCs w:val="18"/>
              </w:rPr>
              <w:t>s</w:t>
            </w:r>
            <w:r w:rsidRPr="00E34091">
              <w:rPr>
                <w:rFonts w:asciiTheme="minorHAnsi" w:hAnsiTheme="minorHAnsi"/>
                <w:sz w:val="18"/>
                <w:szCs w:val="18"/>
              </w:rPr>
              <w:t xml:space="preserve"> </w:t>
            </w:r>
            <w:r>
              <w:rPr>
                <w:rFonts w:asciiTheme="minorHAnsi" w:hAnsiTheme="minorHAnsi"/>
                <w:sz w:val="18"/>
                <w:szCs w:val="18"/>
              </w:rPr>
              <w:t>for the</w:t>
            </w:r>
            <w:r w:rsidRPr="00E34091">
              <w:rPr>
                <w:rFonts w:asciiTheme="minorHAnsi" w:hAnsiTheme="minorHAnsi"/>
                <w:sz w:val="18"/>
                <w:szCs w:val="18"/>
              </w:rPr>
              <w:t xml:space="preserve"> available Fiber </w:t>
            </w:r>
            <w:r>
              <w:rPr>
                <w:rFonts w:asciiTheme="minorHAnsi" w:hAnsiTheme="minorHAnsi"/>
                <w:sz w:val="18"/>
                <w:szCs w:val="18"/>
              </w:rPr>
              <w:t>f</w:t>
            </w:r>
            <w:r w:rsidRPr="00E34091">
              <w:rPr>
                <w:rFonts w:asciiTheme="minorHAnsi" w:hAnsiTheme="minorHAnsi"/>
                <w:sz w:val="18"/>
                <w:szCs w:val="18"/>
              </w:rPr>
              <w:t>acility</w:t>
            </w:r>
          </w:p>
          <w:p w14:paraId="327BD3A5" w14:textId="3DDE0ACE" w:rsidR="009F7F5E" w:rsidRPr="004401C4" w:rsidRDefault="004401C4" w:rsidP="004401C4">
            <w:pPr>
              <w:ind w:left="0"/>
              <w:rPr>
                <w:rFonts w:asciiTheme="minorHAnsi" w:hAnsiTheme="minorHAnsi"/>
                <w:sz w:val="18"/>
                <w:szCs w:val="18"/>
              </w:rPr>
            </w:pPr>
            <w:r w:rsidRPr="00C53DF2">
              <w:rPr>
                <w:b/>
                <w:bCs/>
                <w:color w:val="000000"/>
                <w:szCs w:val="18"/>
              </w:rPr>
              <w:t>Will not be populated</w:t>
            </w:r>
          </w:p>
        </w:tc>
        <w:tc>
          <w:tcPr>
            <w:tcW w:w="480" w:type="pct"/>
            <w:shd w:val="clear" w:color="auto" w:fill="auto"/>
          </w:tcPr>
          <w:p w14:paraId="5373341C" w14:textId="4A0417E8" w:rsidR="00E470A2" w:rsidRPr="0004787C" w:rsidRDefault="004401C4"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05A307D8"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0576B206" w14:textId="77777777" w:rsidTr="00757F68">
        <w:trPr>
          <w:cantSplit/>
        </w:trPr>
        <w:tc>
          <w:tcPr>
            <w:tcW w:w="242" w:type="pct"/>
            <w:shd w:val="clear" w:color="auto" w:fill="auto"/>
          </w:tcPr>
          <w:p w14:paraId="2AA9BF76"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4D22E42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NAP OVERLAPAVAILABLE</w:t>
            </w:r>
          </w:p>
        </w:tc>
        <w:tc>
          <w:tcPr>
            <w:tcW w:w="674" w:type="pct"/>
            <w:shd w:val="clear" w:color="auto" w:fill="auto"/>
          </w:tcPr>
          <w:p w14:paraId="4E96FD7D"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7D42A8CE" w14:textId="3BBFAE18" w:rsidR="00E470A2" w:rsidRDefault="00E470A2" w:rsidP="00757F68">
            <w:pPr>
              <w:ind w:left="0"/>
              <w:rPr>
                <w:rFonts w:asciiTheme="minorHAnsi" w:hAnsiTheme="minorHAnsi"/>
                <w:sz w:val="18"/>
                <w:szCs w:val="18"/>
              </w:rPr>
            </w:pPr>
            <w:r>
              <w:rPr>
                <w:rFonts w:asciiTheme="minorHAnsi" w:hAnsiTheme="minorHAnsi"/>
                <w:sz w:val="18"/>
                <w:szCs w:val="18"/>
              </w:rPr>
              <w:t>The total number of a</w:t>
            </w:r>
            <w:r w:rsidRPr="00E34091">
              <w:rPr>
                <w:rFonts w:asciiTheme="minorHAnsi" w:hAnsiTheme="minorHAnsi"/>
                <w:sz w:val="18"/>
                <w:szCs w:val="18"/>
              </w:rPr>
              <w:t>vailable fiber ports</w:t>
            </w:r>
            <w:r>
              <w:rPr>
                <w:rFonts w:asciiTheme="minorHAnsi" w:hAnsiTheme="minorHAnsi"/>
                <w:sz w:val="18"/>
                <w:szCs w:val="18"/>
              </w:rPr>
              <w:t xml:space="preserve"> (in all NAPs)</w:t>
            </w:r>
          </w:p>
          <w:p w14:paraId="11877809" w14:textId="133881FD" w:rsidR="009F7F5E" w:rsidRPr="004401C4" w:rsidRDefault="004401C4" w:rsidP="004401C4">
            <w:pPr>
              <w:ind w:left="0"/>
              <w:rPr>
                <w:rFonts w:asciiTheme="minorHAnsi" w:hAnsiTheme="minorHAnsi"/>
                <w:sz w:val="18"/>
                <w:szCs w:val="18"/>
              </w:rPr>
            </w:pPr>
            <w:r w:rsidRPr="00C53DF2">
              <w:rPr>
                <w:b/>
                <w:bCs/>
                <w:color w:val="000000"/>
                <w:szCs w:val="18"/>
              </w:rPr>
              <w:t>Will not be populated</w:t>
            </w:r>
          </w:p>
        </w:tc>
        <w:tc>
          <w:tcPr>
            <w:tcW w:w="480" w:type="pct"/>
            <w:shd w:val="clear" w:color="auto" w:fill="auto"/>
          </w:tcPr>
          <w:p w14:paraId="151499A9" w14:textId="1A15FD18" w:rsidR="00E470A2" w:rsidRPr="0004787C" w:rsidRDefault="004401C4"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52579833"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2A66F794" w14:textId="77777777" w:rsidTr="00757F68">
        <w:trPr>
          <w:cantSplit/>
        </w:trPr>
        <w:tc>
          <w:tcPr>
            <w:tcW w:w="242" w:type="pct"/>
            <w:shd w:val="clear" w:color="auto" w:fill="auto"/>
          </w:tcPr>
          <w:p w14:paraId="35984D52"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8</w:t>
            </w:r>
          </w:p>
        </w:tc>
        <w:tc>
          <w:tcPr>
            <w:tcW w:w="1058" w:type="pct"/>
            <w:shd w:val="clear" w:color="auto" w:fill="auto"/>
          </w:tcPr>
          <w:p w14:paraId="2EDB2505"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NODE MODEL</w:t>
            </w:r>
          </w:p>
        </w:tc>
        <w:tc>
          <w:tcPr>
            <w:tcW w:w="674" w:type="pct"/>
            <w:shd w:val="clear" w:color="auto" w:fill="auto"/>
          </w:tcPr>
          <w:p w14:paraId="28280FAD"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23EE380A" w14:textId="77777777" w:rsidR="00E470A2" w:rsidRPr="00E34091" w:rsidRDefault="00E470A2" w:rsidP="00757F68">
            <w:pPr>
              <w:spacing w:after="0"/>
              <w:ind w:left="0"/>
              <w:rPr>
                <w:rFonts w:asciiTheme="minorHAnsi" w:hAnsiTheme="minorHAnsi"/>
                <w:color w:val="000000"/>
                <w:sz w:val="18"/>
                <w:szCs w:val="18"/>
              </w:rPr>
            </w:pPr>
            <w:r w:rsidRPr="00E34091">
              <w:rPr>
                <w:rFonts w:asciiTheme="minorHAnsi" w:hAnsiTheme="minorHAnsi"/>
                <w:sz w:val="18"/>
                <w:szCs w:val="18"/>
              </w:rPr>
              <w:t>Equipment Brand/Model</w:t>
            </w:r>
            <w:r>
              <w:rPr>
                <w:rFonts w:asciiTheme="minorHAnsi" w:hAnsiTheme="minorHAnsi"/>
                <w:sz w:val="18"/>
                <w:szCs w:val="18"/>
              </w:rPr>
              <w:t xml:space="preserve"> (infrastructure)</w:t>
            </w:r>
          </w:p>
        </w:tc>
        <w:tc>
          <w:tcPr>
            <w:tcW w:w="480" w:type="pct"/>
            <w:shd w:val="clear" w:color="auto" w:fill="auto"/>
          </w:tcPr>
          <w:p w14:paraId="04E8A975" w14:textId="589B4514" w:rsidR="00E470A2" w:rsidRPr="0004787C" w:rsidRDefault="003C7B6A"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6CB9AE77"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6DDAA60E" w14:textId="77777777" w:rsidTr="00757F68">
        <w:trPr>
          <w:cantSplit/>
        </w:trPr>
        <w:tc>
          <w:tcPr>
            <w:tcW w:w="242" w:type="pct"/>
            <w:shd w:val="clear" w:color="auto" w:fill="auto"/>
          </w:tcPr>
          <w:p w14:paraId="4B34B56B"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40209CBE" w14:textId="57B5F56B" w:rsidR="00E470A2" w:rsidRPr="00E34091" w:rsidRDefault="00E470A2" w:rsidP="00757F68">
            <w:pPr>
              <w:pStyle w:val="BodyTextTable"/>
              <w:rPr>
                <w:rFonts w:asciiTheme="minorHAnsi" w:hAnsiTheme="minorHAnsi"/>
                <w:szCs w:val="18"/>
              </w:rPr>
            </w:pPr>
            <w:r w:rsidRPr="00E34091">
              <w:rPr>
                <w:rFonts w:asciiTheme="minorHAnsi" w:hAnsiTheme="minorHAnsi"/>
                <w:szCs w:val="18"/>
              </w:rPr>
              <w:t>NODE_NAME</w:t>
            </w:r>
          </w:p>
        </w:tc>
        <w:tc>
          <w:tcPr>
            <w:tcW w:w="674" w:type="pct"/>
            <w:shd w:val="clear" w:color="auto" w:fill="auto"/>
          </w:tcPr>
          <w:p w14:paraId="3E29FAD1"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625DBE11" w14:textId="3D0585D7" w:rsidR="00E470A2" w:rsidRPr="00E34091" w:rsidRDefault="0080216B" w:rsidP="00757F68">
            <w:pPr>
              <w:ind w:left="0"/>
              <w:rPr>
                <w:rFonts w:asciiTheme="minorHAnsi" w:hAnsiTheme="minorHAnsi"/>
                <w:color w:val="000000"/>
                <w:sz w:val="18"/>
                <w:szCs w:val="18"/>
              </w:rPr>
            </w:pPr>
            <w:r>
              <w:rPr>
                <w:rFonts w:asciiTheme="majorHAnsi" w:hAnsiTheme="majorHAnsi"/>
              </w:rPr>
              <w:t>Name of active device on which Service terminates in Exchange</w:t>
            </w:r>
          </w:p>
        </w:tc>
        <w:tc>
          <w:tcPr>
            <w:tcW w:w="480" w:type="pct"/>
            <w:shd w:val="clear" w:color="auto" w:fill="auto"/>
          </w:tcPr>
          <w:p w14:paraId="4151808C" w14:textId="17EC5F5A" w:rsidR="00E470A2" w:rsidRPr="0004787C" w:rsidRDefault="003C7B6A"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6EBD43B0"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7908F88C" w14:textId="77777777" w:rsidTr="00757F68">
        <w:trPr>
          <w:cantSplit/>
        </w:trPr>
        <w:tc>
          <w:tcPr>
            <w:tcW w:w="242" w:type="pct"/>
            <w:shd w:val="clear" w:color="auto" w:fill="auto"/>
          </w:tcPr>
          <w:p w14:paraId="78214F4F"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30EC7D04" w14:textId="6212B5CB"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 TECHNOLOGY</w:t>
            </w:r>
            <w:r w:rsidR="000E184C">
              <w:rPr>
                <w:rFonts w:asciiTheme="minorHAnsi" w:hAnsiTheme="minorHAnsi"/>
                <w:szCs w:val="18"/>
              </w:rPr>
              <w:t xml:space="preserve"> TYPE</w:t>
            </w:r>
          </w:p>
        </w:tc>
        <w:tc>
          <w:tcPr>
            <w:tcW w:w="674" w:type="pct"/>
            <w:shd w:val="clear" w:color="auto" w:fill="auto"/>
          </w:tcPr>
          <w:p w14:paraId="7B84CAE8"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4AEDEC47" w14:textId="295D8962" w:rsidR="00E470A2" w:rsidRPr="00E34091" w:rsidRDefault="000E184C" w:rsidP="00757F68">
            <w:pPr>
              <w:ind w:left="0"/>
              <w:rPr>
                <w:rFonts w:asciiTheme="minorHAnsi" w:hAnsiTheme="minorHAnsi"/>
                <w:color w:val="000000"/>
                <w:sz w:val="18"/>
                <w:szCs w:val="18"/>
              </w:rPr>
            </w:pPr>
            <w:r>
              <w:rPr>
                <w:rFonts w:asciiTheme="majorHAnsi" w:hAnsiTheme="majorHAnsi"/>
              </w:rPr>
              <w:t>Technology of service given to the customer</w:t>
            </w:r>
          </w:p>
        </w:tc>
        <w:tc>
          <w:tcPr>
            <w:tcW w:w="480" w:type="pct"/>
            <w:shd w:val="clear" w:color="auto" w:fill="auto"/>
          </w:tcPr>
          <w:p w14:paraId="248E31C4" w14:textId="046C4694" w:rsidR="00E470A2" w:rsidRPr="0004787C" w:rsidRDefault="00090305" w:rsidP="00757F68">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7E17FB19"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2A4D90" w14:paraId="527E0DC4" w14:textId="77777777" w:rsidTr="00757F68">
        <w:trPr>
          <w:cantSplit/>
        </w:trPr>
        <w:tc>
          <w:tcPr>
            <w:tcW w:w="242" w:type="pct"/>
            <w:shd w:val="clear" w:color="auto" w:fill="auto"/>
          </w:tcPr>
          <w:p w14:paraId="68340679"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2EE9344A"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PLAN SPEED</w:t>
            </w:r>
          </w:p>
        </w:tc>
        <w:tc>
          <w:tcPr>
            <w:tcW w:w="674" w:type="pct"/>
            <w:shd w:val="clear" w:color="auto" w:fill="auto"/>
          </w:tcPr>
          <w:p w14:paraId="4387B6AD"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0A847D0E"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Subscribed Data Speed</w:t>
            </w:r>
            <w:r>
              <w:rPr>
                <w:rFonts w:asciiTheme="minorHAnsi" w:hAnsiTheme="minorHAnsi"/>
                <w:sz w:val="18"/>
                <w:szCs w:val="18"/>
              </w:rPr>
              <w:t xml:space="preserve"> in MB</w:t>
            </w:r>
          </w:p>
          <w:p w14:paraId="4877E2BD" w14:textId="70FE4AAB" w:rsidR="00091CCE" w:rsidRPr="00E34091" w:rsidRDefault="004401C4" w:rsidP="004401C4">
            <w:pPr>
              <w:ind w:left="0"/>
              <w:rPr>
                <w:rFonts w:asciiTheme="minorHAnsi" w:hAnsiTheme="minorHAnsi"/>
                <w:color w:val="000000"/>
                <w:sz w:val="18"/>
                <w:szCs w:val="18"/>
              </w:rPr>
            </w:pPr>
            <w:r w:rsidRPr="00C53DF2">
              <w:rPr>
                <w:b/>
                <w:bCs/>
                <w:color w:val="000000"/>
                <w:szCs w:val="18"/>
              </w:rPr>
              <w:t>Will not be populated.</w:t>
            </w:r>
          </w:p>
        </w:tc>
        <w:tc>
          <w:tcPr>
            <w:tcW w:w="480" w:type="pct"/>
            <w:shd w:val="clear" w:color="auto" w:fill="auto"/>
          </w:tcPr>
          <w:p w14:paraId="3A4248F9" w14:textId="48DC444D" w:rsidR="00E470A2" w:rsidRPr="0004787C" w:rsidRDefault="004401C4"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tcPr>
          <w:p w14:paraId="1BF649E8" w14:textId="77777777" w:rsidR="00E470A2" w:rsidRPr="002A4D90" w:rsidRDefault="00E470A2" w:rsidP="00757F68">
            <w:pPr>
              <w:pStyle w:val="BodyTextTable"/>
              <w:rPr>
                <w:rFonts w:asciiTheme="minorHAnsi" w:hAnsiTheme="minorHAnsi"/>
                <w:szCs w:val="18"/>
              </w:rPr>
            </w:pPr>
            <w:r w:rsidRPr="007C0CB7">
              <w:rPr>
                <w:rFonts w:asciiTheme="minorHAnsi" w:hAnsiTheme="minorHAnsi"/>
                <w:szCs w:val="18"/>
              </w:rPr>
              <w:t>O</w:t>
            </w:r>
          </w:p>
        </w:tc>
      </w:tr>
      <w:tr w:rsidR="00E470A2" w:rsidRPr="00AB41A5" w14:paraId="012C1CDF" w14:textId="77777777" w:rsidTr="00757F68">
        <w:trPr>
          <w:cantSplit/>
        </w:trPr>
        <w:tc>
          <w:tcPr>
            <w:tcW w:w="242" w:type="pct"/>
            <w:tcBorders>
              <w:bottom w:val="single" w:sz="4" w:space="0" w:color="808080"/>
            </w:tcBorders>
            <w:shd w:val="clear" w:color="auto" w:fill="auto"/>
          </w:tcPr>
          <w:p w14:paraId="48E2F2CB" w14:textId="77777777" w:rsidR="00F706B1" w:rsidRPr="00CB1231" w:rsidRDefault="00F706B1" w:rsidP="00566105">
            <w:pPr>
              <w:pStyle w:val="BodyTextTable"/>
              <w:numPr>
                <w:ilvl w:val="0"/>
                <w:numId w:val="35"/>
              </w:numPr>
              <w:rPr>
                <w:rFonts w:asciiTheme="minorHAnsi" w:hAnsiTheme="minorHAnsi"/>
                <w:szCs w:val="18"/>
              </w:rPr>
            </w:pPr>
          </w:p>
        </w:tc>
        <w:tc>
          <w:tcPr>
            <w:tcW w:w="1058" w:type="pct"/>
            <w:tcBorders>
              <w:bottom w:val="single" w:sz="4" w:space="0" w:color="808080"/>
            </w:tcBorders>
            <w:shd w:val="clear" w:color="auto" w:fill="auto"/>
          </w:tcPr>
          <w:p w14:paraId="45892060" w14:textId="77777777" w:rsidR="00E470A2" w:rsidRPr="00CB1231" w:rsidRDefault="00E470A2" w:rsidP="00757F68">
            <w:pPr>
              <w:pStyle w:val="BodyTextTable"/>
              <w:rPr>
                <w:rFonts w:asciiTheme="minorHAnsi" w:hAnsiTheme="minorHAnsi"/>
                <w:szCs w:val="18"/>
              </w:rPr>
            </w:pPr>
            <w:r w:rsidRPr="00CB1231">
              <w:rPr>
                <w:rFonts w:asciiTheme="minorHAnsi" w:hAnsiTheme="minorHAnsi"/>
                <w:szCs w:val="18"/>
              </w:rPr>
              <w:t>PROVISIONED SPEED</w:t>
            </w:r>
          </w:p>
        </w:tc>
        <w:tc>
          <w:tcPr>
            <w:tcW w:w="674" w:type="pct"/>
            <w:tcBorders>
              <w:bottom w:val="single" w:sz="4" w:space="0" w:color="808080"/>
            </w:tcBorders>
            <w:shd w:val="clear" w:color="auto" w:fill="auto"/>
          </w:tcPr>
          <w:p w14:paraId="38ABD96B" w14:textId="77777777" w:rsidR="00E470A2" w:rsidRPr="00CB1231" w:rsidRDefault="00E470A2" w:rsidP="00757F68">
            <w:pPr>
              <w:pStyle w:val="BodyTextTable"/>
              <w:rPr>
                <w:rFonts w:asciiTheme="minorHAnsi" w:hAnsiTheme="minorHAnsi"/>
                <w:color w:val="000000"/>
                <w:szCs w:val="18"/>
              </w:rPr>
            </w:pPr>
            <w:r w:rsidRPr="00CB1231">
              <w:rPr>
                <w:rFonts w:asciiTheme="minorHAnsi" w:hAnsiTheme="minorHAnsi"/>
                <w:color w:val="000000"/>
                <w:szCs w:val="18"/>
              </w:rPr>
              <w:t>Numeric</w:t>
            </w:r>
          </w:p>
        </w:tc>
        <w:tc>
          <w:tcPr>
            <w:tcW w:w="2211" w:type="pct"/>
            <w:tcBorders>
              <w:bottom w:val="single" w:sz="4" w:space="0" w:color="808080"/>
            </w:tcBorders>
            <w:shd w:val="clear" w:color="auto" w:fill="auto"/>
            <w:vAlign w:val="center"/>
          </w:tcPr>
          <w:p w14:paraId="5759BAB1" w14:textId="77777777" w:rsidR="00D837C7" w:rsidRDefault="00E470A2" w:rsidP="00AB41A5">
            <w:pPr>
              <w:ind w:left="0"/>
              <w:rPr>
                <w:rFonts w:asciiTheme="minorHAnsi" w:hAnsiTheme="minorHAnsi"/>
                <w:sz w:val="18"/>
                <w:szCs w:val="18"/>
              </w:rPr>
            </w:pPr>
            <w:r w:rsidRPr="00CB1231">
              <w:rPr>
                <w:rFonts w:asciiTheme="minorHAnsi" w:hAnsiTheme="minorHAnsi"/>
                <w:sz w:val="18"/>
                <w:szCs w:val="18"/>
              </w:rPr>
              <w:t>Provisioned Speed in MB</w:t>
            </w:r>
          </w:p>
          <w:p w14:paraId="33C0AFD8" w14:textId="380F64FE" w:rsidR="00C0681B" w:rsidRPr="00CB1231" w:rsidRDefault="00C0681B" w:rsidP="00AB41A5">
            <w:pPr>
              <w:ind w:left="0"/>
              <w:rPr>
                <w:rFonts w:asciiTheme="minorHAnsi" w:hAnsiTheme="minorHAnsi"/>
                <w:color w:val="000000"/>
                <w:sz w:val="18"/>
                <w:szCs w:val="18"/>
              </w:rPr>
            </w:pPr>
            <w:r w:rsidRPr="00C53DF2">
              <w:rPr>
                <w:b/>
                <w:bCs/>
                <w:color w:val="000000"/>
                <w:szCs w:val="18"/>
              </w:rPr>
              <w:t>Will not be populated.</w:t>
            </w:r>
          </w:p>
        </w:tc>
        <w:tc>
          <w:tcPr>
            <w:tcW w:w="480" w:type="pct"/>
            <w:tcBorders>
              <w:bottom w:val="single" w:sz="4" w:space="0" w:color="808080"/>
            </w:tcBorders>
            <w:shd w:val="clear" w:color="auto" w:fill="auto"/>
          </w:tcPr>
          <w:p w14:paraId="0226C05F" w14:textId="5F43E959" w:rsidR="00E470A2" w:rsidRPr="00CB1231" w:rsidRDefault="00C0681B" w:rsidP="00757F68">
            <w:pPr>
              <w:pStyle w:val="BodyTextTable"/>
              <w:rPr>
                <w:rFonts w:asciiTheme="minorHAnsi" w:hAnsiTheme="minorHAnsi"/>
                <w:szCs w:val="18"/>
              </w:rPr>
            </w:pPr>
            <w:r>
              <w:rPr>
                <w:rFonts w:asciiTheme="minorHAnsi" w:hAnsiTheme="minorHAnsi"/>
                <w:szCs w:val="18"/>
              </w:rPr>
              <w:t>None</w:t>
            </w:r>
          </w:p>
        </w:tc>
        <w:tc>
          <w:tcPr>
            <w:tcW w:w="335" w:type="pct"/>
            <w:tcBorders>
              <w:bottom w:val="single" w:sz="4" w:space="0" w:color="808080"/>
            </w:tcBorders>
            <w:shd w:val="clear" w:color="auto" w:fill="auto"/>
          </w:tcPr>
          <w:p w14:paraId="23AEBA41" w14:textId="77777777" w:rsidR="00E470A2" w:rsidRPr="00CB1231" w:rsidRDefault="00E470A2" w:rsidP="00757F68">
            <w:pPr>
              <w:pStyle w:val="BodyTextTable"/>
              <w:rPr>
                <w:rFonts w:asciiTheme="minorHAnsi" w:hAnsiTheme="minorHAnsi"/>
                <w:szCs w:val="18"/>
              </w:rPr>
            </w:pPr>
            <w:r w:rsidRPr="00CB1231">
              <w:rPr>
                <w:rFonts w:asciiTheme="minorHAnsi" w:hAnsiTheme="minorHAnsi"/>
                <w:szCs w:val="18"/>
              </w:rPr>
              <w:t>O</w:t>
            </w:r>
          </w:p>
        </w:tc>
      </w:tr>
      <w:tr w:rsidR="00E470A2" w:rsidRPr="002A4D90" w14:paraId="3265E756" w14:textId="77777777" w:rsidTr="00757F68">
        <w:trPr>
          <w:cantSplit/>
        </w:trPr>
        <w:tc>
          <w:tcPr>
            <w:tcW w:w="242" w:type="pct"/>
            <w:shd w:val="clear" w:color="auto" w:fill="auto"/>
          </w:tcPr>
          <w:p w14:paraId="145C458C"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7</w:t>
            </w:r>
          </w:p>
        </w:tc>
        <w:tc>
          <w:tcPr>
            <w:tcW w:w="1058" w:type="pct"/>
            <w:shd w:val="clear" w:color="auto" w:fill="auto"/>
          </w:tcPr>
          <w:p w14:paraId="32E4B79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CUSTOMER EXPERIENCE INDEX</w:t>
            </w:r>
          </w:p>
        </w:tc>
        <w:tc>
          <w:tcPr>
            <w:tcW w:w="674" w:type="pct"/>
            <w:shd w:val="clear" w:color="auto" w:fill="auto"/>
          </w:tcPr>
          <w:p w14:paraId="0B6510BD" w14:textId="77777777" w:rsidR="00E470A2" w:rsidRPr="00E34091" w:rsidRDefault="00E470A2" w:rsidP="00757F68">
            <w:pPr>
              <w:pStyle w:val="BodyTextTable"/>
              <w:rPr>
                <w:rFonts w:asciiTheme="minorHAnsi" w:hAnsiTheme="minorHAnsi"/>
                <w:szCs w:val="18"/>
              </w:rPr>
            </w:pPr>
            <w:r>
              <w:rPr>
                <w:rFonts w:asciiTheme="minorHAnsi" w:hAnsiTheme="minorHAnsi"/>
                <w:szCs w:val="18"/>
              </w:rPr>
              <w:t>String</w:t>
            </w:r>
          </w:p>
        </w:tc>
        <w:tc>
          <w:tcPr>
            <w:tcW w:w="2211" w:type="pct"/>
            <w:shd w:val="clear" w:color="auto" w:fill="auto"/>
            <w:vAlign w:val="center"/>
          </w:tcPr>
          <w:p w14:paraId="3F3FE6CF" w14:textId="77777777" w:rsidR="00E470A2" w:rsidRPr="00E34091" w:rsidRDefault="00E470A2" w:rsidP="00757F68">
            <w:pPr>
              <w:spacing w:after="0"/>
              <w:ind w:left="0"/>
              <w:rPr>
                <w:rFonts w:asciiTheme="minorHAnsi" w:hAnsiTheme="minorHAnsi"/>
                <w:sz w:val="18"/>
                <w:szCs w:val="18"/>
                <w:highlight w:val="yellow"/>
              </w:rPr>
            </w:pPr>
            <w:r w:rsidRPr="00E34091">
              <w:rPr>
                <w:rFonts w:asciiTheme="minorHAnsi" w:hAnsiTheme="minorHAnsi"/>
                <w:sz w:val="18"/>
                <w:szCs w:val="18"/>
              </w:rPr>
              <w:t>INDICATES QUALITY OF SERVICE (PROJECT USA)</w:t>
            </w:r>
          </w:p>
        </w:tc>
        <w:tc>
          <w:tcPr>
            <w:tcW w:w="480" w:type="pct"/>
            <w:shd w:val="clear" w:color="auto" w:fill="auto"/>
          </w:tcPr>
          <w:p w14:paraId="1186619D" w14:textId="77777777" w:rsidR="00E470A2" w:rsidRPr="0004787C" w:rsidRDefault="00E470A2" w:rsidP="00757F68">
            <w:pPr>
              <w:pStyle w:val="BodyTextTable"/>
              <w:rPr>
                <w:rFonts w:asciiTheme="minorHAnsi" w:hAnsiTheme="minorHAnsi"/>
                <w:szCs w:val="18"/>
              </w:rPr>
            </w:pPr>
            <w:r w:rsidRPr="0004787C">
              <w:rPr>
                <w:rFonts w:asciiTheme="minorHAnsi" w:hAnsiTheme="minorHAnsi"/>
                <w:szCs w:val="18"/>
              </w:rPr>
              <w:t>PUSA</w:t>
            </w:r>
          </w:p>
        </w:tc>
        <w:tc>
          <w:tcPr>
            <w:tcW w:w="335" w:type="pct"/>
            <w:shd w:val="clear" w:color="auto" w:fill="auto"/>
            <w:vAlign w:val="center"/>
          </w:tcPr>
          <w:p w14:paraId="6B5B8E10"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4D1D8FA9" w14:textId="77777777" w:rsidTr="00757F68">
        <w:trPr>
          <w:cantSplit/>
        </w:trPr>
        <w:tc>
          <w:tcPr>
            <w:tcW w:w="242" w:type="pct"/>
            <w:shd w:val="clear" w:color="auto" w:fill="auto"/>
          </w:tcPr>
          <w:p w14:paraId="0A689AE6"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6A0B160F" w14:textId="77777777" w:rsidR="00E470A2" w:rsidRPr="00E34091" w:rsidRDefault="00E470A2" w:rsidP="00757F68">
            <w:pPr>
              <w:pStyle w:val="BodyTextTable"/>
              <w:rPr>
                <w:rFonts w:asciiTheme="minorHAnsi" w:hAnsiTheme="minorHAnsi"/>
                <w:szCs w:val="18"/>
              </w:rPr>
            </w:pPr>
            <w:r>
              <w:rPr>
                <w:rFonts w:asciiTheme="minorHAnsi" w:hAnsiTheme="minorHAnsi"/>
                <w:szCs w:val="18"/>
              </w:rPr>
              <w:t>Open Ticket Flag</w:t>
            </w:r>
          </w:p>
        </w:tc>
        <w:tc>
          <w:tcPr>
            <w:tcW w:w="674" w:type="pct"/>
            <w:shd w:val="clear" w:color="auto" w:fill="auto"/>
          </w:tcPr>
          <w:p w14:paraId="465A399B" w14:textId="77777777" w:rsidR="00E470A2" w:rsidRDefault="00E470A2" w:rsidP="00757F68">
            <w:pPr>
              <w:pStyle w:val="BodyTextTable"/>
              <w:rPr>
                <w:rFonts w:asciiTheme="minorHAnsi" w:hAnsiTheme="minorHAnsi"/>
                <w:szCs w:val="18"/>
              </w:rPr>
            </w:pPr>
            <w:r>
              <w:rPr>
                <w:rFonts w:asciiTheme="minorHAnsi" w:hAnsiTheme="minorHAnsi"/>
                <w:szCs w:val="18"/>
              </w:rPr>
              <w:t xml:space="preserve">Boolean </w:t>
            </w:r>
          </w:p>
        </w:tc>
        <w:tc>
          <w:tcPr>
            <w:tcW w:w="2211" w:type="pct"/>
            <w:shd w:val="clear" w:color="auto" w:fill="auto"/>
            <w:vAlign w:val="center"/>
          </w:tcPr>
          <w:p w14:paraId="0E60C854" w14:textId="77777777" w:rsidR="00E470A2" w:rsidRDefault="00E470A2" w:rsidP="00757F68">
            <w:pPr>
              <w:spacing w:after="0"/>
              <w:ind w:left="0"/>
              <w:rPr>
                <w:rFonts w:asciiTheme="minorHAnsi" w:hAnsiTheme="minorHAnsi"/>
                <w:sz w:val="18"/>
                <w:szCs w:val="18"/>
              </w:rPr>
            </w:pPr>
            <w:r>
              <w:rPr>
                <w:rFonts w:asciiTheme="minorHAnsi" w:hAnsiTheme="minorHAnsi"/>
                <w:sz w:val="18"/>
                <w:szCs w:val="18"/>
              </w:rPr>
              <w:t>True – There is an open ticket</w:t>
            </w:r>
          </w:p>
          <w:p w14:paraId="72E2FE3D" w14:textId="77777777" w:rsidR="00E470A2" w:rsidRDefault="00E470A2" w:rsidP="00757F68">
            <w:pPr>
              <w:spacing w:after="0"/>
              <w:ind w:left="0"/>
              <w:rPr>
                <w:rFonts w:asciiTheme="minorHAnsi" w:hAnsiTheme="minorHAnsi"/>
                <w:sz w:val="18"/>
                <w:szCs w:val="18"/>
              </w:rPr>
            </w:pPr>
            <w:r>
              <w:rPr>
                <w:rFonts w:asciiTheme="minorHAnsi" w:hAnsiTheme="minorHAnsi"/>
                <w:sz w:val="18"/>
                <w:szCs w:val="18"/>
              </w:rPr>
              <w:t>False – There is no open ticket</w:t>
            </w:r>
          </w:p>
          <w:p w14:paraId="31F1E9E6" w14:textId="28F86CB1" w:rsidR="009C5F7E" w:rsidRPr="004401C4" w:rsidRDefault="009C5F7E" w:rsidP="004401C4">
            <w:pPr>
              <w:ind w:left="0"/>
              <w:rPr>
                <w:b/>
                <w:bCs/>
                <w:color w:val="000000"/>
                <w:szCs w:val="18"/>
              </w:rPr>
            </w:pPr>
            <w:r w:rsidRPr="00C53DF2">
              <w:rPr>
                <w:b/>
                <w:bCs/>
                <w:color w:val="000000"/>
                <w:szCs w:val="18"/>
              </w:rPr>
              <w:t>Will not be populated.</w:t>
            </w:r>
          </w:p>
        </w:tc>
        <w:tc>
          <w:tcPr>
            <w:tcW w:w="480" w:type="pct"/>
            <w:shd w:val="clear" w:color="auto" w:fill="auto"/>
          </w:tcPr>
          <w:p w14:paraId="28A6FCEA" w14:textId="36F77A35" w:rsidR="00E470A2" w:rsidRPr="0004787C" w:rsidRDefault="009C5F7E"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vAlign w:val="center"/>
          </w:tcPr>
          <w:p w14:paraId="2941671D"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2D3E479B" w14:textId="77777777" w:rsidTr="00757F68">
        <w:trPr>
          <w:cantSplit/>
        </w:trPr>
        <w:tc>
          <w:tcPr>
            <w:tcW w:w="242" w:type="pct"/>
            <w:shd w:val="clear" w:color="auto" w:fill="auto"/>
          </w:tcPr>
          <w:p w14:paraId="021D3538"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358F4B42" w14:textId="77777777" w:rsidR="00E470A2" w:rsidRDefault="00E470A2" w:rsidP="00757F68">
            <w:pPr>
              <w:pStyle w:val="BodyTextTable"/>
              <w:rPr>
                <w:rFonts w:asciiTheme="minorHAnsi" w:hAnsiTheme="minorHAnsi"/>
                <w:szCs w:val="18"/>
              </w:rPr>
            </w:pPr>
            <w:r>
              <w:rPr>
                <w:rFonts w:asciiTheme="minorHAnsi" w:hAnsiTheme="minorHAnsi"/>
                <w:szCs w:val="18"/>
              </w:rPr>
              <w:t>Tickets Amount</w:t>
            </w:r>
          </w:p>
        </w:tc>
        <w:tc>
          <w:tcPr>
            <w:tcW w:w="674" w:type="pct"/>
            <w:shd w:val="clear" w:color="auto" w:fill="auto"/>
          </w:tcPr>
          <w:p w14:paraId="5546F95F" w14:textId="77777777" w:rsidR="00E470A2" w:rsidRDefault="00E470A2" w:rsidP="00757F68">
            <w:pPr>
              <w:pStyle w:val="BodyTextTable"/>
              <w:rPr>
                <w:rFonts w:asciiTheme="minorHAnsi" w:hAnsiTheme="minorHAnsi"/>
                <w:szCs w:val="18"/>
              </w:rPr>
            </w:pPr>
            <w:r>
              <w:rPr>
                <w:rFonts w:asciiTheme="minorHAnsi" w:hAnsiTheme="minorHAnsi"/>
                <w:szCs w:val="18"/>
              </w:rPr>
              <w:t>Numeric</w:t>
            </w:r>
          </w:p>
        </w:tc>
        <w:tc>
          <w:tcPr>
            <w:tcW w:w="2211" w:type="pct"/>
            <w:shd w:val="clear" w:color="auto" w:fill="auto"/>
            <w:vAlign w:val="center"/>
          </w:tcPr>
          <w:p w14:paraId="6683369B" w14:textId="77777777" w:rsidR="00E470A2" w:rsidRDefault="00E470A2" w:rsidP="00757F68">
            <w:pPr>
              <w:spacing w:after="0"/>
              <w:ind w:left="0"/>
              <w:rPr>
                <w:rFonts w:asciiTheme="minorHAnsi" w:hAnsiTheme="minorHAnsi"/>
                <w:sz w:val="18"/>
                <w:szCs w:val="18"/>
              </w:rPr>
            </w:pPr>
            <w:r>
              <w:rPr>
                <w:rFonts w:asciiTheme="minorHAnsi" w:hAnsiTheme="minorHAnsi"/>
                <w:sz w:val="18"/>
                <w:szCs w:val="18"/>
              </w:rPr>
              <w:t xml:space="preserve">The </w:t>
            </w:r>
            <w:proofErr w:type="gramStart"/>
            <w:r>
              <w:rPr>
                <w:rFonts w:asciiTheme="minorHAnsi" w:hAnsiTheme="minorHAnsi"/>
                <w:sz w:val="18"/>
                <w:szCs w:val="18"/>
              </w:rPr>
              <w:t>amount</w:t>
            </w:r>
            <w:proofErr w:type="gramEnd"/>
            <w:r>
              <w:rPr>
                <w:rFonts w:asciiTheme="minorHAnsi" w:hAnsiTheme="minorHAnsi"/>
                <w:sz w:val="18"/>
                <w:szCs w:val="18"/>
              </w:rPr>
              <w:t xml:space="preserve"> of tickets in the last 3 months regardless of the ticket status</w:t>
            </w:r>
          </w:p>
          <w:p w14:paraId="1ED98C8D" w14:textId="3BD49DB2" w:rsidR="009C5F7E" w:rsidRDefault="009C5F7E" w:rsidP="004401C4">
            <w:pPr>
              <w:ind w:left="0"/>
              <w:rPr>
                <w:rFonts w:asciiTheme="minorHAnsi" w:hAnsiTheme="minorHAnsi"/>
                <w:sz w:val="18"/>
                <w:szCs w:val="18"/>
              </w:rPr>
            </w:pPr>
            <w:r w:rsidRPr="00C53DF2">
              <w:rPr>
                <w:b/>
                <w:bCs/>
                <w:color w:val="000000"/>
                <w:szCs w:val="18"/>
              </w:rPr>
              <w:t>Will not be populated.</w:t>
            </w:r>
          </w:p>
        </w:tc>
        <w:tc>
          <w:tcPr>
            <w:tcW w:w="480" w:type="pct"/>
            <w:shd w:val="clear" w:color="auto" w:fill="auto"/>
          </w:tcPr>
          <w:p w14:paraId="1AF1CB4D" w14:textId="4F181E71" w:rsidR="00E470A2" w:rsidRDefault="009C5F7E" w:rsidP="00757F68">
            <w:pPr>
              <w:pStyle w:val="BodyTextTable"/>
              <w:rPr>
                <w:rFonts w:asciiTheme="minorHAnsi" w:hAnsiTheme="minorHAnsi"/>
                <w:szCs w:val="18"/>
              </w:rPr>
            </w:pPr>
            <w:r>
              <w:rPr>
                <w:rFonts w:asciiTheme="minorHAnsi" w:hAnsiTheme="minorHAnsi"/>
                <w:szCs w:val="18"/>
              </w:rPr>
              <w:t>None</w:t>
            </w:r>
          </w:p>
        </w:tc>
        <w:tc>
          <w:tcPr>
            <w:tcW w:w="335" w:type="pct"/>
            <w:shd w:val="clear" w:color="auto" w:fill="auto"/>
            <w:vAlign w:val="center"/>
          </w:tcPr>
          <w:p w14:paraId="491106CA"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771C14CA" w14:textId="77777777" w:rsidTr="00757F68">
        <w:trPr>
          <w:cantSplit/>
        </w:trPr>
        <w:tc>
          <w:tcPr>
            <w:tcW w:w="242" w:type="pct"/>
            <w:shd w:val="clear" w:color="auto" w:fill="auto"/>
          </w:tcPr>
          <w:p w14:paraId="494DBF14"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46A83DD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CONSUMPTION TYPES</w:t>
            </w:r>
            <w:r>
              <w:rPr>
                <w:rFonts w:asciiTheme="minorHAnsi" w:hAnsiTheme="minorHAnsi"/>
                <w:szCs w:val="18"/>
              </w:rPr>
              <w:t xml:space="preserve"> BY VOLUME</w:t>
            </w:r>
          </w:p>
        </w:tc>
        <w:tc>
          <w:tcPr>
            <w:tcW w:w="674" w:type="pct"/>
            <w:shd w:val="clear" w:color="auto" w:fill="auto"/>
          </w:tcPr>
          <w:p w14:paraId="3F58C682"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4BC4308F" w14:textId="77777777" w:rsidR="00E470A2" w:rsidRPr="00A05472" w:rsidRDefault="00E470A2" w:rsidP="00757F68">
            <w:pPr>
              <w:ind w:left="0"/>
              <w:rPr>
                <w:rFonts w:asciiTheme="minorHAnsi" w:hAnsiTheme="minorHAnsi"/>
                <w:bCs/>
                <w:sz w:val="18"/>
                <w:szCs w:val="18"/>
              </w:rPr>
            </w:pPr>
            <w:r w:rsidRPr="00A05472">
              <w:rPr>
                <w:rFonts w:asciiTheme="minorHAnsi" w:hAnsiTheme="minorHAnsi"/>
                <w:bCs/>
                <w:sz w:val="18"/>
                <w:szCs w:val="18"/>
              </w:rPr>
              <w:t xml:space="preserve">Top </w:t>
            </w:r>
            <w:r>
              <w:rPr>
                <w:rFonts w:asciiTheme="minorHAnsi" w:hAnsiTheme="minorHAnsi"/>
                <w:bCs/>
                <w:sz w:val="18"/>
                <w:szCs w:val="18"/>
              </w:rPr>
              <w:t>five</w:t>
            </w:r>
            <w:r w:rsidRPr="00A05472">
              <w:rPr>
                <w:rFonts w:asciiTheme="minorHAnsi" w:hAnsiTheme="minorHAnsi"/>
                <w:bCs/>
                <w:sz w:val="18"/>
                <w:szCs w:val="18"/>
              </w:rPr>
              <w:t xml:space="preserve"> for the period of last </w:t>
            </w:r>
            <w:r>
              <w:rPr>
                <w:rFonts w:asciiTheme="minorHAnsi" w:hAnsiTheme="minorHAnsi"/>
                <w:bCs/>
                <w:sz w:val="18"/>
                <w:szCs w:val="18"/>
              </w:rPr>
              <w:t>three</w:t>
            </w:r>
            <w:r w:rsidRPr="00A05472">
              <w:rPr>
                <w:rFonts w:asciiTheme="minorHAnsi" w:hAnsiTheme="minorHAnsi"/>
                <w:bCs/>
                <w:sz w:val="18"/>
                <w:szCs w:val="18"/>
              </w:rPr>
              <w:t xml:space="preserve"> months, based on volume.</w:t>
            </w:r>
          </w:p>
          <w:p w14:paraId="4087B4CB" w14:textId="77777777" w:rsidR="00E470A2" w:rsidRPr="00A05472" w:rsidRDefault="00E470A2" w:rsidP="00757F68">
            <w:pPr>
              <w:ind w:left="0"/>
              <w:rPr>
                <w:rFonts w:asciiTheme="minorHAnsi" w:hAnsiTheme="minorHAnsi"/>
                <w:bCs/>
                <w:sz w:val="18"/>
                <w:szCs w:val="18"/>
              </w:rPr>
            </w:pPr>
            <w:r w:rsidRPr="00A05472">
              <w:rPr>
                <w:rFonts w:asciiTheme="minorHAnsi" w:hAnsiTheme="minorHAnsi"/>
                <w:bCs/>
                <w:sz w:val="18"/>
                <w:szCs w:val="18"/>
              </w:rPr>
              <w:t xml:space="preserve">Data consumption types, </w:t>
            </w:r>
            <w:proofErr w:type="gramStart"/>
            <w:r w:rsidRPr="00A05472">
              <w:rPr>
                <w:rFonts w:asciiTheme="minorHAnsi" w:hAnsiTheme="minorHAnsi"/>
                <w:bCs/>
                <w:sz w:val="18"/>
                <w:szCs w:val="18"/>
              </w:rPr>
              <w:t>e.g.</w:t>
            </w:r>
            <w:proofErr w:type="gramEnd"/>
            <w:r w:rsidRPr="00A05472">
              <w:rPr>
                <w:rFonts w:asciiTheme="minorHAnsi" w:hAnsiTheme="minorHAnsi"/>
                <w:bCs/>
                <w:sz w:val="18"/>
                <w:szCs w:val="18"/>
              </w:rPr>
              <w:t xml:space="preserve"> Games</w:t>
            </w:r>
          </w:p>
          <w:p w14:paraId="312F973B" w14:textId="77777777" w:rsidR="00E470A2" w:rsidRPr="00A05472" w:rsidRDefault="00E470A2" w:rsidP="00757F68">
            <w:pPr>
              <w:ind w:left="0"/>
              <w:rPr>
                <w:rFonts w:asciiTheme="minorHAnsi" w:hAnsiTheme="minorHAnsi"/>
                <w:bCs/>
                <w:sz w:val="18"/>
                <w:szCs w:val="18"/>
              </w:rPr>
            </w:pPr>
            <w:r w:rsidRPr="00A05472">
              <w:rPr>
                <w:rFonts w:asciiTheme="minorHAnsi" w:hAnsiTheme="minorHAnsi"/>
                <w:bCs/>
                <w:sz w:val="18"/>
                <w:szCs w:val="18"/>
              </w:rPr>
              <w:t>Values are separated by (,)</w:t>
            </w:r>
          </w:p>
          <w:p w14:paraId="09C970DA" w14:textId="77777777" w:rsidR="00E470A2" w:rsidRDefault="00E470A2" w:rsidP="00757F68">
            <w:pPr>
              <w:ind w:left="0"/>
              <w:rPr>
                <w:rFonts w:asciiTheme="minorHAnsi" w:hAnsiTheme="minorHAnsi"/>
                <w:bCs/>
                <w:sz w:val="18"/>
                <w:szCs w:val="18"/>
              </w:rPr>
            </w:pPr>
            <w:r>
              <w:rPr>
                <w:rFonts w:asciiTheme="minorHAnsi" w:hAnsiTheme="minorHAnsi"/>
                <w:bCs/>
                <w:sz w:val="18"/>
                <w:szCs w:val="18"/>
              </w:rPr>
              <w:t>Only available for volume-</w:t>
            </w:r>
            <w:r w:rsidRPr="00A05472">
              <w:rPr>
                <w:rFonts w:asciiTheme="minorHAnsi" w:hAnsiTheme="minorHAnsi"/>
                <w:bCs/>
                <w:sz w:val="18"/>
                <w:szCs w:val="18"/>
              </w:rPr>
              <w:t>based subscribers</w:t>
            </w:r>
          </w:p>
          <w:p w14:paraId="0FFB1A70" w14:textId="77777777" w:rsidR="00E470A2" w:rsidRPr="00B5646A" w:rsidRDefault="00E470A2" w:rsidP="00757F68">
            <w:pPr>
              <w:ind w:left="0"/>
              <w:rPr>
                <w:rFonts w:asciiTheme="minorHAnsi" w:hAnsiTheme="minorHAnsi"/>
                <w:bCs/>
                <w:i/>
                <w:iCs/>
                <w:color w:val="000000"/>
                <w:sz w:val="18"/>
                <w:szCs w:val="18"/>
              </w:rPr>
            </w:pPr>
            <w:r w:rsidRPr="00B5646A">
              <w:rPr>
                <w:rFonts w:asciiTheme="minorHAnsi" w:hAnsiTheme="minorHAnsi"/>
                <w:bCs/>
                <w:i/>
                <w:iCs/>
                <w:color w:val="000000"/>
                <w:sz w:val="18"/>
                <w:szCs w:val="18"/>
              </w:rPr>
              <w:t>Note:</w:t>
            </w:r>
            <w:r w:rsidRPr="00B5646A">
              <w:rPr>
                <w:i/>
                <w:iCs/>
              </w:rPr>
              <w:t xml:space="preserve"> </w:t>
            </w:r>
            <w:r w:rsidRPr="00B5646A">
              <w:rPr>
                <w:rFonts w:asciiTheme="minorHAnsi" w:hAnsiTheme="minorHAnsi"/>
                <w:bCs/>
                <w:i/>
                <w:iCs/>
                <w:color w:val="000000"/>
                <w:sz w:val="18"/>
                <w:szCs w:val="18"/>
              </w:rPr>
              <w:t xml:space="preserve">Should include Unlimited Plans (Source: </w:t>
            </w:r>
            <w:proofErr w:type="spellStart"/>
            <w:r w:rsidRPr="00B5646A">
              <w:rPr>
                <w:rFonts w:asciiTheme="minorHAnsi" w:hAnsiTheme="minorHAnsi"/>
                <w:bCs/>
                <w:i/>
                <w:iCs/>
                <w:color w:val="000000"/>
                <w:sz w:val="18"/>
                <w:szCs w:val="18"/>
              </w:rPr>
              <w:t>Sandvine</w:t>
            </w:r>
            <w:proofErr w:type="spellEnd"/>
            <w:r w:rsidRPr="00B5646A">
              <w:rPr>
                <w:rFonts w:asciiTheme="minorHAnsi" w:hAnsiTheme="minorHAnsi"/>
                <w:bCs/>
                <w:i/>
                <w:iCs/>
                <w:color w:val="000000"/>
                <w:sz w:val="18"/>
                <w:szCs w:val="18"/>
              </w:rPr>
              <w:t xml:space="preserve"> DPI / USA-future)</w:t>
            </w:r>
          </w:p>
        </w:tc>
        <w:tc>
          <w:tcPr>
            <w:tcW w:w="480" w:type="pct"/>
            <w:shd w:val="clear" w:color="auto" w:fill="auto"/>
          </w:tcPr>
          <w:p w14:paraId="2F31F9DA"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2B4AFEC2"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03F30651" w14:textId="77777777" w:rsidTr="00757F68">
        <w:tc>
          <w:tcPr>
            <w:tcW w:w="242" w:type="pct"/>
            <w:shd w:val="clear" w:color="auto" w:fill="auto"/>
          </w:tcPr>
          <w:p w14:paraId="0B56920E" w14:textId="77777777" w:rsidR="00F706B1" w:rsidRDefault="00E470A2" w:rsidP="00566105">
            <w:pPr>
              <w:pStyle w:val="BodyTextTable"/>
              <w:numPr>
                <w:ilvl w:val="0"/>
                <w:numId w:val="35"/>
              </w:numPr>
              <w:rPr>
                <w:rFonts w:asciiTheme="minorHAnsi" w:hAnsiTheme="minorHAnsi"/>
                <w:szCs w:val="18"/>
              </w:rPr>
            </w:pPr>
            <w:r w:rsidRPr="002A4D90">
              <w:rPr>
                <w:rFonts w:asciiTheme="minorHAnsi" w:hAnsiTheme="minorHAnsi"/>
                <w:szCs w:val="18"/>
              </w:rPr>
              <w:t>9</w:t>
            </w:r>
          </w:p>
        </w:tc>
        <w:tc>
          <w:tcPr>
            <w:tcW w:w="1058" w:type="pct"/>
            <w:shd w:val="clear" w:color="auto" w:fill="auto"/>
          </w:tcPr>
          <w:p w14:paraId="132DE28E"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CONSUMPTION TYPES</w:t>
            </w:r>
            <w:r>
              <w:rPr>
                <w:rFonts w:asciiTheme="minorHAnsi" w:hAnsiTheme="minorHAnsi"/>
                <w:szCs w:val="18"/>
              </w:rPr>
              <w:t xml:space="preserve"> BY FREQUENCY</w:t>
            </w:r>
          </w:p>
        </w:tc>
        <w:tc>
          <w:tcPr>
            <w:tcW w:w="674" w:type="pct"/>
            <w:shd w:val="clear" w:color="auto" w:fill="auto"/>
          </w:tcPr>
          <w:p w14:paraId="62590F4A"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0DAC8272" w14:textId="77777777" w:rsidR="00E470A2" w:rsidRDefault="00E470A2" w:rsidP="00757F68">
            <w:pPr>
              <w:ind w:left="0"/>
              <w:rPr>
                <w:rFonts w:asciiTheme="minorHAnsi" w:hAnsiTheme="minorHAnsi"/>
                <w:sz w:val="18"/>
                <w:szCs w:val="18"/>
              </w:rPr>
            </w:pPr>
            <w:r>
              <w:rPr>
                <w:rFonts w:asciiTheme="minorHAnsi" w:hAnsiTheme="minorHAnsi"/>
                <w:sz w:val="18"/>
                <w:szCs w:val="18"/>
              </w:rPr>
              <w:t>Top five for the period of last three months, based on number of sessions and duration.</w:t>
            </w:r>
          </w:p>
          <w:p w14:paraId="2E150CDB"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Data consumption types, </w:t>
            </w:r>
            <w:proofErr w:type="gramStart"/>
            <w:r>
              <w:rPr>
                <w:rFonts w:asciiTheme="minorHAnsi" w:hAnsiTheme="minorHAnsi"/>
                <w:sz w:val="18"/>
                <w:szCs w:val="18"/>
              </w:rPr>
              <w:t>e.g.</w:t>
            </w:r>
            <w:proofErr w:type="gramEnd"/>
            <w:r>
              <w:rPr>
                <w:rFonts w:asciiTheme="minorHAnsi" w:hAnsiTheme="minorHAnsi"/>
                <w:sz w:val="18"/>
                <w:szCs w:val="18"/>
              </w:rPr>
              <w:t xml:space="preserve"> </w:t>
            </w:r>
            <w:r w:rsidRPr="00E34091">
              <w:rPr>
                <w:rFonts w:asciiTheme="minorHAnsi" w:hAnsiTheme="minorHAnsi"/>
                <w:sz w:val="18"/>
                <w:szCs w:val="18"/>
              </w:rPr>
              <w:t>Games</w:t>
            </w:r>
          </w:p>
          <w:p w14:paraId="789B054C" w14:textId="77777777" w:rsidR="00E470A2" w:rsidRDefault="00E470A2" w:rsidP="00757F68">
            <w:pPr>
              <w:ind w:left="0"/>
              <w:rPr>
                <w:rFonts w:asciiTheme="minorHAnsi" w:hAnsiTheme="minorHAnsi"/>
                <w:sz w:val="18"/>
                <w:szCs w:val="18"/>
              </w:rPr>
            </w:pPr>
            <w:r>
              <w:rPr>
                <w:rFonts w:asciiTheme="minorHAnsi" w:hAnsiTheme="minorHAnsi"/>
                <w:sz w:val="18"/>
                <w:szCs w:val="18"/>
              </w:rPr>
              <w:t>Values are separated by (,)</w:t>
            </w:r>
          </w:p>
          <w:p w14:paraId="6E272958" w14:textId="77777777" w:rsidR="00E470A2" w:rsidRDefault="00E470A2" w:rsidP="00757F68">
            <w:pPr>
              <w:ind w:left="0"/>
              <w:rPr>
                <w:rFonts w:asciiTheme="minorHAnsi" w:hAnsiTheme="minorHAnsi"/>
                <w:sz w:val="18"/>
                <w:szCs w:val="18"/>
              </w:rPr>
            </w:pPr>
            <w:r w:rsidRPr="00A05472">
              <w:rPr>
                <w:rFonts w:asciiTheme="minorHAnsi" w:hAnsiTheme="minorHAnsi"/>
                <w:sz w:val="18"/>
                <w:szCs w:val="18"/>
              </w:rPr>
              <w:t>Only availab</w:t>
            </w:r>
            <w:r>
              <w:rPr>
                <w:rFonts w:asciiTheme="minorHAnsi" w:hAnsiTheme="minorHAnsi"/>
                <w:sz w:val="18"/>
                <w:szCs w:val="18"/>
              </w:rPr>
              <w:t>le for volume-based subscribers.</w:t>
            </w:r>
          </w:p>
          <w:p w14:paraId="6F6A152B" w14:textId="77777777" w:rsidR="00E470A2" w:rsidRPr="00B5646A" w:rsidRDefault="00E470A2" w:rsidP="00757F68">
            <w:pPr>
              <w:ind w:left="0"/>
              <w:rPr>
                <w:i/>
                <w:iCs/>
                <w:szCs w:val="18"/>
              </w:rPr>
            </w:pPr>
            <w:r w:rsidRPr="00B5646A">
              <w:rPr>
                <w:rFonts w:asciiTheme="minorHAnsi" w:hAnsiTheme="minorHAnsi"/>
                <w:i/>
                <w:iCs/>
                <w:sz w:val="18"/>
                <w:szCs w:val="18"/>
              </w:rPr>
              <w:t>Notes:</w:t>
            </w:r>
          </w:p>
          <w:p w14:paraId="53BB0ABB" w14:textId="77777777" w:rsidR="00F706B1" w:rsidRDefault="00E470A2" w:rsidP="00566105">
            <w:pPr>
              <w:pStyle w:val="ListParagraph"/>
              <w:numPr>
                <w:ilvl w:val="0"/>
                <w:numId w:val="37"/>
              </w:numPr>
              <w:rPr>
                <w:rFonts w:asciiTheme="minorHAnsi" w:hAnsiTheme="minorHAnsi"/>
                <w:i/>
                <w:iCs/>
                <w:sz w:val="18"/>
                <w:szCs w:val="18"/>
              </w:rPr>
            </w:pPr>
            <w:r w:rsidRPr="00B5646A">
              <w:rPr>
                <w:rFonts w:asciiTheme="minorHAnsi" w:hAnsiTheme="minorHAnsi"/>
                <w:i/>
                <w:iCs/>
                <w:sz w:val="18"/>
                <w:szCs w:val="18"/>
              </w:rPr>
              <w:t>Should include Unlimited Plans</w:t>
            </w:r>
          </w:p>
          <w:p w14:paraId="4997885E" w14:textId="77777777" w:rsidR="00F706B1" w:rsidRDefault="00E470A2" w:rsidP="00566105">
            <w:pPr>
              <w:pStyle w:val="ListParagraph"/>
              <w:numPr>
                <w:ilvl w:val="0"/>
                <w:numId w:val="37"/>
              </w:numPr>
              <w:rPr>
                <w:rFonts w:asciiTheme="minorHAnsi" w:hAnsiTheme="minorHAnsi"/>
                <w:sz w:val="18"/>
                <w:szCs w:val="18"/>
              </w:rPr>
            </w:pPr>
            <w:r w:rsidRPr="00B5646A">
              <w:rPr>
                <w:rFonts w:asciiTheme="minorHAnsi" w:hAnsiTheme="minorHAnsi"/>
                <w:i/>
                <w:iCs/>
                <w:sz w:val="18"/>
                <w:szCs w:val="18"/>
              </w:rPr>
              <w:t xml:space="preserve">1 field for Number of Sessions and 1 field for Duration (Source: </w:t>
            </w:r>
            <w:proofErr w:type="spellStart"/>
            <w:r w:rsidRPr="00B5646A">
              <w:rPr>
                <w:rFonts w:asciiTheme="minorHAnsi" w:hAnsiTheme="minorHAnsi"/>
                <w:i/>
                <w:iCs/>
                <w:sz w:val="18"/>
                <w:szCs w:val="18"/>
              </w:rPr>
              <w:t>Sandvine</w:t>
            </w:r>
            <w:proofErr w:type="spellEnd"/>
            <w:r w:rsidRPr="00B5646A">
              <w:rPr>
                <w:rFonts w:asciiTheme="minorHAnsi" w:hAnsiTheme="minorHAnsi"/>
                <w:i/>
                <w:iCs/>
                <w:sz w:val="18"/>
                <w:szCs w:val="18"/>
              </w:rPr>
              <w:t xml:space="preserve"> DPI / USA-future)</w:t>
            </w:r>
          </w:p>
        </w:tc>
        <w:tc>
          <w:tcPr>
            <w:tcW w:w="480" w:type="pct"/>
            <w:shd w:val="clear" w:color="auto" w:fill="auto"/>
          </w:tcPr>
          <w:p w14:paraId="55574F38"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118705B7"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EA2C526" w14:textId="77777777" w:rsidTr="00757F68">
        <w:trPr>
          <w:cantSplit/>
        </w:trPr>
        <w:tc>
          <w:tcPr>
            <w:tcW w:w="242" w:type="pct"/>
            <w:shd w:val="clear" w:color="auto" w:fill="auto"/>
          </w:tcPr>
          <w:p w14:paraId="1D45F3D2"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1FA7811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PASSION POINTS</w:t>
            </w:r>
          </w:p>
        </w:tc>
        <w:tc>
          <w:tcPr>
            <w:tcW w:w="674" w:type="pct"/>
            <w:shd w:val="clear" w:color="auto" w:fill="auto"/>
          </w:tcPr>
          <w:p w14:paraId="780FA22C"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0ACD5DE2" w14:textId="77777777" w:rsidR="00E470A2" w:rsidRDefault="00E470A2" w:rsidP="00757F68">
            <w:pPr>
              <w:ind w:left="0"/>
              <w:rPr>
                <w:rFonts w:asciiTheme="minorHAnsi" w:hAnsiTheme="minorHAnsi"/>
                <w:sz w:val="18"/>
                <w:szCs w:val="18"/>
              </w:rPr>
            </w:pPr>
            <w:r w:rsidRPr="00E34091">
              <w:rPr>
                <w:rFonts w:asciiTheme="minorHAnsi" w:hAnsiTheme="minorHAnsi"/>
                <w:sz w:val="18"/>
                <w:szCs w:val="18"/>
              </w:rPr>
              <w:t xml:space="preserve">Top </w:t>
            </w:r>
            <w:r>
              <w:rPr>
                <w:rFonts w:asciiTheme="minorHAnsi" w:hAnsiTheme="minorHAnsi"/>
                <w:sz w:val="18"/>
                <w:szCs w:val="18"/>
              </w:rPr>
              <w:t>three</w:t>
            </w:r>
            <w:r w:rsidRPr="00E34091">
              <w:rPr>
                <w:rFonts w:asciiTheme="minorHAnsi" w:hAnsiTheme="minorHAnsi"/>
                <w:sz w:val="18"/>
                <w:szCs w:val="18"/>
              </w:rPr>
              <w:t xml:space="preserve"> passion points per subscriber</w:t>
            </w:r>
          </w:p>
          <w:p w14:paraId="03977029" w14:textId="77777777" w:rsidR="00E470A2" w:rsidRDefault="00E470A2" w:rsidP="00757F68">
            <w:pPr>
              <w:ind w:left="0"/>
              <w:rPr>
                <w:rFonts w:asciiTheme="minorHAnsi" w:hAnsiTheme="minorHAnsi"/>
                <w:sz w:val="18"/>
                <w:szCs w:val="18"/>
              </w:rPr>
            </w:pPr>
            <w:r>
              <w:rPr>
                <w:rFonts w:asciiTheme="minorHAnsi" w:hAnsiTheme="minorHAnsi"/>
                <w:sz w:val="18"/>
                <w:szCs w:val="18"/>
              </w:rPr>
              <w:t>Values are separated by (,)</w:t>
            </w:r>
          </w:p>
          <w:p w14:paraId="63B68C31" w14:textId="77777777" w:rsidR="00E470A2" w:rsidRDefault="00E470A2" w:rsidP="00757F68">
            <w:pPr>
              <w:ind w:left="0"/>
              <w:rPr>
                <w:rFonts w:asciiTheme="minorHAnsi" w:hAnsiTheme="minorHAnsi"/>
                <w:sz w:val="18"/>
                <w:szCs w:val="18"/>
              </w:rPr>
            </w:pPr>
            <w:r>
              <w:rPr>
                <w:rFonts w:asciiTheme="minorHAnsi" w:hAnsiTheme="minorHAnsi"/>
                <w:sz w:val="18"/>
                <w:szCs w:val="18"/>
              </w:rPr>
              <w:t>Placeholder for the future</w:t>
            </w:r>
          </w:p>
          <w:p w14:paraId="6D2D0F96" w14:textId="77777777" w:rsidR="00E470A2" w:rsidRPr="00E34091" w:rsidRDefault="00E470A2" w:rsidP="00757F68">
            <w:pPr>
              <w:ind w:left="0"/>
              <w:rPr>
                <w:rFonts w:asciiTheme="minorHAnsi" w:hAnsiTheme="minorHAnsi"/>
                <w:sz w:val="18"/>
                <w:szCs w:val="18"/>
              </w:rPr>
            </w:pPr>
            <w:r w:rsidRPr="001A6ECA">
              <w:rPr>
                <w:rFonts w:asciiTheme="minorHAnsi" w:hAnsiTheme="minorHAnsi"/>
                <w:sz w:val="18"/>
                <w:szCs w:val="18"/>
              </w:rPr>
              <w:t>Will be empty/null until PIA approval</w:t>
            </w:r>
          </w:p>
        </w:tc>
        <w:tc>
          <w:tcPr>
            <w:tcW w:w="480" w:type="pct"/>
            <w:shd w:val="clear" w:color="auto" w:fill="auto"/>
          </w:tcPr>
          <w:p w14:paraId="74BBDAE2" w14:textId="77777777" w:rsidR="00E470A2" w:rsidRPr="0004787C" w:rsidRDefault="00E470A2" w:rsidP="00757F68">
            <w:pPr>
              <w:pStyle w:val="BodyTextTable"/>
              <w:rPr>
                <w:rFonts w:asciiTheme="minorHAnsi" w:hAnsiTheme="minorHAnsi"/>
                <w:szCs w:val="18"/>
              </w:rPr>
            </w:pPr>
            <w:r>
              <w:rPr>
                <w:rFonts w:asciiTheme="minorHAnsi" w:hAnsiTheme="minorHAnsi"/>
                <w:szCs w:val="18"/>
              </w:rPr>
              <w:t>Home Analytics</w:t>
            </w:r>
          </w:p>
        </w:tc>
        <w:tc>
          <w:tcPr>
            <w:tcW w:w="335" w:type="pct"/>
            <w:shd w:val="clear" w:color="auto" w:fill="auto"/>
            <w:vAlign w:val="center"/>
          </w:tcPr>
          <w:p w14:paraId="65C917CB"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79C2350" w14:textId="77777777" w:rsidTr="00757F68">
        <w:trPr>
          <w:cantSplit/>
        </w:trPr>
        <w:tc>
          <w:tcPr>
            <w:tcW w:w="242" w:type="pct"/>
            <w:shd w:val="clear" w:color="auto" w:fill="auto"/>
          </w:tcPr>
          <w:p w14:paraId="75722D0D"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38373B71"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USA</w:t>
            </w:r>
            <w:r>
              <w:rPr>
                <w:rFonts w:asciiTheme="minorHAnsi" w:hAnsiTheme="minorHAnsi"/>
                <w:szCs w:val="18"/>
              </w:rPr>
              <w:t>GE - DOWNLOAD TOTAL GB LAST 30 days</w:t>
            </w:r>
          </w:p>
        </w:tc>
        <w:tc>
          <w:tcPr>
            <w:tcW w:w="674" w:type="pct"/>
            <w:shd w:val="clear" w:color="auto" w:fill="auto"/>
          </w:tcPr>
          <w:p w14:paraId="39F0314C"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4EA002E1" w14:textId="77777777" w:rsidR="00E470A2" w:rsidRDefault="00E470A2" w:rsidP="00757F68">
            <w:pPr>
              <w:ind w:left="0"/>
              <w:rPr>
                <w:rFonts w:asciiTheme="minorHAnsi" w:hAnsiTheme="minorHAnsi"/>
                <w:sz w:val="18"/>
                <w:szCs w:val="18"/>
              </w:rPr>
            </w:pPr>
            <w:r>
              <w:rPr>
                <w:rFonts w:asciiTheme="minorHAnsi" w:hAnsiTheme="minorHAnsi"/>
                <w:sz w:val="18"/>
                <w:szCs w:val="18"/>
              </w:rPr>
              <w:t>Total data download usage in GB, for the last 30 days.</w:t>
            </w:r>
          </w:p>
          <w:p w14:paraId="6B9B5C82"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w:t>
            </w:r>
            <w:r w:rsidRPr="00385BD7">
              <w:rPr>
                <w:rFonts w:asciiTheme="minorHAnsi" w:hAnsiTheme="minorHAnsi"/>
                <w:sz w:val="18"/>
                <w:szCs w:val="18"/>
              </w:rPr>
              <w:t>Last Bill Cycle Month</w:t>
            </w:r>
            <w:r>
              <w:rPr>
                <w:rFonts w:asciiTheme="minorHAnsi" w:hAnsiTheme="minorHAnsi"/>
                <w:sz w:val="18"/>
                <w:szCs w:val="18"/>
              </w:rPr>
              <w:t>)</w:t>
            </w:r>
          </w:p>
        </w:tc>
        <w:tc>
          <w:tcPr>
            <w:tcW w:w="480" w:type="pct"/>
            <w:shd w:val="clear" w:color="auto" w:fill="auto"/>
          </w:tcPr>
          <w:p w14:paraId="4238E136"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1B24A35F"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5F51C584" w14:textId="77777777" w:rsidTr="00757F68">
        <w:trPr>
          <w:cantSplit/>
        </w:trPr>
        <w:tc>
          <w:tcPr>
            <w:tcW w:w="242" w:type="pct"/>
            <w:shd w:val="clear" w:color="auto" w:fill="auto"/>
          </w:tcPr>
          <w:p w14:paraId="6C03AFEB"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6480ADE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w:t>
            </w:r>
            <w:r>
              <w:rPr>
                <w:rFonts w:asciiTheme="minorHAnsi" w:hAnsiTheme="minorHAnsi"/>
                <w:szCs w:val="18"/>
              </w:rPr>
              <w:t>A USAGE - UPLOAD TOTAL LAST 30 days</w:t>
            </w:r>
          </w:p>
        </w:tc>
        <w:tc>
          <w:tcPr>
            <w:tcW w:w="674" w:type="pct"/>
            <w:shd w:val="clear" w:color="auto" w:fill="auto"/>
          </w:tcPr>
          <w:p w14:paraId="379B4C9B"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5BD6B52B" w14:textId="77777777" w:rsidR="00E470A2" w:rsidRDefault="00E470A2" w:rsidP="00757F68">
            <w:pPr>
              <w:ind w:left="0"/>
              <w:rPr>
                <w:rFonts w:asciiTheme="minorHAnsi" w:hAnsiTheme="minorHAnsi"/>
                <w:sz w:val="18"/>
                <w:szCs w:val="18"/>
              </w:rPr>
            </w:pPr>
            <w:r>
              <w:rPr>
                <w:rFonts w:asciiTheme="minorHAnsi" w:hAnsiTheme="minorHAnsi"/>
                <w:sz w:val="18"/>
                <w:szCs w:val="18"/>
              </w:rPr>
              <w:t>Total data upload usage in GB, for the last 30 days.</w:t>
            </w:r>
          </w:p>
          <w:p w14:paraId="56F10AD0"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w:t>
            </w:r>
            <w:r w:rsidRPr="00385BD7">
              <w:rPr>
                <w:rFonts w:asciiTheme="minorHAnsi" w:hAnsiTheme="minorHAnsi"/>
                <w:sz w:val="18"/>
                <w:szCs w:val="18"/>
              </w:rPr>
              <w:t>Last Bill Cycle Month</w:t>
            </w:r>
            <w:r>
              <w:rPr>
                <w:rFonts w:asciiTheme="minorHAnsi" w:hAnsiTheme="minorHAnsi"/>
                <w:sz w:val="18"/>
                <w:szCs w:val="18"/>
              </w:rPr>
              <w:t>)</w:t>
            </w:r>
          </w:p>
        </w:tc>
        <w:tc>
          <w:tcPr>
            <w:tcW w:w="480" w:type="pct"/>
            <w:shd w:val="clear" w:color="auto" w:fill="auto"/>
          </w:tcPr>
          <w:p w14:paraId="78389F62"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2F4759EE"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F51D9E9" w14:textId="77777777" w:rsidTr="00757F68">
        <w:trPr>
          <w:cantSplit/>
        </w:trPr>
        <w:tc>
          <w:tcPr>
            <w:tcW w:w="242" w:type="pct"/>
            <w:shd w:val="clear" w:color="auto" w:fill="auto"/>
          </w:tcPr>
          <w:p w14:paraId="5F1352C9"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035BD03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USA</w:t>
            </w:r>
            <w:r>
              <w:rPr>
                <w:rFonts w:asciiTheme="minorHAnsi" w:hAnsiTheme="minorHAnsi"/>
                <w:szCs w:val="18"/>
              </w:rPr>
              <w:t>GE - DOWNLOAD TOTAL GB LAST MONTH</w:t>
            </w:r>
          </w:p>
        </w:tc>
        <w:tc>
          <w:tcPr>
            <w:tcW w:w="674" w:type="pct"/>
            <w:shd w:val="clear" w:color="auto" w:fill="auto"/>
          </w:tcPr>
          <w:p w14:paraId="744EEC92"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12D69826"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Total data download usage in GB, for the previous calendar month</w:t>
            </w:r>
          </w:p>
        </w:tc>
        <w:tc>
          <w:tcPr>
            <w:tcW w:w="480" w:type="pct"/>
            <w:shd w:val="clear" w:color="auto" w:fill="auto"/>
          </w:tcPr>
          <w:p w14:paraId="4D97AE10"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4EFD87DC"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36F3CB53" w14:textId="77777777" w:rsidTr="00757F68">
        <w:trPr>
          <w:cantSplit/>
        </w:trPr>
        <w:tc>
          <w:tcPr>
            <w:tcW w:w="242" w:type="pct"/>
            <w:shd w:val="clear" w:color="auto" w:fill="auto"/>
          </w:tcPr>
          <w:p w14:paraId="3221BB6D"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53202122"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w:t>
            </w:r>
            <w:r>
              <w:rPr>
                <w:rFonts w:asciiTheme="minorHAnsi" w:hAnsiTheme="minorHAnsi"/>
                <w:szCs w:val="18"/>
              </w:rPr>
              <w:t>A USAGE - UPLOAD TOTAL LAST MONTH</w:t>
            </w:r>
          </w:p>
        </w:tc>
        <w:tc>
          <w:tcPr>
            <w:tcW w:w="674" w:type="pct"/>
            <w:shd w:val="clear" w:color="auto" w:fill="auto"/>
          </w:tcPr>
          <w:p w14:paraId="12A3FBB5"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37FC06E0"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Total data upload usage in GB, for the previous calendar month.</w:t>
            </w:r>
          </w:p>
        </w:tc>
        <w:tc>
          <w:tcPr>
            <w:tcW w:w="480" w:type="pct"/>
            <w:shd w:val="clear" w:color="auto" w:fill="auto"/>
          </w:tcPr>
          <w:p w14:paraId="5AA09B16"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5E6A816B"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0798A44A" w14:textId="77777777" w:rsidTr="00757F68">
        <w:trPr>
          <w:cantSplit/>
        </w:trPr>
        <w:tc>
          <w:tcPr>
            <w:tcW w:w="242" w:type="pct"/>
            <w:shd w:val="clear" w:color="auto" w:fill="auto"/>
          </w:tcPr>
          <w:p w14:paraId="41CC06BE"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4B2B8DD3"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DATA USAGE - DOWNLOAD </w:t>
            </w:r>
            <w:r>
              <w:rPr>
                <w:rFonts w:asciiTheme="minorHAnsi" w:hAnsiTheme="minorHAnsi"/>
                <w:szCs w:val="18"/>
              </w:rPr>
              <w:t xml:space="preserve">Average </w:t>
            </w:r>
            <w:r w:rsidRPr="00E34091">
              <w:rPr>
                <w:rFonts w:asciiTheme="minorHAnsi" w:hAnsiTheme="minorHAnsi"/>
                <w:szCs w:val="18"/>
              </w:rPr>
              <w:t xml:space="preserve">GB (3-month </w:t>
            </w:r>
            <w:r>
              <w:rPr>
                <w:rFonts w:asciiTheme="minorHAnsi" w:hAnsiTheme="minorHAnsi"/>
                <w:szCs w:val="18"/>
              </w:rPr>
              <w:t xml:space="preserve">rolling </w:t>
            </w:r>
            <w:r w:rsidRPr="00E34091">
              <w:rPr>
                <w:rFonts w:asciiTheme="minorHAnsi" w:hAnsiTheme="minorHAnsi"/>
                <w:szCs w:val="18"/>
              </w:rPr>
              <w:t>av</w:t>
            </w:r>
            <w:r>
              <w:rPr>
                <w:rFonts w:asciiTheme="minorHAnsi" w:hAnsiTheme="minorHAnsi"/>
                <w:szCs w:val="18"/>
              </w:rPr>
              <w:t>g</w:t>
            </w:r>
            <w:r w:rsidRPr="00E34091">
              <w:rPr>
                <w:rFonts w:asciiTheme="minorHAnsi" w:hAnsiTheme="minorHAnsi"/>
                <w:szCs w:val="18"/>
              </w:rPr>
              <w:t>)</w:t>
            </w:r>
          </w:p>
        </w:tc>
        <w:tc>
          <w:tcPr>
            <w:tcW w:w="674" w:type="pct"/>
            <w:shd w:val="clear" w:color="auto" w:fill="auto"/>
          </w:tcPr>
          <w:p w14:paraId="60ECB995"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7498727A"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 xml:space="preserve">Data download usage in GB - </w:t>
            </w:r>
            <w:r>
              <w:rPr>
                <w:rFonts w:asciiTheme="minorHAnsi" w:hAnsiTheme="minorHAnsi"/>
                <w:sz w:val="18"/>
                <w:szCs w:val="18"/>
              </w:rPr>
              <w:t>The</w:t>
            </w:r>
            <w:r w:rsidRPr="00E34091">
              <w:rPr>
                <w:rFonts w:asciiTheme="minorHAnsi" w:hAnsiTheme="minorHAnsi"/>
                <w:sz w:val="18"/>
                <w:szCs w:val="18"/>
              </w:rPr>
              <w:t xml:space="preserve"> </w:t>
            </w:r>
            <w:r>
              <w:rPr>
                <w:rFonts w:asciiTheme="minorHAnsi" w:hAnsiTheme="minorHAnsi"/>
                <w:sz w:val="18"/>
                <w:szCs w:val="18"/>
              </w:rPr>
              <w:t xml:space="preserve">average over rolling 3 months’ </w:t>
            </w:r>
            <w:r w:rsidRPr="00D61FF8">
              <w:rPr>
                <w:rFonts w:asciiTheme="minorHAnsi" w:hAnsiTheme="minorHAnsi"/>
                <w:sz w:val="18"/>
                <w:szCs w:val="18"/>
              </w:rPr>
              <w:t>window (D-120 days, D-31 days).</w:t>
            </w:r>
          </w:p>
        </w:tc>
        <w:tc>
          <w:tcPr>
            <w:tcW w:w="480" w:type="pct"/>
            <w:shd w:val="clear" w:color="auto" w:fill="auto"/>
          </w:tcPr>
          <w:p w14:paraId="176C9AFF"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3C82F909"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74BC6236" w14:textId="77777777" w:rsidTr="00757F68">
        <w:trPr>
          <w:cantSplit/>
        </w:trPr>
        <w:tc>
          <w:tcPr>
            <w:tcW w:w="242" w:type="pct"/>
            <w:shd w:val="clear" w:color="auto" w:fill="auto"/>
          </w:tcPr>
          <w:p w14:paraId="05E37271"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01AA1E70"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DATA USAGE DOWNLOAD SEGMENT (3-Month </w:t>
            </w:r>
            <w:proofErr w:type="spellStart"/>
            <w:r w:rsidRPr="00E34091">
              <w:rPr>
                <w:rFonts w:asciiTheme="minorHAnsi" w:hAnsiTheme="minorHAnsi"/>
                <w:szCs w:val="18"/>
              </w:rPr>
              <w:t>ave</w:t>
            </w:r>
            <w:proofErr w:type="spellEnd"/>
            <w:r w:rsidRPr="00E34091">
              <w:rPr>
                <w:rFonts w:asciiTheme="minorHAnsi" w:hAnsiTheme="minorHAnsi"/>
                <w:szCs w:val="18"/>
              </w:rPr>
              <w:t>)</w:t>
            </w:r>
          </w:p>
        </w:tc>
        <w:tc>
          <w:tcPr>
            <w:tcW w:w="674" w:type="pct"/>
            <w:shd w:val="clear" w:color="auto" w:fill="auto"/>
          </w:tcPr>
          <w:p w14:paraId="765E69CE"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1F0DE9BE" w14:textId="77777777" w:rsidR="00F706B1" w:rsidRDefault="00E470A2" w:rsidP="00566105">
            <w:pPr>
              <w:pStyle w:val="ListParagraph"/>
              <w:numPr>
                <w:ilvl w:val="0"/>
                <w:numId w:val="36"/>
              </w:numPr>
              <w:ind w:left="329"/>
              <w:rPr>
                <w:rFonts w:asciiTheme="minorHAnsi" w:hAnsiTheme="minorHAnsi"/>
                <w:sz w:val="18"/>
                <w:szCs w:val="18"/>
              </w:rPr>
            </w:pPr>
            <w:r w:rsidRPr="0036526F">
              <w:rPr>
                <w:rFonts w:asciiTheme="minorHAnsi" w:hAnsiTheme="minorHAnsi"/>
                <w:sz w:val="18"/>
                <w:szCs w:val="18"/>
              </w:rPr>
              <w:t>1: 0-50</w:t>
            </w:r>
          </w:p>
          <w:p w14:paraId="73CCDE3C" w14:textId="77777777" w:rsidR="00F706B1" w:rsidRDefault="00E470A2" w:rsidP="00566105">
            <w:pPr>
              <w:pStyle w:val="ListParagraph"/>
              <w:numPr>
                <w:ilvl w:val="0"/>
                <w:numId w:val="36"/>
              </w:numPr>
              <w:ind w:left="329"/>
              <w:rPr>
                <w:rFonts w:asciiTheme="minorHAnsi" w:hAnsiTheme="minorHAnsi"/>
                <w:sz w:val="18"/>
                <w:szCs w:val="18"/>
              </w:rPr>
            </w:pPr>
            <w:r w:rsidRPr="0036526F">
              <w:rPr>
                <w:rFonts w:asciiTheme="minorHAnsi" w:hAnsiTheme="minorHAnsi"/>
                <w:sz w:val="18"/>
                <w:szCs w:val="18"/>
              </w:rPr>
              <w:t>2: 51-100</w:t>
            </w:r>
          </w:p>
          <w:p w14:paraId="15769730" w14:textId="77777777" w:rsidR="00F706B1" w:rsidRDefault="00E470A2" w:rsidP="00566105">
            <w:pPr>
              <w:pStyle w:val="ListParagraph"/>
              <w:numPr>
                <w:ilvl w:val="0"/>
                <w:numId w:val="36"/>
              </w:numPr>
              <w:ind w:left="329"/>
              <w:rPr>
                <w:rFonts w:asciiTheme="minorHAnsi" w:hAnsiTheme="minorHAnsi"/>
                <w:sz w:val="18"/>
                <w:szCs w:val="18"/>
              </w:rPr>
            </w:pPr>
            <w:r>
              <w:rPr>
                <w:rFonts w:asciiTheme="minorHAnsi" w:hAnsiTheme="minorHAnsi"/>
                <w:sz w:val="18"/>
                <w:szCs w:val="18"/>
              </w:rPr>
              <w:t>etc.</w:t>
            </w:r>
          </w:p>
          <w:p w14:paraId="0192DBCA" w14:textId="77777777" w:rsidR="00E470A2" w:rsidRPr="0036526F" w:rsidRDefault="00E470A2" w:rsidP="00757F68">
            <w:pPr>
              <w:ind w:left="0"/>
              <w:rPr>
                <w:rFonts w:asciiTheme="minorHAnsi" w:hAnsiTheme="minorHAnsi"/>
                <w:sz w:val="18"/>
                <w:szCs w:val="18"/>
              </w:rPr>
            </w:pPr>
            <w:r>
              <w:rPr>
                <w:rFonts w:asciiTheme="minorHAnsi" w:hAnsiTheme="minorHAnsi"/>
                <w:sz w:val="18"/>
                <w:szCs w:val="18"/>
              </w:rPr>
              <w:t>Placeholder for the future</w:t>
            </w:r>
          </w:p>
        </w:tc>
        <w:tc>
          <w:tcPr>
            <w:tcW w:w="480" w:type="pct"/>
            <w:shd w:val="clear" w:color="auto" w:fill="auto"/>
          </w:tcPr>
          <w:p w14:paraId="7A069591"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69A4DCED"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0AC3D6A4" w14:textId="77777777" w:rsidTr="00757F68">
        <w:trPr>
          <w:cantSplit/>
        </w:trPr>
        <w:tc>
          <w:tcPr>
            <w:tcW w:w="242" w:type="pct"/>
            <w:shd w:val="clear" w:color="auto" w:fill="auto"/>
          </w:tcPr>
          <w:p w14:paraId="7A10A3F4"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6B6ECF09"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 xml:space="preserve">DATA USAGE - UPLOAD TOTAL (3-month </w:t>
            </w:r>
            <w:proofErr w:type="spellStart"/>
            <w:r w:rsidRPr="00E34091">
              <w:rPr>
                <w:rFonts w:asciiTheme="minorHAnsi" w:hAnsiTheme="minorHAnsi"/>
                <w:szCs w:val="18"/>
              </w:rPr>
              <w:t>ave</w:t>
            </w:r>
            <w:proofErr w:type="spellEnd"/>
            <w:r w:rsidRPr="00E34091">
              <w:rPr>
                <w:rFonts w:asciiTheme="minorHAnsi" w:hAnsiTheme="minorHAnsi"/>
                <w:szCs w:val="18"/>
              </w:rPr>
              <w:t>)</w:t>
            </w:r>
          </w:p>
        </w:tc>
        <w:tc>
          <w:tcPr>
            <w:tcW w:w="674" w:type="pct"/>
            <w:shd w:val="clear" w:color="auto" w:fill="auto"/>
          </w:tcPr>
          <w:p w14:paraId="15096ECE"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25EC82EB"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 xml:space="preserve">Data upload usage in GB - Total </w:t>
            </w:r>
            <w:r>
              <w:rPr>
                <w:rFonts w:asciiTheme="minorHAnsi" w:hAnsiTheme="minorHAnsi"/>
                <w:sz w:val="18"/>
                <w:szCs w:val="18"/>
              </w:rPr>
              <w:t>–</w:t>
            </w:r>
            <w:r w:rsidRPr="00E34091">
              <w:rPr>
                <w:rFonts w:asciiTheme="minorHAnsi" w:hAnsiTheme="minorHAnsi"/>
                <w:sz w:val="18"/>
                <w:szCs w:val="18"/>
              </w:rPr>
              <w:t xml:space="preserve"> 3</w:t>
            </w:r>
            <w:r>
              <w:rPr>
                <w:rFonts w:asciiTheme="minorHAnsi" w:hAnsiTheme="minorHAnsi"/>
                <w:sz w:val="18"/>
                <w:szCs w:val="18"/>
              </w:rPr>
              <w:t>-</w:t>
            </w:r>
            <w:r w:rsidRPr="00E34091">
              <w:rPr>
                <w:rFonts w:asciiTheme="minorHAnsi" w:hAnsiTheme="minorHAnsi"/>
                <w:sz w:val="18"/>
                <w:szCs w:val="18"/>
              </w:rPr>
              <w:t>month average</w:t>
            </w:r>
          </w:p>
        </w:tc>
        <w:tc>
          <w:tcPr>
            <w:tcW w:w="480" w:type="pct"/>
            <w:shd w:val="clear" w:color="auto" w:fill="auto"/>
          </w:tcPr>
          <w:p w14:paraId="7D67400B"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7D10DB8E"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2BCB5C11" w14:textId="77777777" w:rsidTr="00757F68">
        <w:trPr>
          <w:cantSplit/>
        </w:trPr>
        <w:tc>
          <w:tcPr>
            <w:tcW w:w="242" w:type="pct"/>
            <w:shd w:val="clear" w:color="auto" w:fill="auto"/>
          </w:tcPr>
          <w:p w14:paraId="160E1564"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35575F91"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USAGE DURATION/SESSION TIME - DOWNLOAD TOTAL (1 month)</w:t>
            </w:r>
          </w:p>
        </w:tc>
        <w:tc>
          <w:tcPr>
            <w:tcW w:w="674" w:type="pct"/>
            <w:shd w:val="clear" w:color="auto" w:fill="auto"/>
          </w:tcPr>
          <w:p w14:paraId="73FA0707"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59EC9113"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Data Usage Duration/Session Time - Download Total</w:t>
            </w:r>
            <w:r>
              <w:rPr>
                <w:rFonts w:asciiTheme="minorHAnsi" w:hAnsiTheme="minorHAnsi"/>
                <w:sz w:val="18"/>
                <w:szCs w:val="18"/>
              </w:rPr>
              <w:t>, for the previous month</w:t>
            </w:r>
          </w:p>
        </w:tc>
        <w:tc>
          <w:tcPr>
            <w:tcW w:w="480" w:type="pct"/>
            <w:shd w:val="clear" w:color="auto" w:fill="auto"/>
          </w:tcPr>
          <w:p w14:paraId="638677B7"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38ABA450"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1E095CFF" w14:textId="77777777" w:rsidTr="00757F68">
        <w:trPr>
          <w:cantSplit/>
        </w:trPr>
        <w:tc>
          <w:tcPr>
            <w:tcW w:w="242" w:type="pct"/>
            <w:shd w:val="clear" w:color="auto" w:fill="auto"/>
          </w:tcPr>
          <w:p w14:paraId="3397CB33"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615B20E4"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DATA USAGE DURATION/SESSION TIME - UPLOAD TOTAL (1 month)</w:t>
            </w:r>
          </w:p>
        </w:tc>
        <w:tc>
          <w:tcPr>
            <w:tcW w:w="674" w:type="pct"/>
            <w:shd w:val="clear" w:color="auto" w:fill="auto"/>
          </w:tcPr>
          <w:p w14:paraId="0009C1F8"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1162F33B"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Data Usage Duration/Session Time - Upload Total</w:t>
            </w:r>
            <w:r>
              <w:rPr>
                <w:rFonts w:asciiTheme="minorHAnsi" w:hAnsiTheme="minorHAnsi"/>
                <w:sz w:val="18"/>
                <w:szCs w:val="18"/>
              </w:rPr>
              <w:t>, for the previous month</w:t>
            </w:r>
          </w:p>
        </w:tc>
        <w:tc>
          <w:tcPr>
            <w:tcW w:w="480" w:type="pct"/>
            <w:shd w:val="clear" w:color="auto" w:fill="auto"/>
          </w:tcPr>
          <w:p w14:paraId="1C19D164"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258297E1"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0AB8FE44" w14:textId="77777777" w:rsidTr="00757F68">
        <w:trPr>
          <w:cantSplit/>
        </w:trPr>
        <w:tc>
          <w:tcPr>
            <w:tcW w:w="242" w:type="pct"/>
            <w:shd w:val="clear" w:color="auto" w:fill="auto"/>
          </w:tcPr>
          <w:p w14:paraId="68415656"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2D9A07D2"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LOCAL CALL DISTINCT CALLED NUMBERS</w:t>
            </w:r>
          </w:p>
        </w:tc>
        <w:tc>
          <w:tcPr>
            <w:tcW w:w="674" w:type="pct"/>
            <w:shd w:val="clear" w:color="auto" w:fill="auto"/>
          </w:tcPr>
          <w:p w14:paraId="092AD052"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4A8682C6" w14:textId="77777777" w:rsidR="00E470A2" w:rsidRDefault="00E470A2" w:rsidP="00757F68">
            <w:pPr>
              <w:ind w:left="0"/>
              <w:rPr>
                <w:rFonts w:asciiTheme="minorHAnsi" w:hAnsiTheme="minorHAnsi"/>
                <w:sz w:val="18"/>
                <w:szCs w:val="18"/>
              </w:rPr>
            </w:pPr>
            <w:r>
              <w:rPr>
                <w:rFonts w:asciiTheme="minorHAnsi" w:hAnsiTheme="minorHAnsi"/>
                <w:sz w:val="18"/>
                <w:szCs w:val="18"/>
              </w:rPr>
              <w:t xml:space="preserve">The volume of the </w:t>
            </w:r>
            <w:r w:rsidRPr="00E34091">
              <w:rPr>
                <w:rFonts w:asciiTheme="minorHAnsi" w:hAnsiTheme="minorHAnsi"/>
                <w:sz w:val="18"/>
                <w:szCs w:val="18"/>
              </w:rPr>
              <w:t xml:space="preserve">Local Call (Free) Distinct Called Numbers, </w:t>
            </w:r>
            <w:r>
              <w:rPr>
                <w:rFonts w:asciiTheme="minorHAnsi" w:hAnsiTheme="minorHAnsi"/>
                <w:sz w:val="18"/>
                <w:szCs w:val="18"/>
              </w:rPr>
              <w:t xml:space="preserve">per </w:t>
            </w:r>
            <w:r w:rsidRPr="00E34091">
              <w:rPr>
                <w:rFonts w:asciiTheme="minorHAnsi" w:hAnsiTheme="minorHAnsi"/>
                <w:sz w:val="18"/>
                <w:szCs w:val="18"/>
              </w:rPr>
              <w:t xml:space="preserve">last </w:t>
            </w:r>
            <w:r>
              <w:rPr>
                <w:rFonts w:asciiTheme="minorHAnsi" w:hAnsiTheme="minorHAnsi"/>
                <w:sz w:val="18"/>
                <w:szCs w:val="18"/>
              </w:rPr>
              <w:t>three</w:t>
            </w:r>
            <w:r w:rsidRPr="00E34091">
              <w:rPr>
                <w:rFonts w:asciiTheme="minorHAnsi" w:hAnsiTheme="minorHAnsi"/>
                <w:sz w:val="18"/>
                <w:szCs w:val="18"/>
              </w:rPr>
              <w:t xml:space="preserve"> months</w:t>
            </w:r>
          </w:p>
          <w:p w14:paraId="2553CD7C" w14:textId="77777777" w:rsidR="00E470A2" w:rsidRDefault="00E470A2" w:rsidP="00757F68">
            <w:pPr>
              <w:ind w:left="0"/>
              <w:rPr>
                <w:rFonts w:asciiTheme="minorHAnsi" w:hAnsiTheme="minorHAnsi"/>
                <w:sz w:val="18"/>
                <w:szCs w:val="18"/>
              </w:rPr>
            </w:pPr>
            <w:r>
              <w:rPr>
                <w:rFonts w:asciiTheme="minorHAnsi" w:hAnsiTheme="minorHAnsi"/>
                <w:sz w:val="18"/>
                <w:szCs w:val="18"/>
              </w:rPr>
              <w:t>Values are separated by (,)</w:t>
            </w:r>
          </w:p>
          <w:p w14:paraId="1AFEC293" w14:textId="77777777" w:rsidR="00E470A2" w:rsidRDefault="00E470A2" w:rsidP="00757F68">
            <w:pPr>
              <w:ind w:left="0"/>
              <w:rPr>
                <w:rFonts w:asciiTheme="minorHAnsi" w:hAnsiTheme="minorHAnsi"/>
                <w:sz w:val="18"/>
                <w:szCs w:val="18"/>
              </w:rPr>
            </w:pPr>
            <w:r>
              <w:rPr>
                <w:rFonts w:asciiTheme="minorHAnsi" w:hAnsiTheme="minorHAnsi"/>
                <w:sz w:val="18"/>
                <w:szCs w:val="18"/>
              </w:rPr>
              <w:t>For example: 20, 100, 220</w:t>
            </w:r>
          </w:p>
          <w:p w14:paraId="3A7B418B" w14:textId="77777777" w:rsidR="00E470A2" w:rsidRPr="00E34091" w:rsidRDefault="00E470A2" w:rsidP="00757F68">
            <w:pPr>
              <w:ind w:left="0"/>
              <w:rPr>
                <w:rFonts w:asciiTheme="minorHAnsi" w:hAnsiTheme="minorHAnsi"/>
                <w:sz w:val="18"/>
                <w:szCs w:val="18"/>
              </w:rPr>
            </w:pPr>
            <w:r w:rsidRPr="001A6ECA">
              <w:rPr>
                <w:rFonts w:asciiTheme="minorHAnsi" w:hAnsiTheme="minorHAnsi"/>
                <w:sz w:val="18"/>
                <w:szCs w:val="18"/>
              </w:rPr>
              <w:t>Will be empty/null until PIA approval</w:t>
            </w:r>
          </w:p>
        </w:tc>
        <w:tc>
          <w:tcPr>
            <w:tcW w:w="480" w:type="pct"/>
            <w:shd w:val="clear" w:color="auto" w:fill="auto"/>
          </w:tcPr>
          <w:p w14:paraId="258E378E"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5BF6160E"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73EE9FD3" w14:textId="77777777" w:rsidTr="00757F68">
        <w:trPr>
          <w:cantSplit/>
        </w:trPr>
        <w:tc>
          <w:tcPr>
            <w:tcW w:w="242" w:type="pct"/>
            <w:shd w:val="clear" w:color="auto" w:fill="auto"/>
          </w:tcPr>
          <w:p w14:paraId="75FF2EBF"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59B1507E"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LOCAL CALL DURATION</w:t>
            </w:r>
          </w:p>
        </w:tc>
        <w:tc>
          <w:tcPr>
            <w:tcW w:w="674" w:type="pct"/>
            <w:shd w:val="clear" w:color="auto" w:fill="auto"/>
          </w:tcPr>
          <w:p w14:paraId="0269DC67"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3238FABD" w14:textId="77777777" w:rsidR="00E470A2" w:rsidRPr="00E34091" w:rsidRDefault="00E470A2" w:rsidP="00757F68">
            <w:pPr>
              <w:ind w:left="0"/>
              <w:rPr>
                <w:rFonts w:asciiTheme="minorHAnsi" w:hAnsiTheme="minorHAnsi"/>
                <w:sz w:val="18"/>
                <w:szCs w:val="18"/>
              </w:rPr>
            </w:pPr>
            <w:r w:rsidRPr="00E34091">
              <w:rPr>
                <w:rFonts w:asciiTheme="minorHAnsi" w:hAnsiTheme="minorHAnsi"/>
                <w:sz w:val="18"/>
                <w:szCs w:val="18"/>
              </w:rPr>
              <w:t>Local Call Duration, av</w:t>
            </w:r>
            <w:r>
              <w:rPr>
                <w:rFonts w:asciiTheme="minorHAnsi" w:hAnsiTheme="minorHAnsi"/>
                <w:sz w:val="18"/>
                <w:szCs w:val="18"/>
              </w:rPr>
              <w:t>erage</w:t>
            </w:r>
            <w:r w:rsidRPr="00E34091">
              <w:rPr>
                <w:rFonts w:asciiTheme="minorHAnsi" w:hAnsiTheme="minorHAnsi"/>
                <w:sz w:val="18"/>
                <w:szCs w:val="18"/>
              </w:rPr>
              <w:t xml:space="preserve"> monthly</w:t>
            </w:r>
            <w:r>
              <w:rPr>
                <w:rFonts w:asciiTheme="minorHAnsi" w:hAnsiTheme="minorHAnsi"/>
                <w:sz w:val="18"/>
                <w:szCs w:val="18"/>
              </w:rPr>
              <w:t xml:space="preserve"> </w:t>
            </w:r>
            <w:r w:rsidRPr="00E34091">
              <w:rPr>
                <w:rFonts w:asciiTheme="minorHAnsi" w:hAnsiTheme="minorHAnsi"/>
                <w:sz w:val="18"/>
                <w:szCs w:val="18"/>
              </w:rPr>
              <w:t xml:space="preserve">duration for last </w:t>
            </w:r>
            <w:r>
              <w:rPr>
                <w:rFonts w:asciiTheme="minorHAnsi" w:hAnsiTheme="minorHAnsi"/>
                <w:sz w:val="18"/>
                <w:szCs w:val="18"/>
              </w:rPr>
              <w:t>90 days.</w:t>
            </w:r>
          </w:p>
        </w:tc>
        <w:tc>
          <w:tcPr>
            <w:tcW w:w="480" w:type="pct"/>
            <w:shd w:val="clear" w:color="auto" w:fill="auto"/>
          </w:tcPr>
          <w:p w14:paraId="4EF7FBA7"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1A7E2218"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CF9ED35" w14:textId="77777777" w:rsidTr="00757F68">
        <w:trPr>
          <w:cantSplit/>
        </w:trPr>
        <w:tc>
          <w:tcPr>
            <w:tcW w:w="242" w:type="pct"/>
            <w:shd w:val="clear" w:color="auto" w:fill="auto"/>
          </w:tcPr>
          <w:p w14:paraId="247648D5"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68D4CB7F" w14:textId="77777777" w:rsidR="00E470A2" w:rsidRPr="00E34091" w:rsidRDefault="00E470A2" w:rsidP="00757F68">
            <w:pPr>
              <w:pStyle w:val="BodyTextTable"/>
              <w:rPr>
                <w:rFonts w:asciiTheme="minorHAnsi" w:hAnsiTheme="minorHAnsi"/>
                <w:szCs w:val="18"/>
              </w:rPr>
            </w:pPr>
            <w:r w:rsidRPr="00E34091">
              <w:rPr>
                <w:rFonts w:asciiTheme="minorHAnsi" w:hAnsiTheme="minorHAnsi"/>
                <w:szCs w:val="18"/>
              </w:rPr>
              <w:t>LOCAL_CALLS COUNT</w:t>
            </w:r>
          </w:p>
        </w:tc>
        <w:tc>
          <w:tcPr>
            <w:tcW w:w="674" w:type="pct"/>
            <w:shd w:val="clear" w:color="auto" w:fill="auto"/>
          </w:tcPr>
          <w:p w14:paraId="468FC936" w14:textId="77777777" w:rsidR="00E470A2" w:rsidRPr="00E34091"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center"/>
          </w:tcPr>
          <w:p w14:paraId="1527030C" w14:textId="77777777" w:rsidR="00E470A2" w:rsidRDefault="00E470A2" w:rsidP="00757F68">
            <w:pPr>
              <w:ind w:left="0"/>
              <w:rPr>
                <w:rFonts w:asciiTheme="minorHAnsi" w:hAnsiTheme="minorHAnsi"/>
                <w:sz w:val="18"/>
                <w:szCs w:val="18"/>
              </w:rPr>
            </w:pPr>
            <w:r>
              <w:rPr>
                <w:rFonts w:asciiTheme="minorHAnsi" w:hAnsiTheme="minorHAnsi"/>
                <w:sz w:val="18"/>
                <w:szCs w:val="18"/>
              </w:rPr>
              <w:t>The average monthly volume of l</w:t>
            </w:r>
            <w:r w:rsidRPr="00E34091">
              <w:rPr>
                <w:rFonts w:asciiTheme="minorHAnsi" w:hAnsiTheme="minorHAnsi"/>
                <w:sz w:val="18"/>
                <w:szCs w:val="18"/>
              </w:rPr>
              <w:t>ocal</w:t>
            </w:r>
            <w:r>
              <w:rPr>
                <w:rFonts w:asciiTheme="minorHAnsi" w:hAnsiTheme="minorHAnsi"/>
                <w:sz w:val="18"/>
                <w:szCs w:val="18"/>
              </w:rPr>
              <w:t xml:space="preserve"> c</w:t>
            </w:r>
            <w:r w:rsidRPr="00E34091">
              <w:rPr>
                <w:rFonts w:asciiTheme="minorHAnsi" w:hAnsiTheme="minorHAnsi"/>
                <w:sz w:val="18"/>
                <w:szCs w:val="18"/>
              </w:rPr>
              <w:t xml:space="preserve">alls, </w:t>
            </w:r>
            <w:r>
              <w:rPr>
                <w:rFonts w:asciiTheme="minorHAnsi" w:hAnsiTheme="minorHAnsi"/>
                <w:sz w:val="18"/>
                <w:szCs w:val="18"/>
              </w:rPr>
              <w:t>in the</w:t>
            </w:r>
            <w:r w:rsidRPr="00E34091">
              <w:rPr>
                <w:rFonts w:asciiTheme="minorHAnsi" w:hAnsiTheme="minorHAnsi"/>
                <w:sz w:val="18"/>
                <w:szCs w:val="18"/>
              </w:rPr>
              <w:t xml:space="preserve"> last </w:t>
            </w:r>
            <w:r>
              <w:rPr>
                <w:rFonts w:asciiTheme="minorHAnsi" w:hAnsiTheme="minorHAnsi"/>
                <w:sz w:val="18"/>
                <w:szCs w:val="18"/>
              </w:rPr>
              <w:t>90 days.</w:t>
            </w:r>
          </w:p>
          <w:p w14:paraId="14ACA274" w14:textId="77777777" w:rsidR="00E470A2" w:rsidRPr="00E34091" w:rsidRDefault="00E470A2" w:rsidP="00757F68">
            <w:pPr>
              <w:ind w:left="0"/>
              <w:rPr>
                <w:rFonts w:asciiTheme="minorHAnsi" w:hAnsiTheme="minorHAnsi"/>
                <w:sz w:val="18"/>
                <w:szCs w:val="18"/>
              </w:rPr>
            </w:pPr>
            <w:r>
              <w:rPr>
                <w:rFonts w:asciiTheme="minorHAnsi" w:hAnsiTheme="minorHAnsi"/>
                <w:sz w:val="18"/>
                <w:szCs w:val="18"/>
              </w:rPr>
              <w:t xml:space="preserve">The count may be </w:t>
            </w:r>
            <w:proofErr w:type="gramStart"/>
            <w:r>
              <w:rPr>
                <w:rFonts w:asciiTheme="minorHAnsi" w:hAnsiTheme="minorHAnsi"/>
                <w:sz w:val="18"/>
                <w:szCs w:val="18"/>
              </w:rPr>
              <w:t>over stated</w:t>
            </w:r>
            <w:proofErr w:type="gramEnd"/>
          </w:p>
        </w:tc>
        <w:tc>
          <w:tcPr>
            <w:tcW w:w="480" w:type="pct"/>
            <w:shd w:val="clear" w:color="auto" w:fill="auto"/>
          </w:tcPr>
          <w:p w14:paraId="3DE0ED5E"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78FF15F2" w14:textId="77777777" w:rsidR="00E470A2" w:rsidRPr="002A4D90"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348A3A46" w14:textId="77777777" w:rsidTr="00757F68">
        <w:trPr>
          <w:cantSplit/>
        </w:trPr>
        <w:tc>
          <w:tcPr>
            <w:tcW w:w="242" w:type="pct"/>
            <w:shd w:val="clear" w:color="auto" w:fill="auto"/>
          </w:tcPr>
          <w:p w14:paraId="4B0DF3AD"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714A2390" w14:textId="77777777" w:rsidR="00E470A2" w:rsidRPr="00E34091" w:rsidRDefault="00E470A2" w:rsidP="00757F68">
            <w:pPr>
              <w:pStyle w:val="BodyTextTable"/>
              <w:rPr>
                <w:rFonts w:asciiTheme="minorHAnsi" w:hAnsiTheme="minorHAnsi"/>
                <w:szCs w:val="18"/>
              </w:rPr>
            </w:pPr>
            <w:r w:rsidRPr="00222CE3">
              <w:rPr>
                <w:rFonts w:asciiTheme="minorHAnsi" w:hAnsiTheme="minorHAnsi"/>
                <w:szCs w:val="18"/>
              </w:rPr>
              <w:t>DEVICES USED</w:t>
            </w:r>
          </w:p>
        </w:tc>
        <w:tc>
          <w:tcPr>
            <w:tcW w:w="674" w:type="pct"/>
            <w:shd w:val="clear" w:color="auto" w:fill="auto"/>
          </w:tcPr>
          <w:p w14:paraId="444344D9"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63B50448" w14:textId="77777777" w:rsidR="00E470A2" w:rsidRDefault="00E470A2" w:rsidP="00757F68">
            <w:pPr>
              <w:ind w:left="0"/>
              <w:rPr>
                <w:rFonts w:asciiTheme="minorHAnsi" w:hAnsiTheme="minorHAnsi"/>
                <w:sz w:val="18"/>
                <w:szCs w:val="18"/>
              </w:rPr>
            </w:pPr>
            <w:r w:rsidRPr="00222CE3">
              <w:rPr>
                <w:rFonts w:asciiTheme="minorHAnsi" w:hAnsiTheme="minorHAnsi"/>
                <w:sz w:val="18"/>
                <w:szCs w:val="18"/>
              </w:rPr>
              <w:t>Type and count of Devices connected to PLDT modem (latest 3 months)</w:t>
            </w:r>
            <w:r>
              <w:rPr>
                <w:rFonts w:asciiTheme="minorHAnsi" w:hAnsiTheme="minorHAnsi"/>
                <w:sz w:val="18"/>
                <w:szCs w:val="18"/>
              </w:rPr>
              <w:t>.</w:t>
            </w:r>
          </w:p>
          <w:p w14:paraId="32723AFD" w14:textId="77777777" w:rsidR="00E470A2" w:rsidRDefault="00E470A2" w:rsidP="00757F68">
            <w:pPr>
              <w:ind w:left="0"/>
              <w:rPr>
                <w:rFonts w:asciiTheme="minorHAnsi" w:hAnsiTheme="minorHAnsi"/>
                <w:sz w:val="18"/>
                <w:szCs w:val="18"/>
              </w:rPr>
            </w:pPr>
            <w:r>
              <w:rPr>
                <w:rFonts w:asciiTheme="minorHAnsi" w:hAnsiTheme="minorHAnsi"/>
                <w:sz w:val="18"/>
                <w:szCs w:val="18"/>
              </w:rPr>
              <w:t>N</w:t>
            </w:r>
            <w:r w:rsidRPr="00222CE3">
              <w:rPr>
                <w:rFonts w:asciiTheme="minorHAnsi" w:hAnsiTheme="minorHAnsi"/>
                <w:sz w:val="18"/>
                <w:szCs w:val="18"/>
              </w:rPr>
              <w:t>ot yet available</w:t>
            </w:r>
            <w:r>
              <w:rPr>
                <w:rFonts w:asciiTheme="minorHAnsi" w:hAnsiTheme="minorHAnsi"/>
                <w:sz w:val="18"/>
                <w:szCs w:val="18"/>
              </w:rPr>
              <w:t>.</w:t>
            </w:r>
          </w:p>
        </w:tc>
        <w:tc>
          <w:tcPr>
            <w:tcW w:w="480" w:type="pct"/>
            <w:shd w:val="clear" w:color="auto" w:fill="auto"/>
          </w:tcPr>
          <w:p w14:paraId="634DC6E9"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39D4D207"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43511977" w14:textId="77777777" w:rsidTr="00757F68">
        <w:trPr>
          <w:cantSplit/>
        </w:trPr>
        <w:tc>
          <w:tcPr>
            <w:tcW w:w="242" w:type="pct"/>
            <w:shd w:val="clear" w:color="auto" w:fill="auto"/>
          </w:tcPr>
          <w:p w14:paraId="35EA6034"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tcPr>
          <w:p w14:paraId="7B797D62" w14:textId="77777777" w:rsidR="00E470A2" w:rsidRPr="00222CE3" w:rsidRDefault="00E470A2" w:rsidP="00757F68">
            <w:pPr>
              <w:pStyle w:val="BodyTextTable"/>
              <w:rPr>
                <w:rFonts w:asciiTheme="minorHAnsi" w:hAnsiTheme="minorHAnsi"/>
                <w:szCs w:val="18"/>
              </w:rPr>
            </w:pPr>
            <w:r w:rsidRPr="00222CE3">
              <w:rPr>
                <w:rFonts w:asciiTheme="minorHAnsi" w:hAnsiTheme="minorHAnsi"/>
                <w:szCs w:val="18"/>
              </w:rPr>
              <w:t>BRAND OF DEVICES USED</w:t>
            </w:r>
          </w:p>
        </w:tc>
        <w:tc>
          <w:tcPr>
            <w:tcW w:w="674" w:type="pct"/>
            <w:shd w:val="clear" w:color="auto" w:fill="auto"/>
          </w:tcPr>
          <w:p w14:paraId="7ECC1847"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center"/>
          </w:tcPr>
          <w:p w14:paraId="76CC4969" w14:textId="77777777" w:rsidR="00E470A2" w:rsidRDefault="00E470A2" w:rsidP="00757F68">
            <w:pPr>
              <w:ind w:left="0"/>
              <w:rPr>
                <w:rFonts w:asciiTheme="minorHAnsi" w:hAnsiTheme="minorHAnsi"/>
                <w:sz w:val="18"/>
                <w:szCs w:val="18"/>
              </w:rPr>
            </w:pPr>
            <w:r w:rsidRPr="00222CE3">
              <w:rPr>
                <w:rFonts w:asciiTheme="minorHAnsi" w:hAnsiTheme="minorHAnsi"/>
                <w:sz w:val="18"/>
                <w:szCs w:val="18"/>
              </w:rPr>
              <w:t>Brand of Devices connected to PLDT modem (latest 3 months)</w:t>
            </w:r>
            <w:r>
              <w:rPr>
                <w:rFonts w:asciiTheme="minorHAnsi" w:hAnsiTheme="minorHAnsi"/>
                <w:sz w:val="18"/>
                <w:szCs w:val="18"/>
              </w:rPr>
              <w:t>.</w:t>
            </w:r>
          </w:p>
          <w:p w14:paraId="16293776" w14:textId="77777777" w:rsidR="00E470A2" w:rsidRPr="00222CE3" w:rsidRDefault="00E470A2" w:rsidP="00757F68">
            <w:pPr>
              <w:ind w:left="0"/>
              <w:rPr>
                <w:rFonts w:asciiTheme="minorHAnsi" w:hAnsiTheme="minorHAnsi"/>
                <w:sz w:val="18"/>
                <w:szCs w:val="18"/>
              </w:rPr>
            </w:pPr>
            <w:r>
              <w:rPr>
                <w:rFonts w:asciiTheme="minorHAnsi" w:hAnsiTheme="minorHAnsi"/>
                <w:sz w:val="18"/>
                <w:szCs w:val="18"/>
              </w:rPr>
              <w:t>N</w:t>
            </w:r>
            <w:r w:rsidRPr="00222CE3">
              <w:rPr>
                <w:rFonts w:asciiTheme="minorHAnsi" w:hAnsiTheme="minorHAnsi"/>
                <w:sz w:val="18"/>
                <w:szCs w:val="18"/>
              </w:rPr>
              <w:t>ot yet available</w:t>
            </w:r>
            <w:r>
              <w:rPr>
                <w:rFonts w:asciiTheme="minorHAnsi" w:hAnsiTheme="minorHAnsi"/>
                <w:sz w:val="18"/>
                <w:szCs w:val="18"/>
              </w:rPr>
              <w:t>.</w:t>
            </w:r>
          </w:p>
        </w:tc>
        <w:tc>
          <w:tcPr>
            <w:tcW w:w="480" w:type="pct"/>
            <w:shd w:val="clear" w:color="auto" w:fill="auto"/>
          </w:tcPr>
          <w:p w14:paraId="46415626" w14:textId="77777777" w:rsidR="00E470A2" w:rsidRPr="0004787C" w:rsidRDefault="00E470A2" w:rsidP="00757F68">
            <w:pPr>
              <w:pStyle w:val="BodyTextTable"/>
              <w:rPr>
                <w:rFonts w:asciiTheme="minorHAnsi" w:hAnsiTheme="minorHAnsi"/>
                <w:szCs w:val="18"/>
              </w:rPr>
            </w:pPr>
            <w:proofErr w:type="spellStart"/>
            <w:r w:rsidRPr="0004787C">
              <w:rPr>
                <w:rFonts w:asciiTheme="minorHAnsi" w:hAnsiTheme="minorHAnsi"/>
                <w:szCs w:val="18"/>
              </w:rPr>
              <w:t>TechData</w:t>
            </w:r>
            <w:proofErr w:type="spellEnd"/>
          </w:p>
        </w:tc>
        <w:tc>
          <w:tcPr>
            <w:tcW w:w="335" w:type="pct"/>
            <w:shd w:val="clear" w:color="auto" w:fill="auto"/>
            <w:vAlign w:val="center"/>
          </w:tcPr>
          <w:p w14:paraId="5392D70E"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5A0BBB57" w14:textId="77777777" w:rsidTr="00757F68">
        <w:trPr>
          <w:cantSplit/>
        </w:trPr>
        <w:tc>
          <w:tcPr>
            <w:tcW w:w="242" w:type="pct"/>
            <w:shd w:val="clear" w:color="auto" w:fill="auto"/>
          </w:tcPr>
          <w:p w14:paraId="194ABADB"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62EF281E" w14:textId="77777777" w:rsidR="00E470A2" w:rsidRPr="00222CE3" w:rsidRDefault="00E470A2" w:rsidP="00757F68">
            <w:pPr>
              <w:pStyle w:val="BodyTextTable"/>
              <w:rPr>
                <w:rFonts w:asciiTheme="minorHAnsi" w:hAnsiTheme="minorHAnsi"/>
                <w:szCs w:val="18"/>
              </w:rPr>
            </w:pPr>
            <w:r w:rsidRPr="00433851">
              <w:rPr>
                <w:rFonts w:asciiTheme="minorHAnsi" w:hAnsiTheme="minorHAnsi"/>
                <w:szCs w:val="18"/>
              </w:rPr>
              <w:t>FDLTE Facility availability</w:t>
            </w:r>
          </w:p>
        </w:tc>
        <w:tc>
          <w:tcPr>
            <w:tcW w:w="674" w:type="pct"/>
            <w:shd w:val="clear" w:color="auto" w:fill="auto"/>
          </w:tcPr>
          <w:p w14:paraId="0BE2E875"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bottom"/>
          </w:tcPr>
          <w:p w14:paraId="1AFC9704" w14:textId="77777777" w:rsidR="00E470A2" w:rsidRDefault="00E470A2" w:rsidP="00757F68">
            <w:pPr>
              <w:ind w:left="0"/>
              <w:rPr>
                <w:rFonts w:asciiTheme="minorHAnsi" w:hAnsiTheme="minorHAnsi"/>
                <w:sz w:val="18"/>
                <w:szCs w:val="18"/>
              </w:rPr>
            </w:pPr>
            <w:r w:rsidRPr="00433851">
              <w:rPr>
                <w:rFonts w:asciiTheme="minorHAnsi" w:hAnsiTheme="minorHAnsi"/>
                <w:sz w:val="18"/>
                <w:szCs w:val="18"/>
              </w:rPr>
              <w:t>Availability of FDLTE facility (Yes / No)</w:t>
            </w:r>
          </w:p>
          <w:p w14:paraId="673A2501" w14:textId="77777777" w:rsidR="00E470A2" w:rsidRPr="00222CE3" w:rsidRDefault="00E470A2" w:rsidP="00757F68">
            <w:pPr>
              <w:ind w:left="0"/>
              <w:rPr>
                <w:rFonts w:asciiTheme="minorHAnsi" w:hAnsiTheme="minorHAnsi"/>
                <w:sz w:val="18"/>
                <w:szCs w:val="18"/>
              </w:rPr>
            </w:pPr>
            <w:r>
              <w:rPr>
                <w:rFonts w:asciiTheme="minorHAnsi" w:hAnsiTheme="minorHAnsi"/>
                <w:sz w:val="18"/>
                <w:szCs w:val="18"/>
              </w:rPr>
              <w:t>(Relevant for wireless Home Bro)</w:t>
            </w:r>
          </w:p>
        </w:tc>
        <w:tc>
          <w:tcPr>
            <w:tcW w:w="480" w:type="pct"/>
            <w:shd w:val="clear" w:color="auto" w:fill="auto"/>
          </w:tcPr>
          <w:p w14:paraId="3CAA8C2D"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75D07B01"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446E360F" w14:textId="77777777" w:rsidTr="00757F68">
        <w:trPr>
          <w:cantSplit/>
        </w:trPr>
        <w:tc>
          <w:tcPr>
            <w:tcW w:w="242" w:type="pct"/>
            <w:shd w:val="clear" w:color="auto" w:fill="auto"/>
          </w:tcPr>
          <w:p w14:paraId="0F1EDAB1"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2DB862DD" w14:textId="77777777" w:rsidR="00E470A2" w:rsidRPr="00222CE3" w:rsidRDefault="00E470A2" w:rsidP="00757F68">
            <w:pPr>
              <w:pStyle w:val="BodyTextTable"/>
              <w:rPr>
                <w:rFonts w:asciiTheme="minorHAnsi" w:hAnsiTheme="minorHAnsi"/>
                <w:szCs w:val="18"/>
              </w:rPr>
            </w:pPr>
            <w:r w:rsidRPr="00433851">
              <w:rPr>
                <w:rFonts w:asciiTheme="minorHAnsi" w:hAnsiTheme="minorHAnsi"/>
                <w:szCs w:val="18"/>
              </w:rPr>
              <w:t>FDLTE Facility Utilization</w:t>
            </w:r>
          </w:p>
        </w:tc>
        <w:tc>
          <w:tcPr>
            <w:tcW w:w="674" w:type="pct"/>
            <w:shd w:val="clear" w:color="auto" w:fill="auto"/>
          </w:tcPr>
          <w:p w14:paraId="15B5725C"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bottom"/>
          </w:tcPr>
          <w:p w14:paraId="6CF0DE21" w14:textId="77777777" w:rsidR="00E470A2" w:rsidRDefault="00E470A2" w:rsidP="00757F68">
            <w:pPr>
              <w:ind w:left="0"/>
              <w:rPr>
                <w:rFonts w:asciiTheme="minorHAnsi" w:hAnsiTheme="minorHAnsi"/>
                <w:sz w:val="18"/>
                <w:szCs w:val="18"/>
              </w:rPr>
            </w:pPr>
            <w:r w:rsidRPr="00433851">
              <w:rPr>
                <w:rFonts w:asciiTheme="minorHAnsi" w:hAnsiTheme="minorHAnsi"/>
                <w:sz w:val="18"/>
                <w:szCs w:val="18"/>
              </w:rPr>
              <w:t xml:space="preserve">% </w:t>
            </w:r>
            <w:proofErr w:type="gramStart"/>
            <w:r w:rsidRPr="00433851">
              <w:rPr>
                <w:rFonts w:asciiTheme="minorHAnsi" w:hAnsiTheme="minorHAnsi"/>
                <w:sz w:val="18"/>
                <w:szCs w:val="18"/>
              </w:rPr>
              <w:t>remaining</w:t>
            </w:r>
            <w:proofErr w:type="gramEnd"/>
            <w:r w:rsidRPr="00433851">
              <w:rPr>
                <w:rFonts w:asciiTheme="minorHAnsi" w:hAnsiTheme="minorHAnsi"/>
                <w:sz w:val="18"/>
                <w:szCs w:val="18"/>
              </w:rPr>
              <w:t xml:space="preserve"> capacity</w:t>
            </w:r>
          </w:p>
          <w:p w14:paraId="6F86865B" w14:textId="77777777" w:rsidR="00E470A2" w:rsidRPr="00222CE3" w:rsidRDefault="00E470A2" w:rsidP="00757F68">
            <w:pPr>
              <w:ind w:left="0"/>
              <w:rPr>
                <w:rFonts w:asciiTheme="minorHAnsi" w:hAnsiTheme="minorHAnsi"/>
                <w:sz w:val="18"/>
                <w:szCs w:val="18"/>
              </w:rPr>
            </w:pPr>
            <w:r>
              <w:rPr>
                <w:rFonts w:asciiTheme="minorHAnsi" w:hAnsiTheme="minorHAnsi"/>
                <w:sz w:val="18"/>
                <w:szCs w:val="18"/>
              </w:rPr>
              <w:t>(Relevant for wireless Home Bro)</w:t>
            </w:r>
          </w:p>
        </w:tc>
        <w:tc>
          <w:tcPr>
            <w:tcW w:w="480" w:type="pct"/>
            <w:shd w:val="clear" w:color="auto" w:fill="auto"/>
          </w:tcPr>
          <w:p w14:paraId="16DD4054"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40F9A651"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D21DB4B" w14:textId="77777777" w:rsidTr="00757F68">
        <w:trPr>
          <w:cantSplit/>
        </w:trPr>
        <w:tc>
          <w:tcPr>
            <w:tcW w:w="242" w:type="pct"/>
            <w:shd w:val="clear" w:color="auto" w:fill="auto"/>
          </w:tcPr>
          <w:p w14:paraId="531CC5F9"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11E3CA36" w14:textId="77777777" w:rsidR="00E470A2" w:rsidRPr="00222CE3" w:rsidRDefault="00E470A2" w:rsidP="00757F68">
            <w:pPr>
              <w:pStyle w:val="BodyTextTable"/>
              <w:rPr>
                <w:rFonts w:asciiTheme="minorHAnsi" w:hAnsiTheme="minorHAnsi"/>
                <w:szCs w:val="18"/>
              </w:rPr>
            </w:pPr>
            <w:r w:rsidRPr="00433851">
              <w:rPr>
                <w:rFonts w:asciiTheme="minorHAnsi" w:hAnsiTheme="minorHAnsi"/>
                <w:szCs w:val="18"/>
              </w:rPr>
              <w:t>5G Facility availability</w:t>
            </w:r>
          </w:p>
        </w:tc>
        <w:tc>
          <w:tcPr>
            <w:tcW w:w="674" w:type="pct"/>
            <w:shd w:val="clear" w:color="auto" w:fill="auto"/>
          </w:tcPr>
          <w:p w14:paraId="6AD12A8B"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bottom"/>
          </w:tcPr>
          <w:p w14:paraId="755A07C9" w14:textId="77777777" w:rsidR="00E470A2" w:rsidRDefault="00E470A2" w:rsidP="00757F68">
            <w:pPr>
              <w:ind w:left="0"/>
              <w:rPr>
                <w:rFonts w:asciiTheme="minorHAnsi" w:hAnsiTheme="minorHAnsi"/>
                <w:sz w:val="18"/>
                <w:szCs w:val="18"/>
              </w:rPr>
            </w:pPr>
            <w:r w:rsidRPr="00433851">
              <w:rPr>
                <w:rFonts w:asciiTheme="minorHAnsi" w:hAnsiTheme="minorHAnsi"/>
                <w:sz w:val="18"/>
                <w:szCs w:val="18"/>
              </w:rPr>
              <w:t>Availability of 5G facility (Yes / No)</w:t>
            </w:r>
          </w:p>
          <w:p w14:paraId="19E99C70" w14:textId="77777777" w:rsidR="00E470A2" w:rsidRPr="00433851" w:rsidRDefault="00E470A2" w:rsidP="00757F68">
            <w:pPr>
              <w:ind w:left="0"/>
              <w:rPr>
                <w:rFonts w:asciiTheme="minorHAnsi" w:hAnsiTheme="minorHAnsi"/>
                <w:b/>
                <w:bCs/>
                <w:sz w:val="18"/>
                <w:szCs w:val="18"/>
              </w:rPr>
            </w:pPr>
            <w:r>
              <w:rPr>
                <w:rFonts w:asciiTheme="minorHAnsi" w:hAnsiTheme="minorHAnsi"/>
                <w:sz w:val="18"/>
                <w:szCs w:val="18"/>
              </w:rPr>
              <w:t>(Relevant for wireless Home Bro)</w:t>
            </w:r>
          </w:p>
        </w:tc>
        <w:tc>
          <w:tcPr>
            <w:tcW w:w="480" w:type="pct"/>
            <w:shd w:val="clear" w:color="auto" w:fill="auto"/>
          </w:tcPr>
          <w:p w14:paraId="32233640"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0BE50C9F"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74D3FF37" w14:textId="77777777" w:rsidTr="00757F68">
        <w:trPr>
          <w:cantSplit/>
        </w:trPr>
        <w:tc>
          <w:tcPr>
            <w:tcW w:w="242" w:type="pct"/>
            <w:shd w:val="clear" w:color="auto" w:fill="auto"/>
          </w:tcPr>
          <w:p w14:paraId="46E6BA8A"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1C8F285C" w14:textId="77777777" w:rsidR="00E470A2" w:rsidRPr="00222CE3" w:rsidRDefault="00E470A2" w:rsidP="00757F68">
            <w:pPr>
              <w:pStyle w:val="BodyTextTable"/>
              <w:rPr>
                <w:rFonts w:asciiTheme="minorHAnsi" w:hAnsiTheme="minorHAnsi"/>
                <w:szCs w:val="18"/>
              </w:rPr>
            </w:pPr>
            <w:r w:rsidRPr="00433851">
              <w:rPr>
                <w:rFonts w:asciiTheme="minorHAnsi" w:hAnsiTheme="minorHAnsi"/>
                <w:szCs w:val="18"/>
              </w:rPr>
              <w:t>5G Facility Utilization</w:t>
            </w:r>
          </w:p>
        </w:tc>
        <w:tc>
          <w:tcPr>
            <w:tcW w:w="674" w:type="pct"/>
            <w:shd w:val="clear" w:color="auto" w:fill="auto"/>
          </w:tcPr>
          <w:p w14:paraId="3B0C1E4D"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Numeric</w:t>
            </w:r>
          </w:p>
        </w:tc>
        <w:tc>
          <w:tcPr>
            <w:tcW w:w="2211" w:type="pct"/>
            <w:shd w:val="clear" w:color="auto" w:fill="auto"/>
            <w:vAlign w:val="bottom"/>
          </w:tcPr>
          <w:p w14:paraId="5AF33162" w14:textId="77777777" w:rsidR="00E470A2" w:rsidRDefault="00E470A2" w:rsidP="00757F68">
            <w:pPr>
              <w:ind w:left="0"/>
              <w:rPr>
                <w:rFonts w:asciiTheme="minorHAnsi" w:hAnsiTheme="minorHAnsi"/>
                <w:sz w:val="18"/>
                <w:szCs w:val="18"/>
              </w:rPr>
            </w:pPr>
            <w:r w:rsidRPr="00433851">
              <w:rPr>
                <w:rFonts w:asciiTheme="minorHAnsi" w:hAnsiTheme="minorHAnsi"/>
                <w:sz w:val="18"/>
                <w:szCs w:val="18"/>
              </w:rPr>
              <w:t xml:space="preserve">% </w:t>
            </w:r>
            <w:proofErr w:type="gramStart"/>
            <w:r w:rsidRPr="00433851">
              <w:rPr>
                <w:rFonts w:asciiTheme="minorHAnsi" w:hAnsiTheme="minorHAnsi"/>
                <w:sz w:val="18"/>
                <w:szCs w:val="18"/>
              </w:rPr>
              <w:t>remaining</w:t>
            </w:r>
            <w:proofErr w:type="gramEnd"/>
            <w:r w:rsidRPr="00433851">
              <w:rPr>
                <w:rFonts w:asciiTheme="minorHAnsi" w:hAnsiTheme="minorHAnsi"/>
                <w:sz w:val="18"/>
                <w:szCs w:val="18"/>
              </w:rPr>
              <w:t xml:space="preserve"> capacity</w:t>
            </w:r>
          </w:p>
          <w:p w14:paraId="3EBA6C65" w14:textId="77777777" w:rsidR="00E470A2" w:rsidRPr="00433851" w:rsidRDefault="00E470A2" w:rsidP="00757F68">
            <w:pPr>
              <w:ind w:left="0"/>
              <w:rPr>
                <w:rFonts w:asciiTheme="minorHAnsi" w:hAnsiTheme="minorHAnsi"/>
                <w:b/>
                <w:bCs/>
                <w:sz w:val="18"/>
                <w:szCs w:val="18"/>
              </w:rPr>
            </w:pPr>
            <w:r>
              <w:rPr>
                <w:rFonts w:asciiTheme="minorHAnsi" w:hAnsiTheme="minorHAnsi"/>
                <w:sz w:val="18"/>
                <w:szCs w:val="18"/>
              </w:rPr>
              <w:t>(Relevant for wireless Home Bro)</w:t>
            </w:r>
          </w:p>
        </w:tc>
        <w:tc>
          <w:tcPr>
            <w:tcW w:w="480" w:type="pct"/>
            <w:shd w:val="clear" w:color="auto" w:fill="auto"/>
          </w:tcPr>
          <w:p w14:paraId="10DD38D5" w14:textId="77777777" w:rsidR="00E470A2" w:rsidRPr="0004787C"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11DA0A90"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6EFAE0FB" w14:textId="77777777" w:rsidTr="00757F68">
        <w:trPr>
          <w:cantSplit/>
        </w:trPr>
        <w:tc>
          <w:tcPr>
            <w:tcW w:w="242" w:type="pct"/>
            <w:shd w:val="clear" w:color="auto" w:fill="auto"/>
          </w:tcPr>
          <w:p w14:paraId="03F2D712"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16318B35" w14:textId="77777777" w:rsidR="00E470A2" w:rsidRPr="00385BD7" w:rsidRDefault="00E470A2" w:rsidP="00757F68">
            <w:pPr>
              <w:pStyle w:val="BodyTextTable"/>
              <w:rPr>
                <w:rFonts w:asciiTheme="minorHAnsi" w:hAnsiTheme="minorHAnsi"/>
                <w:szCs w:val="18"/>
              </w:rPr>
            </w:pPr>
            <w:r w:rsidRPr="00433851">
              <w:rPr>
                <w:rFonts w:asciiTheme="minorHAnsi" w:hAnsiTheme="minorHAnsi"/>
                <w:szCs w:val="18"/>
              </w:rPr>
              <w:t>Facility Modernization Prioritization</w:t>
            </w:r>
          </w:p>
        </w:tc>
        <w:tc>
          <w:tcPr>
            <w:tcW w:w="674" w:type="pct"/>
            <w:shd w:val="clear" w:color="auto" w:fill="auto"/>
          </w:tcPr>
          <w:p w14:paraId="05B6368A"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bottom"/>
          </w:tcPr>
          <w:p w14:paraId="3A570E25" w14:textId="77777777" w:rsidR="00E470A2" w:rsidRPr="00385BD7" w:rsidRDefault="00E470A2" w:rsidP="00757F68">
            <w:pPr>
              <w:ind w:left="0"/>
              <w:rPr>
                <w:rFonts w:asciiTheme="minorHAnsi" w:hAnsiTheme="minorHAnsi"/>
                <w:sz w:val="18"/>
                <w:szCs w:val="18"/>
              </w:rPr>
            </w:pPr>
            <w:r w:rsidRPr="002F3B6B">
              <w:rPr>
                <w:rFonts w:asciiTheme="minorHAnsi" w:hAnsiTheme="minorHAnsi"/>
                <w:sz w:val="18"/>
                <w:szCs w:val="18"/>
              </w:rPr>
              <w:t>Facility Modernization Prioritization - Offers based on priority level (P1_A, P1_B, P2_A, P2_B, P3_A, P3_B, P4)</w:t>
            </w:r>
          </w:p>
        </w:tc>
        <w:tc>
          <w:tcPr>
            <w:tcW w:w="480" w:type="pct"/>
            <w:shd w:val="clear" w:color="auto" w:fill="auto"/>
          </w:tcPr>
          <w:p w14:paraId="38C67C41"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3199A926"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E470A2" w:rsidRPr="002A4D90" w14:paraId="132955D0" w14:textId="77777777" w:rsidTr="00757F68">
        <w:trPr>
          <w:cantSplit/>
        </w:trPr>
        <w:tc>
          <w:tcPr>
            <w:tcW w:w="242" w:type="pct"/>
            <w:shd w:val="clear" w:color="auto" w:fill="auto"/>
          </w:tcPr>
          <w:p w14:paraId="2995F6A5" w14:textId="77777777" w:rsidR="00F706B1" w:rsidRDefault="00F706B1" w:rsidP="00566105">
            <w:pPr>
              <w:pStyle w:val="BodyTextTable"/>
              <w:numPr>
                <w:ilvl w:val="0"/>
                <w:numId w:val="35"/>
              </w:numPr>
              <w:rPr>
                <w:rFonts w:asciiTheme="minorHAnsi" w:hAnsiTheme="minorHAnsi"/>
                <w:szCs w:val="18"/>
              </w:rPr>
            </w:pPr>
          </w:p>
        </w:tc>
        <w:tc>
          <w:tcPr>
            <w:tcW w:w="1058" w:type="pct"/>
            <w:shd w:val="clear" w:color="auto" w:fill="auto"/>
            <w:vAlign w:val="bottom"/>
          </w:tcPr>
          <w:p w14:paraId="7923DC59" w14:textId="77777777" w:rsidR="00E470A2" w:rsidRPr="00385BD7" w:rsidRDefault="00E470A2" w:rsidP="00757F68">
            <w:pPr>
              <w:pStyle w:val="BodyTextTable"/>
              <w:rPr>
                <w:rFonts w:asciiTheme="minorHAnsi" w:hAnsiTheme="minorHAnsi"/>
                <w:szCs w:val="18"/>
              </w:rPr>
            </w:pPr>
            <w:r w:rsidRPr="00433851">
              <w:rPr>
                <w:rFonts w:asciiTheme="minorHAnsi" w:hAnsiTheme="minorHAnsi"/>
                <w:szCs w:val="18"/>
              </w:rPr>
              <w:t>Next Plan Upgrade</w:t>
            </w:r>
          </w:p>
        </w:tc>
        <w:tc>
          <w:tcPr>
            <w:tcW w:w="674" w:type="pct"/>
            <w:shd w:val="clear" w:color="auto" w:fill="auto"/>
          </w:tcPr>
          <w:p w14:paraId="6FC93C50" w14:textId="77777777" w:rsidR="00E470A2" w:rsidRDefault="00E470A2" w:rsidP="00757F68">
            <w:pPr>
              <w:pStyle w:val="BodyTextTable"/>
              <w:rPr>
                <w:rFonts w:asciiTheme="minorHAnsi" w:hAnsiTheme="minorHAnsi"/>
                <w:color w:val="000000"/>
                <w:szCs w:val="18"/>
              </w:rPr>
            </w:pPr>
            <w:r>
              <w:rPr>
                <w:rFonts w:asciiTheme="minorHAnsi" w:hAnsiTheme="minorHAnsi"/>
                <w:color w:val="000000"/>
                <w:szCs w:val="18"/>
              </w:rPr>
              <w:t>String</w:t>
            </w:r>
          </w:p>
        </w:tc>
        <w:tc>
          <w:tcPr>
            <w:tcW w:w="2211" w:type="pct"/>
            <w:shd w:val="clear" w:color="auto" w:fill="auto"/>
            <w:vAlign w:val="bottom"/>
          </w:tcPr>
          <w:p w14:paraId="161BBE2E" w14:textId="77777777" w:rsidR="00E470A2" w:rsidRPr="00385BD7" w:rsidRDefault="00E470A2" w:rsidP="00757F68">
            <w:pPr>
              <w:ind w:left="0"/>
              <w:rPr>
                <w:rFonts w:asciiTheme="minorHAnsi" w:hAnsiTheme="minorHAnsi"/>
                <w:sz w:val="18"/>
                <w:szCs w:val="18"/>
              </w:rPr>
            </w:pPr>
            <w:r w:rsidRPr="002F3B6B">
              <w:rPr>
                <w:rFonts w:asciiTheme="minorHAnsi" w:hAnsiTheme="minorHAnsi"/>
                <w:sz w:val="18"/>
                <w:szCs w:val="18"/>
              </w:rPr>
              <w:t>Next Plan Upgrade offer</w:t>
            </w:r>
          </w:p>
        </w:tc>
        <w:tc>
          <w:tcPr>
            <w:tcW w:w="480" w:type="pct"/>
            <w:shd w:val="clear" w:color="auto" w:fill="auto"/>
          </w:tcPr>
          <w:p w14:paraId="415B9A97" w14:textId="77777777" w:rsidR="00E470A2" w:rsidRDefault="00E470A2" w:rsidP="00757F68">
            <w:pPr>
              <w:pStyle w:val="BodyTextTable"/>
              <w:rPr>
                <w:rFonts w:asciiTheme="minorHAnsi" w:hAnsiTheme="minorHAnsi"/>
                <w:szCs w:val="18"/>
              </w:rPr>
            </w:pPr>
            <w:proofErr w:type="spellStart"/>
            <w:r>
              <w:rPr>
                <w:rFonts w:asciiTheme="minorHAnsi" w:hAnsiTheme="minorHAnsi"/>
                <w:szCs w:val="18"/>
              </w:rPr>
              <w:t>TechData</w:t>
            </w:r>
            <w:proofErr w:type="spellEnd"/>
          </w:p>
        </w:tc>
        <w:tc>
          <w:tcPr>
            <w:tcW w:w="335" w:type="pct"/>
            <w:shd w:val="clear" w:color="auto" w:fill="auto"/>
            <w:vAlign w:val="center"/>
          </w:tcPr>
          <w:p w14:paraId="72466F50" w14:textId="77777777" w:rsidR="00E470A2" w:rsidRDefault="00E470A2" w:rsidP="00757F68">
            <w:pPr>
              <w:pStyle w:val="BodyTextTable"/>
              <w:rPr>
                <w:rFonts w:asciiTheme="minorHAnsi" w:hAnsiTheme="minorHAnsi"/>
                <w:szCs w:val="18"/>
              </w:rPr>
            </w:pPr>
            <w:r>
              <w:rPr>
                <w:rFonts w:asciiTheme="minorHAnsi" w:hAnsiTheme="minorHAnsi"/>
                <w:szCs w:val="18"/>
              </w:rPr>
              <w:t>O</w:t>
            </w:r>
          </w:p>
        </w:tc>
      </w:tr>
      <w:tr w:rsidR="00D05D0B" w:rsidRPr="002A4D90" w14:paraId="62A4B2F3" w14:textId="77777777" w:rsidTr="00566105">
        <w:trPr>
          <w:cantSplit/>
        </w:trPr>
        <w:tc>
          <w:tcPr>
            <w:tcW w:w="242" w:type="pct"/>
            <w:shd w:val="clear" w:color="auto" w:fill="auto"/>
          </w:tcPr>
          <w:p w14:paraId="0E4D59B1"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8768C9A" w14:textId="4A9582F1" w:rsidR="00D05D0B" w:rsidRPr="00433851" w:rsidRDefault="00D05D0B" w:rsidP="00D05D0B">
            <w:pPr>
              <w:pStyle w:val="BodyTextTable"/>
              <w:rPr>
                <w:rFonts w:asciiTheme="minorHAnsi" w:hAnsiTheme="minorHAnsi"/>
                <w:szCs w:val="18"/>
              </w:rPr>
            </w:pPr>
            <w:r>
              <w:t>PlaceholderStr1</w:t>
            </w:r>
          </w:p>
        </w:tc>
        <w:tc>
          <w:tcPr>
            <w:tcW w:w="674" w:type="pct"/>
            <w:shd w:val="clear" w:color="auto" w:fill="auto"/>
          </w:tcPr>
          <w:p w14:paraId="06FCDDB8" w14:textId="64CD2D31" w:rsidR="00D05D0B" w:rsidRDefault="00D05D0B" w:rsidP="00D05D0B">
            <w:pPr>
              <w:pStyle w:val="BodyTextTable"/>
              <w:rPr>
                <w:rFonts w:asciiTheme="minorHAnsi" w:hAnsiTheme="minorHAnsi"/>
                <w:color w:val="000000"/>
                <w:szCs w:val="18"/>
              </w:rPr>
            </w:pPr>
            <w:r>
              <w:rPr>
                <w:szCs w:val="18"/>
              </w:rPr>
              <w:t>String</w:t>
            </w:r>
          </w:p>
        </w:tc>
        <w:tc>
          <w:tcPr>
            <w:tcW w:w="2211" w:type="pct"/>
            <w:shd w:val="clear" w:color="auto" w:fill="auto"/>
          </w:tcPr>
          <w:p w14:paraId="2DD2934B" w14:textId="2E4BA23E"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0269679C" w14:textId="77777777" w:rsidR="00D05D0B" w:rsidRDefault="00D05D0B" w:rsidP="00D05D0B">
            <w:pPr>
              <w:pStyle w:val="BodyTextTable"/>
              <w:rPr>
                <w:rFonts w:asciiTheme="minorHAnsi" w:hAnsiTheme="minorHAnsi"/>
                <w:szCs w:val="18"/>
              </w:rPr>
            </w:pPr>
          </w:p>
        </w:tc>
        <w:tc>
          <w:tcPr>
            <w:tcW w:w="335" w:type="pct"/>
            <w:shd w:val="clear" w:color="auto" w:fill="auto"/>
          </w:tcPr>
          <w:p w14:paraId="20B88A77" w14:textId="4D43E616"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743EC636" w14:textId="77777777" w:rsidTr="00566105">
        <w:trPr>
          <w:cantSplit/>
        </w:trPr>
        <w:tc>
          <w:tcPr>
            <w:tcW w:w="242" w:type="pct"/>
            <w:shd w:val="clear" w:color="auto" w:fill="auto"/>
          </w:tcPr>
          <w:p w14:paraId="6371FC33"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26E52E42" w14:textId="269BFE84" w:rsidR="00D05D0B" w:rsidRPr="00433851" w:rsidRDefault="00D05D0B" w:rsidP="00D05D0B">
            <w:pPr>
              <w:pStyle w:val="BodyTextTable"/>
              <w:rPr>
                <w:rFonts w:asciiTheme="minorHAnsi" w:hAnsiTheme="minorHAnsi"/>
                <w:szCs w:val="18"/>
              </w:rPr>
            </w:pPr>
            <w:r>
              <w:t>PlaceholderStr2</w:t>
            </w:r>
          </w:p>
        </w:tc>
        <w:tc>
          <w:tcPr>
            <w:tcW w:w="674" w:type="pct"/>
            <w:shd w:val="clear" w:color="auto" w:fill="auto"/>
          </w:tcPr>
          <w:p w14:paraId="412C6BE0" w14:textId="497FC733" w:rsidR="00D05D0B" w:rsidRDefault="00D05D0B" w:rsidP="00D05D0B">
            <w:pPr>
              <w:pStyle w:val="BodyTextTable"/>
              <w:rPr>
                <w:rFonts w:asciiTheme="minorHAnsi" w:hAnsiTheme="minorHAnsi"/>
                <w:color w:val="000000"/>
                <w:szCs w:val="18"/>
              </w:rPr>
            </w:pPr>
            <w:r>
              <w:rPr>
                <w:szCs w:val="18"/>
              </w:rPr>
              <w:t>String</w:t>
            </w:r>
          </w:p>
        </w:tc>
        <w:tc>
          <w:tcPr>
            <w:tcW w:w="2211" w:type="pct"/>
            <w:shd w:val="clear" w:color="auto" w:fill="auto"/>
          </w:tcPr>
          <w:p w14:paraId="6033384E" w14:textId="4609C0AD"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2803F090" w14:textId="77777777" w:rsidR="00D05D0B" w:rsidRDefault="00D05D0B" w:rsidP="00D05D0B">
            <w:pPr>
              <w:pStyle w:val="BodyTextTable"/>
              <w:rPr>
                <w:rFonts w:asciiTheme="minorHAnsi" w:hAnsiTheme="minorHAnsi"/>
                <w:szCs w:val="18"/>
              </w:rPr>
            </w:pPr>
          </w:p>
        </w:tc>
        <w:tc>
          <w:tcPr>
            <w:tcW w:w="335" w:type="pct"/>
            <w:shd w:val="clear" w:color="auto" w:fill="auto"/>
          </w:tcPr>
          <w:p w14:paraId="3A309131" w14:textId="40DEAE36"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49D6D800" w14:textId="77777777" w:rsidTr="00566105">
        <w:trPr>
          <w:cantSplit/>
        </w:trPr>
        <w:tc>
          <w:tcPr>
            <w:tcW w:w="242" w:type="pct"/>
            <w:shd w:val="clear" w:color="auto" w:fill="auto"/>
          </w:tcPr>
          <w:p w14:paraId="2746F569"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68419748" w14:textId="7F317BD2" w:rsidR="00D05D0B" w:rsidRPr="00433851" w:rsidRDefault="00D05D0B" w:rsidP="00D05D0B">
            <w:pPr>
              <w:pStyle w:val="BodyTextTable"/>
              <w:rPr>
                <w:rFonts w:asciiTheme="minorHAnsi" w:hAnsiTheme="minorHAnsi"/>
                <w:szCs w:val="18"/>
              </w:rPr>
            </w:pPr>
            <w:r>
              <w:t>PlaceholderStr3</w:t>
            </w:r>
          </w:p>
        </w:tc>
        <w:tc>
          <w:tcPr>
            <w:tcW w:w="674" w:type="pct"/>
            <w:shd w:val="clear" w:color="auto" w:fill="auto"/>
          </w:tcPr>
          <w:p w14:paraId="375592B4" w14:textId="2868125D" w:rsidR="00D05D0B" w:rsidRDefault="00D05D0B" w:rsidP="00D05D0B">
            <w:pPr>
              <w:pStyle w:val="BodyTextTable"/>
              <w:rPr>
                <w:rFonts w:asciiTheme="minorHAnsi" w:hAnsiTheme="minorHAnsi"/>
                <w:color w:val="000000"/>
                <w:szCs w:val="18"/>
              </w:rPr>
            </w:pPr>
            <w:r>
              <w:rPr>
                <w:szCs w:val="18"/>
              </w:rPr>
              <w:t>String</w:t>
            </w:r>
          </w:p>
        </w:tc>
        <w:tc>
          <w:tcPr>
            <w:tcW w:w="2211" w:type="pct"/>
            <w:shd w:val="clear" w:color="auto" w:fill="auto"/>
          </w:tcPr>
          <w:p w14:paraId="68E9CC4B" w14:textId="3B9542FE"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6C4F4F55" w14:textId="77777777" w:rsidR="00D05D0B" w:rsidRDefault="00D05D0B" w:rsidP="00D05D0B">
            <w:pPr>
              <w:pStyle w:val="BodyTextTable"/>
              <w:rPr>
                <w:rFonts w:asciiTheme="minorHAnsi" w:hAnsiTheme="minorHAnsi"/>
                <w:szCs w:val="18"/>
              </w:rPr>
            </w:pPr>
          </w:p>
        </w:tc>
        <w:tc>
          <w:tcPr>
            <w:tcW w:w="335" w:type="pct"/>
            <w:shd w:val="clear" w:color="auto" w:fill="auto"/>
          </w:tcPr>
          <w:p w14:paraId="39A353E9" w14:textId="39CE2DC0"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1956E251" w14:textId="77777777" w:rsidTr="00566105">
        <w:trPr>
          <w:cantSplit/>
        </w:trPr>
        <w:tc>
          <w:tcPr>
            <w:tcW w:w="242" w:type="pct"/>
            <w:shd w:val="clear" w:color="auto" w:fill="auto"/>
          </w:tcPr>
          <w:p w14:paraId="52296758"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196E71AA" w14:textId="6837CF81" w:rsidR="00D05D0B" w:rsidRPr="00433851" w:rsidRDefault="00D05D0B" w:rsidP="00D05D0B">
            <w:pPr>
              <w:pStyle w:val="BodyTextTable"/>
              <w:rPr>
                <w:rFonts w:asciiTheme="minorHAnsi" w:hAnsiTheme="minorHAnsi"/>
                <w:szCs w:val="18"/>
              </w:rPr>
            </w:pPr>
            <w:r>
              <w:t>PlaceholderStr4</w:t>
            </w:r>
          </w:p>
        </w:tc>
        <w:tc>
          <w:tcPr>
            <w:tcW w:w="674" w:type="pct"/>
            <w:shd w:val="clear" w:color="auto" w:fill="auto"/>
          </w:tcPr>
          <w:p w14:paraId="3D0B404E" w14:textId="402081C6" w:rsidR="00D05D0B" w:rsidRDefault="00D05D0B" w:rsidP="00D05D0B">
            <w:pPr>
              <w:pStyle w:val="BodyTextTable"/>
              <w:rPr>
                <w:rFonts w:asciiTheme="minorHAnsi" w:hAnsiTheme="minorHAnsi"/>
                <w:color w:val="000000"/>
                <w:szCs w:val="18"/>
              </w:rPr>
            </w:pPr>
            <w:r>
              <w:rPr>
                <w:szCs w:val="18"/>
              </w:rPr>
              <w:t>String</w:t>
            </w:r>
          </w:p>
        </w:tc>
        <w:tc>
          <w:tcPr>
            <w:tcW w:w="2211" w:type="pct"/>
            <w:shd w:val="clear" w:color="auto" w:fill="auto"/>
          </w:tcPr>
          <w:p w14:paraId="73AEB6FE" w14:textId="3A1F50B6"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10AF1321" w14:textId="77777777" w:rsidR="00D05D0B" w:rsidRDefault="00D05D0B" w:rsidP="00D05D0B">
            <w:pPr>
              <w:pStyle w:val="BodyTextTable"/>
              <w:rPr>
                <w:rFonts w:asciiTheme="minorHAnsi" w:hAnsiTheme="minorHAnsi"/>
                <w:szCs w:val="18"/>
              </w:rPr>
            </w:pPr>
          </w:p>
        </w:tc>
        <w:tc>
          <w:tcPr>
            <w:tcW w:w="335" w:type="pct"/>
            <w:shd w:val="clear" w:color="auto" w:fill="auto"/>
          </w:tcPr>
          <w:p w14:paraId="277D9F59" w14:textId="35BDFA50"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6C55B851" w14:textId="77777777" w:rsidTr="00566105">
        <w:trPr>
          <w:cantSplit/>
        </w:trPr>
        <w:tc>
          <w:tcPr>
            <w:tcW w:w="242" w:type="pct"/>
            <w:shd w:val="clear" w:color="auto" w:fill="auto"/>
          </w:tcPr>
          <w:p w14:paraId="3534EDC1"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A91E505" w14:textId="5E683067" w:rsidR="00D05D0B" w:rsidRPr="00433851" w:rsidRDefault="00D05D0B" w:rsidP="00D05D0B">
            <w:pPr>
              <w:pStyle w:val="BodyTextTable"/>
              <w:rPr>
                <w:rFonts w:asciiTheme="minorHAnsi" w:hAnsiTheme="minorHAnsi"/>
                <w:szCs w:val="18"/>
              </w:rPr>
            </w:pPr>
            <w:r>
              <w:t>PlaceholderStr5</w:t>
            </w:r>
          </w:p>
        </w:tc>
        <w:tc>
          <w:tcPr>
            <w:tcW w:w="674" w:type="pct"/>
            <w:shd w:val="clear" w:color="auto" w:fill="auto"/>
          </w:tcPr>
          <w:p w14:paraId="5A0BDDD6" w14:textId="5E15DAE6" w:rsidR="00D05D0B" w:rsidRDefault="00D05D0B" w:rsidP="00D05D0B">
            <w:pPr>
              <w:pStyle w:val="BodyTextTable"/>
              <w:rPr>
                <w:rFonts w:asciiTheme="minorHAnsi" w:hAnsiTheme="minorHAnsi"/>
                <w:color w:val="000000"/>
                <w:szCs w:val="18"/>
              </w:rPr>
            </w:pPr>
            <w:r>
              <w:rPr>
                <w:szCs w:val="18"/>
              </w:rPr>
              <w:t>String</w:t>
            </w:r>
          </w:p>
        </w:tc>
        <w:tc>
          <w:tcPr>
            <w:tcW w:w="2211" w:type="pct"/>
            <w:shd w:val="clear" w:color="auto" w:fill="auto"/>
          </w:tcPr>
          <w:p w14:paraId="144A3F99" w14:textId="077B9096"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7F7696C9" w14:textId="77777777" w:rsidR="00D05D0B" w:rsidRDefault="00D05D0B" w:rsidP="00D05D0B">
            <w:pPr>
              <w:pStyle w:val="BodyTextTable"/>
              <w:rPr>
                <w:rFonts w:asciiTheme="minorHAnsi" w:hAnsiTheme="minorHAnsi"/>
                <w:szCs w:val="18"/>
              </w:rPr>
            </w:pPr>
          </w:p>
        </w:tc>
        <w:tc>
          <w:tcPr>
            <w:tcW w:w="335" w:type="pct"/>
            <w:shd w:val="clear" w:color="auto" w:fill="auto"/>
          </w:tcPr>
          <w:p w14:paraId="0383A4CB" w14:textId="5438A78D"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A5EAA" w:rsidRPr="002A4D90" w14:paraId="5E4FF646" w14:textId="77777777" w:rsidTr="006A33B4">
        <w:trPr>
          <w:cantSplit/>
        </w:trPr>
        <w:tc>
          <w:tcPr>
            <w:tcW w:w="242" w:type="pct"/>
            <w:shd w:val="clear" w:color="auto" w:fill="auto"/>
          </w:tcPr>
          <w:p w14:paraId="00F25A9C" w14:textId="77777777" w:rsidR="00DA5EAA" w:rsidRDefault="00DA5EAA" w:rsidP="006A33B4">
            <w:pPr>
              <w:pStyle w:val="BodyTextTable"/>
              <w:numPr>
                <w:ilvl w:val="0"/>
                <w:numId w:val="35"/>
              </w:numPr>
              <w:rPr>
                <w:rFonts w:asciiTheme="minorHAnsi" w:hAnsiTheme="minorHAnsi"/>
                <w:szCs w:val="18"/>
              </w:rPr>
            </w:pPr>
          </w:p>
        </w:tc>
        <w:tc>
          <w:tcPr>
            <w:tcW w:w="1058" w:type="pct"/>
            <w:shd w:val="clear" w:color="auto" w:fill="auto"/>
          </w:tcPr>
          <w:p w14:paraId="6C8AC240" w14:textId="6F7F85C2" w:rsidR="00DA5EAA" w:rsidRPr="00433851" w:rsidRDefault="00DA5EAA" w:rsidP="006A33B4">
            <w:pPr>
              <w:pStyle w:val="BodyTextTable"/>
              <w:rPr>
                <w:rFonts w:asciiTheme="minorHAnsi" w:hAnsiTheme="minorHAnsi"/>
                <w:szCs w:val="18"/>
              </w:rPr>
            </w:pPr>
            <w:r>
              <w:t>PlaceholderStr6</w:t>
            </w:r>
          </w:p>
        </w:tc>
        <w:tc>
          <w:tcPr>
            <w:tcW w:w="674" w:type="pct"/>
            <w:shd w:val="clear" w:color="auto" w:fill="auto"/>
          </w:tcPr>
          <w:p w14:paraId="224AF834" w14:textId="77777777" w:rsidR="00DA5EAA" w:rsidRDefault="00DA5EAA" w:rsidP="006A33B4">
            <w:pPr>
              <w:pStyle w:val="BodyTextTable"/>
              <w:rPr>
                <w:rFonts w:asciiTheme="minorHAnsi" w:hAnsiTheme="minorHAnsi"/>
                <w:color w:val="000000"/>
                <w:szCs w:val="18"/>
              </w:rPr>
            </w:pPr>
            <w:r>
              <w:rPr>
                <w:szCs w:val="18"/>
              </w:rPr>
              <w:t>String</w:t>
            </w:r>
          </w:p>
        </w:tc>
        <w:tc>
          <w:tcPr>
            <w:tcW w:w="2211" w:type="pct"/>
            <w:shd w:val="clear" w:color="auto" w:fill="auto"/>
          </w:tcPr>
          <w:p w14:paraId="3120B7EF" w14:textId="77777777" w:rsidR="00DA5EAA" w:rsidRPr="002F3B6B" w:rsidRDefault="00DA5EAA" w:rsidP="006A33B4">
            <w:pPr>
              <w:ind w:left="0"/>
              <w:rPr>
                <w:rFonts w:asciiTheme="minorHAnsi" w:hAnsiTheme="minorHAnsi"/>
                <w:sz w:val="18"/>
                <w:szCs w:val="18"/>
              </w:rPr>
            </w:pPr>
            <w:r w:rsidRPr="00B4266A">
              <w:rPr>
                <w:rFonts w:asciiTheme="minorHAnsi" w:hAnsiTheme="minorHAnsi"/>
                <w:sz w:val="18"/>
                <w:szCs w:val="18"/>
              </w:rPr>
              <w:t xml:space="preserve">Place holder. </w:t>
            </w:r>
          </w:p>
        </w:tc>
        <w:tc>
          <w:tcPr>
            <w:tcW w:w="480" w:type="pct"/>
            <w:shd w:val="clear" w:color="auto" w:fill="auto"/>
          </w:tcPr>
          <w:p w14:paraId="4F3D2BE2" w14:textId="77777777" w:rsidR="00DA5EAA" w:rsidRDefault="00DA5EAA" w:rsidP="006A33B4">
            <w:pPr>
              <w:pStyle w:val="BodyTextTable"/>
              <w:rPr>
                <w:rFonts w:asciiTheme="minorHAnsi" w:hAnsiTheme="minorHAnsi"/>
                <w:szCs w:val="18"/>
              </w:rPr>
            </w:pPr>
          </w:p>
        </w:tc>
        <w:tc>
          <w:tcPr>
            <w:tcW w:w="335" w:type="pct"/>
            <w:shd w:val="clear" w:color="auto" w:fill="auto"/>
          </w:tcPr>
          <w:p w14:paraId="78C951B1" w14:textId="77777777" w:rsidR="00DA5EAA" w:rsidRDefault="00DA5EAA" w:rsidP="006A33B4">
            <w:pPr>
              <w:pStyle w:val="BodyTextTable"/>
              <w:rPr>
                <w:rFonts w:asciiTheme="minorHAnsi" w:hAnsiTheme="minorHAnsi"/>
                <w:szCs w:val="18"/>
              </w:rPr>
            </w:pPr>
            <w:r w:rsidRPr="008430A0">
              <w:rPr>
                <w:rFonts w:asciiTheme="minorHAnsi" w:hAnsiTheme="minorHAnsi"/>
                <w:szCs w:val="18"/>
              </w:rPr>
              <w:t>O</w:t>
            </w:r>
          </w:p>
        </w:tc>
      </w:tr>
      <w:tr w:rsidR="00DA5EAA" w:rsidRPr="002A4D90" w14:paraId="0567F426" w14:textId="77777777" w:rsidTr="006A33B4">
        <w:trPr>
          <w:cantSplit/>
        </w:trPr>
        <w:tc>
          <w:tcPr>
            <w:tcW w:w="242" w:type="pct"/>
            <w:shd w:val="clear" w:color="auto" w:fill="auto"/>
          </w:tcPr>
          <w:p w14:paraId="3CA7C8C0" w14:textId="77777777" w:rsidR="00DA5EAA" w:rsidRDefault="00DA5EAA" w:rsidP="006A33B4">
            <w:pPr>
              <w:pStyle w:val="BodyTextTable"/>
              <w:numPr>
                <w:ilvl w:val="0"/>
                <w:numId w:val="35"/>
              </w:numPr>
              <w:rPr>
                <w:rFonts w:asciiTheme="minorHAnsi" w:hAnsiTheme="minorHAnsi"/>
                <w:szCs w:val="18"/>
              </w:rPr>
            </w:pPr>
          </w:p>
        </w:tc>
        <w:tc>
          <w:tcPr>
            <w:tcW w:w="1058" w:type="pct"/>
            <w:shd w:val="clear" w:color="auto" w:fill="auto"/>
          </w:tcPr>
          <w:p w14:paraId="0BCD481E" w14:textId="4917E03D" w:rsidR="00DA5EAA" w:rsidRPr="00433851" w:rsidRDefault="00DA5EAA" w:rsidP="006A33B4">
            <w:pPr>
              <w:pStyle w:val="BodyTextTable"/>
              <w:rPr>
                <w:rFonts w:asciiTheme="minorHAnsi" w:hAnsiTheme="minorHAnsi"/>
                <w:szCs w:val="18"/>
              </w:rPr>
            </w:pPr>
            <w:r>
              <w:t>PlaceholderStr7</w:t>
            </w:r>
          </w:p>
        </w:tc>
        <w:tc>
          <w:tcPr>
            <w:tcW w:w="674" w:type="pct"/>
            <w:shd w:val="clear" w:color="auto" w:fill="auto"/>
          </w:tcPr>
          <w:p w14:paraId="5D545C9F" w14:textId="77777777" w:rsidR="00DA5EAA" w:rsidRDefault="00DA5EAA" w:rsidP="006A33B4">
            <w:pPr>
              <w:pStyle w:val="BodyTextTable"/>
              <w:rPr>
                <w:rFonts w:asciiTheme="minorHAnsi" w:hAnsiTheme="minorHAnsi"/>
                <w:color w:val="000000"/>
                <w:szCs w:val="18"/>
              </w:rPr>
            </w:pPr>
            <w:r>
              <w:rPr>
                <w:szCs w:val="18"/>
              </w:rPr>
              <w:t>String</w:t>
            </w:r>
          </w:p>
        </w:tc>
        <w:tc>
          <w:tcPr>
            <w:tcW w:w="2211" w:type="pct"/>
            <w:shd w:val="clear" w:color="auto" w:fill="auto"/>
          </w:tcPr>
          <w:p w14:paraId="087222AC" w14:textId="77777777" w:rsidR="00DA5EAA" w:rsidRPr="002F3B6B" w:rsidRDefault="00DA5EAA" w:rsidP="006A33B4">
            <w:pPr>
              <w:ind w:left="0"/>
              <w:rPr>
                <w:rFonts w:asciiTheme="minorHAnsi" w:hAnsiTheme="minorHAnsi"/>
                <w:sz w:val="18"/>
                <w:szCs w:val="18"/>
              </w:rPr>
            </w:pPr>
            <w:r w:rsidRPr="00B4266A">
              <w:rPr>
                <w:rFonts w:asciiTheme="minorHAnsi" w:hAnsiTheme="minorHAnsi"/>
                <w:sz w:val="18"/>
                <w:szCs w:val="18"/>
              </w:rPr>
              <w:t xml:space="preserve">Place holder. </w:t>
            </w:r>
          </w:p>
        </w:tc>
        <w:tc>
          <w:tcPr>
            <w:tcW w:w="480" w:type="pct"/>
            <w:shd w:val="clear" w:color="auto" w:fill="auto"/>
          </w:tcPr>
          <w:p w14:paraId="1DA8CAF9" w14:textId="77777777" w:rsidR="00DA5EAA" w:rsidRDefault="00DA5EAA" w:rsidP="006A33B4">
            <w:pPr>
              <w:pStyle w:val="BodyTextTable"/>
              <w:rPr>
                <w:rFonts w:asciiTheme="minorHAnsi" w:hAnsiTheme="minorHAnsi"/>
                <w:szCs w:val="18"/>
              </w:rPr>
            </w:pPr>
          </w:p>
        </w:tc>
        <w:tc>
          <w:tcPr>
            <w:tcW w:w="335" w:type="pct"/>
            <w:shd w:val="clear" w:color="auto" w:fill="auto"/>
          </w:tcPr>
          <w:p w14:paraId="6F7F658E" w14:textId="77777777" w:rsidR="00DA5EAA" w:rsidRDefault="00DA5EAA" w:rsidP="006A33B4">
            <w:pPr>
              <w:pStyle w:val="BodyTextTable"/>
              <w:rPr>
                <w:rFonts w:asciiTheme="minorHAnsi" w:hAnsiTheme="minorHAnsi"/>
                <w:szCs w:val="18"/>
              </w:rPr>
            </w:pPr>
            <w:r w:rsidRPr="008430A0">
              <w:rPr>
                <w:rFonts w:asciiTheme="minorHAnsi" w:hAnsiTheme="minorHAnsi"/>
                <w:szCs w:val="18"/>
              </w:rPr>
              <w:t>O</w:t>
            </w:r>
          </w:p>
        </w:tc>
      </w:tr>
      <w:tr w:rsidR="00DA5EAA" w:rsidRPr="002A4D90" w14:paraId="45C7CFCD" w14:textId="77777777" w:rsidTr="006A33B4">
        <w:trPr>
          <w:cantSplit/>
        </w:trPr>
        <w:tc>
          <w:tcPr>
            <w:tcW w:w="242" w:type="pct"/>
            <w:shd w:val="clear" w:color="auto" w:fill="auto"/>
          </w:tcPr>
          <w:p w14:paraId="000DF727" w14:textId="77777777" w:rsidR="00DA5EAA" w:rsidRDefault="00DA5EAA" w:rsidP="006A33B4">
            <w:pPr>
              <w:pStyle w:val="BodyTextTable"/>
              <w:numPr>
                <w:ilvl w:val="0"/>
                <w:numId w:val="35"/>
              </w:numPr>
              <w:rPr>
                <w:rFonts w:asciiTheme="minorHAnsi" w:hAnsiTheme="minorHAnsi"/>
                <w:szCs w:val="18"/>
              </w:rPr>
            </w:pPr>
          </w:p>
        </w:tc>
        <w:tc>
          <w:tcPr>
            <w:tcW w:w="1058" w:type="pct"/>
            <w:shd w:val="clear" w:color="auto" w:fill="auto"/>
          </w:tcPr>
          <w:p w14:paraId="32CF4020" w14:textId="24BAEEF2" w:rsidR="00DA5EAA" w:rsidRPr="00433851" w:rsidRDefault="00DA5EAA" w:rsidP="006A33B4">
            <w:pPr>
              <w:pStyle w:val="BodyTextTable"/>
              <w:rPr>
                <w:rFonts w:asciiTheme="minorHAnsi" w:hAnsiTheme="minorHAnsi"/>
                <w:szCs w:val="18"/>
              </w:rPr>
            </w:pPr>
            <w:r>
              <w:t>PlaceholderStr8</w:t>
            </w:r>
          </w:p>
        </w:tc>
        <w:tc>
          <w:tcPr>
            <w:tcW w:w="674" w:type="pct"/>
            <w:shd w:val="clear" w:color="auto" w:fill="auto"/>
          </w:tcPr>
          <w:p w14:paraId="53DBE4DD" w14:textId="77777777" w:rsidR="00DA5EAA" w:rsidRDefault="00DA5EAA" w:rsidP="006A33B4">
            <w:pPr>
              <w:pStyle w:val="BodyTextTable"/>
              <w:rPr>
                <w:rFonts w:asciiTheme="minorHAnsi" w:hAnsiTheme="minorHAnsi"/>
                <w:color w:val="000000"/>
                <w:szCs w:val="18"/>
              </w:rPr>
            </w:pPr>
            <w:r>
              <w:rPr>
                <w:szCs w:val="18"/>
              </w:rPr>
              <w:t>String</w:t>
            </w:r>
          </w:p>
        </w:tc>
        <w:tc>
          <w:tcPr>
            <w:tcW w:w="2211" w:type="pct"/>
            <w:shd w:val="clear" w:color="auto" w:fill="auto"/>
          </w:tcPr>
          <w:p w14:paraId="35E7E693" w14:textId="77777777" w:rsidR="00DA5EAA" w:rsidRPr="002F3B6B" w:rsidRDefault="00DA5EAA" w:rsidP="006A33B4">
            <w:pPr>
              <w:ind w:left="0"/>
              <w:rPr>
                <w:rFonts w:asciiTheme="minorHAnsi" w:hAnsiTheme="minorHAnsi"/>
                <w:sz w:val="18"/>
                <w:szCs w:val="18"/>
              </w:rPr>
            </w:pPr>
            <w:r w:rsidRPr="00B4266A">
              <w:rPr>
                <w:rFonts w:asciiTheme="minorHAnsi" w:hAnsiTheme="minorHAnsi"/>
                <w:sz w:val="18"/>
                <w:szCs w:val="18"/>
              </w:rPr>
              <w:t xml:space="preserve">Place holder. </w:t>
            </w:r>
          </w:p>
        </w:tc>
        <w:tc>
          <w:tcPr>
            <w:tcW w:w="480" w:type="pct"/>
            <w:shd w:val="clear" w:color="auto" w:fill="auto"/>
          </w:tcPr>
          <w:p w14:paraId="1C856BA6" w14:textId="77777777" w:rsidR="00DA5EAA" w:rsidRDefault="00DA5EAA" w:rsidP="006A33B4">
            <w:pPr>
              <w:pStyle w:val="BodyTextTable"/>
              <w:rPr>
                <w:rFonts w:asciiTheme="minorHAnsi" w:hAnsiTheme="minorHAnsi"/>
                <w:szCs w:val="18"/>
              </w:rPr>
            </w:pPr>
          </w:p>
        </w:tc>
        <w:tc>
          <w:tcPr>
            <w:tcW w:w="335" w:type="pct"/>
            <w:shd w:val="clear" w:color="auto" w:fill="auto"/>
          </w:tcPr>
          <w:p w14:paraId="457F7567" w14:textId="77777777" w:rsidR="00DA5EAA" w:rsidRDefault="00DA5EAA" w:rsidP="006A33B4">
            <w:pPr>
              <w:pStyle w:val="BodyTextTable"/>
              <w:rPr>
                <w:rFonts w:asciiTheme="minorHAnsi" w:hAnsiTheme="minorHAnsi"/>
                <w:szCs w:val="18"/>
              </w:rPr>
            </w:pPr>
            <w:r w:rsidRPr="008430A0">
              <w:rPr>
                <w:rFonts w:asciiTheme="minorHAnsi" w:hAnsiTheme="minorHAnsi"/>
                <w:szCs w:val="18"/>
              </w:rPr>
              <w:t>O</w:t>
            </w:r>
          </w:p>
        </w:tc>
      </w:tr>
      <w:tr w:rsidR="00DA5EAA" w:rsidRPr="002A4D90" w14:paraId="20461F22" w14:textId="77777777" w:rsidTr="006A33B4">
        <w:trPr>
          <w:cantSplit/>
        </w:trPr>
        <w:tc>
          <w:tcPr>
            <w:tcW w:w="242" w:type="pct"/>
            <w:shd w:val="clear" w:color="auto" w:fill="auto"/>
          </w:tcPr>
          <w:p w14:paraId="1D7BCE15" w14:textId="77777777" w:rsidR="00DA5EAA" w:rsidRDefault="00DA5EAA" w:rsidP="006A33B4">
            <w:pPr>
              <w:pStyle w:val="BodyTextTable"/>
              <w:numPr>
                <w:ilvl w:val="0"/>
                <w:numId w:val="35"/>
              </w:numPr>
              <w:rPr>
                <w:rFonts w:asciiTheme="minorHAnsi" w:hAnsiTheme="minorHAnsi"/>
                <w:szCs w:val="18"/>
              </w:rPr>
            </w:pPr>
          </w:p>
        </w:tc>
        <w:tc>
          <w:tcPr>
            <w:tcW w:w="1058" w:type="pct"/>
            <w:shd w:val="clear" w:color="auto" w:fill="auto"/>
          </w:tcPr>
          <w:p w14:paraId="319DB09B" w14:textId="1605C441" w:rsidR="00DA5EAA" w:rsidRPr="00433851" w:rsidRDefault="00DA5EAA" w:rsidP="006A33B4">
            <w:pPr>
              <w:pStyle w:val="BodyTextTable"/>
              <w:rPr>
                <w:rFonts w:asciiTheme="minorHAnsi" w:hAnsiTheme="minorHAnsi"/>
                <w:szCs w:val="18"/>
              </w:rPr>
            </w:pPr>
            <w:r>
              <w:t>PlaceholderStr9</w:t>
            </w:r>
          </w:p>
        </w:tc>
        <w:tc>
          <w:tcPr>
            <w:tcW w:w="674" w:type="pct"/>
            <w:shd w:val="clear" w:color="auto" w:fill="auto"/>
          </w:tcPr>
          <w:p w14:paraId="098CEDE6" w14:textId="77777777" w:rsidR="00DA5EAA" w:rsidRDefault="00DA5EAA" w:rsidP="006A33B4">
            <w:pPr>
              <w:pStyle w:val="BodyTextTable"/>
              <w:rPr>
                <w:rFonts w:asciiTheme="minorHAnsi" w:hAnsiTheme="minorHAnsi"/>
                <w:color w:val="000000"/>
                <w:szCs w:val="18"/>
              </w:rPr>
            </w:pPr>
            <w:r>
              <w:rPr>
                <w:szCs w:val="18"/>
              </w:rPr>
              <w:t>String</w:t>
            </w:r>
          </w:p>
        </w:tc>
        <w:tc>
          <w:tcPr>
            <w:tcW w:w="2211" w:type="pct"/>
            <w:shd w:val="clear" w:color="auto" w:fill="auto"/>
          </w:tcPr>
          <w:p w14:paraId="7E8F3DE2" w14:textId="77777777" w:rsidR="00DA5EAA" w:rsidRPr="002F3B6B" w:rsidRDefault="00DA5EAA" w:rsidP="006A33B4">
            <w:pPr>
              <w:ind w:left="0"/>
              <w:rPr>
                <w:rFonts w:asciiTheme="minorHAnsi" w:hAnsiTheme="minorHAnsi"/>
                <w:sz w:val="18"/>
                <w:szCs w:val="18"/>
              </w:rPr>
            </w:pPr>
            <w:r w:rsidRPr="00B4266A">
              <w:rPr>
                <w:rFonts w:asciiTheme="minorHAnsi" w:hAnsiTheme="minorHAnsi"/>
                <w:sz w:val="18"/>
                <w:szCs w:val="18"/>
              </w:rPr>
              <w:t xml:space="preserve">Place holder. </w:t>
            </w:r>
          </w:p>
        </w:tc>
        <w:tc>
          <w:tcPr>
            <w:tcW w:w="480" w:type="pct"/>
            <w:shd w:val="clear" w:color="auto" w:fill="auto"/>
          </w:tcPr>
          <w:p w14:paraId="5846032F" w14:textId="77777777" w:rsidR="00DA5EAA" w:rsidRDefault="00DA5EAA" w:rsidP="006A33B4">
            <w:pPr>
              <w:pStyle w:val="BodyTextTable"/>
              <w:rPr>
                <w:rFonts w:asciiTheme="minorHAnsi" w:hAnsiTheme="minorHAnsi"/>
                <w:szCs w:val="18"/>
              </w:rPr>
            </w:pPr>
          </w:p>
        </w:tc>
        <w:tc>
          <w:tcPr>
            <w:tcW w:w="335" w:type="pct"/>
            <w:shd w:val="clear" w:color="auto" w:fill="auto"/>
          </w:tcPr>
          <w:p w14:paraId="10F4F420" w14:textId="77777777" w:rsidR="00DA5EAA" w:rsidRDefault="00DA5EAA" w:rsidP="006A33B4">
            <w:pPr>
              <w:pStyle w:val="BodyTextTable"/>
              <w:rPr>
                <w:rFonts w:asciiTheme="minorHAnsi" w:hAnsiTheme="minorHAnsi"/>
                <w:szCs w:val="18"/>
              </w:rPr>
            </w:pPr>
            <w:r w:rsidRPr="008430A0">
              <w:rPr>
                <w:rFonts w:asciiTheme="minorHAnsi" w:hAnsiTheme="minorHAnsi"/>
                <w:szCs w:val="18"/>
              </w:rPr>
              <w:t>O</w:t>
            </w:r>
          </w:p>
        </w:tc>
      </w:tr>
      <w:tr w:rsidR="00DA5EAA" w:rsidRPr="002A4D90" w14:paraId="5147479D" w14:textId="77777777" w:rsidTr="006A33B4">
        <w:trPr>
          <w:cantSplit/>
        </w:trPr>
        <w:tc>
          <w:tcPr>
            <w:tcW w:w="242" w:type="pct"/>
            <w:shd w:val="clear" w:color="auto" w:fill="auto"/>
          </w:tcPr>
          <w:p w14:paraId="3D2514F9" w14:textId="77777777" w:rsidR="00DA5EAA" w:rsidRDefault="00DA5EAA" w:rsidP="006A33B4">
            <w:pPr>
              <w:pStyle w:val="BodyTextTable"/>
              <w:numPr>
                <w:ilvl w:val="0"/>
                <w:numId w:val="35"/>
              </w:numPr>
              <w:rPr>
                <w:rFonts w:asciiTheme="minorHAnsi" w:hAnsiTheme="minorHAnsi"/>
                <w:szCs w:val="18"/>
              </w:rPr>
            </w:pPr>
          </w:p>
        </w:tc>
        <w:tc>
          <w:tcPr>
            <w:tcW w:w="1058" w:type="pct"/>
            <w:shd w:val="clear" w:color="auto" w:fill="auto"/>
          </w:tcPr>
          <w:p w14:paraId="52A26215" w14:textId="2B094F15" w:rsidR="00DA5EAA" w:rsidRPr="00433851" w:rsidRDefault="00DA5EAA" w:rsidP="006A33B4">
            <w:pPr>
              <w:pStyle w:val="BodyTextTable"/>
              <w:rPr>
                <w:rFonts w:asciiTheme="minorHAnsi" w:hAnsiTheme="minorHAnsi"/>
                <w:szCs w:val="18"/>
              </w:rPr>
            </w:pPr>
            <w:r>
              <w:t>PlaceholderStr10</w:t>
            </w:r>
          </w:p>
        </w:tc>
        <w:tc>
          <w:tcPr>
            <w:tcW w:w="674" w:type="pct"/>
            <w:shd w:val="clear" w:color="auto" w:fill="auto"/>
          </w:tcPr>
          <w:p w14:paraId="3A99A05D" w14:textId="77777777" w:rsidR="00DA5EAA" w:rsidRDefault="00DA5EAA" w:rsidP="006A33B4">
            <w:pPr>
              <w:pStyle w:val="BodyTextTable"/>
              <w:rPr>
                <w:rFonts w:asciiTheme="minorHAnsi" w:hAnsiTheme="minorHAnsi"/>
                <w:color w:val="000000"/>
                <w:szCs w:val="18"/>
              </w:rPr>
            </w:pPr>
            <w:r>
              <w:rPr>
                <w:szCs w:val="18"/>
              </w:rPr>
              <w:t>String</w:t>
            </w:r>
          </w:p>
        </w:tc>
        <w:tc>
          <w:tcPr>
            <w:tcW w:w="2211" w:type="pct"/>
            <w:shd w:val="clear" w:color="auto" w:fill="auto"/>
          </w:tcPr>
          <w:p w14:paraId="32A9D65E" w14:textId="77777777" w:rsidR="00DA5EAA" w:rsidRPr="002F3B6B" w:rsidRDefault="00DA5EAA" w:rsidP="006A33B4">
            <w:pPr>
              <w:ind w:left="0"/>
              <w:rPr>
                <w:rFonts w:asciiTheme="minorHAnsi" w:hAnsiTheme="minorHAnsi"/>
                <w:sz w:val="18"/>
                <w:szCs w:val="18"/>
              </w:rPr>
            </w:pPr>
            <w:r w:rsidRPr="00B4266A">
              <w:rPr>
                <w:rFonts w:asciiTheme="minorHAnsi" w:hAnsiTheme="minorHAnsi"/>
                <w:sz w:val="18"/>
                <w:szCs w:val="18"/>
              </w:rPr>
              <w:t xml:space="preserve">Place holder. </w:t>
            </w:r>
          </w:p>
        </w:tc>
        <w:tc>
          <w:tcPr>
            <w:tcW w:w="480" w:type="pct"/>
            <w:shd w:val="clear" w:color="auto" w:fill="auto"/>
          </w:tcPr>
          <w:p w14:paraId="3891B209" w14:textId="77777777" w:rsidR="00DA5EAA" w:rsidRDefault="00DA5EAA" w:rsidP="006A33B4">
            <w:pPr>
              <w:pStyle w:val="BodyTextTable"/>
              <w:rPr>
                <w:rFonts w:asciiTheme="minorHAnsi" w:hAnsiTheme="minorHAnsi"/>
                <w:szCs w:val="18"/>
              </w:rPr>
            </w:pPr>
          </w:p>
        </w:tc>
        <w:tc>
          <w:tcPr>
            <w:tcW w:w="335" w:type="pct"/>
            <w:shd w:val="clear" w:color="auto" w:fill="auto"/>
          </w:tcPr>
          <w:p w14:paraId="4867CD99" w14:textId="77777777" w:rsidR="00DA5EAA" w:rsidRDefault="00DA5EAA" w:rsidP="006A33B4">
            <w:pPr>
              <w:pStyle w:val="BodyTextTable"/>
              <w:rPr>
                <w:rFonts w:asciiTheme="minorHAnsi" w:hAnsiTheme="minorHAnsi"/>
                <w:szCs w:val="18"/>
              </w:rPr>
            </w:pPr>
            <w:r w:rsidRPr="008430A0">
              <w:rPr>
                <w:rFonts w:asciiTheme="minorHAnsi" w:hAnsiTheme="minorHAnsi"/>
                <w:szCs w:val="18"/>
              </w:rPr>
              <w:t>O</w:t>
            </w:r>
          </w:p>
        </w:tc>
      </w:tr>
      <w:tr w:rsidR="00D05D0B" w:rsidRPr="002A4D90" w14:paraId="19D79B60" w14:textId="77777777" w:rsidTr="00566105">
        <w:trPr>
          <w:cantSplit/>
        </w:trPr>
        <w:tc>
          <w:tcPr>
            <w:tcW w:w="242" w:type="pct"/>
            <w:shd w:val="clear" w:color="auto" w:fill="auto"/>
          </w:tcPr>
          <w:p w14:paraId="4AECAF3E"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750BADB2" w14:textId="2A66749B" w:rsidR="00D05D0B" w:rsidRPr="00433851" w:rsidRDefault="00D05D0B" w:rsidP="00D05D0B">
            <w:pPr>
              <w:pStyle w:val="BodyTextTable"/>
              <w:rPr>
                <w:rFonts w:asciiTheme="minorHAnsi" w:hAnsiTheme="minorHAnsi"/>
                <w:szCs w:val="18"/>
              </w:rPr>
            </w:pPr>
            <w:r>
              <w:t>PlaceholderNum1</w:t>
            </w:r>
          </w:p>
        </w:tc>
        <w:tc>
          <w:tcPr>
            <w:tcW w:w="674" w:type="pct"/>
            <w:shd w:val="clear" w:color="auto" w:fill="auto"/>
          </w:tcPr>
          <w:p w14:paraId="5C136D23" w14:textId="379414EF" w:rsidR="00D05D0B" w:rsidRDefault="00D05D0B" w:rsidP="00D05D0B">
            <w:pPr>
              <w:pStyle w:val="BodyTextTable"/>
              <w:rPr>
                <w:rFonts w:asciiTheme="minorHAnsi" w:hAnsiTheme="minorHAnsi"/>
                <w:color w:val="000000"/>
                <w:szCs w:val="18"/>
              </w:rPr>
            </w:pPr>
            <w:r>
              <w:rPr>
                <w:szCs w:val="18"/>
              </w:rPr>
              <w:t>Numeric</w:t>
            </w:r>
          </w:p>
        </w:tc>
        <w:tc>
          <w:tcPr>
            <w:tcW w:w="2211" w:type="pct"/>
            <w:shd w:val="clear" w:color="auto" w:fill="auto"/>
          </w:tcPr>
          <w:p w14:paraId="704ED212" w14:textId="46F3D842"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1ADDEE22" w14:textId="77777777" w:rsidR="00D05D0B" w:rsidRDefault="00D05D0B" w:rsidP="00D05D0B">
            <w:pPr>
              <w:pStyle w:val="BodyTextTable"/>
              <w:rPr>
                <w:rFonts w:asciiTheme="minorHAnsi" w:hAnsiTheme="minorHAnsi"/>
                <w:szCs w:val="18"/>
              </w:rPr>
            </w:pPr>
          </w:p>
        </w:tc>
        <w:tc>
          <w:tcPr>
            <w:tcW w:w="335" w:type="pct"/>
            <w:shd w:val="clear" w:color="auto" w:fill="auto"/>
          </w:tcPr>
          <w:p w14:paraId="4F054FEA" w14:textId="1C80B9EC"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02D0CCC0" w14:textId="77777777" w:rsidTr="00566105">
        <w:trPr>
          <w:cantSplit/>
        </w:trPr>
        <w:tc>
          <w:tcPr>
            <w:tcW w:w="242" w:type="pct"/>
            <w:shd w:val="clear" w:color="auto" w:fill="auto"/>
          </w:tcPr>
          <w:p w14:paraId="7F7083C5"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1A7C0ADD" w14:textId="13BC481A" w:rsidR="00D05D0B" w:rsidRPr="00433851" w:rsidRDefault="00D05D0B" w:rsidP="00D05D0B">
            <w:pPr>
              <w:pStyle w:val="BodyTextTable"/>
              <w:rPr>
                <w:rFonts w:asciiTheme="minorHAnsi" w:hAnsiTheme="minorHAnsi"/>
                <w:szCs w:val="18"/>
              </w:rPr>
            </w:pPr>
            <w:r>
              <w:t>PlaceholderNum2</w:t>
            </w:r>
          </w:p>
        </w:tc>
        <w:tc>
          <w:tcPr>
            <w:tcW w:w="674" w:type="pct"/>
            <w:shd w:val="clear" w:color="auto" w:fill="auto"/>
          </w:tcPr>
          <w:p w14:paraId="23B98226" w14:textId="3926C50B" w:rsidR="00D05D0B" w:rsidRDefault="00D05D0B" w:rsidP="00D05D0B">
            <w:pPr>
              <w:pStyle w:val="BodyTextTable"/>
              <w:rPr>
                <w:rFonts w:asciiTheme="minorHAnsi" w:hAnsiTheme="minorHAnsi"/>
                <w:color w:val="000000"/>
                <w:szCs w:val="18"/>
              </w:rPr>
            </w:pPr>
            <w:r>
              <w:rPr>
                <w:szCs w:val="18"/>
              </w:rPr>
              <w:t>Numeric</w:t>
            </w:r>
          </w:p>
        </w:tc>
        <w:tc>
          <w:tcPr>
            <w:tcW w:w="2211" w:type="pct"/>
            <w:shd w:val="clear" w:color="auto" w:fill="auto"/>
          </w:tcPr>
          <w:p w14:paraId="1EC2B8AF" w14:textId="1F62084C"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2F33D2FD" w14:textId="77777777" w:rsidR="00D05D0B" w:rsidRDefault="00D05D0B" w:rsidP="00D05D0B">
            <w:pPr>
              <w:pStyle w:val="BodyTextTable"/>
              <w:rPr>
                <w:rFonts w:asciiTheme="minorHAnsi" w:hAnsiTheme="minorHAnsi"/>
                <w:szCs w:val="18"/>
              </w:rPr>
            </w:pPr>
          </w:p>
        </w:tc>
        <w:tc>
          <w:tcPr>
            <w:tcW w:w="335" w:type="pct"/>
            <w:shd w:val="clear" w:color="auto" w:fill="auto"/>
          </w:tcPr>
          <w:p w14:paraId="7231FD56" w14:textId="11694337"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195DDAE3" w14:textId="77777777" w:rsidTr="00566105">
        <w:trPr>
          <w:cantSplit/>
        </w:trPr>
        <w:tc>
          <w:tcPr>
            <w:tcW w:w="242" w:type="pct"/>
            <w:shd w:val="clear" w:color="auto" w:fill="auto"/>
          </w:tcPr>
          <w:p w14:paraId="1F4B82A5"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2EDFC3D2" w14:textId="0EE50229" w:rsidR="00D05D0B" w:rsidRPr="00433851" w:rsidRDefault="00D05D0B" w:rsidP="00D05D0B">
            <w:pPr>
              <w:pStyle w:val="BodyTextTable"/>
              <w:rPr>
                <w:rFonts w:asciiTheme="minorHAnsi" w:hAnsiTheme="minorHAnsi"/>
                <w:szCs w:val="18"/>
              </w:rPr>
            </w:pPr>
            <w:r>
              <w:t>PlaceholderNum3</w:t>
            </w:r>
          </w:p>
        </w:tc>
        <w:tc>
          <w:tcPr>
            <w:tcW w:w="674" w:type="pct"/>
            <w:shd w:val="clear" w:color="auto" w:fill="auto"/>
          </w:tcPr>
          <w:p w14:paraId="59680B88" w14:textId="02909B5E" w:rsidR="00D05D0B" w:rsidRDefault="00D05D0B" w:rsidP="00D05D0B">
            <w:pPr>
              <w:pStyle w:val="BodyTextTable"/>
              <w:rPr>
                <w:rFonts w:asciiTheme="minorHAnsi" w:hAnsiTheme="minorHAnsi"/>
                <w:color w:val="000000"/>
                <w:szCs w:val="18"/>
              </w:rPr>
            </w:pPr>
            <w:r>
              <w:rPr>
                <w:szCs w:val="18"/>
              </w:rPr>
              <w:t>Numeric</w:t>
            </w:r>
          </w:p>
        </w:tc>
        <w:tc>
          <w:tcPr>
            <w:tcW w:w="2211" w:type="pct"/>
            <w:shd w:val="clear" w:color="auto" w:fill="auto"/>
          </w:tcPr>
          <w:p w14:paraId="078F3BBF" w14:textId="00A508AB"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1CF3D1F9" w14:textId="77777777" w:rsidR="00D05D0B" w:rsidRDefault="00D05D0B" w:rsidP="00D05D0B">
            <w:pPr>
              <w:pStyle w:val="BodyTextTable"/>
              <w:rPr>
                <w:rFonts w:asciiTheme="minorHAnsi" w:hAnsiTheme="minorHAnsi"/>
                <w:szCs w:val="18"/>
              </w:rPr>
            </w:pPr>
          </w:p>
        </w:tc>
        <w:tc>
          <w:tcPr>
            <w:tcW w:w="335" w:type="pct"/>
            <w:shd w:val="clear" w:color="auto" w:fill="auto"/>
          </w:tcPr>
          <w:p w14:paraId="50CB1127" w14:textId="0E445C77"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1916EFCD" w14:textId="77777777" w:rsidTr="00566105">
        <w:trPr>
          <w:cantSplit/>
        </w:trPr>
        <w:tc>
          <w:tcPr>
            <w:tcW w:w="242" w:type="pct"/>
            <w:shd w:val="clear" w:color="auto" w:fill="auto"/>
          </w:tcPr>
          <w:p w14:paraId="40A30883"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98A5F75" w14:textId="564A3F58" w:rsidR="00D05D0B" w:rsidRPr="00433851" w:rsidRDefault="00D05D0B" w:rsidP="00D05D0B">
            <w:pPr>
              <w:pStyle w:val="BodyTextTable"/>
              <w:rPr>
                <w:rFonts w:asciiTheme="minorHAnsi" w:hAnsiTheme="minorHAnsi"/>
                <w:szCs w:val="18"/>
              </w:rPr>
            </w:pPr>
            <w:r>
              <w:t>PlaceholderNum4</w:t>
            </w:r>
          </w:p>
        </w:tc>
        <w:tc>
          <w:tcPr>
            <w:tcW w:w="674" w:type="pct"/>
            <w:shd w:val="clear" w:color="auto" w:fill="auto"/>
          </w:tcPr>
          <w:p w14:paraId="5C7CEB7C" w14:textId="796CFEC8" w:rsidR="00D05D0B" w:rsidRDefault="00D05D0B" w:rsidP="00D05D0B">
            <w:pPr>
              <w:pStyle w:val="BodyTextTable"/>
              <w:rPr>
                <w:rFonts w:asciiTheme="minorHAnsi" w:hAnsiTheme="minorHAnsi"/>
                <w:color w:val="000000"/>
                <w:szCs w:val="18"/>
              </w:rPr>
            </w:pPr>
            <w:r>
              <w:rPr>
                <w:szCs w:val="18"/>
              </w:rPr>
              <w:t>Numeric</w:t>
            </w:r>
          </w:p>
        </w:tc>
        <w:tc>
          <w:tcPr>
            <w:tcW w:w="2211" w:type="pct"/>
            <w:shd w:val="clear" w:color="auto" w:fill="auto"/>
          </w:tcPr>
          <w:p w14:paraId="3F62E809" w14:textId="65773A5C"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506C8200" w14:textId="77777777" w:rsidR="00D05D0B" w:rsidRDefault="00D05D0B" w:rsidP="00D05D0B">
            <w:pPr>
              <w:pStyle w:val="BodyTextTable"/>
              <w:rPr>
                <w:rFonts w:asciiTheme="minorHAnsi" w:hAnsiTheme="minorHAnsi"/>
                <w:szCs w:val="18"/>
              </w:rPr>
            </w:pPr>
          </w:p>
        </w:tc>
        <w:tc>
          <w:tcPr>
            <w:tcW w:w="335" w:type="pct"/>
            <w:shd w:val="clear" w:color="auto" w:fill="auto"/>
          </w:tcPr>
          <w:p w14:paraId="6DC426F1" w14:textId="6F9BFFA5"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15754D3E" w14:textId="77777777" w:rsidTr="00566105">
        <w:trPr>
          <w:cantSplit/>
        </w:trPr>
        <w:tc>
          <w:tcPr>
            <w:tcW w:w="242" w:type="pct"/>
            <w:shd w:val="clear" w:color="auto" w:fill="auto"/>
          </w:tcPr>
          <w:p w14:paraId="1FFA55E1"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61BD5A60" w14:textId="2A06D76E" w:rsidR="00D05D0B" w:rsidRPr="00433851" w:rsidRDefault="00D05D0B" w:rsidP="00D05D0B">
            <w:pPr>
              <w:pStyle w:val="BodyTextTable"/>
              <w:rPr>
                <w:rFonts w:asciiTheme="minorHAnsi" w:hAnsiTheme="minorHAnsi"/>
                <w:szCs w:val="18"/>
              </w:rPr>
            </w:pPr>
            <w:r>
              <w:t>PlaceholderNum5</w:t>
            </w:r>
          </w:p>
        </w:tc>
        <w:tc>
          <w:tcPr>
            <w:tcW w:w="674" w:type="pct"/>
            <w:shd w:val="clear" w:color="auto" w:fill="auto"/>
          </w:tcPr>
          <w:p w14:paraId="3840F336" w14:textId="6383620A" w:rsidR="00D05D0B" w:rsidRDefault="00D05D0B" w:rsidP="00D05D0B">
            <w:pPr>
              <w:pStyle w:val="BodyTextTable"/>
              <w:rPr>
                <w:rFonts w:asciiTheme="minorHAnsi" w:hAnsiTheme="minorHAnsi"/>
                <w:color w:val="000000"/>
                <w:szCs w:val="18"/>
              </w:rPr>
            </w:pPr>
            <w:r>
              <w:rPr>
                <w:szCs w:val="18"/>
              </w:rPr>
              <w:t>Numeric</w:t>
            </w:r>
          </w:p>
        </w:tc>
        <w:tc>
          <w:tcPr>
            <w:tcW w:w="2211" w:type="pct"/>
            <w:shd w:val="clear" w:color="auto" w:fill="auto"/>
          </w:tcPr>
          <w:p w14:paraId="2EBF2C65" w14:textId="4254F39F"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7716E6FF" w14:textId="77777777" w:rsidR="00D05D0B" w:rsidRDefault="00D05D0B" w:rsidP="00D05D0B">
            <w:pPr>
              <w:pStyle w:val="BodyTextTable"/>
              <w:rPr>
                <w:rFonts w:asciiTheme="minorHAnsi" w:hAnsiTheme="minorHAnsi"/>
                <w:szCs w:val="18"/>
              </w:rPr>
            </w:pPr>
          </w:p>
        </w:tc>
        <w:tc>
          <w:tcPr>
            <w:tcW w:w="335" w:type="pct"/>
            <w:shd w:val="clear" w:color="auto" w:fill="auto"/>
          </w:tcPr>
          <w:p w14:paraId="44A8A957" w14:textId="4EAB428B"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1188845D" w14:textId="77777777" w:rsidTr="00566105">
        <w:trPr>
          <w:cantSplit/>
        </w:trPr>
        <w:tc>
          <w:tcPr>
            <w:tcW w:w="242" w:type="pct"/>
            <w:shd w:val="clear" w:color="auto" w:fill="auto"/>
          </w:tcPr>
          <w:p w14:paraId="063B5A63"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2E073872" w14:textId="5012FA5F" w:rsidR="00D05D0B" w:rsidRPr="00433851" w:rsidRDefault="00D05D0B" w:rsidP="00D05D0B">
            <w:pPr>
              <w:pStyle w:val="BodyTextTable"/>
              <w:rPr>
                <w:rFonts w:asciiTheme="minorHAnsi" w:hAnsiTheme="minorHAnsi"/>
                <w:szCs w:val="18"/>
              </w:rPr>
            </w:pPr>
            <w:r>
              <w:t>PlaceholderDT1</w:t>
            </w:r>
          </w:p>
        </w:tc>
        <w:tc>
          <w:tcPr>
            <w:tcW w:w="674" w:type="pct"/>
            <w:shd w:val="clear" w:color="auto" w:fill="auto"/>
          </w:tcPr>
          <w:p w14:paraId="660D34E5" w14:textId="031BDFAA" w:rsidR="00D05D0B" w:rsidRDefault="00D05D0B" w:rsidP="00D05D0B">
            <w:pPr>
              <w:pStyle w:val="BodyTextTable"/>
              <w:rPr>
                <w:rFonts w:asciiTheme="minorHAnsi" w:hAnsiTheme="minorHAnsi"/>
                <w:color w:val="000000"/>
                <w:szCs w:val="18"/>
              </w:rPr>
            </w:pPr>
            <w:proofErr w:type="spellStart"/>
            <w:r>
              <w:rPr>
                <w:szCs w:val="18"/>
              </w:rPr>
              <w:t>DateTime</w:t>
            </w:r>
            <w:proofErr w:type="spellEnd"/>
          </w:p>
        </w:tc>
        <w:tc>
          <w:tcPr>
            <w:tcW w:w="2211" w:type="pct"/>
            <w:shd w:val="clear" w:color="auto" w:fill="auto"/>
          </w:tcPr>
          <w:p w14:paraId="23B319F9" w14:textId="5F60255E"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28F824B3" w14:textId="77777777" w:rsidR="00D05D0B" w:rsidRDefault="00D05D0B" w:rsidP="00D05D0B">
            <w:pPr>
              <w:pStyle w:val="BodyTextTable"/>
              <w:rPr>
                <w:rFonts w:asciiTheme="minorHAnsi" w:hAnsiTheme="minorHAnsi"/>
                <w:szCs w:val="18"/>
              </w:rPr>
            </w:pPr>
          </w:p>
        </w:tc>
        <w:tc>
          <w:tcPr>
            <w:tcW w:w="335" w:type="pct"/>
            <w:shd w:val="clear" w:color="auto" w:fill="auto"/>
          </w:tcPr>
          <w:p w14:paraId="52A4A631" w14:textId="1B24B407"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71AB5F6E" w14:textId="77777777" w:rsidTr="00566105">
        <w:trPr>
          <w:cantSplit/>
        </w:trPr>
        <w:tc>
          <w:tcPr>
            <w:tcW w:w="242" w:type="pct"/>
            <w:shd w:val="clear" w:color="auto" w:fill="auto"/>
          </w:tcPr>
          <w:p w14:paraId="19981781"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7ACA5DF1" w14:textId="0686723A" w:rsidR="00D05D0B" w:rsidRPr="00433851" w:rsidRDefault="00D05D0B" w:rsidP="00D05D0B">
            <w:pPr>
              <w:pStyle w:val="BodyTextTable"/>
              <w:rPr>
                <w:rFonts w:asciiTheme="minorHAnsi" w:hAnsiTheme="minorHAnsi"/>
                <w:szCs w:val="18"/>
              </w:rPr>
            </w:pPr>
            <w:r>
              <w:t>PlaceholderDT2</w:t>
            </w:r>
          </w:p>
        </w:tc>
        <w:tc>
          <w:tcPr>
            <w:tcW w:w="674" w:type="pct"/>
            <w:shd w:val="clear" w:color="auto" w:fill="auto"/>
          </w:tcPr>
          <w:p w14:paraId="4082DB97" w14:textId="6ED8D4D6" w:rsidR="00D05D0B" w:rsidRDefault="00D05D0B" w:rsidP="00D05D0B">
            <w:pPr>
              <w:pStyle w:val="BodyTextTable"/>
              <w:rPr>
                <w:rFonts w:asciiTheme="minorHAnsi" w:hAnsiTheme="minorHAnsi"/>
                <w:color w:val="000000"/>
                <w:szCs w:val="18"/>
              </w:rPr>
            </w:pPr>
            <w:proofErr w:type="spellStart"/>
            <w:r>
              <w:rPr>
                <w:szCs w:val="18"/>
              </w:rPr>
              <w:t>DateTime</w:t>
            </w:r>
            <w:proofErr w:type="spellEnd"/>
          </w:p>
        </w:tc>
        <w:tc>
          <w:tcPr>
            <w:tcW w:w="2211" w:type="pct"/>
            <w:shd w:val="clear" w:color="auto" w:fill="auto"/>
          </w:tcPr>
          <w:p w14:paraId="772EFF34" w14:textId="0F6A17AC"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61015571" w14:textId="77777777" w:rsidR="00D05D0B" w:rsidRDefault="00D05D0B" w:rsidP="00D05D0B">
            <w:pPr>
              <w:pStyle w:val="BodyTextTable"/>
              <w:rPr>
                <w:rFonts w:asciiTheme="minorHAnsi" w:hAnsiTheme="minorHAnsi"/>
                <w:szCs w:val="18"/>
              </w:rPr>
            </w:pPr>
          </w:p>
        </w:tc>
        <w:tc>
          <w:tcPr>
            <w:tcW w:w="335" w:type="pct"/>
            <w:shd w:val="clear" w:color="auto" w:fill="auto"/>
          </w:tcPr>
          <w:p w14:paraId="0B37AB18" w14:textId="6A1B28BD"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09DF1EA9" w14:textId="77777777" w:rsidTr="00566105">
        <w:trPr>
          <w:cantSplit/>
        </w:trPr>
        <w:tc>
          <w:tcPr>
            <w:tcW w:w="242" w:type="pct"/>
            <w:shd w:val="clear" w:color="auto" w:fill="auto"/>
          </w:tcPr>
          <w:p w14:paraId="7BA35FC6"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59E22C5" w14:textId="741AD3C2" w:rsidR="00D05D0B" w:rsidRPr="00433851" w:rsidRDefault="00D05D0B" w:rsidP="00D05D0B">
            <w:pPr>
              <w:pStyle w:val="BodyTextTable"/>
              <w:rPr>
                <w:rFonts w:asciiTheme="minorHAnsi" w:hAnsiTheme="minorHAnsi"/>
                <w:szCs w:val="18"/>
              </w:rPr>
            </w:pPr>
            <w:r>
              <w:t>PlaceholderDT3</w:t>
            </w:r>
          </w:p>
        </w:tc>
        <w:tc>
          <w:tcPr>
            <w:tcW w:w="674" w:type="pct"/>
            <w:shd w:val="clear" w:color="auto" w:fill="auto"/>
          </w:tcPr>
          <w:p w14:paraId="5EA8B283" w14:textId="443AB51C" w:rsidR="00D05D0B" w:rsidRDefault="00D05D0B" w:rsidP="00D05D0B">
            <w:pPr>
              <w:pStyle w:val="BodyTextTable"/>
              <w:rPr>
                <w:rFonts w:asciiTheme="minorHAnsi" w:hAnsiTheme="minorHAnsi"/>
                <w:color w:val="000000"/>
                <w:szCs w:val="18"/>
              </w:rPr>
            </w:pPr>
            <w:proofErr w:type="spellStart"/>
            <w:r>
              <w:rPr>
                <w:szCs w:val="18"/>
              </w:rPr>
              <w:t>DateTime</w:t>
            </w:r>
            <w:proofErr w:type="spellEnd"/>
          </w:p>
        </w:tc>
        <w:tc>
          <w:tcPr>
            <w:tcW w:w="2211" w:type="pct"/>
            <w:shd w:val="clear" w:color="auto" w:fill="auto"/>
          </w:tcPr>
          <w:p w14:paraId="08D5285B" w14:textId="1B42C1ED"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7479D996" w14:textId="77777777" w:rsidR="00D05D0B" w:rsidRDefault="00D05D0B" w:rsidP="00D05D0B">
            <w:pPr>
              <w:pStyle w:val="BodyTextTable"/>
              <w:rPr>
                <w:rFonts w:asciiTheme="minorHAnsi" w:hAnsiTheme="minorHAnsi"/>
                <w:szCs w:val="18"/>
              </w:rPr>
            </w:pPr>
          </w:p>
        </w:tc>
        <w:tc>
          <w:tcPr>
            <w:tcW w:w="335" w:type="pct"/>
            <w:shd w:val="clear" w:color="auto" w:fill="auto"/>
          </w:tcPr>
          <w:p w14:paraId="019D47FB" w14:textId="2EF6BD58"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5A7B2147" w14:textId="77777777" w:rsidTr="00566105">
        <w:trPr>
          <w:cantSplit/>
        </w:trPr>
        <w:tc>
          <w:tcPr>
            <w:tcW w:w="242" w:type="pct"/>
            <w:shd w:val="clear" w:color="auto" w:fill="auto"/>
          </w:tcPr>
          <w:p w14:paraId="67C66E7F"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289F68C" w14:textId="6B1650E6" w:rsidR="00D05D0B" w:rsidRPr="00433851" w:rsidRDefault="00D05D0B" w:rsidP="00D05D0B">
            <w:pPr>
              <w:pStyle w:val="BodyTextTable"/>
              <w:rPr>
                <w:rFonts w:asciiTheme="minorHAnsi" w:hAnsiTheme="minorHAnsi"/>
                <w:szCs w:val="18"/>
              </w:rPr>
            </w:pPr>
            <w:r>
              <w:t>PlaceholderDT4</w:t>
            </w:r>
          </w:p>
        </w:tc>
        <w:tc>
          <w:tcPr>
            <w:tcW w:w="674" w:type="pct"/>
            <w:shd w:val="clear" w:color="auto" w:fill="auto"/>
          </w:tcPr>
          <w:p w14:paraId="41C42EBA" w14:textId="522A8369" w:rsidR="00D05D0B" w:rsidRDefault="00D05D0B" w:rsidP="00D05D0B">
            <w:pPr>
              <w:pStyle w:val="BodyTextTable"/>
              <w:rPr>
                <w:rFonts w:asciiTheme="minorHAnsi" w:hAnsiTheme="minorHAnsi"/>
                <w:color w:val="000000"/>
                <w:szCs w:val="18"/>
              </w:rPr>
            </w:pPr>
            <w:proofErr w:type="spellStart"/>
            <w:r>
              <w:rPr>
                <w:szCs w:val="18"/>
              </w:rPr>
              <w:t>DateTime</w:t>
            </w:r>
            <w:proofErr w:type="spellEnd"/>
          </w:p>
        </w:tc>
        <w:tc>
          <w:tcPr>
            <w:tcW w:w="2211" w:type="pct"/>
            <w:shd w:val="clear" w:color="auto" w:fill="auto"/>
          </w:tcPr>
          <w:p w14:paraId="1E41758E" w14:textId="440036B9"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50479636" w14:textId="77777777" w:rsidR="00D05D0B" w:rsidRDefault="00D05D0B" w:rsidP="00D05D0B">
            <w:pPr>
              <w:pStyle w:val="BodyTextTable"/>
              <w:rPr>
                <w:rFonts w:asciiTheme="minorHAnsi" w:hAnsiTheme="minorHAnsi"/>
                <w:szCs w:val="18"/>
              </w:rPr>
            </w:pPr>
          </w:p>
        </w:tc>
        <w:tc>
          <w:tcPr>
            <w:tcW w:w="335" w:type="pct"/>
            <w:shd w:val="clear" w:color="auto" w:fill="auto"/>
          </w:tcPr>
          <w:p w14:paraId="655A7659" w14:textId="4ACA94E9"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D05D0B" w:rsidRPr="002A4D90" w14:paraId="68C9394F" w14:textId="77777777" w:rsidTr="00566105">
        <w:trPr>
          <w:cantSplit/>
        </w:trPr>
        <w:tc>
          <w:tcPr>
            <w:tcW w:w="242" w:type="pct"/>
            <w:shd w:val="clear" w:color="auto" w:fill="auto"/>
          </w:tcPr>
          <w:p w14:paraId="2864EB33" w14:textId="77777777" w:rsidR="00D05D0B" w:rsidRDefault="00D05D0B" w:rsidP="00D05D0B">
            <w:pPr>
              <w:pStyle w:val="BodyTextTable"/>
              <w:numPr>
                <w:ilvl w:val="0"/>
                <w:numId w:val="35"/>
              </w:numPr>
              <w:rPr>
                <w:rFonts w:asciiTheme="minorHAnsi" w:hAnsiTheme="minorHAnsi"/>
                <w:szCs w:val="18"/>
              </w:rPr>
            </w:pPr>
          </w:p>
        </w:tc>
        <w:tc>
          <w:tcPr>
            <w:tcW w:w="1058" w:type="pct"/>
            <w:shd w:val="clear" w:color="auto" w:fill="auto"/>
          </w:tcPr>
          <w:p w14:paraId="429FC76A" w14:textId="57404068" w:rsidR="00D05D0B" w:rsidRPr="00433851" w:rsidRDefault="00D05D0B" w:rsidP="00D05D0B">
            <w:pPr>
              <w:pStyle w:val="BodyTextTable"/>
              <w:rPr>
                <w:rFonts w:asciiTheme="minorHAnsi" w:hAnsiTheme="minorHAnsi"/>
                <w:szCs w:val="18"/>
              </w:rPr>
            </w:pPr>
            <w:r>
              <w:t>PlaceholderDT5</w:t>
            </w:r>
          </w:p>
        </w:tc>
        <w:tc>
          <w:tcPr>
            <w:tcW w:w="674" w:type="pct"/>
            <w:shd w:val="clear" w:color="auto" w:fill="auto"/>
          </w:tcPr>
          <w:p w14:paraId="06B1F6B7" w14:textId="56F3B085" w:rsidR="00D05D0B" w:rsidRDefault="00D05D0B" w:rsidP="00D05D0B">
            <w:pPr>
              <w:pStyle w:val="BodyTextTable"/>
              <w:rPr>
                <w:rFonts w:asciiTheme="minorHAnsi" w:hAnsiTheme="minorHAnsi"/>
                <w:color w:val="000000"/>
                <w:szCs w:val="18"/>
              </w:rPr>
            </w:pPr>
            <w:proofErr w:type="spellStart"/>
            <w:r>
              <w:rPr>
                <w:szCs w:val="18"/>
              </w:rPr>
              <w:t>DateTime</w:t>
            </w:r>
            <w:proofErr w:type="spellEnd"/>
          </w:p>
        </w:tc>
        <w:tc>
          <w:tcPr>
            <w:tcW w:w="2211" w:type="pct"/>
            <w:shd w:val="clear" w:color="auto" w:fill="auto"/>
          </w:tcPr>
          <w:p w14:paraId="74528FB6" w14:textId="5DC7B6E1" w:rsidR="00D05D0B" w:rsidRPr="002F3B6B" w:rsidRDefault="00D05D0B" w:rsidP="00D05D0B">
            <w:pPr>
              <w:ind w:left="0"/>
              <w:rPr>
                <w:rFonts w:asciiTheme="minorHAnsi" w:hAnsiTheme="minorHAnsi"/>
                <w:sz w:val="18"/>
                <w:szCs w:val="18"/>
              </w:rPr>
            </w:pPr>
            <w:r w:rsidRPr="00566105">
              <w:rPr>
                <w:rFonts w:asciiTheme="minorHAnsi" w:hAnsiTheme="minorHAnsi"/>
                <w:sz w:val="18"/>
                <w:szCs w:val="18"/>
              </w:rPr>
              <w:t xml:space="preserve">Place holder. </w:t>
            </w:r>
          </w:p>
        </w:tc>
        <w:tc>
          <w:tcPr>
            <w:tcW w:w="480" w:type="pct"/>
            <w:shd w:val="clear" w:color="auto" w:fill="auto"/>
          </w:tcPr>
          <w:p w14:paraId="1E603307" w14:textId="77777777" w:rsidR="00D05D0B" w:rsidRDefault="00D05D0B" w:rsidP="00D05D0B">
            <w:pPr>
              <w:pStyle w:val="BodyTextTable"/>
              <w:rPr>
                <w:rFonts w:asciiTheme="minorHAnsi" w:hAnsiTheme="minorHAnsi"/>
                <w:szCs w:val="18"/>
              </w:rPr>
            </w:pPr>
          </w:p>
        </w:tc>
        <w:tc>
          <w:tcPr>
            <w:tcW w:w="335" w:type="pct"/>
            <w:shd w:val="clear" w:color="auto" w:fill="auto"/>
          </w:tcPr>
          <w:p w14:paraId="6B925B66" w14:textId="58BF9479" w:rsidR="00D05D0B" w:rsidRDefault="00D05D0B" w:rsidP="00D05D0B">
            <w:pPr>
              <w:pStyle w:val="BodyTextTable"/>
              <w:rPr>
                <w:rFonts w:asciiTheme="minorHAnsi" w:hAnsiTheme="minorHAnsi"/>
                <w:szCs w:val="18"/>
              </w:rPr>
            </w:pPr>
            <w:r w:rsidRPr="008430A0">
              <w:rPr>
                <w:rFonts w:asciiTheme="minorHAnsi" w:hAnsiTheme="minorHAnsi"/>
                <w:szCs w:val="18"/>
              </w:rPr>
              <w:t>O</w:t>
            </w:r>
          </w:p>
        </w:tc>
      </w:tr>
      <w:tr w:rsidR="00547E50" w:rsidRPr="002A4D90" w14:paraId="103DF994" w14:textId="77777777" w:rsidTr="00547E50">
        <w:trPr>
          <w:cantSplit/>
        </w:trPr>
        <w:tc>
          <w:tcPr>
            <w:tcW w:w="242" w:type="pct"/>
            <w:shd w:val="clear" w:color="auto" w:fill="auto"/>
          </w:tcPr>
          <w:p w14:paraId="066EEAA2"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682C0B9C" w14:textId="61D96280" w:rsidR="00547E50" w:rsidRDefault="00547E50" w:rsidP="00547E50">
            <w:pPr>
              <w:pStyle w:val="BodyTextTable"/>
            </w:pPr>
            <w:r w:rsidRPr="00000C00">
              <w:t>MODEM MODEL</w:t>
            </w:r>
          </w:p>
        </w:tc>
        <w:tc>
          <w:tcPr>
            <w:tcW w:w="674" w:type="pct"/>
            <w:shd w:val="clear" w:color="auto" w:fill="auto"/>
          </w:tcPr>
          <w:p w14:paraId="7CC659CD" w14:textId="3F372595"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5585FBCE" w14:textId="77777777" w:rsidR="00547E50" w:rsidRPr="001364D2" w:rsidRDefault="00547E50" w:rsidP="00547E50">
            <w:pPr>
              <w:ind w:left="0"/>
              <w:rPr>
                <w:rFonts w:asciiTheme="majorHAnsi" w:hAnsiTheme="majorHAnsi"/>
                <w:rPrChange w:id="703" w:author="Eyal Bekerman" w:date="2022-09-20T11:03:00Z">
                  <w:rPr>
                    <w:rFonts w:asciiTheme="majorHAnsi" w:hAnsiTheme="majorHAnsi"/>
                    <w:lang w:val="fr-FR"/>
                  </w:rPr>
                </w:rPrChange>
              </w:rPr>
            </w:pPr>
            <w:r w:rsidRPr="001364D2">
              <w:rPr>
                <w:rFonts w:asciiTheme="majorHAnsi" w:hAnsiTheme="majorHAnsi"/>
                <w:rPrChange w:id="704" w:author="Eyal Bekerman" w:date="2022-09-20T11:03:00Z">
                  <w:rPr>
                    <w:rFonts w:asciiTheme="majorHAnsi" w:hAnsiTheme="majorHAnsi"/>
                    <w:lang w:val="fr-FR"/>
                  </w:rPr>
                </w:rPrChange>
              </w:rPr>
              <w:t>CPE Model</w:t>
            </w:r>
          </w:p>
          <w:p w14:paraId="60701085" w14:textId="3E40FBD7" w:rsidR="00A00219" w:rsidRPr="00566105" w:rsidRDefault="00A00219" w:rsidP="00547E50">
            <w:pPr>
              <w:ind w:left="0"/>
              <w:rPr>
                <w:rFonts w:asciiTheme="minorHAnsi" w:hAnsiTheme="minorHAnsi"/>
                <w:sz w:val="18"/>
                <w:szCs w:val="18"/>
              </w:rPr>
            </w:pPr>
            <w:r w:rsidRPr="00FE1D45">
              <w:rPr>
                <w:rFonts w:asciiTheme="majorHAnsi" w:hAnsiTheme="majorHAnsi"/>
              </w:rPr>
              <w:t xml:space="preserve">Will be added with the </w:t>
            </w:r>
            <w:r w:rsidR="00E40983" w:rsidRPr="00FE1D45">
              <w:rPr>
                <w:rFonts w:asciiTheme="majorHAnsi" w:hAnsiTheme="majorHAnsi"/>
              </w:rPr>
              <w:t>w</w:t>
            </w:r>
            <w:r w:rsidRPr="00FE1D45">
              <w:rPr>
                <w:rFonts w:asciiTheme="majorHAnsi" w:hAnsiTheme="majorHAnsi"/>
              </w:rPr>
              <w:t>ireline migration on 5.2</w:t>
            </w:r>
          </w:p>
        </w:tc>
        <w:tc>
          <w:tcPr>
            <w:tcW w:w="480" w:type="pct"/>
            <w:shd w:val="clear" w:color="auto" w:fill="auto"/>
          </w:tcPr>
          <w:p w14:paraId="4636B2AE" w14:textId="4E415731"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3B719A6C" w14:textId="7F9B3C22"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r w:rsidR="00547E50" w:rsidRPr="002A4D90" w14:paraId="3031E171" w14:textId="77777777" w:rsidTr="00547E50">
        <w:trPr>
          <w:cantSplit/>
        </w:trPr>
        <w:tc>
          <w:tcPr>
            <w:tcW w:w="242" w:type="pct"/>
            <w:shd w:val="clear" w:color="auto" w:fill="auto"/>
          </w:tcPr>
          <w:p w14:paraId="175D7579"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77706FAE" w14:textId="6BA4AB1A" w:rsidR="00547E50" w:rsidRDefault="00547E50" w:rsidP="00547E50">
            <w:pPr>
              <w:pStyle w:val="BodyTextTable"/>
            </w:pPr>
            <w:r w:rsidRPr="00000C00">
              <w:t>DP/NAP NAME</w:t>
            </w:r>
          </w:p>
        </w:tc>
        <w:tc>
          <w:tcPr>
            <w:tcW w:w="674" w:type="pct"/>
            <w:shd w:val="clear" w:color="auto" w:fill="auto"/>
          </w:tcPr>
          <w:p w14:paraId="2F79666A" w14:textId="3CEE2060"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344C2F4A" w14:textId="77777777" w:rsidR="00547E50" w:rsidRDefault="00547E50" w:rsidP="00547E50">
            <w:pPr>
              <w:ind w:left="0"/>
              <w:rPr>
                <w:rFonts w:asciiTheme="majorHAnsi" w:hAnsiTheme="majorHAnsi"/>
              </w:rPr>
            </w:pPr>
            <w:r>
              <w:rPr>
                <w:rFonts w:asciiTheme="majorHAnsi" w:hAnsiTheme="majorHAnsi"/>
              </w:rPr>
              <w:t>Name of DP or NAP</w:t>
            </w:r>
          </w:p>
          <w:p w14:paraId="5F5AC241" w14:textId="5854D91A" w:rsidR="00E40983" w:rsidRPr="00566105" w:rsidRDefault="00E40983" w:rsidP="00547E50">
            <w:pPr>
              <w:ind w:left="0"/>
              <w:rPr>
                <w:rFonts w:asciiTheme="minorHAnsi" w:hAnsiTheme="minorHAnsi"/>
                <w:sz w:val="18"/>
                <w:szCs w:val="18"/>
              </w:rPr>
            </w:pPr>
            <w:r w:rsidRPr="00FE1D45">
              <w:rPr>
                <w:rFonts w:asciiTheme="majorHAnsi" w:hAnsiTheme="majorHAnsi"/>
              </w:rPr>
              <w:t>Will be added with the wireline migration on 5.2</w:t>
            </w:r>
          </w:p>
        </w:tc>
        <w:tc>
          <w:tcPr>
            <w:tcW w:w="480" w:type="pct"/>
            <w:shd w:val="clear" w:color="auto" w:fill="auto"/>
          </w:tcPr>
          <w:p w14:paraId="37DB17F9" w14:textId="573D0C33"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6B33758F" w14:textId="71B677F8"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r w:rsidR="00547E50" w:rsidRPr="002A4D90" w14:paraId="47E7AED8" w14:textId="77777777" w:rsidTr="00547E50">
        <w:trPr>
          <w:cantSplit/>
        </w:trPr>
        <w:tc>
          <w:tcPr>
            <w:tcW w:w="242" w:type="pct"/>
            <w:shd w:val="clear" w:color="auto" w:fill="auto"/>
          </w:tcPr>
          <w:p w14:paraId="26BBBE2C"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0B7B737B" w14:textId="27450626" w:rsidR="00547E50" w:rsidRDefault="00547E50" w:rsidP="00547E50">
            <w:pPr>
              <w:pStyle w:val="BodyTextTable"/>
            </w:pPr>
            <w:r w:rsidRPr="00000C00">
              <w:t>LCP NAME</w:t>
            </w:r>
          </w:p>
        </w:tc>
        <w:tc>
          <w:tcPr>
            <w:tcW w:w="674" w:type="pct"/>
            <w:shd w:val="clear" w:color="auto" w:fill="auto"/>
          </w:tcPr>
          <w:p w14:paraId="1A09F2D4" w14:textId="7C181E62"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1D75E203" w14:textId="77777777" w:rsidR="00547E50" w:rsidRDefault="00547E50" w:rsidP="00547E50">
            <w:pPr>
              <w:pStyle w:val="BodyTextTable"/>
              <w:rPr>
                <w:rFonts w:asciiTheme="majorHAnsi" w:hAnsiTheme="majorHAnsi"/>
              </w:rPr>
            </w:pPr>
            <w:r>
              <w:rPr>
                <w:rFonts w:asciiTheme="majorHAnsi" w:hAnsiTheme="majorHAnsi"/>
              </w:rPr>
              <w:t>Name of LCP</w:t>
            </w:r>
          </w:p>
          <w:p w14:paraId="5F267DC2" w14:textId="77777777" w:rsidR="00547E50" w:rsidRDefault="00547E50" w:rsidP="00547E50">
            <w:pPr>
              <w:ind w:left="0"/>
              <w:rPr>
                <w:rFonts w:asciiTheme="majorHAnsi" w:hAnsiTheme="majorHAnsi"/>
              </w:rPr>
            </w:pPr>
            <w:r>
              <w:rPr>
                <w:rFonts w:asciiTheme="majorHAnsi" w:hAnsiTheme="majorHAnsi"/>
              </w:rPr>
              <w:t>Empty for copper</w:t>
            </w:r>
          </w:p>
          <w:p w14:paraId="0AB56AE3" w14:textId="00FBDE2B" w:rsidR="00E40983" w:rsidRPr="00566105" w:rsidRDefault="00E40983" w:rsidP="00547E50">
            <w:pPr>
              <w:ind w:left="0"/>
              <w:rPr>
                <w:rFonts w:asciiTheme="minorHAnsi" w:hAnsiTheme="minorHAnsi"/>
                <w:sz w:val="18"/>
                <w:szCs w:val="18"/>
              </w:rPr>
            </w:pPr>
            <w:r w:rsidRPr="00FE1D45">
              <w:rPr>
                <w:rFonts w:asciiTheme="majorHAnsi" w:hAnsiTheme="majorHAnsi"/>
              </w:rPr>
              <w:t>Will be added with the wireline migration on 5.2</w:t>
            </w:r>
          </w:p>
        </w:tc>
        <w:tc>
          <w:tcPr>
            <w:tcW w:w="480" w:type="pct"/>
            <w:shd w:val="clear" w:color="auto" w:fill="auto"/>
          </w:tcPr>
          <w:p w14:paraId="6CD23EF5" w14:textId="7B7B6568"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58C63B8E" w14:textId="1BE2484B"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r w:rsidR="00547E50" w:rsidRPr="002A4D90" w14:paraId="510DB850" w14:textId="77777777" w:rsidTr="00547E50">
        <w:trPr>
          <w:cantSplit/>
        </w:trPr>
        <w:tc>
          <w:tcPr>
            <w:tcW w:w="242" w:type="pct"/>
            <w:shd w:val="clear" w:color="auto" w:fill="auto"/>
          </w:tcPr>
          <w:p w14:paraId="0BDE92DE"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74B500C6" w14:textId="5336B0CA" w:rsidR="00547E50" w:rsidRDefault="00547E50" w:rsidP="00547E50">
            <w:pPr>
              <w:pStyle w:val="BodyTextTable"/>
            </w:pPr>
            <w:r w:rsidRPr="00000C00">
              <w:t>XCC - Cross Connect</w:t>
            </w:r>
          </w:p>
        </w:tc>
        <w:tc>
          <w:tcPr>
            <w:tcW w:w="674" w:type="pct"/>
            <w:shd w:val="clear" w:color="auto" w:fill="auto"/>
          </w:tcPr>
          <w:p w14:paraId="5EEB99A0" w14:textId="312DC726"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5C5D2471" w14:textId="77777777" w:rsidR="00547E50" w:rsidRDefault="00547E50" w:rsidP="00547E50">
            <w:pPr>
              <w:pStyle w:val="BodyTextTable"/>
              <w:rPr>
                <w:rFonts w:asciiTheme="majorHAnsi" w:hAnsiTheme="majorHAnsi"/>
              </w:rPr>
            </w:pPr>
            <w:r>
              <w:rPr>
                <w:rFonts w:asciiTheme="majorHAnsi" w:hAnsiTheme="majorHAnsi"/>
              </w:rPr>
              <w:t>Cabinet name, only for copper.</w:t>
            </w:r>
          </w:p>
          <w:p w14:paraId="6C3519B1" w14:textId="77777777" w:rsidR="00547E50" w:rsidRDefault="00547E50" w:rsidP="00547E50">
            <w:pPr>
              <w:ind w:left="0"/>
              <w:rPr>
                <w:rFonts w:asciiTheme="majorHAnsi" w:hAnsiTheme="majorHAnsi"/>
              </w:rPr>
            </w:pPr>
            <w:r>
              <w:rPr>
                <w:rFonts w:asciiTheme="majorHAnsi" w:hAnsiTheme="majorHAnsi"/>
              </w:rPr>
              <w:t>Used to identify subs that needs to be migrated to FTTH.</w:t>
            </w:r>
          </w:p>
          <w:p w14:paraId="0F7165F8" w14:textId="55C2D0D9" w:rsidR="00E40983" w:rsidRPr="00566105" w:rsidRDefault="00E40983" w:rsidP="00547E50">
            <w:pPr>
              <w:ind w:left="0"/>
              <w:rPr>
                <w:rFonts w:asciiTheme="minorHAnsi" w:hAnsiTheme="minorHAnsi"/>
                <w:sz w:val="18"/>
                <w:szCs w:val="18"/>
              </w:rPr>
            </w:pPr>
            <w:r w:rsidRPr="00FE1D45">
              <w:rPr>
                <w:rFonts w:asciiTheme="majorHAnsi" w:hAnsiTheme="majorHAnsi"/>
              </w:rPr>
              <w:t>Will be added with the wireline migration on 5.2</w:t>
            </w:r>
          </w:p>
        </w:tc>
        <w:tc>
          <w:tcPr>
            <w:tcW w:w="480" w:type="pct"/>
            <w:shd w:val="clear" w:color="auto" w:fill="auto"/>
          </w:tcPr>
          <w:p w14:paraId="0C61A294" w14:textId="700AA7E7"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18A6C62F" w14:textId="596902C0"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r w:rsidR="00547E50" w:rsidRPr="002A4D90" w14:paraId="124399CE" w14:textId="77777777" w:rsidTr="00547E50">
        <w:trPr>
          <w:cantSplit/>
        </w:trPr>
        <w:tc>
          <w:tcPr>
            <w:tcW w:w="242" w:type="pct"/>
            <w:shd w:val="clear" w:color="auto" w:fill="auto"/>
          </w:tcPr>
          <w:p w14:paraId="73CC8CCB"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094239DE" w14:textId="742907E0" w:rsidR="00547E50" w:rsidRDefault="00547E50" w:rsidP="00547E50">
            <w:pPr>
              <w:pStyle w:val="BodyTextTable"/>
            </w:pPr>
            <w:r w:rsidRPr="00000C00">
              <w:t>PON Port</w:t>
            </w:r>
          </w:p>
        </w:tc>
        <w:tc>
          <w:tcPr>
            <w:tcW w:w="674" w:type="pct"/>
            <w:shd w:val="clear" w:color="auto" w:fill="auto"/>
          </w:tcPr>
          <w:p w14:paraId="4CB29F56" w14:textId="0D34BB60"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1C70CDEF" w14:textId="77777777" w:rsidR="00547E50" w:rsidRDefault="00547E50" w:rsidP="00547E50">
            <w:pPr>
              <w:ind w:left="0"/>
              <w:rPr>
                <w:rFonts w:asciiTheme="majorHAnsi" w:hAnsiTheme="majorHAnsi"/>
              </w:rPr>
            </w:pPr>
            <w:r>
              <w:rPr>
                <w:rFonts w:asciiTheme="majorHAnsi" w:hAnsiTheme="majorHAnsi"/>
              </w:rPr>
              <w:t>The PON port on OLT to which the customer is connected</w:t>
            </w:r>
          </w:p>
          <w:p w14:paraId="7B978E17" w14:textId="3BCB7797" w:rsidR="00E40983" w:rsidRPr="00566105" w:rsidRDefault="00E40983" w:rsidP="00547E50">
            <w:pPr>
              <w:ind w:left="0"/>
              <w:rPr>
                <w:rFonts w:asciiTheme="minorHAnsi" w:hAnsiTheme="minorHAnsi"/>
                <w:sz w:val="18"/>
                <w:szCs w:val="18"/>
              </w:rPr>
            </w:pPr>
            <w:r w:rsidRPr="00FE1D45">
              <w:rPr>
                <w:rFonts w:asciiTheme="majorHAnsi" w:hAnsiTheme="majorHAnsi"/>
              </w:rPr>
              <w:t>Will be added with the wireline migration on 5.2</w:t>
            </w:r>
          </w:p>
        </w:tc>
        <w:tc>
          <w:tcPr>
            <w:tcW w:w="480" w:type="pct"/>
            <w:shd w:val="clear" w:color="auto" w:fill="auto"/>
          </w:tcPr>
          <w:p w14:paraId="0032FF1F" w14:textId="56E5C4C7"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3F71F7FE" w14:textId="337F107C"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r w:rsidR="00547E50" w:rsidRPr="002A4D90" w14:paraId="17C644D8" w14:textId="77777777" w:rsidTr="00547E50">
        <w:trPr>
          <w:cantSplit/>
        </w:trPr>
        <w:tc>
          <w:tcPr>
            <w:tcW w:w="242" w:type="pct"/>
            <w:shd w:val="clear" w:color="auto" w:fill="auto"/>
          </w:tcPr>
          <w:p w14:paraId="07F5A5FB" w14:textId="77777777" w:rsidR="00547E50" w:rsidRDefault="00547E50" w:rsidP="00547E50">
            <w:pPr>
              <w:pStyle w:val="BodyTextTable"/>
              <w:numPr>
                <w:ilvl w:val="0"/>
                <w:numId w:val="35"/>
              </w:numPr>
              <w:rPr>
                <w:rFonts w:asciiTheme="minorHAnsi" w:hAnsiTheme="minorHAnsi"/>
                <w:szCs w:val="18"/>
              </w:rPr>
            </w:pPr>
          </w:p>
        </w:tc>
        <w:tc>
          <w:tcPr>
            <w:tcW w:w="1058" w:type="pct"/>
            <w:shd w:val="clear" w:color="auto" w:fill="auto"/>
          </w:tcPr>
          <w:p w14:paraId="75ED43FB" w14:textId="65201C0D" w:rsidR="00547E50" w:rsidRDefault="00547E50" w:rsidP="00547E50">
            <w:pPr>
              <w:pStyle w:val="BodyTextTable"/>
            </w:pPr>
            <w:r w:rsidRPr="00000C00">
              <w:t>Option 82</w:t>
            </w:r>
          </w:p>
        </w:tc>
        <w:tc>
          <w:tcPr>
            <w:tcW w:w="674" w:type="pct"/>
            <w:shd w:val="clear" w:color="auto" w:fill="auto"/>
          </w:tcPr>
          <w:p w14:paraId="2A55DE0F" w14:textId="206DCA84" w:rsidR="00547E50" w:rsidRDefault="00547E50" w:rsidP="00547E50">
            <w:pPr>
              <w:pStyle w:val="BodyTextTable"/>
              <w:rPr>
                <w:szCs w:val="18"/>
              </w:rPr>
            </w:pPr>
            <w:r>
              <w:rPr>
                <w:szCs w:val="18"/>
              </w:rPr>
              <w:t>String</w:t>
            </w:r>
          </w:p>
        </w:tc>
        <w:tc>
          <w:tcPr>
            <w:tcW w:w="2211" w:type="pct"/>
            <w:tcBorders>
              <w:top w:val="single" w:sz="4" w:space="0" w:color="808080"/>
              <w:left w:val="single" w:sz="4" w:space="0" w:color="808080"/>
              <w:bottom w:val="single" w:sz="4" w:space="0" w:color="808080"/>
              <w:right w:val="single" w:sz="4" w:space="0" w:color="808080"/>
            </w:tcBorders>
            <w:vAlign w:val="center"/>
          </w:tcPr>
          <w:p w14:paraId="58C62F3C" w14:textId="77777777" w:rsidR="00547E50" w:rsidRDefault="00547E50" w:rsidP="00547E50">
            <w:pPr>
              <w:ind w:left="0"/>
              <w:rPr>
                <w:rFonts w:asciiTheme="majorHAnsi" w:hAnsiTheme="majorHAnsi"/>
              </w:rPr>
            </w:pPr>
            <w:r>
              <w:rPr>
                <w:rFonts w:asciiTheme="majorHAnsi" w:hAnsiTheme="majorHAnsi"/>
              </w:rPr>
              <w:t>The MSAN port to which a customer is connected</w:t>
            </w:r>
          </w:p>
          <w:p w14:paraId="3B34B240" w14:textId="7539EF63" w:rsidR="00E40983" w:rsidRPr="00566105" w:rsidRDefault="00E40983" w:rsidP="00547E50">
            <w:pPr>
              <w:ind w:left="0"/>
              <w:rPr>
                <w:rFonts w:asciiTheme="minorHAnsi" w:hAnsiTheme="minorHAnsi"/>
                <w:sz w:val="18"/>
                <w:szCs w:val="18"/>
              </w:rPr>
            </w:pPr>
            <w:r w:rsidRPr="00FE1D45">
              <w:rPr>
                <w:rFonts w:asciiTheme="majorHAnsi" w:hAnsiTheme="majorHAnsi"/>
              </w:rPr>
              <w:t>Will be added with the wireline migration on 5.2</w:t>
            </w:r>
          </w:p>
        </w:tc>
        <w:tc>
          <w:tcPr>
            <w:tcW w:w="480" w:type="pct"/>
            <w:shd w:val="clear" w:color="auto" w:fill="auto"/>
          </w:tcPr>
          <w:p w14:paraId="6FA7220E" w14:textId="0CE4CE7C" w:rsidR="00547E50" w:rsidRDefault="001843C5" w:rsidP="00547E50">
            <w:pPr>
              <w:pStyle w:val="BodyTextTable"/>
              <w:rPr>
                <w:rFonts w:asciiTheme="minorHAnsi" w:hAnsiTheme="minorHAnsi"/>
                <w:szCs w:val="18"/>
              </w:rPr>
            </w:pPr>
            <w:r>
              <w:rPr>
                <w:rFonts w:asciiTheme="minorHAnsi" w:hAnsiTheme="minorHAnsi"/>
                <w:szCs w:val="18"/>
              </w:rPr>
              <w:t>ARM</w:t>
            </w:r>
          </w:p>
        </w:tc>
        <w:tc>
          <w:tcPr>
            <w:tcW w:w="335" w:type="pct"/>
            <w:shd w:val="clear" w:color="auto" w:fill="auto"/>
          </w:tcPr>
          <w:p w14:paraId="79D266FF" w14:textId="121D5260" w:rsidR="00547E50" w:rsidRPr="008430A0" w:rsidRDefault="0080216B" w:rsidP="00547E50">
            <w:pPr>
              <w:pStyle w:val="BodyTextTable"/>
              <w:rPr>
                <w:rFonts w:asciiTheme="minorHAnsi" w:hAnsiTheme="minorHAnsi"/>
                <w:szCs w:val="18"/>
              </w:rPr>
            </w:pPr>
            <w:r>
              <w:rPr>
                <w:rFonts w:asciiTheme="minorHAnsi" w:hAnsiTheme="minorHAnsi"/>
                <w:szCs w:val="18"/>
              </w:rPr>
              <w:t>O</w:t>
            </w:r>
          </w:p>
        </w:tc>
      </w:tr>
    </w:tbl>
    <w:p w14:paraId="33CDC8E1" w14:textId="77777777" w:rsidR="00C70C07" w:rsidRPr="003A4ED1" w:rsidRDefault="00C70C07" w:rsidP="0018153A">
      <w:pPr>
        <w:pStyle w:val="Heading1"/>
      </w:pPr>
      <w:bookmarkStart w:id="705" w:name="_Toc114647116"/>
      <w:bookmarkEnd w:id="689"/>
      <w:bookmarkEnd w:id="690"/>
      <w:r>
        <w:t>P</w:t>
      </w:r>
      <w:r w:rsidR="0018153A">
        <w:t>re</w:t>
      </w:r>
      <w:r>
        <w:t>paid Profiling Information</w:t>
      </w:r>
      <w:r w:rsidRPr="003A4ED1">
        <w:t xml:space="preserve"> File Extracts</w:t>
      </w:r>
      <w:bookmarkEnd w:id="361"/>
      <w:bookmarkEnd w:id="705"/>
    </w:p>
    <w:p w14:paraId="78A0420B" w14:textId="77777777" w:rsidR="00C70C07" w:rsidRPr="003A4ED1" w:rsidRDefault="00C70C07" w:rsidP="00C70C07">
      <w:pPr>
        <w:pStyle w:val="Heading2"/>
      </w:pPr>
      <w:bookmarkStart w:id="706" w:name="_Toc349238082"/>
      <w:bookmarkStart w:id="707" w:name="_Toc349238083"/>
      <w:bookmarkStart w:id="708" w:name="_Toc114647117"/>
      <w:bookmarkStart w:id="709" w:name="_Toc349238084"/>
      <w:bookmarkStart w:id="710" w:name="_Toc416115643"/>
      <w:bookmarkEnd w:id="706"/>
      <w:bookmarkEnd w:id="707"/>
      <w:r>
        <w:t>Profiling Information</w:t>
      </w:r>
      <w:bookmarkEnd w:id="708"/>
    </w:p>
    <w:p w14:paraId="371285D3" w14:textId="77777777" w:rsidR="00C70C07" w:rsidRPr="003A4ED1" w:rsidRDefault="00C70C07" w:rsidP="00C70C07">
      <w:pPr>
        <w:pStyle w:val="Heading3"/>
      </w:pPr>
      <w:bookmarkStart w:id="711" w:name="_Toc483313592"/>
      <w:bookmarkStart w:id="712" w:name="_Toc114647118"/>
      <w:r w:rsidRPr="003A4ED1">
        <w:t>Description</w:t>
      </w:r>
      <w:bookmarkStart w:id="713" w:name="_Toc349238086"/>
      <w:bookmarkStart w:id="714" w:name="_Toc416115644"/>
      <w:bookmarkEnd w:id="709"/>
      <w:bookmarkEnd w:id="710"/>
      <w:bookmarkEnd w:id="711"/>
      <w:bookmarkEnd w:id="712"/>
    </w:p>
    <w:p w14:paraId="5CA4C3CC" w14:textId="77777777" w:rsidR="00C70C07" w:rsidRDefault="00C70C07" w:rsidP="006868FE">
      <w:pPr>
        <w:pStyle w:val="BodyText"/>
      </w:pPr>
      <w:proofErr w:type="spellStart"/>
      <w:r>
        <w:t>TechData</w:t>
      </w:r>
      <w:proofErr w:type="spellEnd"/>
      <w:r>
        <w:t xml:space="preserve"> will provide </w:t>
      </w:r>
      <w:r w:rsidR="006868FE">
        <w:t>Amdocs IC360</w:t>
      </w:r>
      <w:r>
        <w:t xml:space="preserve"> with periodic profiling information covering the below data sets:</w:t>
      </w:r>
    </w:p>
    <w:p w14:paraId="37F84246" w14:textId="77777777" w:rsidR="00F706B1" w:rsidRDefault="00E24E4E" w:rsidP="00566105">
      <w:pPr>
        <w:pStyle w:val="BodyText"/>
        <w:numPr>
          <w:ilvl w:val="0"/>
          <w:numId w:val="26"/>
        </w:numPr>
        <w:ind w:left="1800"/>
      </w:pPr>
      <w:r>
        <w:t>Full</w:t>
      </w:r>
      <w:r w:rsidR="006378CF">
        <w:t xml:space="preserve"> </w:t>
      </w:r>
      <w:r w:rsidR="00C8250E">
        <w:t xml:space="preserve">snapshot of </w:t>
      </w:r>
      <w:r w:rsidR="00437ECA">
        <w:t>Wireless</w:t>
      </w:r>
      <w:r w:rsidR="006378CF">
        <w:t xml:space="preserve"> </w:t>
      </w:r>
      <w:r w:rsidR="00E62C57">
        <w:t xml:space="preserve">Prepaid </w:t>
      </w:r>
      <w:r w:rsidR="006378CF">
        <w:t>subscribers’ profiling information</w:t>
      </w:r>
      <w:r w:rsidR="00C8250E">
        <w:t>.</w:t>
      </w:r>
    </w:p>
    <w:p w14:paraId="4A13571D" w14:textId="77777777" w:rsidR="00C7106B" w:rsidRDefault="00C7106B" w:rsidP="006868FE">
      <w:pPr>
        <w:pStyle w:val="BodyText"/>
      </w:pPr>
      <w:r>
        <w:t>The following brands will be included:</w:t>
      </w:r>
    </w:p>
    <w:p w14:paraId="6301CBA6" w14:textId="77777777" w:rsidR="00F706B1" w:rsidRDefault="00C7106B" w:rsidP="00566105">
      <w:pPr>
        <w:pStyle w:val="BodyText"/>
        <w:numPr>
          <w:ilvl w:val="0"/>
          <w:numId w:val="29"/>
        </w:numPr>
        <w:ind w:left="1800"/>
      </w:pPr>
      <w:r>
        <w:t>Smart Prepaid</w:t>
      </w:r>
    </w:p>
    <w:p w14:paraId="56EE9085" w14:textId="77777777" w:rsidR="00F706B1" w:rsidRDefault="00C7106B" w:rsidP="00566105">
      <w:pPr>
        <w:pStyle w:val="BodyText"/>
        <w:numPr>
          <w:ilvl w:val="0"/>
          <w:numId w:val="29"/>
        </w:numPr>
        <w:ind w:left="1800"/>
      </w:pPr>
      <w:r>
        <w:t>Smart Bro Prepaid</w:t>
      </w:r>
    </w:p>
    <w:p w14:paraId="192B29C4" w14:textId="77777777" w:rsidR="00F706B1" w:rsidRDefault="00C7106B" w:rsidP="00566105">
      <w:pPr>
        <w:pStyle w:val="BodyText"/>
        <w:numPr>
          <w:ilvl w:val="0"/>
          <w:numId w:val="29"/>
        </w:numPr>
        <w:ind w:left="1800"/>
      </w:pPr>
      <w:r>
        <w:t>TNT</w:t>
      </w:r>
    </w:p>
    <w:p w14:paraId="27EE09D0" w14:textId="77777777" w:rsidR="00F706B1" w:rsidRDefault="00CB6C5C" w:rsidP="00566105">
      <w:pPr>
        <w:pStyle w:val="BodyText"/>
        <w:numPr>
          <w:ilvl w:val="0"/>
          <w:numId w:val="29"/>
        </w:numPr>
        <w:ind w:left="1800"/>
      </w:pPr>
      <w:r>
        <w:t xml:space="preserve">Home Prepaid </w:t>
      </w:r>
      <w:proofErr w:type="spellStart"/>
      <w:r>
        <w:t>Wifi</w:t>
      </w:r>
      <w:proofErr w:type="spellEnd"/>
    </w:p>
    <w:p w14:paraId="71FB4095" w14:textId="77777777" w:rsidR="008D6A35" w:rsidRPr="008D6A35" w:rsidRDefault="008D6A35" w:rsidP="004E1765">
      <w:pPr>
        <w:pStyle w:val="Note"/>
        <w:rPr>
          <w:i w:val="0"/>
          <w:szCs w:val="18"/>
        </w:rPr>
      </w:pPr>
      <w:r w:rsidRPr="008D6A35">
        <w:rPr>
          <w:i w:val="0"/>
          <w:noProof/>
          <w:szCs w:val="18"/>
          <w:lang w:bidi="ar-SA"/>
        </w:rPr>
        <w:drawing>
          <wp:inline distT="0" distB="0" distL="0" distR="0" wp14:anchorId="769FEBAC" wp14:editId="70211E6B">
            <wp:extent cx="292608" cy="2926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286" cy="290286"/>
                    </a:xfrm>
                    <a:prstGeom prst="rect">
                      <a:avLst/>
                    </a:prstGeom>
                  </pic:spPr>
                </pic:pic>
              </a:graphicData>
            </a:graphic>
          </wp:inline>
        </w:drawing>
      </w:r>
      <w:r w:rsidRPr="008D6A35">
        <w:rPr>
          <w:i w:val="0"/>
          <w:szCs w:val="18"/>
        </w:rPr>
        <w:tab/>
        <w:t xml:space="preserve">Note: </w:t>
      </w:r>
    </w:p>
    <w:p w14:paraId="4EE99408" w14:textId="77777777" w:rsidR="00C7106B" w:rsidRDefault="00C7106B" w:rsidP="008D6A35">
      <w:pPr>
        <w:pStyle w:val="Note"/>
        <w:ind w:left="2304"/>
      </w:pPr>
      <w:r>
        <w:t xml:space="preserve">All other Prepaid brands </w:t>
      </w:r>
      <w:r w:rsidR="008D6A35">
        <w:t xml:space="preserve">(i.e., </w:t>
      </w:r>
      <w:r w:rsidR="008D6A35" w:rsidRPr="008D6A35">
        <w:t>SUN Prepaid</w:t>
      </w:r>
      <w:r w:rsidR="008D6A35">
        <w:t xml:space="preserve">, </w:t>
      </w:r>
      <w:r w:rsidR="008D6A35" w:rsidRPr="008D6A35">
        <w:t>SUN Bro Prepaid</w:t>
      </w:r>
      <w:r w:rsidR="008D6A35">
        <w:t xml:space="preserve">) </w:t>
      </w:r>
      <w:r>
        <w:t>will be included in the snapshot once they are migrated to OOCS.</w:t>
      </w:r>
    </w:p>
    <w:p w14:paraId="71E0D324" w14:textId="77777777" w:rsidR="00C70C07" w:rsidRPr="00FD43CF" w:rsidRDefault="00C70C07" w:rsidP="006868FE">
      <w:pPr>
        <w:pStyle w:val="BodyText"/>
      </w:pPr>
      <w:r w:rsidRPr="00FD43CF">
        <w:t xml:space="preserve">Amdocs </w:t>
      </w:r>
      <w:r w:rsidR="006868FE">
        <w:t>IC360</w:t>
      </w:r>
      <w:r w:rsidRPr="00FD43CF">
        <w:t xml:space="preserve"> will </w:t>
      </w:r>
      <w:r>
        <w:t>support</w:t>
      </w:r>
      <w:r w:rsidRPr="00FD43CF">
        <w:t xml:space="preserve"> a file</w:t>
      </w:r>
      <w:r>
        <w:t>-</w:t>
      </w:r>
      <w:r w:rsidRPr="00FD43CF">
        <w:t>based interface for integrating with</w:t>
      </w:r>
      <w:r>
        <w:t xml:space="preserve"> </w:t>
      </w:r>
      <w:proofErr w:type="spellStart"/>
      <w:r>
        <w:t>TechData</w:t>
      </w:r>
      <w:proofErr w:type="spellEnd"/>
      <w:r>
        <w:t xml:space="preserve"> via</w:t>
      </w:r>
      <w:r w:rsidRPr="00FD43CF">
        <w:t xml:space="preserve"> </w:t>
      </w:r>
      <w:r>
        <w:t xml:space="preserve">a </w:t>
      </w:r>
      <w:r w:rsidRPr="00FD43CF">
        <w:t>designated physical directory.</w:t>
      </w:r>
    </w:p>
    <w:p w14:paraId="5910FCEB" w14:textId="77777777" w:rsidR="00C70C07" w:rsidRPr="00FD43CF" w:rsidRDefault="00C70C07" w:rsidP="00C70C07">
      <w:pPr>
        <w:pStyle w:val="BodyText"/>
      </w:pPr>
      <w:r>
        <w:t>The profiling information will</w:t>
      </w:r>
      <w:r w:rsidR="006868FE">
        <w:t xml:space="preserve"> be loaded to Amdocs </w:t>
      </w:r>
      <w:r w:rsidRPr="00FD43CF">
        <w:t xml:space="preserve">IC360. </w:t>
      </w:r>
    </w:p>
    <w:p w14:paraId="7BC3B27D" w14:textId="77777777" w:rsidR="00C70C07" w:rsidRPr="00FD43CF" w:rsidRDefault="00C70C07" w:rsidP="006868FE">
      <w:pPr>
        <w:pStyle w:val="BodyText"/>
      </w:pPr>
      <w:r w:rsidRPr="00FD43CF">
        <w:t xml:space="preserve">Amdocs is the </w:t>
      </w:r>
      <w:r>
        <w:t>c</w:t>
      </w:r>
      <w:r w:rsidRPr="00FD43CF">
        <w:t xml:space="preserve">onsumer of the </w:t>
      </w:r>
      <w:r w:rsidR="006868FE">
        <w:t>file</w:t>
      </w:r>
      <w:r>
        <w:t>.</w:t>
      </w:r>
    </w:p>
    <w:p w14:paraId="1DA34D90" w14:textId="77777777" w:rsidR="00C70C07" w:rsidRPr="003A4ED1" w:rsidRDefault="00C70C07" w:rsidP="00C70C07">
      <w:pPr>
        <w:pStyle w:val="Heading3"/>
      </w:pPr>
      <w:bookmarkStart w:id="715" w:name="_Toc114647119"/>
      <w:r w:rsidRPr="003A4ED1">
        <w:t>Assumptions</w:t>
      </w:r>
      <w:bookmarkEnd w:id="715"/>
    </w:p>
    <w:p w14:paraId="1CE3535F" w14:textId="77777777" w:rsidR="00F706B1" w:rsidRDefault="000C3544" w:rsidP="00566105">
      <w:pPr>
        <w:pStyle w:val="BodyText"/>
        <w:numPr>
          <w:ilvl w:val="0"/>
          <w:numId w:val="28"/>
        </w:numPr>
      </w:pPr>
      <w:r>
        <w:rPr>
          <w:szCs w:val="18"/>
        </w:rPr>
        <w:t>Extract files will include information of the previous day (current day minus 1)</w:t>
      </w:r>
      <w:r w:rsidR="009B7B92">
        <w:rPr>
          <w:szCs w:val="18"/>
        </w:rPr>
        <w:t xml:space="preserve"> unless otherwise specified per specific field.</w:t>
      </w:r>
    </w:p>
    <w:p w14:paraId="580236FB" w14:textId="77777777" w:rsidR="00C70C07" w:rsidRPr="003A4ED1" w:rsidRDefault="00C70C07" w:rsidP="00C70C07">
      <w:pPr>
        <w:pStyle w:val="Heading3"/>
      </w:pPr>
      <w:bookmarkStart w:id="716" w:name="_Toc483313593"/>
      <w:bookmarkStart w:id="717" w:name="_Toc114647120"/>
      <w:r w:rsidRPr="003A4ED1">
        <w:t>Flow Diagram</w:t>
      </w:r>
      <w:bookmarkStart w:id="718" w:name="_Toc349238087"/>
      <w:bookmarkStart w:id="719" w:name="_Toc416115645"/>
      <w:bookmarkEnd w:id="713"/>
      <w:bookmarkEnd w:id="714"/>
      <w:bookmarkEnd w:id="716"/>
      <w:bookmarkEnd w:id="717"/>
    </w:p>
    <w:p w14:paraId="6804225C" w14:textId="6426C352" w:rsidR="00C70C07" w:rsidRPr="003A4ED1" w:rsidRDefault="00C70C07" w:rsidP="00C70C07">
      <w:pPr>
        <w:pStyle w:val="Caption"/>
      </w:pPr>
      <w:r w:rsidRPr="003A4ED1">
        <w:t xml:space="preserve">Figure </w:t>
      </w:r>
      <w:r w:rsidR="00774AA8">
        <w:rPr>
          <w:noProof/>
        </w:rPr>
        <w:fldChar w:fldCharType="begin"/>
      </w:r>
      <w:r w:rsidR="0045648B">
        <w:rPr>
          <w:noProof/>
        </w:rPr>
        <w:instrText xml:space="preserve"> STYLEREF 1 \s </w:instrText>
      </w:r>
      <w:r w:rsidR="00774AA8">
        <w:rPr>
          <w:noProof/>
        </w:rPr>
        <w:fldChar w:fldCharType="separate"/>
      </w:r>
      <w:r w:rsidR="008F4C32">
        <w:rPr>
          <w:rFonts w:hint="eastAsia"/>
          <w:noProof/>
          <w:cs/>
        </w:rPr>
        <w:t>‎</w:t>
      </w:r>
      <w:r w:rsidR="008F4C32">
        <w:rPr>
          <w:noProof/>
        </w:rPr>
        <w:t>5</w:t>
      </w:r>
      <w:r w:rsidR="00774AA8">
        <w:rPr>
          <w:noProof/>
        </w:rPr>
        <w:fldChar w:fldCharType="end"/>
      </w:r>
      <w:r w:rsidRPr="003A4ED1">
        <w:noBreakHyphen/>
      </w:r>
      <w:r w:rsidR="00774AA8">
        <w:rPr>
          <w:noProof/>
        </w:rPr>
        <w:fldChar w:fldCharType="begin"/>
      </w:r>
      <w:r w:rsidR="0045648B">
        <w:rPr>
          <w:noProof/>
        </w:rPr>
        <w:instrText xml:space="preserve"> SEQ Figure \* ARABIC \s 1 </w:instrText>
      </w:r>
      <w:r w:rsidR="00774AA8">
        <w:rPr>
          <w:noProof/>
        </w:rPr>
        <w:fldChar w:fldCharType="separate"/>
      </w:r>
      <w:r w:rsidR="008F4C32">
        <w:rPr>
          <w:noProof/>
        </w:rPr>
        <w:t>1</w:t>
      </w:r>
      <w:r w:rsidR="00774AA8">
        <w:rPr>
          <w:noProof/>
        </w:rPr>
        <w:fldChar w:fldCharType="end"/>
      </w:r>
    </w:p>
    <w:p w14:paraId="01A701D6" w14:textId="77777777" w:rsidR="001629E6" w:rsidRDefault="001629E6" w:rsidP="002E3969">
      <w:pPr>
        <w:pStyle w:val="Caption"/>
      </w:pPr>
      <w:bookmarkStart w:id="720" w:name="_Toc483313594"/>
      <w:r>
        <w:rPr>
          <w:noProof/>
          <w:lang w:bidi="ar-SA"/>
        </w:rPr>
        <w:drawing>
          <wp:inline distT="0" distB="0" distL="0" distR="0" wp14:anchorId="4198CF4E" wp14:editId="1E55B47C">
            <wp:extent cx="4115011" cy="17971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115011" cy="1797142"/>
                    </a:xfrm>
                    <a:prstGeom prst="rect">
                      <a:avLst/>
                    </a:prstGeom>
                  </pic:spPr>
                </pic:pic>
              </a:graphicData>
            </a:graphic>
          </wp:inline>
        </w:drawing>
      </w:r>
    </w:p>
    <w:p w14:paraId="7EFE1D1F" w14:textId="77777777" w:rsidR="00C70C07" w:rsidRPr="003A4ED1" w:rsidRDefault="00C70C07" w:rsidP="00C70C07">
      <w:pPr>
        <w:pStyle w:val="Heading3"/>
      </w:pPr>
      <w:bookmarkStart w:id="721" w:name="_Toc114647121"/>
      <w:r w:rsidRPr="003A4ED1">
        <w:t>Flow</w:t>
      </w:r>
      <w:bookmarkEnd w:id="718"/>
      <w:bookmarkEnd w:id="719"/>
      <w:r w:rsidRPr="003A4ED1">
        <w:t xml:space="preserve"> Description</w:t>
      </w:r>
      <w:bookmarkStart w:id="722" w:name="_Toc369795386"/>
      <w:bookmarkStart w:id="723" w:name="_Toc317489813"/>
      <w:bookmarkEnd w:id="720"/>
      <w:bookmarkEnd w:id="721"/>
    </w:p>
    <w:p w14:paraId="75B018CF" w14:textId="77777777" w:rsidR="00895694" w:rsidRPr="00237D81" w:rsidRDefault="00895694" w:rsidP="00237D81">
      <w:r w:rsidRPr="00237D81">
        <w:t>The client will upload the data to the destination folder using a temporary name (*.</w:t>
      </w:r>
      <w:proofErr w:type="spellStart"/>
      <w:r w:rsidRPr="00237D81">
        <w:t>tmp</w:t>
      </w:r>
      <w:proofErr w:type="spellEnd"/>
      <w:r w:rsidRPr="00237D81">
        <w:t xml:space="preserve"> extension) and rename the file to the final name upon successful transfer.</w:t>
      </w:r>
    </w:p>
    <w:p w14:paraId="7FB4ADD0" w14:textId="77777777" w:rsidR="00C70C07" w:rsidRPr="003A4ED1" w:rsidRDefault="00C70C07" w:rsidP="00C70C07">
      <w:r w:rsidRPr="003A4ED1">
        <w:t xml:space="preserve">AIA will </w:t>
      </w:r>
      <w:r w:rsidR="00895694">
        <w:t>down</w:t>
      </w:r>
      <w:r w:rsidRPr="003A4ED1">
        <w:t>load the files from the destination folder.</w:t>
      </w:r>
    </w:p>
    <w:p w14:paraId="517D0510" w14:textId="77777777" w:rsidR="00C70C07" w:rsidRPr="003A4ED1" w:rsidRDefault="00C70C07" w:rsidP="00C70C07">
      <w:pPr>
        <w:pStyle w:val="BodyText"/>
      </w:pPr>
      <w:r w:rsidRPr="003A4ED1">
        <w:t>AIA will be responsible for deleting the files.</w:t>
      </w:r>
      <w:bookmarkEnd w:id="722"/>
    </w:p>
    <w:p w14:paraId="4438246F" w14:textId="77777777" w:rsidR="00C70C07" w:rsidRPr="003A4ED1" w:rsidRDefault="00C70C07" w:rsidP="00C70C07">
      <w:pPr>
        <w:pStyle w:val="Heading3"/>
      </w:pPr>
      <w:bookmarkStart w:id="724" w:name="_Toc483313596"/>
      <w:bookmarkStart w:id="725" w:name="_Toc114647122"/>
      <w:r w:rsidRPr="003A4ED1">
        <w:t>Data Elements</w:t>
      </w:r>
      <w:bookmarkEnd w:id="724"/>
      <w:bookmarkEnd w:id="725"/>
    </w:p>
    <w:p w14:paraId="38DA8633" w14:textId="77777777" w:rsidR="00C70C07" w:rsidRPr="00BC4F70" w:rsidRDefault="00C70C07" w:rsidP="00C70C07">
      <w:pPr>
        <w:pStyle w:val="BodyText"/>
      </w:pPr>
      <w:r w:rsidRPr="00BC4F70">
        <w:t xml:space="preserve">The interface will comprise the following </w:t>
      </w:r>
      <w:r>
        <w:t>extract</w:t>
      </w:r>
      <w:r w:rsidRPr="00BC4F70">
        <w:t>:</w:t>
      </w:r>
    </w:p>
    <w:p w14:paraId="325B1E22" w14:textId="77777777" w:rsidR="00907D53" w:rsidRDefault="00907D53" w:rsidP="00907D53">
      <w:pPr>
        <w:pStyle w:val="BodyText"/>
        <w:numPr>
          <w:ilvl w:val="0"/>
          <w:numId w:val="17"/>
        </w:numPr>
      </w:pPr>
      <w:r>
        <w:t>Wireless Prepaid Subscribers</w:t>
      </w:r>
    </w:p>
    <w:p w14:paraId="6C9FBC64" w14:textId="77777777" w:rsidR="006514F0" w:rsidRPr="003A4ED1" w:rsidRDefault="006514F0" w:rsidP="006514F0">
      <w:pPr>
        <w:pStyle w:val="Heading4"/>
      </w:pPr>
      <w:bookmarkStart w:id="726" w:name="_Toc483313597"/>
      <w:r>
        <w:t>Wireless Prepaid Subscribers</w:t>
      </w:r>
    </w:p>
    <w:p w14:paraId="470B3174" w14:textId="77777777" w:rsidR="00984ADC" w:rsidRDefault="006514F0" w:rsidP="006514F0">
      <w:pPr>
        <w:pStyle w:val="BodyText"/>
      </w:pPr>
      <w:r w:rsidRPr="00BC4F70">
        <w:t xml:space="preserve">The file </w:t>
      </w:r>
      <w:r>
        <w:t xml:space="preserve">will </w:t>
      </w:r>
      <w:r w:rsidRPr="00BC4F70">
        <w:t xml:space="preserve">contain </w:t>
      </w:r>
      <w:r w:rsidR="00984ADC">
        <w:t xml:space="preserve">all </w:t>
      </w:r>
      <w:r>
        <w:t>wireless prepaid subscribers’ profiling information</w:t>
      </w:r>
      <w:r w:rsidR="00B6581C">
        <w:t>.</w:t>
      </w:r>
    </w:p>
    <w:p w14:paraId="137502FD" w14:textId="77777777" w:rsidR="006A016F" w:rsidRDefault="006514F0" w:rsidP="00984ADC">
      <w:pPr>
        <w:pStyle w:val="BodyText"/>
      </w:pPr>
      <w:r>
        <w:t xml:space="preserve">The file will contain </w:t>
      </w:r>
      <w:r w:rsidR="009B7B92">
        <w:t>all</w:t>
      </w:r>
      <w:r>
        <w:t xml:space="preserve"> </w:t>
      </w:r>
      <w:r w:rsidR="009B7B92">
        <w:t xml:space="preserve">subscribers with all </w:t>
      </w:r>
      <w:r w:rsidR="006A016F">
        <w:t xml:space="preserve">active </w:t>
      </w:r>
      <w:r w:rsidR="009B7B92">
        <w:t xml:space="preserve">statuses </w:t>
      </w:r>
      <w:proofErr w:type="gramStart"/>
      <w:r w:rsidR="009B7B92">
        <w:t>similar to</w:t>
      </w:r>
      <w:proofErr w:type="gramEnd"/>
      <w:r w:rsidR="009B7B92">
        <w:t xml:space="preserve"> </w:t>
      </w:r>
      <w:r w:rsidR="00102E39">
        <w:t xml:space="preserve">the subscribers list in </w:t>
      </w:r>
      <w:r w:rsidR="009B7B92">
        <w:t>OOCS</w:t>
      </w:r>
      <w:r w:rsidR="006A016F">
        <w:t>.</w:t>
      </w:r>
    </w:p>
    <w:p w14:paraId="0B006134" w14:textId="77777777" w:rsidR="006514F0" w:rsidRDefault="006A016F" w:rsidP="009B7B92">
      <w:pPr>
        <w:pStyle w:val="BodyText"/>
      </w:pPr>
      <w:r>
        <w:t>Subscribers with p</w:t>
      </w:r>
      <w:r w:rsidR="009B7B92">
        <w:t>re-active status</w:t>
      </w:r>
      <w:r>
        <w:t xml:space="preserve"> will not be included in the file</w:t>
      </w:r>
      <w:r w:rsidR="006514F0">
        <w:t>.</w:t>
      </w:r>
    </w:p>
    <w:p w14:paraId="289DD1B2" w14:textId="77777777" w:rsidR="006A016F" w:rsidRPr="00BC4F70" w:rsidRDefault="006A016F" w:rsidP="006A016F">
      <w:pPr>
        <w:pStyle w:val="BodyText"/>
      </w:pPr>
      <w:r>
        <w:t>Disconnected subscribers will not be included in the file.</w:t>
      </w:r>
    </w:p>
    <w:p w14:paraId="49827048" w14:textId="77777777" w:rsidR="006514F0" w:rsidRPr="00BC4F70" w:rsidRDefault="006514F0" w:rsidP="006514F0">
      <w:pPr>
        <w:pStyle w:val="BodyText"/>
      </w:pPr>
      <w:r w:rsidRPr="00BC4F70">
        <w:t xml:space="preserve">A single unified file will be received from </w:t>
      </w:r>
      <w:proofErr w:type="spellStart"/>
      <w:r>
        <w:t>TechData</w:t>
      </w:r>
      <w:proofErr w:type="spellEnd"/>
      <w:r w:rsidRPr="00BC4F70">
        <w:t>.</w:t>
      </w:r>
    </w:p>
    <w:tbl>
      <w:tblPr>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81"/>
      </w:tblGrid>
      <w:tr w:rsidR="006514F0" w:rsidRPr="003A4ED1" w14:paraId="6177CC66" w14:textId="77777777" w:rsidTr="00A8262D">
        <w:trPr>
          <w:cantSplit/>
          <w:tblHeader/>
        </w:trPr>
        <w:tc>
          <w:tcPr>
            <w:tcW w:w="1297" w:type="pct"/>
            <w:gridSpan w:val="2"/>
            <w:shd w:val="clear" w:color="auto" w:fill="626469"/>
            <w:vAlign w:val="center"/>
          </w:tcPr>
          <w:p w14:paraId="2C1A5319" w14:textId="77777777" w:rsidR="006514F0" w:rsidRPr="003A4ED1" w:rsidRDefault="006514F0" w:rsidP="006E5862">
            <w:pPr>
              <w:pStyle w:val="HeaderTable"/>
              <w:rPr>
                <w:color w:val="FFFFFF"/>
              </w:rPr>
            </w:pPr>
            <w:r w:rsidRPr="003A4ED1">
              <w:rPr>
                <w:color w:val="FFFFFF"/>
              </w:rPr>
              <w:t>Type</w:t>
            </w:r>
          </w:p>
        </w:tc>
        <w:tc>
          <w:tcPr>
            <w:tcW w:w="3703" w:type="pct"/>
            <w:shd w:val="clear" w:color="auto" w:fill="626469"/>
            <w:vAlign w:val="center"/>
          </w:tcPr>
          <w:p w14:paraId="08F2B0DD" w14:textId="77777777" w:rsidR="006514F0" w:rsidRPr="003A4ED1" w:rsidRDefault="006514F0" w:rsidP="006E5862">
            <w:pPr>
              <w:pStyle w:val="HeaderTable"/>
              <w:rPr>
                <w:color w:val="FFFFFF"/>
              </w:rPr>
            </w:pPr>
            <w:r w:rsidRPr="003A4ED1">
              <w:rPr>
                <w:color w:val="FFFFFF"/>
              </w:rPr>
              <w:t>Description</w:t>
            </w:r>
          </w:p>
        </w:tc>
      </w:tr>
      <w:tr w:rsidR="00A8262D" w:rsidRPr="003A4ED1" w14:paraId="222980E7" w14:textId="77777777" w:rsidTr="00A8262D">
        <w:trPr>
          <w:cantSplit/>
          <w:tblHeader/>
        </w:trPr>
        <w:tc>
          <w:tcPr>
            <w:tcW w:w="1290" w:type="pct"/>
            <w:tcBorders>
              <w:bottom w:val="single" w:sz="4" w:space="0" w:color="808080"/>
            </w:tcBorders>
            <w:shd w:val="clear" w:color="auto" w:fill="auto"/>
          </w:tcPr>
          <w:p w14:paraId="3635B60D" w14:textId="77777777" w:rsidR="00A8262D" w:rsidRPr="003A4ED1" w:rsidRDefault="00A8262D" w:rsidP="0088275C">
            <w:pPr>
              <w:pStyle w:val="BodyTextTable"/>
              <w:keepNext/>
              <w:keepLines/>
              <w:rPr>
                <w:b/>
                <w:bCs/>
              </w:rPr>
            </w:pPr>
            <w:r>
              <w:rPr>
                <w:b/>
                <w:bCs/>
              </w:rPr>
              <w:t>Scope</w:t>
            </w:r>
          </w:p>
        </w:tc>
        <w:tc>
          <w:tcPr>
            <w:tcW w:w="3709" w:type="pct"/>
            <w:gridSpan w:val="2"/>
            <w:tcBorders>
              <w:bottom w:val="single" w:sz="4" w:space="0" w:color="808080"/>
            </w:tcBorders>
            <w:shd w:val="clear" w:color="auto" w:fill="auto"/>
          </w:tcPr>
          <w:p w14:paraId="4595E2C5" w14:textId="77777777" w:rsidR="00A8262D" w:rsidRPr="008B4D00" w:rsidRDefault="00A8262D" w:rsidP="0088275C">
            <w:pPr>
              <w:pStyle w:val="BodyTextTable"/>
              <w:keepNext/>
              <w:keepLines/>
              <w:rPr>
                <w:b/>
                <w:bCs/>
              </w:rPr>
            </w:pPr>
            <w:r w:rsidRPr="008B4D00">
              <w:rPr>
                <w:b/>
                <w:bCs/>
              </w:rPr>
              <w:t>The file will include all brands/services as specified in 3C3 AIA HLD.</w:t>
            </w:r>
          </w:p>
        </w:tc>
      </w:tr>
      <w:tr w:rsidR="006514F0" w:rsidRPr="003A4ED1" w14:paraId="78F1D933" w14:textId="77777777" w:rsidTr="00A8262D">
        <w:trPr>
          <w:cantSplit/>
          <w:tblHeader/>
        </w:trPr>
        <w:tc>
          <w:tcPr>
            <w:tcW w:w="1290" w:type="pct"/>
            <w:tcBorders>
              <w:bottom w:val="single" w:sz="4" w:space="0" w:color="808080"/>
            </w:tcBorders>
            <w:shd w:val="clear" w:color="auto" w:fill="auto"/>
          </w:tcPr>
          <w:p w14:paraId="4BE95526" w14:textId="77777777" w:rsidR="006514F0" w:rsidRPr="003A4ED1" w:rsidRDefault="006514F0" w:rsidP="006E5862">
            <w:pPr>
              <w:pStyle w:val="BodyTextTable"/>
              <w:keepNext/>
              <w:keepLines/>
              <w:rPr>
                <w:b/>
                <w:bCs/>
              </w:rPr>
            </w:pPr>
            <w:r w:rsidRPr="003A4ED1">
              <w:rPr>
                <w:b/>
                <w:bCs/>
              </w:rPr>
              <w:t>File Format</w:t>
            </w:r>
          </w:p>
        </w:tc>
        <w:tc>
          <w:tcPr>
            <w:tcW w:w="3710" w:type="pct"/>
            <w:gridSpan w:val="2"/>
            <w:tcBorders>
              <w:bottom w:val="single" w:sz="4" w:space="0" w:color="808080"/>
            </w:tcBorders>
            <w:shd w:val="clear" w:color="auto" w:fill="auto"/>
          </w:tcPr>
          <w:p w14:paraId="51746274" w14:textId="77777777" w:rsidR="006514F0" w:rsidRPr="003A4ED1" w:rsidRDefault="00B33E55" w:rsidP="006E5862">
            <w:pPr>
              <w:pStyle w:val="BodyTextTable"/>
              <w:keepNext/>
              <w:keepLines/>
              <w:rPr>
                <w:sz w:val="20"/>
                <w:szCs w:val="22"/>
              </w:rPr>
            </w:pPr>
            <w:r>
              <w:rPr>
                <w:szCs w:val="18"/>
              </w:rPr>
              <w:t>T</w:t>
            </w:r>
            <w:r w:rsidRPr="00AD675C">
              <w:rPr>
                <w:szCs w:val="18"/>
              </w:rPr>
              <w:t xml:space="preserve">extual, </w:t>
            </w:r>
            <w:r>
              <w:rPr>
                <w:szCs w:val="18"/>
              </w:rPr>
              <w:t>delimiter-</w:t>
            </w:r>
            <w:r w:rsidRPr="00AD675C">
              <w:rPr>
                <w:szCs w:val="18"/>
              </w:rPr>
              <w:t>separated values</w:t>
            </w:r>
          </w:p>
        </w:tc>
      </w:tr>
      <w:tr w:rsidR="006514F0" w:rsidRPr="003A4ED1" w14:paraId="5F1D4C0B" w14:textId="77777777" w:rsidTr="00A8262D">
        <w:trPr>
          <w:cantSplit/>
          <w:tblHeader/>
        </w:trPr>
        <w:tc>
          <w:tcPr>
            <w:tcW w:w="1290" w:type="pct"/>
            <w:tcBorders>
              <w:bottom w:val="single" w:sz="4" w:space="0" w:color="808080"/>
            </w:tcBorders>
            <w:shd w:val="clear" w:color="auto" w:fill="auto"/>
          </w:tcPr>
          <w:p w14:paraId="71266A4B" w14:textId="77777777" w:rsidR="006514F0" w:rsidRPr="003A4ED1" w:rsidRDefault="006514F0" w:rsidP="006E5862">
            <w:pPr>
              <w:pStyle w:val="BodyTextTable"/>
              <w:rPr>
                <w:b/>
                <w:bCs/>
              </w:rPr>
            </w:pPr>
            <w:r w:rsidRPr="003A4ED1">
              <w:rPr>
                <w:b/>
                <w:bCs/>
              </w:rPr>
              <w:t>File Name Convention</w:t>
            </w:r>
          </w:p>
        </w:tc>
        <w:tc>
          <w:tcPr>
            <w:tcW w:w="3710" w:type="pct"/>
            <w:gridSpan w:val="2"/>
            <w:tcBorders>
              <w:bottom w:val="single" w:sz="4" w:space="0" w:color="808080"/>
            </w:tcBorders>
            <w:shd w:val="clear" w:color="auto" w:fill="auto"/>
          </w:tcPr>
          <w:p w14:paraId="69C8A752" w14:textId="77777777" w:rsidR="006514F0" w:rsidRPr="003A4ED1" w:rsidRDefault="006514F0" w:rsidP="0086444C">
            <w:pPr>
              <w:ind w:left="0"/>
              <w:rPr>
                <w:sz w:val="18"/>
                <w:szCs w:val="18"/>
              </w:rPr>
            </w:pPr>
            <w:r>
              <w:rPr>
                <w:sz w:val="18"/>
                <w:szCs w:val="18"/>
              </w:rPr>
              <w:t>prepaid_</w:t>
            </w:r>
            <w:r w:rsidR="0086444C">
              <w:rPr>
                <w:sz w:val="18"/>
                <w:szCs w:val="18"/>
              </w:rPr>
              <w:t>subscribers</w:t>
            </w:r>
            <w:r w:rsidRPr="003A4ED1">
              <w:rPr>
                <w:sz w:val="18"/>
                <w:szCs w:val="18"/>
              </w:rPr>
              <w:t>_#date_#count</w:t>
            </w:r>
            <w:r w:rsidR="00722A09">
              <w:rPr>
                <w:sz w:val="18"/>
                <w:szCs w:val="18"/>
              </w:rPr>
              <w:t>.csv</w:t>
            </w:r>
          </w:p>
          <w:p w14:paraId="51C7DA2B" w14:textId="77777777" w:rsidR="006514F0" w:rsidRPr="003A4ED1" w:rsidRDefault="006514F0" w:rsidP="006E5862">
            <w:pPr>
              <w:ind w:left="0"/>
              <w:rPr>
                <w:sz w:val="18"/>
                <w:szCs w:val="18"/>
              </w:rPr>
            </w:pPr>
            <w:r w:rsidRPr="003A4ED1">
              <w:rPr>
                <w:sz w:val="18"/>
                <w:szCs w:val="18"/>
              </w:rPr>
              <w:t>#</w:t>
            </w:r>
            <w:proofErr w:type="gramStart"/>
            <w:r w:rsidRPr="003A4ED1">
              <w:rPr>
                <w:sz w:val="18"/>
                <w:szCs w:val="18"/>
              </w:rPr>
              <w:t>date</w:t>
            </w:r>
            <w:proofErr w:type="gramEnd"/>
            <w:r w:rsidRPr="003A4ED1">
              <w:rPr>
                <w:sz w:val="18"/>
                <w:szCs w:val="18"/>
              </w:rPr>
              <w:t xml:space="preserve"> - the </w:t>
            </w:r>
            <w:r>
              <w:rPr>
                <w:sz w:val="18"/>
                <w:szCs w:val="18"/>
              </w:rPr>
              <w:t>effective</w:t>
            </w:r>
            <w:r w:rsidRPr="003A4ED1">
              <w:rPr>
                <w:sz w:val="18"/>
                <w:szCs w:val="18"/>
              </w:rPr>
              <w:t xml:space="preserve"> day, format: YYYYMMDD</w:t>
            </w:r>
          </w:p>
          <w:p w14:paraId="7B09743E" w14:textId="77777777" w:rsidR="006514F0" w:rsidRPr="003A4ED1" w:rsidRDefault="006514F0" w:rsidP="006E5862">
            <w:pPr>
              <w:ind w:left="0"/>
              <w:rPr>
                <w:sz w:val="18"/>
                <w:szCs w:val="18"/>
              </w:rPr>
            </w:pPr>
            <w:r w:rsidRPr="003A4ED1">
              <w:rPr>
                <w:sz w:val="18"/>
                <w:szCs w:val="18"/>
              </w:rPr>
              <w:t>#</w:t>
            </w:r>
            <w:proofErr w:type="gramStart"/>
            <w:r w:rsidRPr="003A4ED1">
              <w:rPr>
                <w:sz w:val="18"/>
                <w:szCs w:val="18"/>
              </w:rPr>
              <w:t>count</w:t>
            </w:r>
            <w:proofErr w:type="gramEnd"/>
            <w:r w:rsidRPr="003A4ED1">
              <w:rPr>
                <w:sz w:val="18"/>
                <w:szCs w:val="18"/>
              </w:rPr>
              <w:t xml:space="preserve"> – number of records in the file</w:t>
            </w:r>
          </w:p>
          <w:p w14:paraId="32E0593E" w14:textId="77777777" w:rsidR="006514F0" w:rsidRDefault="006514F0" w:rsidP="00B12A8D">
            <w:pPr>
              <w:pStyle w:val="BodyTextTable"/>
              <w:rPr>
                <w:szCs w:val="18"/>
              </w:rPr>
            </w:pPr>
            <w:proofErr w:type="gramStart"/>
            <w:r w:rsidRPr="003A4ED1">
              <w:rPr>
                <w:szCs w:val="18"/>
              </w:rPr>
              <w:t>E.g.</w:t>
            </w:r>
            <w:proofErr w:type="gramEnd"/>
            <w:r w:rsidRPr="003A4ED1">
              <w:rPr>
                <w:szCs w:val="18"/>
              </w:rPr>
              <w:t xml:space="preserve"> </w:t>
            </w:r>
            <w:r>
              <w:rPr>
                <w:szCs w:val="18"/>
              </w:rPr>
              <w:t>prepaid_</w:t>
            </w:r>
            <w:r w:rsidR="00B12A8D">
              <w:rPr>
                <w:szCs w:val="18"/>
              </w:rPr>
              <w:t>subscribers</w:t>
            </w:r>
            <w:r w:rsidRPr="003A4ED1">
              <w:rPr>
                <w:szCs w:val="18"/>
              </w:rPr>
              <w:t>_20171230_100000000</w:t>
            </w:r>
            <w:r w:rsidR="00722A09">
              <w:rPr>
                <w:szCs w:val="18"/>
              </w:rPr>
              <w:t>.csv</w:t>
            </w:r>
          </w:p>
          <w:p w14:paraId="6EF58813" w14:textId="45D9966E" w:rsidR="00A5182D" w:rsidRDefault="00A5182D" w:rsidP="00A5182D">
            <w:pPr>
              <w:pStyle w:val="BodyTextTable"/>
              <w:rPr>
                <w:szCs w:val="18"/>
              </w:rPr>
            </w:pPr>
            <w:r w:rsidRPr="00A5182D">
              <w:rPr>
                <w:szCs w:val="18"/>
              </w:rPr>
              <w:t>Scenario Run:</w:t>
            </w:r>
          </w:p>
          <w:p w14:paraId="476CCBDC" w14:textId="7FDA52E3" w:rsidR="00A5182D" w:rsidRPr="00A5182D" w:rsidRDefault="00A5182D" w:rsidP="00A5182D">
            <w:pPr>
              <w:pStyle w:val="BodyTextTable"/>
              <w:rPr>
                <w:szCs w:val="18"/>
              </w:rPr>
            </w:pPr>
            <w:r w:rsidRPr="00A5182D">
              <w:rPr>
                <w:szCs w:val="18"/>
              </w:rPr>
              <w:t>File Name (where file date is day-2,</w:t>
            </w:r>
            <w:r>
              <w:rPr>
                <w:szCs w:val="18"/>
              </w:rPr>
              <w:t xml:space="preserve"> </w:t>
            </w:r>
            <w:r w:rsidRPr="00A5182D">
              <w:rPr>
                <w:szCs w:val="18"/>
              </w:rPr>
              <w:t>and data content is day-2)</w:t>
            </w:r>
          </w:p>
          <w:p w14:paraId="5C7235F0" w14:textId="56E4B913" w:rsidR="00A5182D" w:rsidRPr="00A5182D" w:rsidRDefault="00A5182D" w:rsidP="00A5182D">
            <w:pPr>
              <w:pStyle w:val="BodyTextTable"/>
              <w:rPr>
                <w:szCs w:val="18"/>
              </w:rPr>
            </w:pPr>
            <w:r w:rsidRPr="00A5182D">
              <w:rPr>
                <w:szCs w:val="18"/>
              </w:rPr>
              <w:t>Run Date: March 16, 2021</w:t>
            </w:r>
          </w:p>
          <w:p w14:paraId="248C2DE7" w14:textId="1D5AA17C" w:rsidR="00A5182D" w:rsidRPr="00A5182D" w:rsidRDefault="00A5182D" w:rsidP="00A5182D">
            <w:pPr>
              <w:pStyle w:val="BodyTextTable"/>
              <w:rPr>
                <w:szCs w:val="18"/>
              </w:rPr>
            </w:pPr>
            <w:r w:rsidRPr="00A5182D">
              <w:rPr>
                <w:szCs w:val="18"/>
              </w:rPr>
              <w:t>File Date: prepaid_subscribers_20210314_#count.csv</w:t>
            </w:r>
          </w:p>
          <w:p w14:paraId="34BD5972" w14:textId="2085E372" w:rsidR="00A5182D" w:rsidRPr="003A4ED1" w:rsidRDefault="00A5182D" w:rsidP="00A5182D">
            <w:pPr>
              <w:pStyle w:val="BodyTextTable"/>
              <w:rPr>
                <w:szCs w:val="18"/>
              </w:rPr>
            </w:pPr>
            <w:r w:rsidRPr="00A5182D">
              <w:rPr>
                <w:szCs w:val="18"/>
              </w:rPr>
              <w:t>Data Content: 20210314</w:t>
            </w:r>
          </w:p>
        </w:tc>
      </w:tr>
      <w:tr w:rsidR="006514F0" w:rsidRPr="003A4ED1" w14:paraId="7FA6C424" w14:textId="77777777" w:rsidTr="00A8262D">
        <w:trPr>
          <w:cantSplit/>
          <w:tblHeader/>
        </w:trPr>
        <w:tc>
          <w:tcPr>
            <w:tcW w:w="1290" w:type="pct"/>
            <w:tcBorders>
              <w:bottom w:val="single" w:sz="4" w:space="0" w:color="808080"/>
            </w:tcBorders>
            <w:shd w:val="clear" w:color="auto" w:fill="auto"/>
          </w:tcPr>
          <w:p w14:paraId="01FB35D7" w14:textId="77777777" w:rsidR="006514F0" w:rsidRPr="003A4ED1" w:rsidRDefault="006514F0" w:rsidP="006E5862">
            <w:pPr>
              <w:pStyle w:val="BodyTextTable"/>
              <w:rPr>
                <w:b/>
                <w:bCs/>
              </w:rPr>
            </w:pPr>
            <w:r w:rsidRPr="003A4ED1">
              <w:rPr>
                <w:b/>
                <w:bCs/>
              </w:rPr>
              <w:t>File Compression</w:t>
            </w:r>
          </w:p>
        </w:tc>
        <w:tc>
          <w:tcPr>
            <w:tcW w:w="3710" w:type="pct"/>
            <w:gridSpan w:val="2"/>
            <w:tcBorders>
              <w:bottom w:val="single" w:sz="4" w:space="0" w:color="808080"/>
            </w:tcBorders>
            <w:shd w:val="clear" w:color="auto" w:fill="auto"/>
          </w:tcPr>
          <w:p w14:paraId="1D4D258A" w14:textId="77777777" w:rsidR="00B33E55" w:rsidRPr="0018177E" w:rsidRDefault="00B33E55" w:rsidP="00B33E55">
            <w:pPr>
              <w:pStyle w:val="BodyTextTable"/>
              <w:rPr>
                <w:szCs w:val="18"/>
              </w:rPr>
            </w:pPr>
            <w:r w:rsidRPr="00AD675C">
              <w:rPr>
                <w:szCs w:val="18"/>
              </w:rPr>
              <w:t xml:space="preserve">Compression: gnu </w:t>
            </w:r>
            <w:proofErr w:type="spellStart"/>
            <w:r w:rsidRPr="00AD675C">
              <w:rPr>
                <w:szCs w:val="18"/>
              </w:rPr>
              <w:t>gzip</w:t>
            </w:r>
            <w:proofErr w:type="spellEnd"/>
            <w:r w:rsidRPr="0018177E">
              <w:rPr>
                <w:szCs w:val="18"/>
              </w:rPr>
              <w:t xml:space="preserve"> *.</w:t>
            </w:r>
            <w:proofErr w:type="spellStart"/>
            <w:r w:rsidRPr="0018177E">
              <w:rPr>
                <w:szCs w:val="18"/>
              </w:rPr>
              <w:t>gz</w:t>
            </w:r>
            <w:proofErr w:type="spellEnd"/>
          </w:p>
          <w:p w14:paraId="33A5EDF6" w14:textId="77777777" w:rsidR="006514F0" w:rsidRPr="003A4ED1" w:rsidRDefault="006514F0" w:rsidP="00B12A8D">
            <w:pPr>
              <w:pStyle w:val="BodyTextTable"/>
              <w:rPr>
                <w:szCs w:val="18"/>
              </w:rPr>
            </w:pPr>
            <w:r>
              <w:rPr>
                <w:szCs w:val="18"/>
              </w:rPr>
              <w:t>prepaid_</w:t>
            </w:r>
            <w:r w:rsidR="00B12A8D">
              <w:rPr>
                <w:szCs w:val="18"/>
              </w:rPr>
              <w:t>subscribers</w:t>
            </w:r>
            <w:r w:rsidRPr="003A4ED1">
              <w:rPr>
                <w:szCs w:val="18"/>
              </w:rPr>
              <w:t>_#date_#count</w:t>
            </w:r>
            <w:r w:rsidR="00722A09">
              <w:rPr>
                <w:szCs w:val="18"/>
              </w:rPr>
              <w:t>.csv</w:t>
            </w:r>
            <w:r w:rsidRPr="003A4ED1">
              <w:rPr>
                <w:szCs w:val="18"/>
              </w:rPr>
              <w:t>.gz</w:t>
            </w:r>
          </w:p>
        </w:tc>
      </w:tr>
      <w:tr w:rsidR="006514F0" w:rsidRPr="003A4ED1" w14:paraId="06873BAA" w14:textId="77777777" w:rsidTr="00A8262D">
        <w:trPr>
          <w:cantSplit/>
          <w:tblHeader/>
        </w:trPr>
        <w:tc>
          <w:tcPr>
            <w:tcW w:w="1290" w:type="pct"/>
            <w:tcBorders>
              <w:bottom w:val="single" w:sz="4" w:space="0" w:color="808080"/>
            </w:tcBorders>
            <w:shd w:val="clear" w:color="auto" w:fill="auto"/>
          </w:tcPr>
          <w:p w14:paraId="3BBF87BF" w14:textId="77777777" w:rsidR="006514F0" w:rsidRPr="003A4ED1" w:rsidRDefault="006514F0" w:rsidP="006E5862">
            <w:pPr>
              <w:pStyle w:val="BodyTextTable"/>
              <w:rPr>
                <w:b/>
                <w:bCs/>
              </w:rPr>
            </w:pPr>
            <w:r w:rsidRPr="003A4ED1">
              <w:rPr>
                <w:b/>
                <w:bCs/>
              </w:rPr>
              <w:t>Record Format</w:t>
            </w:r>
          </w:p>
        </w:tc>
        <w:tc>
          <w:tcPr>
            <w:tcW w:w="3710" w:type="pct"/>
            <w:gridSpan w:val="2"/>
            <w:tcBorders>
              <w:bottom w:val="single" w:sz="4" w:space="0" w:color="808080"/>
            </w:tcBorders>
            <w:shd w:val="clear" w:color="auto" w:fill="auto"/>
          </w:tcPr>
          <w:p w14:paraId="3DC78F2A" w14:textId="77777777" w:rsidR="006514F0" w:rsidRPr="003A4ED1" w:rsidRDefault="006514F0" w:rsidP="006E5862">
            <w:pPr>
              <w:pStyle w:val="BodyTextTable"/>
            </w:pPr>
            <w:r w:rsidRPr="003A4ED1">
              <w:t>Char Encoding: ASCII</w:t>
            </w:r>
          </w:p>
          <w:p w14:paraId="2BCC23DD" w14:textId="77777777" w:rsidR="006514F0" w:rsidRPr="003A4ED1" w:rsidRDefault="006514F0" w:rsidP="00563D93">
            <w:pPr>
              <w:pStyle w:val="BodyTextTable"/>
            </w:pPr>
            <w:r w:rsidRPr="003A4ED1">
              <w:t xml:space="preserve">Fields delimiter: </w:t>
            </w:r>
            <w:r w:rsidR="00563D93">
              <w:t>tilde</w:t>
            </w:r>
            <w:r w:rsidR="00563D93" w:rsidRPr="003A4ED1">
              <w:t xml:space="preserve"> </w:t>
            </w:r>
            <w:r w:rsidRPr="003A4ED1">
              <w:t>– '</w:t>
            </w:r>
            <w:r w:rsidR="00563D93">
              <w:t>~</w:t>
            </w:r>
            <w:r w:rsidRPr="003A4ED1">
              <w:t>'</w:t>
            </w:r>
            <w:r w:rsidR="00B22201">
              <w:rPr>
                <w:color w:val="000000"/>
                <w:szCs w:val="18"/>
              </w:rPr>
              <w:t xml:space="preserve">. Two consecutive </w:t>
            </w:r>
            <w:r w:rsidR="00563D93">
              <w:rPr>
                <w:color w:val="000000"/>
                <w:szCs w:val="18"/>
              </w:rPr>
              <w:t>tildes ‘~~</w:t>
            </w:r>
            <w:r w:rsidR="00B22201">
              <w:rPr>
                <w:color w:val="000000"/>
                <w:szCs w:val="18"/>
              </w:rPr>
              <w:t>’ denote an empty field value.</w:t>
            </w:r>
          </w:p>
          <w:p w14:paraId="51889473" w14:textId="77777777" w:rsidR="006514F0" w:rsidRPr="003A4ED1" w:rsidRDefault="006514F0" w:rsidP="006E5862">
            <w:pPr>
              <w:pStyle w:val="BodyTextTable"/>
            </w:pPr>
            <w:r w:rsidRPr="003A4ED1">
              <w:t xml:space="preserve">New Line Character: EOL </w:t>
            </w:r>
            <w:r w:rsidR="00B33E55" w:rsidRPr="0028728E">
              <w:t>(LF</w:t>
            </w:r>
            <w:r w:rsidR="00B33E55">
              <w:t xml:space="preserve"> – 0x0A</w:t>
            </w:r>
            <w:r w:rsidR="00B33E55" w:rsidRPr="0028728E">
              <w:t>)</w:t>
            </w:r>
          </w:p>
          <w:p w14:paraId="7FB3DE55" w14:textId="77777777" w:rsidR="006514F0" w:rsidRDefault="006514F0" w:rsidP="006E5862">
            <w:pPr>
              <w:pStyle w:val="BodyTextTable"/>
            </w:pPr>
            <w:r w:rsidRPr="003A4ED1">
              <w:t>Header/trailer record: No such records will be added</w:t>
            </w:r>
            <w:r>
              <w:t>;</w:t>
            </w:r>
            <w:r w:rsidRPr="003A4ED1">
              <w:t xml:space="preserve"> record count will be part of the filename.</w:t>
            </w:r>
          </w:p>
          <w:p w14:paraId="32656BED" w14:textId="77777777" w:rsidR="008E388A" w:rsidRDefault="008E388A" w:rsidP="008E388A">
            <w:pPr>
              <w:pStyle w:val="BodyTextTable"/>
              <w:rPr>
                <w:color w:val="000000"/>
                <w:szCs w:val="18"/>
              </w:rPr>
            </w:pPr>
            <w:r>
              <w:rPr>
                <w:color w:val="000000"/>
                <w:szCs w:val="18"/>
              </w:rPr>
              <w:t>Common Date Time format</w:t>
            </w:r>
            <w:r w:rsidRPr="00E25EEC">
              <w:rPr>
                <w:color w:val="000000"/>
                <w:szCs w:val="18"/>
              </w:rPr>
              <w:t>: YYYY-MM-DD HH</w:t>
            </w:r>
            <w:r>
              <w:rPr>
                <w:color w:val="000000"/>
                <w:szCs w:val="18"/>
              </w:rPr>
              <w:t>24</w:t>
            </w:r>
            <w:r w:rsidRPr="00E25EEC">
              <w:rPr>
                <w:color w:val="000000"/>
                <w:szCs w:val="18"/>
              </w:rPr>
              <w:t>:</w:t>
            </w:r>
            <w:proofErr w:type="gramStart"/>
            <w:r w:rsidRPr="00E25EEC">
              <w:rPr>
                <w:color w:val="000000"/>
                <w:szCs w:val="18"/>
              </w:rPr>
              <w:t>MM:SS</w:t>
            </w:r>
            <w:proofErr w:type="gramEnd"/>
          </w:p>
          <w:p w14:paraId="77EA1F1D" w14:textId="77777777" w:rsidR="008E388A" w:rsidRDefault="008E388A" w:rsidP="008E388A">
            <w:pPr>
              <w:pStyle w:val="BodyTextTable"/>
            </w:pPr>
            <w:r>
              <w:rPr>
                <w:color w:val="000000"/>
                <w:szCs w:val="18"/>
              </w:rPr>
              <w:t>Common Date format: YYYY-MM-DD</w:t>
            </w:r>
            <w:r>
              <w:t xml:space="preserve"> </w:t>
            </w:r>
          </w:p>
          <w:p w14:paraId="6BB88854" w14:textId="77777777" w:rsidR="003338A0" w:rsidRDefault="003338A0" w:rsidP="008E388A">
            <w:pPr>
              <w:pStyle w:val="BodyTextTable"/>
            </w:pPr>
            <w:r>
              <w:t>Common Boolean format: 1 for True, 0 for False</w:t>
            </w:r>
          </w:p>
          <w:p w14:paraId="2152F4D4" w14:textId="77777777" w:rsidR="00031491" w:rsidRPr="003A4ED1" w:rsidRDefault="00031491" w:rsidP="008E388A">
            <w:pPr>
              <w:pStyle w:val="BodyTextTable"/>
            </w:pPr>
            <w:r>
              <w:t>All monetary values will be in Peso, 2 decimal digits</w:t>
            </w:r>
          </w:p>
        </w:tc>
      </w:tr>
      <w:tr w:rsidR="006514F0" w:rsidRPr="003A4ED1" w14:paraId="44EF8E69" w14:textId="77777777" w:rsidTr="00A8262D">
        <w:trPr>
          <w:cantSplit/>
          <w:tblHeader/>
        </w:trPr>
        <w:tc>
          <w:tcPr>
            <w:tcW w:w="1290" w:type="pct"/>
            <w:tcBorders>
              <w:bottom w:val="single" w:sz="4" w:space="0" w:color="808080"/>
            </w:tcBorders>
            <w:shd w:val="clear" w:color="auto" w:fill="auto"/>
          </w:tcPr>
          <w:p w14:paraId="0D08A9A6" w14:textId="77777777" w:rsidR="006514F0" w:rsidRPr="003A4ED1" w:rsidRDefault="006514F0" w:rsidP="006E5862">
            <w:pPr>
              <w:pStyle w:val="BodyTextTable"/>
              <w:rPr>
                <w:b/>
                <w:bCs/>
              </w:rPr>
            </w:pPr>
            <w:r w:rsidRPr="003A4ED1">
              <w:rPr>
                <w:b/>
                <w:bCs/>
              </w:rPr>
              <w:t>File Place</w:t>
            </w:r>
          </w:p>
        </w:tc>
        <w:tc>
          <w:tcPr>
            <w:tcW w:w="3710" w:type="pct"/>
            <w:gridSpan w:val="2"/>
            <w:tcBorders>
              <w:bottom w:val="single" w:sz="4" w:space="0" w:color="808080"/>
            </w:tcBorders>
            <w:shd w:val="clear" w:color="auto" w:fill="auto"/>
          </w:tcPr>
          <w:p w14:paraId="20610452" w14:textId="77777777" w:rsidR="006514F0" w:rsidRPr="003A4ED1" w:rsidRDefault="00722A09" w:rsidP="006E5862">
            <w:pPr>
              <w:pStyle w:val="BodyTextTable"/>
            </w:pPr>
            <w:r w:rsidRPr="00205C8C">
              <w:t>To be defined during actual integration</w:t>
            </w:r>
          </w:p>
        </w:tc>
      </w:tr>
      <w:tr w:rsidR="00722A09" w:rsidRPr="003A4ED1" w14:paraId="4D5970CE" w14:textId="77777777" w:rsidTr="00A8262D">
        <w:trPr>
          <w:cantSplit/>
          <w:tblHeader/>
        </w:trPr>
        <w:tc>
          <w:tcPr>
            <w:tcW w:w="1290" w:type="pct"/>
            <w:tcBorders>
              <w:bottom w:val="single" w:sz="4" w:space="0" w:color="808080"/>
            </w:tcBorders>
            <w:shd w:val="clear" w:color="auto" w:fill="auto"/>
          </w:tcPr>
          <w:p w14:paraId="35373D11" w14:textId="77777777" w:rsidR="00722A09" w:rsidRPr="003A4ED1" w:rsidRDefault="00722A09" w:rsidP="00722A09">
            <w:pPr>
              <w:pStyle w:val="BodyTextTable"/>
              <w:rPr>
                <w:b/>
                <w:bCs/>
              </w:rPr>
            </w:pPr>
            <w:r>
              <w:rPr>
                <w:b/>
                <w:bCs/>
              </w:rPr>
              <w:t>User &amp; Password</w:t>
            </w:r>
          </w:p>
        </w:tc>
        <w:tc>
          <w:tcPr>
            <w:tcW w:w="3710" w:type="pct"/>
            <w:gridSpan w:val="2"/>
            <w:tcBorders>
              <w:bottom w:val="single" w:sz="4" w:space="0" w:color="808080"/>
            </w:tcBorders>
            <w:shd w:val="clear" w:color="auto" w:fill="auto"/>
          </w:tcPr>
          <w:p w14:paraId="232E96BC" w14:textId="77777777" w:rsidR="00722A09" w:rsidRPr="003A4ED1" w:rsidRDefault="00722A09" w:rsidP="00722A09">
            <w:pPr>
              <w:pStyle w:val="BodyTextTable"/>
              <w:rPr>
                <w:highlight w:val="yellow"/>
              </w:rPr>
            </w:pPr>
            <w:r w:rsidRPr="00205C8C">
              <w:t xml:space="preserve">To be </w:t>
            </w:r>
            <w:r>
              <w:t>provided by Amdocs AIA</w:t>
            </w:r>
            <w:r w:rsidRPr="00205C8C">
              <w:t xml:space="preserve"> during actual integration</w:t>
            </w:r>
          </w:p>
        </w:tc>
      </w:tr>
      <w:tr w:rsidR="00B22201" w:rsidRPr="003A4ED1" w14:paraId="0218540D" w14:textId="77777777" w:rsidTr="00A8262D">
        <w:trPr>
          <w:cantSplit/>
          <w:tblHeader/>
        </w:trPr>
        <w:tc>
          <w:tcPr>
            <w:tcW w:w="1290" w:type="pct"/>
            <w:tcBorders>
              <w:bottom w:val="single" w:sz="4" w:space="0" w:color="808080"/>
            </w:tcBorders>
            <w:shd w:val="clear" w:color="auto" w:fill="auto"/>
          </w:tcPr>
          <w:p w14:paraId="7B4965C0" w14:textId="77777777" w:rsidR="00B22201" w:rsidRPr="003A4ED1" w:rsidRDefault="00B22201" w:rsidP="00B22201">
            <w:pPr>
              <w:pStyle w:val="BodyTextTable"/>
              <w:rPr>
                <w:b/>
                <w:bCs/>
              </w:rPr>
            </w:pPr>
            <w:r>
              <w:rPr>
                <w:b/>
                <w:bCs/>
              </w:rPr>
              <w:t>Download Completion Rule</w:t>
            </w:r>
          </w:p>
        </w:tc>
        <w:tc>
          <w:tcPr>
            <w:tcW w:w="3710" w:type="pct"/>
            <w:gridSpan w:val="2"/>
            <w:tcBorders>
              <w:bottom w:val="single" w:sz="4" w:space="0" w:color="808080"/>
            </w:tcBorders>
            <w:shd w:val="clear" w:color="auto" w:fill="auto"/>
          </w:tcPr>
          <w:p w14:paraId="49D16B90" w14:textId="77777777" w:rsidR="00B22201" w:rsidRPr="003A4ED1" w:rsidRDefault="00B22201" w:rsidP="00B22201">
            <w:pPr>
              <w:pStyle w:val="BodyTextTable"/>
              <w:rPr>
                <w:highlight w:val="yellow"/>
              </w:rPr>
            </w:pPr>
            <w:r w:rsidRPr="00B22201">
              <w:rPr>
                <w:color w:val="000000"/>
                <w:szCs w:val="18"/>
              </w:rPr>
              <w:t>When file download was completed successfully, the f</w:t>
            </w:r>
            <w:r w:rsidRPr="005E0AD3">
              <w:rPr>
                <w:color w:val="000000"/>
                <w:szCs w:val="18"/>
              </w:rPr>
              <w:t>ile will be moved to the archive</w:t>
            </w:r>
            <w:r w:rsidRPr="00B22201">
              <w:rPr>
                <w:color w:val="000000"/>
                <w:szCs w:val="18"/>
              </w:rPr>
              <w:t xml:space="preserve"> folder.</w:t>
            </w:r>
          </w:p>
        </w:tc>
      </w:tr>
      <w:tr w:rsidR="006514F0" w:rsidRPr="003A4ED1" w14:paraId="777F1F04" w14:textId="77777777" w:rsidTr="00A8262D">
        <w:trPr>
          <w:cantSplit/>
          <w:tblHeader/>
        </w:trPr>
        <w:tc>
          <w:tcPr>
            <w:tcW w:w="1290" w:type="pct"/>
            <w:shd w:val="clear" w:color="auto" w:fill="auto"/>
          </w:tcPr>
          <w:p w14:paraId="7A5D16F0" w14:textId="77777777" w:rsidR="006514F0" w:rsidRPr="003A4ED1" w:rsidRDefault="006514F0" w:rsidP="006E5862">
            <w:pPr>
              <w:pStyle w:val="BodyTextTable"/>
              <w:keepNext/>
              <w:keepLines/>
              <w:rPr>
                <w:b/>
                <w:bCs/>
              </w:rPr>
            </w:pPr>
            <w:r w:rsidRPr="003A4ED1">
              <w:rPr>
                <w:b/>
                <w:bCs/>
              </w:rPr>
              <w:t>Empty File Rule</w:t>
            </w:r>
          </w:p>
        </w:tc>
        <w:tc>
          <w:tcPr>
            <w:tcW w:w="3710" w:type="pct"/>
            <w:gridSpan w:val="2"/>
            <w:shd w:val="clear" w:color="auto" w:fill="auto"/>
          </w:tcPr>
          <w:p w14:paraId="6045F970" w14:textId="77777777" w:rsidR="006514F0" w:rsidRPr="003A4ED1" w:rsidRDefault="006514F0" w:rsidP="006E5862">
            <w:pPr>
              <w:pStyle w:val="BodyTextTable"/>
              <w:keepNext/>
              <w:keepLines/>
              <w:rPr>
                <w:highlight w:val="yellow"/>
              </w:rPr>
            </w:pPr>
            <w:r w:rsidRPr="003A4ED1">
              <w:t>If there is no record to extract</w:t>
            </w:r>
            <w:r>
              <w:t>,</w:t>
            </w:r>
            <w:r w:rsidRPr="003A4ED1">
              <w:t xml:space="preserve"> quit the file processing</w:t>
            </w:r>
            <w:r>
              <w:t xml:space="preserve">. </w:t>
            </w:r>
          </w:p>
        </w:tc>
      </w:tr>
      <w:tr w:rsidR="007714FF" w:rsidRPr="003A4ED1" w14:paraId="78243D40" w14:textId="77777777" w:rsidTr="00A8262D">
        <w:trPr>
          <w:cantSplit/>
          <w:tblHeader/>
        </w:trPr>
        <w:tc>
          <w:tcPr>
            <w:tcW w:w="1290" w:type="pct"/>
            <w:tcBorders>
              <w:bottom w:val="single" w:sz="4" w:space="0" w:color="808080"/>
            </w:tcBorders>
            <w:shd w:val="clear" w:color="auto" w:fill="auto"/>
          </w:tcPr>
          <w:p w14:paraId="62D5DAC8" w14:textId="77777777" w:rsidR="007714FF" w:rsidRPr="003A4ED1" w:rsidRDefault="007714FF" w:rsidP="007714FF">
            <w:pPr>
              <w:pStyle w:val="BodyTextTable"/>
              <w:keepNext/>
              <w:keepLines/>
              <w:rPr>
                <w:b/>
                <w:bCs/>
              </w:rPr>
            </w:pPr>
            <w:r>
              <w:rPr>
                <w:b/>
                <w:bCs/>
                <w:color w:val="000000"/>
                <w:szCs w:val="18"/>
              </w:rPr>
              <w:t>Frequency</w:t>
            </w:r>
          </w:p>
        </w:tc>
        <w:tc>
          <w:tcPr>
            <w:tcW w:w="3710" w:type="pct"/>
            <w:gridSpan w:val="2"/>
            <w:tcBorders>
              <w:bottom w:val="single" w:sz="4" w:space="0" w:color="808080"/>
            </w:tcBorders>
            <w:shd w:val="clear" w:color="auto" w:fill="auto"/>
          </w:tcPr>
          <w:p w14:paraId="41370E16" w14:textId="7987799B" w:rsidR="007714FF" w:rsidRPr="003A4ED1" w:rsidRDefault="007714FF" w:rsidP="007714FF">
            <w:pPr>
              <w:pStyle w:val="BodyTextTable"/>
              <w:keepNext/>
              <w:keepLines/>
            </w:pPr>
            <w:r>
              <w:t xml:space="preserve">See “Frequency” section </w:t>
            </w:r>
            <w:r w:rsidR="00774AA8">
              <w:fldChar w:fldCharType="begin"/>
            </w:r>
            <w:r>
              <w:instrText xml:space="preserve"> REF _Ref533515327 \r \h </w:instrText>
            </w:r>
            <w:r w:rsidR="00774AA8">
              <w:fldChar w:fldCharType="separate"/>
            </w:r>
            <w:r w:rsidR="008F4C32">
              <w:rPr>
                <w:rFonts w:hint="eastAsia"/>
                <w:cs/>
              </w:rPr>
              <w:t>‎</w:t>
            </w:r>
            <w:r w:rsidR="008F4C32">
              <w:t>82</w:t>
            </w:r>
            <w:r w:rsidR="00774AA8">
              <w:fldChar w:fldCharType="end"/>
            </w:r>
          </w:p>
        </w:tc>
      </w:tr>
    </w:tbl>
    <w:p w14:paraId="214EC999" w14:textId="77777777" w:rsidR="006514F0" w:rsidRPr="003A4ED1" w:rsidRDefault="006514F0" w:rsidP="006514F0">
      <w:pPr>
        <w:pStyle w:val="Heading5"/>
      </w:pPr>
      <w:r w:rsidRPr="003A4ED1">
        <w:t>Detail Record</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4A0" w:firstRow="1" w:lastRow="0" w:firstColumn="1" w:lastColumn="0" w:noHBand="0" w:noVBand="1"/>
      </w:tblPr>
      <w:tblGrid>
        <w:gridCol w:w="434"/>
        <w:gridCol w:w="2112"/>
        <w:gridCol w:w="1135"/>
        <w:gridCol w:w="2551"/>
        <w:gridCol w:w="1234"/>
        <w:gridCol w:w="949"/>
        <w:gridCol w:w="604"/>
      </w:tblGrid>
      <w:tr w:rsidR="006514F0" w:rsidRPr="003A4ED1" w14:paraId="2E9CDDA3" w14:textId="77777777" w:rsidTr="00DE7FF9">
        <w:trPr>
          <w:cantSplit/>
          <w:trHeight w:val="1178"/>
          <w:tblHeader/>
        </w:trPr>
        <w:tc>
          <w:tcPr>
            <w:tcW w:w="241" w:type="pct"/>
            <w:tcBorders>
              <w:bottom w:val="single" w:sz="4" w:space="0" w:color="808080"/>
            </w:tcBorders>
            <w:shd w:val="clear" w:color="auto" w:fill="626469"/>
            <w:textDirection w:val="tbRl"/>
            <w:vAlign w:val="center"/>
            <w:hideMark/>
          </w:tcPr>
          <w:p w14:paraId="6698A41C" w14:textId="77777777" w:rsidR="006514F0" w:rsidRPr="003A4ED1" w:rsidRDefault="006514F0" w:rsidP="006E5862">
            <w:pPr>
              <w:pStyle w:val="HeaderTable"/>
              <w:ind w:left="72" w:right="113"/>
              <w:rPr>
                <w:color w:val="FFFFFF"/>
              </w:rPr>
            </w:pPr>
            <w:r w:rsidRPr="003A4ED1">
              <w:rPr>
                <w:color w:val="FFFFFF"/>
              </w:rPr>
              <w:t xml:space="preserve">Field No. </w:t>
            </w:r>
          </w:p>
        </w:tc>
        <w:tc>
          <w:tcPr>
            <w:tcW w:w="1171" w:type="pct"/>
            <w:tcBorders>
              <w:bottom w:val="single" w:sz="4" w:space="0" w:color="808080"/>
            </w:tcBorders>
            <w:shd w:val="clear" w:color="auto" w:fill="626469"/>
            <w:vAlign w:val="center"/>
            <w:hideMark/>
          </w:tcPr>
          <w:p w14:paraId="08DCA27D" w14:textId="77777777" w:rsidR="006514F0" w:rsidRPr="003A4ED1" w:rsidRDefault="006514F0" w:rsidP="006E5862">
            <w:pPr>
              <w:pStyle w:val="HeaderTable"/>
              <w:ind w:left="72"/>
              <w:rPr>
                <w:color w:val="FFFFFF"/>
              </w:rPr>
            </w:pPr>
            <w:r w:rsidRPr="003A4ED1">
              <w:rPr>
                <w:color w:val="FFFFFF"/>
              </w:rPr>
              <w:t>Attribute Name</w:t>
            </w:r>
          </w:p>
        </w:tc>
        <w:tc>
          <w:tcPr>
            <w:tcW w:w="629" w:type="pct"/>
            <w:tcBorders>
              <w:bottom w:val="single" w:sz="4" w:space="0" w:color="808080"/>
            </w:tcBorders>
            <w:shd w:val="clear" w:color="auto" w:fill="626469"/>
            <w:vAlign w:val="center"/>
          </w:tcPr>
          <w:p w14:paraId="1352407F" w14:textId="77777777" w:rsidR="006514F0" w:rsidRPr="003A4ED1" w:rsidRDefault="006514F0" w:rsidP="006E5862">
            <w:pPr>
              <w:pStyle w:val="HeaderTable"/>
              <w:ind w:left="72"/>
              <w:rPr>
                <w:color w:val="FFFFFF"/>
              </w:rPr>
            </w:pPr>
            <w:r w:rsidRPr="003A4ED1">
              <w:rPr>
                <w:color w:val="FFFFFF"/>
              </w:rPr>
              <w:t>Data Type</w:t>
            </w:r>
          </w:p>
        </w:tc>
        <w:tc>
          <w:tcPr>
            <w:tcW w:w="1414" w:type="pct"/>
            <w:tcBorders>
              <w:bottom w:val="single" w:sz="4" w:space="0" w:color="808080"/>
            </w:tcBorders>
            <w:shd w:val="clear" w:color="auto" w:fill="626469"/>
            <w:vAlign w:val="center"/>
            <w:hideMark/>
          </w:tcPr>
          <w:p w14:paraId="55810C9F" w14:textId="77777777" w:rsidR="006514F0" w:rsidRPr="003A4ED1" w:rsidRDefault="006514F0" w:rsidP="006E5862">
            <w:pPr>
              <w:pStyle w:val="HeaderTable"/>
              <w:ind w:left="72"/>
              <w:rPr>
                <w:color w:val="FFFFFF"/>
              </w:rPr>
            </w:pPr>
            <w:r w:rsidRPr="003A4ED1">
              <w:rPr>
                <w:color w:val="FFFFFF"/>
              </w:rPr>
              <w:t>Field Description</w:t>
            </w:r>
          </w:p>
        </w:tc>
        <w:tc>
          <w:tcPr>
            <w:tcW w:w="684" w:type="pct"/>
            <w:tcBorders>
              <w:bottom w:val="single" w:sz="4" w:space="0" w:color="808080"/>
            </w:tcBorders>
            <w:shd w:val="clear" w:color="auto" w:fill="626469"/>
            <w:vAlign w:val="center"/>
          </w:tcPr>
          <w:p w14:paraId="52CE0A59" w14:textId="77777777" w:rsidR="006514F0" w:rsidRPr="003A4ED1" w:rsidRDefault="006514F0" w:rsidP="006E5862">
            <w:pPr>
              <w:pStyle w:val="HeaderTable"/>
              <w:ind w:left="72"/>
              <w:rPr>
                <w:color w:val="FFFFFF"/>
              </w:rPr>
            </w:pPr>
            <w:r w:rsidRPr="003A4ED1">
              <w:rPr>
                <w:color w:val="FFFFFF"/>
              </w:rPr>
              <w:t xml:space="preserve">Example </w:t>
            </w:r>
          </w:p>
        </w:tc>
        <w:tc>
          <w:tcPr>
            <w:tcW w:w="526" w:type="pct"/>
            <w:tcBorders>
              <w:bottom w:val="single" w:sz="4" w:space="0" w:color="808080"/>
            </w:tcBorders>
            <w:shd w:val="clear" w:color="auto" w:fill="626469"/>
            <w:vAlign w:val="center"/>
          </w:tcPr>
          <w:p w14:paraId="456FE953" w14:textId="77777777" w:rsidR="006514F0" w:rsidRPr="003A4ED1" w:rsidRDefault="003D498B" w:rsidP="006E5862">
            <w:pPr>
              <w:pStyle w:val="HeaderTable"/>
              <w:ind w:left="72"/>
              <w:rPr>
                <w:color w:val="FFFFFF"/>
              </w:rPr>
            </w:pPr>
            <w:r>
              <w:rPr>
                <w:color w:val="FFFFFF"/>
              </w:rPr>
              <w:t>Source</w:t>
            </w:r>
          </w:p>
        </w:tc>
        <w:tc>
          <w:tcPr>
            <w:tcW w:w="335" w:type="pct"/>
            <w:tcBorders>
              <w:bottom w:val="single" w:sz="4" w:space="0" w:color="808080"/>
            </w:tcBorders>
            <w:shd w:val="clear" w:color="auto" w:fill="626469"/>
            <w:textDirection w:val="tbRl"/>
            <w:vAlign w:val="center"/>
          </w:tcPr>
          <w:p w14:paraId="7156EBB1" w14:textId="77777777" w:rsidR="006514F0" w:rsidRPr="003A4ED1" w:rsidRDefault="006514F0" w:rsidP="006E5862">
            <w:pPr>
              <w:pStyle w:val="HeaderTable"/>
              <w:ind w:left="72" w:right="113"/>
              <w:rPr>
                <w:color w:val="FFFFFF"/>
              </w:rPr>
            </w:pPr>
            <w:r w:rsidRPr="003A4ED1">
              <w:rPr>
                <w:color w:val="FFFFFF"/>
              </w:rPr>
              <w:t>Must be populated</w:t>
            </w:r>
          </w:p>
        </w:tc>
      </w:tr>
      <w:tr w:rsidR="006514F0" w:rsidRPr="003A4ED1" w14:paraId="1816F70E" w14:textId="77777777" w:rsidTr="00DE7FF9">
        <w:trPr>
          <w:cantSplit/>
        </w:trPr>
        <w:tc>
          <w:tcPr>
            <w:tcW w:w="241" w:type="pct"/>
            <w:tcBorders>
              <w:bottom w:val="single" w:sz="4" w:space="0" w:color="808080"/>
            </w:tcBorders>
            <w:shd w:val="clear" w:color="auto" w:fill="auto"/>
          </w:tcPr>
          <w:p w14:paraId="52EF8543" w14:textId="77777777" w:rsidR="006514F0" w:rsidRPr="003A4ED1" w:rsidRDefault="006514F0" w:rsidP="006E5862">
            <w:pPr>
              <w:pStyle w:val="BodyTextTable"/>
              <w:numPr>
                <w:ilvl w:val="0"/>
                <w:numId w:val="21"/>
              </w:numPr>
              <w:rPr>
                <w:szCs w:val="18"/>
              </w:rPr>
            </w:pPr>
          </w:p>
        </w:tc>
        <w:tc>
          <w:tcPr>
            <w:tcW w:w="1171" w:type="pct"/>
            <w:tcBorders>
              <w:bottom w:val="single" w:sz="4" w:space="0" w:color="808080"/>
            </w:tcBorders>
            <w:shd w:val="clear" w:color="auto" w:fill="auto"/>
          </w:tcPr>
          <w:p w14:paraId="49D84D61" w14:textId="77777777" w:rsidR="006514F0" w:rsidRPr="00AE06F9" w:rsidRDefault="006514F0" w:rsidP="006E5862">
            <w:pPr>
              <w:pStyle w:val="BodyTextTable"/>
              <w:rPr>
                <w:szCs w:val="18"/>
              </w:rPr>
            </w:pPr>
            <w:r w:rsidRPr="00AE06F9">
              <w:rPr>
                <w:rFonts w:asciiTheme="minorHAnsi" w:hAnsiTheme="minorHAnsi"/>
                <w:szCs w:val="18"/>
              </w:rPr>
              <w:t>Subscriber ID</w:t>
            </w:r>
          </w:p>
        </w:tc>
        <w:tc>
          <w:tcPr>
            <w:tcW w:w="629" w:type="pct"/>
            <w:tcBorders>
              <w:bottom w:val="single" w:sz="4" w:space="0" w:color="808080"/>
            </w:tcBorders>
            <w:shd w:val="clear" w:color="auto" w:fill="auto"/>
          </w:tcPr>
          <w:p w14:paraId="0A1D6D9D" w14:textId="77777777" w:rsidR="006514F0" w:rsidRPr="003A4ED1" w:rsidRDefault="006514F0" w:rsidP="006E5862">
            <w:pPr>
              <w:pStyle w:val="BodyTextTable"/>
              <w:rPr>
                <w:szCs w:val="18"/>
              </w:rPr>
            </w:pPr>
            <w:r w:rsidRPr="003A4ED1">
              <w:rPr>
                <w:color w:val="000000"/>
                <w:szCs w:val="18"/>
              </w:rPr>
              <w:t>String</w:t>
            </w:r>
          </w:p>
        </w:tc>
        <w:tc>
          <w:tcPr>
            <w:tcW w:w="1414" w:type="pct"/>
            <w:tcBorders>
              <w:bottom w:val="single" w:sz="4" w:space="0" w:color="808080"/>
            </w:tcBorders>
            <w:shd w:val="clear" w:color="auto" w:fill="auto"/>
          </w:tcPr>
          <w:p w14:paraId="2602DEAD" w14:textId="77777777" w:rsidR="006514F0" w:rsidRDefault="005007CD" w:rsidP="006E5862">
            <w:pPr>
              <w:pStyle w:val="BodyTextTable"/>
              <w:rPr>
                <w:szCs w:val="18"/>
              </w:rPr>
            </w:pPr>
            <w:r>
              <w:rPr>
                <w:szCs w:val="18"/>
              </w:rPr>
              <w:t xml:space="preserve">The unique subscriber </w:t>
            </w:r>
            <w:r w:rsidR="006514F0">
              <w:rPr>
                <w:szCs w:val="18"/>
              </w:rPr>
              <w:t xml:space="preserve">MSISDN </w:t>
            </w:r>
            <w:r>
              <w:rPr>
                <w:szCs w:val="18"/>
              </w:rPr>
              <w:t>E.164 format</w:t>
            </w:r>
          </w:p>
          <w:p w14:paraId="572566FE" w14:textId="77777777" w:rsidR="00563D93" w:rsidRDefault="00563D93" w:rsidP="00563D93">
            <w:pPr>
              <w:pStyle w:val="BodyTextTable"/>
              <w:rPr>
                <w:color w:val="000000"/>
                <w:szCs w:val="18"/>
              </w:rPr>
            </w:pPr>
            <w:r>
              <w:rPr>
                <w:color w:val="000000"/>
                <w:szCs w:val="18"/>
              </w:rPr>
              <w:t>PK – Must be unique per file</w:t>
            </w:r>
          </w:p>
          <w:p w14:paraId="50ECF770" w14:textId="77777777" w:rsidR="00563D93" w:rsidRPr="003A4ED1" w:rsidRDefault="00563D93" w:rsidP="00563D93">
            <w:pPr>
              <w:pStyle w:val="BodyTextTable"/>
              <w:rPr>
                <w:szCs w:val="18"/>
              </w:rPr>
            </w:pPr>
            <w:r>
              <w:rPr>
                <w:color w:val="000000"/>
                <w:szCs w:val="18"/>
              </w:rPr>
              <w:t>If it will not be unique, values will be overridden with the last updated record.</w:t>
            </w:r>
          </w:p>
        </w:tc>
        <w:tc>
          <w:tcPr>
            <w:tcW w:w="684" w:type="pct"/>
            <w:tcBorders>
              <w:bottom w:val="single" w:sz="4" w:space="0" w:color="808080"/>
            </w:tcBorders>
            <w:shd w:val="clear" w:color="auto" w:fill="auto"/>
          </w:tcPr>
          <w:p w14:paraId="2DDD635F" w14:textId="77777777" w:rsidR="006514F0" w:rsidRPr="003A4ED1" w:rsidRDefault="00563D93" w:rsidP="006E5862">
            <w:pPr>
              <w:pStyle w:val="BodyTextTable"/>
              <w:rPr>
                <w:szCs w:val="18"/>
              </w:rPr>
            </w:pPr>
            <w:r>
              <w:t>639989988226</w:t>
            </w:r>
          </w:p>
        </w:tc>
        <w:tc>
          <w:tcPr>
            <w:tcW w:w="526" w:type="pct"/>
            <w:tcBorders>
              <w:bottom w:val="single" w:sz="4" w:space="0" w:color="808080"/>
            </w:tcBorders>
            <w:shd w:val="clear" w:color="auto" w:fill="auto"/>
          </w:tcPr>
          <w:p w14:paraId="213A0BA1" w14:textId="77777777" w:rsidR="006514F0" w:rsidRPr="003A4ED1" w:rsidRDefault="006514F0" w:rsidP="006E5862">
            <w:pPr>
              <w:pStyle w:val="BodyTextTable"/>
              <w:rPr>
                <w:szCs w:val="18"/>
              </w:rPr>
            </w:pPr>
          </w:p>
        </w:tc>
        <w:tc>
          <w:tcPr>
            <w:tcW w:w="335" w:type="pct"/>
            <w:tcBorders>
              <w:bottom w:val="single" w:sz="4" w:space="0" w:color="808080"/>
            </w:tcBorders>
            <w:shd w:val="clear" w:color="auto" w:fill="auto"/>
          </w:tcPr>
          <w:p w14:paraId="4ADCEA57" w14:textId="77777777" w:rsidR="006514F0" w:rsidRPr="003A4ED1" w:rsidRDefault="006514F0" w:rsidP="006E5862">
            <w:pPr>
              <w:pStyle w:val="BodyTextTable"/>
              <w:rPr>
                <w:szCs w:val="18"/>
              </w:rPr>
            </w:pPr>
            <w:r w:rsidRPr="003A4ED1">
              <w:rPr>
                <w:szCs w:val="18"/>
              </w:rPr>
              <w:t>M</w:t>
            </w:r>
          </w:p>
        </w:tc>
      </w:tr>
      <w:tr w:rsidR="006514F0" w:rsidRPr="003A4ED1" w14:paraId="55F2339C" w14:textId="77777777" w:rsidTr="00DE7FF9">
        <w:trPr>
          <w:cantSplit/>
        </w:trPr>
        <w:tc>
          <w:tcPr>
            <w:tcW w:w="241" w:type="pct"/>
            <w:shd w:val="clear" w:color="auto" w:fill="auto"/>
          </w:tcPr>
          <w:p w14:paraId="441099B2" w14:textId="77777777" w:rsidR="006514F0" w:rsidRPr="003A4ED1" w:rsidRDefault="006514F0" w:rsidP="006E5862">
            <w:pPr>
              <w:pStyle w:val="BodyTextTable"/>
              <w:numPr>
                <w:ilvl w:val="0"/>
                <w:numId w:val="21"/>
              </w:numPr>
              <w:rPr>
                <w:szCs w:val="18"/>
              </w:rPr>
            </w:pPr>
          </w:p>
        </w:tc>
        <w:tc>
          <w:tcPr>
            <w:tcW w:w="1171" w:type="pct"/>
            <w:shd w:val="clear" w:color="auto" w:fill="auto"/>
          </w:tcPr>
          <w:p w14:paraId="4BE511B0" w14:textId="77777777" w:rsidR="006514F0" w:rsidRPr="00AE06F9" w:rsidRDefault="0019445C" w:rsidP="006E5862">
            <w:pPr>
              <w:pStyle w:val="BodyTextTable"/>
              <w:rPr>
                <w:szCs w:val="18"/>
              </w:rPr>
            </w:pPr>
            <w:r w:rsidRPr="00AE06F9">
              <w:rPr>
                <w:szCs w:val="18"/>
              </w:rPr>
              <w:t xml:space="preserve">External </w:t>
            </w:r>
            <w:r w:rsidR="006514F0" w:rsidRPr="00AE06F9">
              <w:rPr>
                <w:szCs w:val="18"/>
              </w:rPr>
              <w:t>Customer ID</w:t>
            </w:r>
          </w:p>
        </w:tc>
        <w:tc>
          <w:tcPr>
            <w:tcW w:w="629" w:type="pct"/>
            <w:shd w:val="clear" w:color="auto" w:fill="auto"/>
          </w:tcPr>
          <w:p w14:paraId="2DE4667A" w14:textId="77777777" w:rsidR="006514F0" w:rsidRPr="003A4ED1" w:rsidRDefault="006514F0" w:rsidP="006E5862">
            <w:pPr>
              <w:pStyle w:val="BodyTextTable"/>
              <w:rPr>
                <w:szCs w:val="18"/>
              </w:rPr>
            </w:pPr>
            <w:r>
              <w:rPr>
                <w:szCs w:val="18"/>
              </w:rPr>
              <w:t>String</w:t>
            </w:r>
          </w:p>
        </w:tc>
        <w:tc>
          <w:tcPr>
            <w:tcW w:w="1414" w:type="pct"/>
            <w:shd w:val="clear" w:color="auto" w:fill="auto"/>
          </w:tcPr>
          <w:p w14:paraId="2E3C327C" w14:textId="77777777" w:rsidR="006514F0" w:rsidRPr="003A4ED1" w:rsidRDefault="006514F0" w:rsidP="006E5862">
            <w:pPr>
              <w:pStyle w:val="BodyTextTable"/>
              <w:rPr>
                <w:color w:val="000000"/>
                <w:szCs w:val="18"/>
              </w:rPr>
            </w:pPr>
            <w:r w:rsidRPr="0003311F">
              <w:rPr>
                <w:color w:val="000000"/>
                <w:szCs w:val="18"/>
              </w:rPr>
              <w:t xml:space="preserve">This serves </w:t>
            </w:r>
            <w:r>
              <w:rPr>
                <w:color w:val="000000"/>
                <w:szCs w:val="18"/>
              </w:rPr>
              <w:t xml:space="preserve">as customer reference for all </w:t>
            </w:r>
            <w:proofErr w:type="spellStart"/>
            <w:r>
              <w:rPr>
                <w:color w:val="000000"/>
                <w:szCs w:val="18"/>
              </w:rPr>
              <w:t>Lo</w:t>
            </w:r>
            <w:r w:rsidRPr="0003311F">
              <w:rPr>
                <w:color w:val="000000"/>
                <w:szCs w:val="18"/>
              </w:rPr>
              <w:t>Bs</w:t>
            </w:r>
            <w:proofErr w:type="spellEnd"/>
            <w:r>
              <w:rPr>
                <w:color w:val="000000"/>
                <w:szCs w:val="18"/>
              </w:rPr>
              <w:t xml:space="preserve">. </w:t>
            </w:r>
            <w:r w:rsidRPr="0003311F">
              <w:rPr>
                <w:color w:val="000000"/>
                <w:szCs w:val="18"/>
              </w:rPr>
              <w:t>Will be used to trace customers with multiple accounts</w:t>
            </w:r>
            <w:r>
              <w:rPr>
                <w:color w:val="000000"/>
                <w:szCs w:val="18"/>
              </w:rPr>
              <w:t>.</w:t>
            </w:r>
            <w:r w:rsidR="00947284">
              <w:rPr>
                <w:color w:val="000000"/>
                <w:szCs w:val="18"/>
              </w:rPr>
              <w:t xml:space="preserve"> [Global ID]</w:t>
            </w:r>
          </w:p>
        </w:tc>
        <w:tc>
          <w:tcPr>
            <w:tcW w:w="684" w:type="pct"/>
            <w:shd w:val="clear" w:color="auto" w:fill="auto"/>
          </w:tcPr>
          <w:p w14:paraId="5669828E" w14:textId="77777777" w:rsidR="006514F0" w:rsidRPr="003A4ED1" w:rsidRDefault="006514F0" w:rsidP="006E5862">
            <w:pPr>
              <w:pStyle w:val="BodyTextTable"/>
              <w:rPr>
                <w:szCs w:val="18"/>
              </w:rPr>
            </w:pPr>
          </w:p>
        </w:tc>
        <w:tc>
          <w:tcPr>
            <w:tcW w:w="526" w:type="pct"/>
            <w:shd w:val="clear" w:color="auto" w:fill="auto"/>
          </w:tcPr>
          <w:p w14:paraId="28C274AD" w14:textId="77777777" w:rsidR="006514F0" w:rsidRPr="003A4ED1" w:rsidRDefault="006514F0" w:rsidP="006E5862">
            <w:pPr>
              <w:pStyle w:val="BodyTextTable"/>
              <w:rPr>
                <w:szCs w:val="18"/>
              </w:rPr>
            </w:pPr>
          </w:p>
        </w:tc>
        <w:tc>
          <w:tcPr>
            <w:tcW w:w="335" w:type="pct"/>
            <w:shd w:val="clear" w:color="auto" w:fill="auto"/>
          </w:tcPr>
          <w:p w14:paraId="4702EAB0" w14:textId="77777777" w:rsidR="006514F0" w:rsidRPr="003A4ED1" w:rsidRDefault="006514F0" w:rsidP="006E5862">
            <w:pPr>
              <w:pStyle w:val="BodyTextTable"/>
              <w:rPr>
                <w:szCs w:val="18"/>
              </w:rPr>
            </w:pPr>
            <w:r>
              <w:rPr>
                <w:szCs w:val="18"/>
              </w:rPr>
              <w:t>O</w:t>
            </w:r>
          </w:p>
        </w:tc>
      </w:tr>
      <w:tr w:rsidR="00BA7AD5" w:rsidRPr="003A4ED1" w14:paraId="545276E9" w14:textId="77777777" w:rsidTr="00DE7FF9">
        <w:trPr>
          <w:cantSplit/>
        </w:trPr>
        <w:tc>
          <w:tcPr>
            <w:tcW w:w="241" w:type="pct"/>
            <w:shd w:val="clear" w:color="auto" w:fill="auto"/>
          </w:tcPr>
          <w:p w14:paraId="47B2C110" w14:textId="77777777" w:rsidR="00BA7AD5" w:rsidRPr="003A4ED1" w:rsidRDefault="00BA7AD5" w:rsidP="00BA7AD5">
            <w:pPr>
              <w:pStyle w:val="BodyTextTable"/>
              <w:numPr>
                <w:ilvl w:val="0"/>
                <w:numId w:val="21"/>
              </w:numPr>
              <w:rPr>
                <w:szCs w:val="18"/>
              </w:rPr>
            </w:pPr>
          </w:p>
        </w:tc>
        <w:tc>
          <w:tcPr>
            <w:tcW w:w="1171" w:type="pct"/>
            <w:shd w:val="clear" w:color="auto" w:fill="auto"/>
          </w:tcPr>
          <w:p w14:paraId="2FA5510A" w14:textId="77777777" w:rsidR="00BA7AD5" w:rsidRPr="00AE06F9" w:rsidRDefault="00BA7AD5" w:rsidP="00BA7AD5">
            <w:pPr>
              <w:pStyle w:val="BodyTextTable"/>
              <w:rPr>
                <w:szCs w:val="18"/>
              </w:rPr>
            </w:pPr>
            <w:r w:rsidRPr="00AE06F9">
              <w:rPr>
                <w:szCs w:val="18"/>
              </w:rPr>
              <w:t>External Loyalty ID</w:t>
            </w:r>
          </w:p>
        </w:tc>
        <w:tc>
          <w:tcPr>
            <w:tcW w:w="629" w:type="pct"/>
            <w:shd w:val="clear" w:color="auto" w:fill="auto"/>
          </w:tcPr>
          <w:p w14:paraId="7422B862" w14:textId="77777777" w:rsidR="00BA7AD5" w:rsidRDefault="00BA7AD5" w:rsidP="00BA7AD5">
            <w:pPr>
              <w:pStyle w:val="BodyTextTable"/>
              <w:rPr>
                <w:szCs w:val="18"/>
              </w:rPr>
            </w:pPr>
            <w:r>
              <w:rPr>
                <w:szCs w:val="18"/>
              </w:rPr>
              <w:t>String</w:t>
            </w:r>
          </w:p>
        </w:tc>
        <w:tc>
          <w:tcPr>
            <w:tcW w:w="1414" w:type="pct"/>
            <w:shd w:val="clear" w:color="auto" w:fill="auto"/>
          </w:tcPr>
          <w:p w14:paraId="730879F0" w14:textId="77777777" w:rsidR="00BA7AD5" w:rsidRPr="0003311F" w:rsidRDefault="00BA7AD5" w:rsidP="00BA7AD5">
            <w:pPr>
              <w:pStyle w:val="BodyTextTable"/>
              <w:rPr>
                <w:color w:val="000000"/>
                <w:szCs w:val="18"/>
              </w:rPr>
            </w:pPr>
            <w:r w:rsidRPr="00B61E64">
              <w:rPr>
                <w:color w:val="000000"/>
                <w:szCs w:val="18"/>
              </w:rPr>
              <w:t>This serves as customer reference for all LOBs (Line of Businesses)</w:t>
            </w:r>
            <w:r>
              <w:rPr>
                <w:color w:val="000000"/>
                <w:szCs w:val="18"/>
              </w:rPr>
              <w:t xml:space="preserve"> from loyalty system</w:t>
            </w:r>
            <w:r w:rsidRPr="00B61E64">
              <w:rPr>
                <w:color w:val="000000"/>
                <w:szCs w:val="18"/>
              </w:rPr>
              <w:t>. Will be used to trace customers with multiple accounts</w:t>
            </w:r>
          </w:p>
        </w:tc>
        <w:tc>
          <w:tcPr>
            <w:tcW w:w="684" w:type="pct"/>
            <w:shd w:val="clear" w:color="auto" w:fill="auto"/>
          </w:tcPr>
          <w:p w14:paraId="273AF396" w14:textId="77777777" w:rsidR="00BA7AD5" w:rsidRPr="003A4ED1" w:rsidRDefault="00BA7AD5" w:rsidP="00BA7AD5">
            <w:pPr>
              <w:pStyle w:val="BodyTextTable"/>
              <w:rPr>
                <w:szCs w:val="18"/>
              </w:rPr>
            </w:pPr>
          </w:p>
        </w:tc>
        <w:tc>
          <w:tcPr>
            <w:tcW w:w="526" w:type="pct"/>
            <w:shd w:val="clear" w:color="auto" w:fill="auto"/>
          </w:tcPr>
          <w:p w14:paraId="1B9F7DAA" w14:textId="77777777" w:rsidR="00BA7AD5" w:rsidRPr="003A4ED1" w:rsidRDefault="00BA7AD5" w:rsidP="00BA7AD5">
            <w:pPr>
              <w:pStyle w:val="BodyTextTable"/>
              <w:rPr>
                <w:szCs w:val="18"/>
              </w:rPr>
            </w:pPr>
            <w:r>
              <w:rPr>
                <w:szCs w:val="18"/>
              </w:rPr>
              <w:t>MVP Rewards</w:t>
            </w:r>
          </w:p>
        </w:tc>
        <w:tc>
          <w:tcPr>
            <w:tcW w:w="335" w:type="pct"/>
            <w:shd w:val="clear" w:color="auto" w:fill="auto"/>
          </w:tcPr>
          <w:p w14:paraId="50A490C3" w14:textId="77777777" w:rsidR="00BA7AD5" w:rsidRDefault="00BA7AD5" w:rsidP="00BA7AD5">
            <w:pPr>
              <w:pStyle w:val="BodyTextTable"/>
              <w:rPr>
                <w:szCs w:val="18"/>
              </w:rPr>
            </w:pPr>
            <w:r>
              <w:rPr>
                <w:szCs w:val="18"/>
              </w:rPr>
              <w:t>O</w:t>
            </w:r>
          </w:p>
        </w:tc>
      </w:tr>
      <w:tr w:rsidR="00D27E03" w:rsidRPr="003A4ED1" w14:paraId="0FD03C28" w14:textId="77777777" w:rsidTr="00DE7FF9">
        <w:trPr>
          <w:cantSplit/>
        </w:trPr>
        <w:tc>
          <w:tcPr>
            <w:tcW w:w="241" w:type="pct"/>
            <w:shd w:val="clear" w:color="auto" w:fill="auto"/>
          </w:tcPr>
          <w:p w14:paraId="7AA89BF6" w14:textId="77777777" w:rsidR="00D27E03" w:rsidRPr="003A4ED1" w:rsidRDefault="00D27E03" w:rsidP="00D27E03">
            <w:pPr>
              <w:pStyle w:val="BodyTextTable"/>
              <w:numPr>
                <w:ilvl w:val="0"/>
                <w:numId w:val="21"/>
              </w:numPr>
              <w:rPr>
                <w:szCs w:val="18"/>
              </w:rPr>
            </w:pPr>
          </w:p>
        </w:tc>
        <w:tc>
          <w:tcPr>
            <w:tcW w:w="1171" w:type="pct"/>
            <w:shd w:val="clear" w:color="auto" w:fill="auto"/>
          </w:tcPr>
          <w:p w14:paraId="31742BF9" w14:textId="77777777" w:rsidR="00D27E03" w:rsidRPr="00AE06F9" w:rsidRDefault="00D27E03" w:rsidP="00D27E03">
            <w:pPr>
              <w:pStyle w:val="BodyTextTable"/>
              <w:rPr>
                <w:szCs w:val="18"/>
              </w:rPr>
            </w:pPr>
            <w:r w:rsidRPr="00AE06F9">
              <w:t>Home Address Street</w:t>
            </w:r>
          </w:p>
        </w:tc>
        <w:tc>
          <w:tcPr>
            <w:tcW w:w="629" w:type="pct"/>
            <w:shd w:val="clear" w:color="auto" w:fill="auto"/>
          </w:tcPr>
          <w:p w14:paraId="50C7AFD2" w14:textId="77777777" w:rsidR="00D27E03" w:rsidRDefault="00D27E03" w:rsidP="00D27E03">
            <w:pPr>
              <w:pStyle w:val="BodyTextTable"/>
              <w:rPr>
                <w:szCs w:val="18"/>
              </w:rPr>
            </w:pPr>
            <w:r>
              <w:t>String</w:t>
            </w:r>
          </w:p>
        </w:tc>
        <w:tc>
          <w:tcPr>
            <w:tcW w:w="1414" w:type="pct"/>
            <w:shd w:val="clear" w:color="auto" w:fill="auto"/>
          </w:tcPr>
          <w:p w14:paraId="17B0E641" w14:textId="77777777" w:rsidR="00D27E03" w:rsidRDefault="00947284" w:rsidP="00D27E03">
            <w:pPr>
              <w:pStyle w:val="BodyTextTable"/>
            </w:pPr>
            <w:r>
              <w:t>Subscriber</w:t>
            </w:r>
            <w:r w:rsidRPr="005A3BD3">
              <w:t xml:space="preserve"> </w:t>
            </w:r>
            <w:r w:rsidR="00D27E03" w:rsidRPr="005A3BD3">
              <w:t>home street name</w:t>
            </w:r>
          </w:p>
          <w:p w14:paraId="787E12B8" w14:textId="77777777" w:rsidR="00AC0A3E" w:rsidRPr="004C7A43" w:rsidRDefault="00AC0A3E" w:rsidP="00D27E03">
            <w:pPr>
              <w:pStyle w:val="BodyTextTable"/>
              <w:rPr>
                <w:b/>
                <w:bCs/>
                <w:color w:val="000000"/>
                <w:szCs w:val="18"/>
              </w:rPr>
            </w:pPr>
            <w:r w:rsidRPr="004C7A43">
              <w:rPr>
                <w:b/>
                <w:bCs/>
                <w:color w:val="000000"/>
                <w:szCs w:val="18"/>
              </w:rPr>
              <w:t>Will not be populated</w:t>
            </w:r>
          </w:p>
        </w:tc>
        <w:tc>
          <w:tcPr>
            <w:tcW w:w="684" w:type="pct"/>
            <w:shd w:val="clear" w:color="auto" w:fill="auto"/>
          </w:tcPr>
          <w:p w14:paraId="17A10526" w14:textId="77777777" w:rsidR="00D27E03" w:rsidRPr="003A4ED1" w:rsidRDefault="00D27E03" w:rsidP="00D27E03">
            <w:pPr>
              <w:pStyle w:val="BodyTextTable"/>
              <w:rPr>
                <w:szCs w:val="18"/>
              </w:rPr>
            </w:pPr>
          </w:p>
        </w:tc>
        <w:tc>
          <w:tcPr>
            <w:tcW w:w="526" w:type="pct"/>
            <w:shd w:val="clear" w:color="auto" w:fill="auto"/>
          </w:tcPr>
          <w:p w14:paraId="174F304A" w14:textId="77777777" w:rsidR="00D27E03" w:rsidRDefault="00D27E03" w:rsidP="00D27E03">
            <w:pPr>
              <w:pStyle w:val="BodyTextTable"/>
              <w:rPr>
                <w:szCs w:val="18"/>
              </w:rPr>
            </w:pPr>
          </w:p>
        </w:tc>
        <w:tc>
          <w:tcPr>
            <w:tcW w:w="335" w:type="pct"/>
            <w:shd w:val="clear" w:color="auto" w:fill="auto"/>
          </w:tcPr>
          <w:p w14:paraId="53FC442C" w14:textId="77777777" w:rsidR="00D27E03" w:rsidRDefault="00D27E03" w:rsidP="00D27E03">
            <w:pPr>
              <w:pStyle w:val="BodyTextTable"/>
              <w:rPr>
                <w:szCs w:val="18"/>
              </w:rPr>
            </w:pPr>
            <w:r w:rsidRPr="00951937">
              <w:t>O</w:t>
            </w:r>
          </w:p>
        </w:tc>
      </w:tr>
      <w:tr w:rsidR="00D27E03" w:rsidRPr="003A4ED1" w14:paraId="22A9846B" w14:textId="77777777" w:rsidTr="00DE7FF9">
        <w:trPr>
          <w:cantSplit/>
        </w:trPr>
        <w:tc>
          <w:tcPr>
            <w:tcW w:w="241" w:type="pct"/>
            <w:shd w:val="clear" w:color="auto" w:fill="auto"/>
          </w:tcPr>
          <w:p w14:paraId="42A07AC9" w14:textId="77777777" w:rsidR="00D27E03" w:rsidRPr="003A4ED1" w:rsidRDefault="00D27E03" w:rsidP="00D27E03">
            <w:pPr>
              <w:pStyle w:val="BodyTextTable"/>
              <w:numPr>
                <w:ilvl w:val="0"/>
                <w:numId w:val="21"/>
              </w:numPr>
              <w:rPr>
                <w:szCs w:val="18"/>
              </w:rPr>
            </w:pPr>
          </w:p>
        </w:tc>
        <w:tc>
          <w:tcPr>
            <w:tcW w:w="1171" w:type="pct"/>
            <w:shd w:val="clear" w:color="auto" w:fill="auto"/>
          </w:tcPr>
          <w:p w14:paraId="219349F6" w14:textId="77777777" w:rsidR="00D27E03" w:rsidRPr="00AE06F9" w:rsidRDefault="00D27E03" w:rsidP="00D27E03">
            <w:pPr>
              <w:pStyle w:val="BodyTextTable"/>
              <w:rPr>
                <w:szCs w:val="18"/>
              </w:rPr>
            </w:pPr>
            <w:r w:rsidRPr="00AE06F9">
              <w:t>Home Address City</w:t>
            </w:r>
          </w:p>
        </w:tc>
        <w:tc>
          <w:tcPr>
            <w:tcW w:w="629" w:type="pct"/>
            <w:shd w:val="clear" w:color="auto" w:fill="auto"/>
          </w:tcPr>
          <w:p w14:paraId="2A892D26" w14:textId="77777777" w:rsidR="00D27E03" w:rsidRDefault="00D27E03" w:rsidP="00D27E03">
            <w:pPr>
              <w:pStyle w:val="BodyTextTable"/>
              <w:rPr>
                <w:szCs w:val="18"/>
              </w:rPr>
            </w:pPr>
            <w:r>
              <w:t>String</w:t>
            </w:r>
          </w:p>
        </w:tc>
        <w:tc>
          <w:tcPr>
            <w:tcW w:w="1414" w:type="pct"/>
            <w:shd w:val="clear" w:color="auto" w:fill="auto"/>
          </w:tcPr>
          <w:p w14:paraId="6B95C8EB" w14:textId="77777777" w:rsidR="00D27E03" w:rsidRDefault="00947284" w:rsidP="00D27E03">
            <w:pPr>
              <w:pStyle w:val="BodyTextTable"/>
            </w:pPr>
            <w:r>
              <w:t>Subscriber</w:t>
            </w:r>
            <w:r w:rsidRPr="005A3BD3">
              <w:t xml:space="preserve"> </w:t>
            </w:r>
            <w:r w:rsidR="00D27E03">
              <w:t xml:space="preserve">home address </w:t>
            </w:r>
            <w:r w:rsidR="00D27E03" w:rsidRPr="005A3BD3">
              <w:t>city</w:t>
            </w:r>
          </w:p>
          <w:p w14:paraId="6C49CF76" w14:textId="77777777" w:rsidR="00AC0A3E" w:rsidRPr="00B61E64" w:rsidRDefault="00AC0A3E" w:rsidP="00D27E03">
            <w:pPr>
              <w:pStyle w:val="BodyTextTable"/>
              <w:rPr>
                <w:color w:val="000000"/>
                <w:szCs w:val="18"/>
              </w:rPr>
            </w:pPr>
            <w:r w:rsidRPr="00C36DD0">
              <w:rPr>
                <w:b/>
                <w:bCs/>
                <w:color w:val="000000"/>
                <w:szCs w:val="18"/>
              </w:rPr>
              <w:t>Will not be populated</w:t>
            </w:r>
          </w:p>
        </w:tc>
        <w:tc>
          <w:tcPr>
            <w:tcW w:w="684" w:type="pct"/>
            <w:shd w:val="clear" w:color="auto" w:fill="auto"/>
          </w:tcPr>
          <w:p w14:paraId="66A8D7E1" w14:textId="77777777" w:rsidR="00D27E03" w:rsidRPr="003A4ED1" w:rsidRDefault="00D27E03" w:rsidP="00D27E03">
            <w:pPr>
              <w:pStyle w:val="BodyTextTable"/>
              <w:rPr>
                <w:szCs w:val="18"/>
              </w:rPr>
            </w:pPr>
          </w:p>
        </w:tc>
        <w:tc>
          <w:tcPr>
            <w:tcW w:w="526" w:type="pct"/>
            <w:shd w:val="clear" w:color="auto" w:fill="auto"/>
          </w:tcPr>
          <w:p w14:paraId="766EAFDF" w14:textId="77777777" w:rsidR="00D27E03" w:rsidRDefault="00D27E03" w:rsidP="00D27E03">
            <w:pPr>
              <w:pStyle w:val="BodyTextTable"/>
              <w:rPr>
                <w:szCs w:val="18"/>
              </w:rPr>
            </w:pPr>
          </w:p>
        </w:tc>
        <w:tc>
          <w:tcPr>
            <w:tcW w:w="335" w:type="pct"/>
            <w:shd w:val="clear" w:color="auto" w:fill="auto"/>
          </w:tcPr>
          <w:p w14:paraId="0F5DF5C0" w14:textId="77777777" w:rsidR="00D27E03" w:rsidRDefault="00D27E03" w:rsidP="00D27E03">
            <w:pPr>
              <w:pStyle w:val="BodyTextTable"/>
              <w:rPr>
                <w:szCs w:val="18"/>
              </w:rPr>
            </w:pPr>
            <w:r w:rsidRPr="00951937">
              <w:t>O</w:t>
            </w:r>
          </w:p>
        </w:tc>
      </w:tr>
      <w:tr w:rsidR="00D27E03" w:rsidRPr="003A4ED1" w14:paraId="24CCB40F" w14:textId="77777777" w:rsidTr="00DE7FF9">
        <w:trPr>
          <w:cantSplit/>
        </w:trPr>
        <w:tc>
          <w:tcPr>
            <w:tcW w:w="241" w:type="pct"/>
            <w:shd w:val="clear" w:color="auto" w:fill="auto"/>
          </w:tcPr>
          <w:p w14:paraId="5C49C327" w14:textId="77777777" w:rsidR="00D27E03" w:rsidRPr="003A4ED1" w:rsidRDefault="00D27E03" w:rsidP="00D27E03">
            <w:pPr>
              <w:pStyle w:val="BodyTextTable"/>
              <w:numPr>
                <w:ilvl w:val="0"/>
                <w:numId w:val="21"/>
              </w:numPr>
              <w:rPr>
                <w:szCs w:val="18"/>
              </w:rPr>
            </w:pPr>
          </w:p>
        </w:tc>
        <w:tc>
          <w:tcPr>
            <w:tcW w:w="1171" w:type="pct"/>
            <w:shd w:val="clear" w:color="auto" w:fill="auto"/>
          </w:tcPr>
          <w:p w14:paraId="14D0978C" w14:textId="77777777" w:rsidR="00D27E03" w:rsidRPr="00AE06F9" w:rsidRDefault="00D27E03" w:rsidP="00D27E03">
            <w:pPr>
              <w:pStyle w:val="BodyTextTable"/>
              <w:rPr>
                <w:szCs w:val="18"/>
              </w:rPr>
            </w:pPr>
            <w:r w:rsidRPr="00AE06F9">
              <w:t>Home Address Zip Code</w:t>
            </w:r>
          </w:p>
        </w:tc>
        <w:tc>
          <w:tcPr>
            <w:tcW w:w="629" w:type="pct"/>
            <w:shd w:val="clear" w:color="auto" w:fill="auto"/>
          </w:tcPr>
          <w:p w14:paraId="21528A50" w14:textId="77777777" w:rsidR="00D27E03" w:rsidRDefault="00D27E03" w:rsidP="00D27E03">
            <w:pPr>
              <w:pStyle w:val="BodyTextTable"/>
              <w:rPr>
                <w:szCs w:val="18"/>
              </w:rPr>
            </w:pPr>
            <w:r>
              <w:t>String</w:t>
            </w:r>
          </w:p>
        </w:tc>
        <w:tc>
          <w:tcPr>
            <w:tcW w:w="1414" w:type="pct"/>
            <w:shd w:val="clear" w:color="auto" w:fill="auto"/>
          </w:tcPr>
          <w:p w14:paraId="7690D83B" w14:textId="77777777" w:rsidR="00D27E03" w:rsidRDefault="00947284" w:rsidP="00D27E03">
            <w:pPr>
              <w:pStyle w:val="BodyTextTable"/>
            </w:pPr>
            <w:r>
              <w:t>Subscriber</w:t>
            </w:r>
            <w:r w:rsidRPr="005A3BD3">
              <w:t xml:space="preserve"> </w:t>
            </w:r>
            <w:r w:rsidR="00D27E03">
              <w:t>home address zip code</w:t>
            </w:r>
          </w:p>
          <w:p w14:paraId="2DC43FFA" w14:textId="77777777" w:rsidR="00AC0A3E" w:rsidRPr="00B61E64" w:rsidRDefault="00AC0A3E" w:rsidP="00D27E03">
            <w:pPr>
              <w:pStyle w:val="BodyTextTable"/>
              <w:rPr>
                <w:color w:val="000000"/>
                <w:szCs w:val="18"/>
              </w:rPr>
            </w:pPr>
            <w:r w:rsidRPr="00C36DD0">
              <w:rPr>
                <w:b/>
                <w:bCs/>
                <w:color w:val="000000"/>
                <w:szCs w:val="18"/>
              </w:rPr>
              <w:t>Will not be populated</w:t>
            </w:r>
          </w:p>
        </w:tc>
        <w:tc>
          <w:tcPr>
            <w:tcW w:w="684" w:type="pct"/>
            <w:shd w:val="clear" w:color="auto" w:fill="auto"/>
          </w:tcPr>
          <w:p w14:paraId="5CD72D10" w14:textId="77777777" w:rsidR="00D27E03" w:rsidRPr="003A4ED1" w:rsidRDefault="00D27E03" w:rsidP="00D27E03">
            <w:pPr>
              <w:pStyle w:val="BodyTextTable"/>
              <w:rPr>
                <w:szCs w:val="18"/>
              </w:rPr>
            </w:pPr>
          </w:p>
        </w:tc>
        <w:tc>
          <w:tcPr>
            <w:tcW w:w="526" w:type="pct"/>
            <w:shd w:val="clear" w:color="auto" w:fill="auto"/>
          </w:tcPr>
          <w:p w14:paraId="45E8B772" w14:textId="77777777" w:rsidR="00D27E03" w:rsidRDefault="00D27E03" w:rsidP="00D27E03">
            <w:pPr>
              <w:pStyle w:val="BodyTextTable"/>
              <w:rPr>
                <w:szCs w:val="18"/>
              </w:rPr>
            </w:pPr>
          </w:p>
        </w:tc>
        <w:tc>
          <w:tcPr>
            <w:tcW w:w="335" w:type="pct"/>
            <w:shd w:val="clear" w:color="auto" w:fill="auto"/>
          </w:tcPr>
          <w:p w14:paraId="0BD27B31" w14:textId="77777777" w:rsidR="00D27E03" w:rsidRDefault="00D27E03" w:rsidP="00D27E03">
            <w:pPr>
              <w:pStyle w:val="BodyTextTable"/>
              <w:rPr>
                <w:szCs w:val="18"/>
              </w:rPr>
            </w:pPr>
            <w:r w:rsidRPr="00951937">
              <w:t>O</w:t>
            </w:r>
          </w:p>
        </w:tc>
      </w:tr>
      <w:tr w:rsidR="00D27E03" w:rsidRPr="003A4ED1" w14:paraId="5068B28D" w14:textId="77777777" w:rsidTr="00DE7FF9">
        <w:trPr>
          <w:cantSplit/>
        </w:trPr>
        <w:tc>
          <w:tcPr>
            <w:tcW w:w="241" w:type="pct"/>
            <w:shd w:val="clear" w:color="auto" w:fill="auto"/>
          </w:tcPr>
          <w:p w14:paraId="5C247233" w14:textId="77777777" w:rsidR="00D27E03" w:rsidRPr="003A4ED1" w:rsidRDefault="00D27E03" w:rsidP="00D27E03">
            <w:pPr>
              <w:pStyle w:val="BodyTextTable"/>
              <w:numPr>
                <w:ilvl w:val="0"/>
                <w:numId w:val="21"/>
              </w:numPr>
              <w:rPr>
                <w:szCs w:val="18"/>
              </w:rPr>
            </w:pPr>
          </w:p>
        </w:tc>
        <w:tc>
          <w:tcPr>
            <w:tcW w:w="1171" w:type="pct"/>
            <w:shd w:val="clear" w:color="auto" w:fill="auto"/>
          </w:tcPr>
          <w:p w14:paraId="7D3DE4B1" w14:textId="77777777" w:rsidR="00D27E03" w:rsidRPr="00AE06F9" w:rsidRDefault="00D27E03" w:rsidP="00D27E03">
            <w:pPr>
              <w:pStyle w:val="BodyTextTable"/>
              <w:rPr>
                <w:szCs w:val="18"/>
              </w:rPr>
            </w:pPr>
            <w:r w:rsidRPr="00AE06F9">
              <w:t>Email Address</w:t>
            </w:r>
          </w:p>
        </w:tc>
        <w:tc>
          <w:tcPr>
            <w:tcW w:w="629" w:type="pct"/>
            <w:shd w:val="clear" w:color="auto" w:fill="auto"/>
          </w:tcPr>
          <w:p w14:paraId="4A7B5628" w14:textId="77777777" w:rsidR="00D27E03" w:rsidRDefault="00D27E03" w:rsidP="00D27E03">
            <w:pPr>
              <w:pStyle w:val="BodyTextTable"/>
              <w:rPr>
                <w:szCs w:val="18"/>
              </w:rPr>
            </w:pPr>
            <w:r>
              <w:t>String</w:t>
            </w:r>
          </w:p>
        </w:tc>
        <w:tc>
          <w:tcPr>
            <w:tcW w:w="1414" w:type="pct"/>
            <w:shd w:val="clear" w:color="auto" w:fill="auto"/>
          </w:tcPr>
          <w:p w14:paraId="78A5201C" w14:textId="77777777" w:rsidR="00D27E03" w:rsidRDefault="00D27E03" w:rsidP="00D27E03">
            <w:pPr>
              <w:pStyle w:val="BodyTextTable"/>
            </w:pPr>
            <w:r>
              <w:t>Email address</w:t>
            </w:r>
          </w:p>
          <w:p w14:paraId="71CDBB5E" w14:textId="77777777" w:rsidR="00AC0A3E" w:rsidRPr="00B61E64" w:rsidRDefault="00AC0A3E" w:rsidP="00D27E03">
            <w:pPr>
              <w:pStyle w:val="BodyTextTable"/>
              <w:rPr>
                <w:color w:val="000000"/>
                <w:szCs w:val="18"/>
              </w:rPr>
            </w:pPr>
            <w:r w:rsidRPr="00C36DD0">
              <w:rPr>
                <w:b/>
                <w:bCs/>
                <w:color w:val="000000"/>
                <w:szCs w:val="18"/>
              </w:rPr>
              <w:t>Will not be populated</w:t>
            </w:r>
          </w:p>
        </w:tc>
        <w:tc>
          <w:tcPr>
            <w:tcW w:w="684" w:type="pct"/>
            <w:shd w:val="clear" w:color="auto" w:fill="auto"/>
          </w:tcPr>
          <w:p w14:paraId="7C9A063F" w14:textId="77777777" w:rsidR="00D27E03" w:rsidRPr="003A4ED1" w:rsidRDefault="00D27E03" w:rsidP="00D27E03">
            <w:pPr>
              <w:pStyle w:val="BodyTextTable"/>
              <w:rPr>
                <w:szCs w:val="18"/>
              </w:rPr>
            </w:pPr>
          </w:p>
        </w:tc>
        <w:tc>
          <w:tcPr>
            <w:tcW w:w="526" w:type="pct"/>
            <w:shd w:val="clear" w:color="auto" w:fill="auto"/>
          </w:tcPr>
          <w:p w14:paraId="3BEE9DE4" w14:textId="77777777" w:rsidR="00D27E03" w:rsidRDefault="00D27E03" w:rsidP="00D27E03">
            <w:pPr>
              <w:pStyle w:val="BodyTextTable"/>
              <w:rPr>
                <w:szCs w:val="18"/>
              </w:rPr>
            </w:pPr>
          </w:p>
        </w:tc>
        <w:tc>
          <w:tcPr>
            <w:tcW w:w="335" w:type="pct"/>
            <w:shd w:val="clear" w:color="auto" w:fill="auto"/>
          </w:tcPr>
          <w:p w14:paraId="4C2C092C" w14:textId="77777777" w:rsidR="00D27E03" w:rsidRDefault="00D27E03" w:rsidP="00D27E03">
            <w:pPr>
              <w:pStyle w:val="BodyTextTable"/>
              <w:rPr>
                <w:szCs w:val="18"/>
              </w:rPr>
            </w:pPr>
            <w:r>
              <w:t>O</w:t>
            </w:r>
          </w:p>
        </w:tc>
      </w:tr>
      <w:tr w:rsidR="00D27E03" w:rsidRPr="003A4ED1" w14:paraId="07C014B4" w14:textId="77777777" w:rsidTr="00DE7FF9">
        <w:trPr>
          <w:cantSplit/>
        </w:trPr>
        <w:tc>
          <w:tcPr>
            <w:tcW w:w="241" w:type="pct"/>
            <w:shd w:val="clear" w:color="auto" w:fill="auto"/>
          </w:tcPr>
          <w:p w14:paraId="5B96B5B2" w14:textId="77777777" w:rsidR="00D27E03" w:rsidRPr="003A4ED1" w:rsidRDefault="00D27E03" w:rsidP="00D27E03">
            <w:pPr>
              <w:pStyle w:val="BodyTextTable"/>
              <w:numPr>
                <w:ilvl w:val="0"/>
                <w:numId w:val="21"/>
              </w:numPr>
              <w:rPr>
                <w:szCs w:val="18"/>
              </w:rPr>
            </w:pPr>
          </w:p>
        </w:tc>
        <w:tc>
          <w:tcPr>
            <w:tcW w:w="1171" w:type="pct"/>
            <w:shd w:val="clear" w:color="auto" w:fill="auto"/>
          </w:tcPr>
          <w:p w14:paraId="3FC54BC6" w14:textId="77777777" w:rsidR="00D27E03" w:rsidRPr="00AE06F9" w:rsidRDefault="00D27E03" w:rsidP="00D27E03">
            <w:pPr>
              <w:pStyle w:val="BodyTextTable"/>
              <w:rPr>
                <w:szCs w:val="18"/>
              </w:rPr>
            </w:pPr>
            <w:r w:rsidRPr="00AE06F9">
              <w:t>Birthday</w:t>
            </w:r>
          </w:p>
        </w:tc>
        <w:tc>
          <w:tcPr>
            <w:tcW w:w="629" w:type="pct"/>
            <w:shd w:val="clear" w:color="auto" w:fill="auto"/>
          </w:tcPr>
          <w:p w14:paraId="0EF8CA2B" w14:textId="77777777" w:rsidR="00D27E03" w:rsidRDefault="00D27E03" w:rsidP="00D27E03">
            <w:pPr>
              <w:pStyle w:val="BodyTextTable"/>
              <w:rPr>
                <w:szCs w:val="18"/>
              </w:rPr>
            </w:pPr>
            <w:r>
              <w:t>Date</w:t>
            </w:r>
          </w:p>
        </w:tc>
        <w:tc>
          <w:tcPr>
            <w:tcW w:w="1414" w:type="pct"/>
            <w:shd w:val="clear" w:color="auto" w:fill="auto"/>
          </w:tcPr>
          <w:p w14:paraId="797081EC" w14:textId="77777777" w:rsidR="00D27E03" w:rsidRDefault="00D27E03" w:rsidP="00D27E03">
            <w:pPr>
              <w:pStyle w:val="BodyTextTable"/>
            </w:pPr>
            <w:r>
              <w:t>Birthday</w:t>
            </w:r>
          </w:p>
          <w:p w14:paraId="6C3544AD" w14:textId="77777777" w:rsidR="00AC0A3E" w:rsidRPr="00B61E64" w:rsidRDefault="00AC0A3E" w:rsidP="00D27E03">
            <w:pPr>
              <w:pStyle w:val="BodyTextTable"/>
              <w:rPr>
                <w:color w:val="000000"/>
                <w:szCs w:val="18"/>
              </w:rPr>
            </w:pPr>
            <w:r w:rsidRPr="00C36DD0">
              <w:rPr>
                <w:b/>
                <w:bCs/>
                <w:color w:val="000000"/>
                <w:szCs w:val="18"/>
              </w:rPr>
              <w:t>Will not be populated</w:t>
            </w:r>
          </w:p>
        </w:tc>
        <w:tc>
          <w:tcPr>
            <w:tcW w:w="684" w:type="pct"/>
            <w:shd w:val="clear" w:color="auto" w:fill="auto"/>
          </w:tcPr>
          <w:p w14:paraId="52988A1F" w14:textId="77777777" w:rsidR="00D27E03" w:rsidRPr="003A4ED1" w:rsidRDefault="00D27E03" w:rsidP="00D27E03">
            <w:pPr>
              <w:pStyle w:val="BodyTextTable"/>
              <w:rPr>
                <w:szCs w:val="18"/>
              </w:rPr>
            </w:pPr>
          </w:p>
        </w:tc>
        <w:tc>
          <w:tcPr>
            <w:tcW w:w="526" w:type="pct"/>
            <w:shd w:val="clear" w:color="auto" w:fill="auto"/>
          </w:tcPr>
          <w:p w14:paraId="40F7A90B" w14:textId="77777777" w:rsidR="00D27E03" w:rsidRDefault="00D27E03" w:rsidP="00D27E03">
            <w:pPr>
              <w:pStyle w:val="BodyTextTable"/>
              <w:rPr>
                <w:szCs w:val="18"/>
              </w:rPr>
            </w:pPr>
          </w:p>
        </w:tc>
        <w:tc>
          <w:tcPr>
            <w:tcW w:w="335" w:type="pct"/>
            <w:shd w:val="clear" w:color="auto" w:fill="auto"/>
          </w:tcPr>
          <w:p w14:paraId="781CE668" w14:textId="77777777" w:rsidR="00D27E03" w:rsidRDefault="00D27E03" w:rsidP="00D27E03">
            <w:pPr>
              <w:pStyle w:val="BodyTextTable"/>
              <w:rPr>
                <w:szCs w:val="18"/>
              </w:rPr>
            </w:pPr>
            <w:r>
              <w:t>O</w:t>
            </w:r>
          </w:p>
        </w:tc>
      </w:tr>
      <w:tr w:rsidR="00D27E03" w:rsidRPr="003A4ED1" w14:paraId="2BE21B51" w14:textId="77777777" w:rsidTr="00DE7FF9">
        <w:trPr>
          <w:cantSplit/>
        </w:trPr>
        <w:tc>
          <w:tcPr>
            <w:tcW w:w="241" w:type="pct"/>
            <w:shd w:val="clear" w:color="auto" w:fill="auto"/>
          </w:tcPr>
          <w:p w14:paraId="6EE6E6AC" w14:textId="77777777" w:rsidR="00D27E03" w:rsidRPr="003A4ED1" w:rsidRDefault="00D27E03" w:rsidP="00D27E03">
            <w:pPr>
              <w:pStyle w:val="BodyTextTable"/>
              <w:numPr>
                <w:ilvl w:val="0"/>
                <w:numId w:val="21"/>
              </w:numPr>
              <w:rPr>
                <w:szCs w:val="18"/>
              </w:rPr>
            </w:pPr>
          </w:p>
        </w:tc>
        <w:tc>
          <w:tcPr>
            <w:tcW w:w="1171" w:type="pct"/>
            <w:shd w:val="clear" w:color="auto" w:fill="auto"/>
          </w:tcPr>
          <w:p w14:paraId="2B2C57E9" w14:textId="77777777" w:rsidR="00D27E03" w:rsidRPr="00AE06F9" w:rsidRDefault="00D27E03" w:rsidP="00D27E03">
            <w:pPr>
              <w:pStyle w:val="BodyTextTable"/>
              <w:rPr>
                <w:szCs w:val="18"/>
              </w:rPr>
            </w:pPr>
            <w:r w:rsidRPr="00AE06F9">
              <w:t>Gender</w:t>
            </w:r>
          </w:p>
        </w:tc>
        <w:tc>
          <w:tcPr>
            <w:tcW w:w="629" w:type="pct"/>
            <w:shd w:val="clear" w:color="auto" w:fill="auto"/>
          </w:tcPr>
          <w:p w14:paraId="5F355032" w14:textId="77777777" w:rsidR="00D27E03" w:rsidRDefault="00D27E03" w:rsidP="00D27E03">
            <w:pPr>
              <w:pStyle w:val="BodyTextTable"/>
              <w:rPr>
                <w:szCs w:val="18"/>
              </w:rPr>
            </w:pPr>
            <w:r>
              <w:t>String</w:t>
            </w:r>
          </w:p>
        </w:tc>
        <w:tc>
          <w:tcPr>
            <w:tcW w:w="1414" w:type="pct"/>
            <w:shd w:val="clear" w:color="auto" w:fill="auto"/>
          </w:tcPr>
          <w:p w14:paraId="1B52841B" w14:textId="77777777" w:rsidR="00D27E03" w:rsidRDefault="00D27E03" w:rsidP="00D27E03">
            <w:pPr>
              <w:pStyle w:val="BodyTextTable"/>
            </w:pPr>
            <w:r>
              <w:t>Gender</w:t>
            </w:r>
          </w:p>
          <w:p w14:paraId="47A2AF8A" w14:textId="77777777" w:rsidR="005F4797" w:rsidRDefault="005F4797" w:rsidP="00D27E03">
            <w:pPr>
              <w:pStyle w:val="BodyTextTable"/>
            </w:pPr>
            <w:r>
              <w:t>Only valid values (Uppercase):</w:t>
            </w:r>
          </w:p>
          <w:p w14:paraId="47350FA8" w14:textId="77777777" w:rsidR="005F4797" w:rsidRDefault="005F4797" w:rsidP="00D27E03">
            <w:pPr>
              <w:pStyle w:val="BodyTextTable"/>
            </w:pPr>
            <w:r>
              <w:t>MALE</w:t>
            </w:r>
          </w:p>
          <w:p w14:paraId="59A687A8" w14:textId="77777777" w:rsidR="005F4797" w:rsidRDefault="005F4797" w:rsidP="00D27E03">
            <w:pPr>
              <w:pStyle w:val="BodyTextTable"/>
            </w:pPr>
            <w:r>
              <w:t>FEMALE</w:t>
            </w:r>
          </w:p>
          <w:p w14:paraId="64AF19E3" w14:textId="77777777" w:rsidR="00AC0A3E" w:rsidRPr="00B61E64" w:rsidRDefault="00AC0A3E" w:rsidP="00D27E03">
            <w:pPr>
              <w:pStyle w:val="BodyTextTable"/>
              <w:rPr>
                <w:color w:val="000000"/>
                <w:szCs w:val="18"/>
              </w:rPr>
            </w:pPr>
            <w:r w:rsidRPr="00C36DD0">
              <w:rPr>
                <w:b/>
                <w:bCs/>
                <w:color w:val="000000"/>
                <w:szCs w:val="18"/>
              </w:rPr>
              <w:t>Will not be populated</w:t>
            </w:r>
          </w:p>
        </w:tc>
        <w:tc>
          <w:tcPr>
            <w:tcW w:w="684" w:type="pct"/>
            <w:shd w:val="clear" w:color="auto" w:fill="auto"/>
          </w:tcPr>
          <w:p w14:paraId="2C80FBD9" w14:textId="77777777" w:rsidR="005F4797" w:rsidRDefault="005F4797" w:rsidP="005F4797">
            <w:pPr>
              <w:pStyle w:val="BodyTextTable"/>
            </w:pPr>
            <w:r>
              <w:t>MALE</w:t>
            </w:r>
          </w:p>
          <w:p w14:paraId="6B4A7A43" w14:textId="77777777" w:rsidR="00D27E03" w:rsidRPr="003A4ED1" w:rsidRDefault="00D27E03" w:rsidP="00D27E03">
            <w:pPr>
              <w:pStyle w:val="BodyTextTable"/>
              <w:rPr>
                <w:szCs w:val="18"/>
              </w:rPr>
            </w:pPr>
          </w:p>
        </w:tc>
        <w:tc>
          <w:tcPr>
            <w:tcW w:w="526" w:type="pct"/>
            <w:shd w:val="clear" w:color="auto" w:fill="auto"/>
          </w:tcPr>
          <w:p w14:paraId="234152A7" w14:textId="77777777" w:rsidR="00D27E03" w:rsidRDefault="00D27E03" w:rsidP="00D27E03">
            <w:pPr>
              <w:pStyle w:val="BodyTextTable"/>
              <w:rPr>
                <w:szCs w:val="18"/>
              </w:rPr>
            </w:pPr>
          </w:p>
        </w:tc>
        <w:tc>
          <w:tcPr>
            <w:tcW w:w="335" w:type="pct"/>
            <w:shd w:val="clear" w:color="auto" w:fill="auto"/>
          </w:tcPr>
          <w:p w14:paraId="1C0CA351" w14:textId="77777777" w:rsidR="00D27E03" w:rsidRDefault="00D27E03" w:rsidP="00D27E03">
            <w:pPr>
              <w:pStyle w:val="BodyTextTable"/>
              <w:rPr>
                <w:szCs w:val="18"/>
              </w:rPr>
            </w:pPr>
            <w:r>
              <w:t>O</w:t>
            </w:r>
          </w:p>
        </w:tc>
      </w:tr>
      <w:tr w:rsidR="00D27E03" w:rsidRPr="003A4ED1" w14:paraId="5BA01F70" w14:textId="77777777" w:rsidTr="00DE7FF9">
        <w:trPr>
          <w:cantSplit/>
        </w:trPr>
        <w:tc>
          <w:tcPr>
            <w:tcW w:w="241" w:type="pct"/>
            <w:shd w:val="clear" w:color="auto" w:fill="auto"/>
          </w:tcPr>
          <w:p w14:paraId="1C3EB171" w14:textId="77777777" w:rsidR="00D27E03" w:rsidRPr="003A4ED1" w:rsidRDefault="00D27E03" w:rsidP="00D27E03">
            <w:pPr>
              <w:pStyle w:val="BodyTextTable"/>
              <w:numPr>
                <w:ilvl w:val="0"/>
                <w:numId w:val="21"/>
              </w:numPr>
              <w:rPr>
                <w:szCs w:val="18"/>
              </w:rPr>
            </w:pPr>
          </w:p>
        </w:tc>
        <w:tc>
          <w:tcPr>
            <w:tcW w:w="1171" w:type="pct"/>
            <w:shd w:val="clear" w:color="auto" w:fill="auto"/>
          </w:tcPr>
          <w:p w14:paraId="2C2A0CAD" w14:textId="77777777" w:rsidR="00D27E03" w:rsidRPr="00AE06F9" w:rsidRDefault="00D27E03" w:rsidP="00D27E03">
            <w:pPr>
              <w:pStyle w:val="BodyTextTable"/>
            </w:pPr>
            <w:r w:rsidRPr="00AE06F9">
              <w:t>Subscriber First Name</w:t>
            </w:r>
          </w:p>
        </w:tc>
        <w:tc>
          <w:tcPr>
            <w:tcW w:w="629" w:type="pct"/>
            <w:shd w:val="clear" w:color="auto" w:fill="auto"/>
          </w:tcPr>
          <w:p w14:paraId="64350D68" w14:textId="77777777" w:rsidR="00D27E03" w:rsidRDefault="00D27E03" w:rsidP="00D27E03">
            <w:pPr>
              <w:pStyle w:val="BodyTextTable"/>
            </w:pPr>
            <w:r>
              <w:t>String</w:t>
            </w:r>
          </w:p>
        </w:tc>
        <w:tc>
          <w:tcPr>
            <w:tcW w:w="1414" w:type="pct"/>
            <w:shd w:val="clear" w:color="auto" w:fill="auto"/>
          </w:tcPr>
          <w:p w14:paraId="62503056" w14:textId="77777777" w:rsidR="00D27E03" w:rsidRDefault="00D27E03" w:rsidP="00D27E03">
            <w:pPr>
              <w:pStyle w:val="BodyTextTable"/>
            </w:pPr>
            <w:r>
              <w:t>First name</w:t>
            </w:r>
          </w:p>
          <w:p w14:paraId="395B401D" w14:textId="77777777" w:rsidR="00AC0A3E" w:rsidRDefault="00AC0A3E" w:rsidP="00D27E03">
            <w:pPr>
              <w:pStyle w:val="BodyTextTable"/>
            </w:pPr>
            <w:r w:rsidRPr="00C36DD0">
              <w:rPr>
                <w:b/>
                <w:bCs/>
                <w:color w:val="000000"/>
                <w:szCs w:val="18"/>
              </w:rPr>
              <w:t>Will not be populated</w:t>
            </w:r>
          </w:p>
        </w:tc>
        <w:tc>
          <w:tcPr>
            <w:tcW w:w="684" w:type="pct"/>
            <w:shd w:val="clear" w:color="auto" w:fill="auto"/>
          </w:tcPr>
          <w:p w14:paraId="7CB76F73" w14:textId="77777777" w:rsidR="00D27E03" w:rsidRPr="003A4ED1" w:rsidRDefault="00D27E03" w:rsidP="00D27E03">
            <w:pPr>
              <w:pStyle w:val="BodyTextTable"/>
              <w:rPr>
                <w:szCs w:val="18"/>
              </w:rPr>
            </w:pPr>
          </w:p>
        </w:tc>
        <w:tc>
          <w:tcPr>
            <w:tcW w:w="526" w:type="pct"/>
            <w:shd w:val="clear" w:color="auto" w:fill="auto"/>
          </w:tcPr>
          <w:p w14:paraId="243B8398" w14:textId="77777777" w:rsidR="00D27E03" w:rsidRDefault="00D27E03" w:rsidP="00D27E03">
            <w:pPr>
              <w:pStyle w:val="BodyTextTable"/>
            </w:pPr>
          </w:p>
        </w:tc>
        <w:tc>
          <w:tcPr>
            <w:tcW w:w="335" w:type="pct"/>
            <w:shd w:val="clear" w:color="auto" w:fill="auto"/>
          </w:tcPr>
          <w:p w14:paraId="1A341897" w14:textId="77777777" w:rsidR="00D27E03" w:rsidRDefault="00D27E03" w:rsidP="00D27E03">
            <w:pPr>
              <w:pStyle w:val="BodyTextTable"/>
            </w:pPr>
            <w:r>
              <w:t>O</w:t>
            </w:r>
          </w:p>
        </w:tc>
      </w:tr>
      <w:tr w:rsidR="00D27E03" w:rsidRPr="003A4ED1" w14:paraId="5EEE7F68" w14:textId="77777777" w:rsidTr="00DE7FF9">
        <w:trPr>
          <w:cantSplit/>
        </w:trPr>
        <w:tc>
          <w:tcPr>
            <w:tcW w:w="241" w:type="pct"/>
            <w:shd w:val="clear" w:color="auto" w:fill="auto"/>
          </w:tcPr>
          <w:p w14:paraId="28E2E993" w14:textId="77777777" w:rsidR="00D27E03" w:rsidRPr="003A4ED1" w:rsidRDefault="00D27E03" w:rsidP="00D27E03">
            <w:pPr>
              <w:pStyle w:val="BodyTextTable"/>
              <w:numPr>
                <w:ilvl w:val="0"/>
                <w:numId w:val="21"/>
              </w:numPr>
              <w:rPr>
                <w:szCs w:val="18"/>
              </w:rPr>
            </w:pPr>
          </w:p>
        </w:tc>
        <w:tc>
          <w:tcPr>
            <w:tcW w:w="1171" w:type="pct"/>
            <w:shd w:val="clear" w:color="auto" w:fill="auto"/>
          </w:tcPr>
          <w:p w14:paraId="242776BC" w14:textId="77777777" w:rsidR="00D27E03" w:rsidRPr="00AE06F9" w:rsidRDefault="00D27E03" w:rsidP="00D27E03">
            <w:pPr>
              <w:pStyle w:val="BodyTextTable"/>
            </w:pPr>
            <w:r w:rsidRPr="00AE06F9">
              <w:t>Subscriber Middle Name</w:t>
            </w:r>
          </w:p>
        </w:tc>
        <w:tc>
          <w:tcPr>
            <w:tcW w:w="629" w:type="pct"/>
            <w:shd w:val="clear" w:color="auto" w:fill="auto"/>
          </w:tcPr>
          <w:p w14:paraId="1902C4F8" w14:textId="77777777" w:rsidR="00D27E03" w:rsidRDefault="00D27E03" w:rsidP="00D27E03">
            <w:pPr>
              <w:pStyle w:val="BodyTextTable"/>
            </w:pPr>
            <w:r>
              <w:t>String</w:t>
            </w:r>
          </w:p>
        </w:tc>
        <w:tc>
          <w:tcPr>
            <w:tcW w:w="1414" w:type="pct"/>
            <w:shd w:val="clear" w:color="auto" w:fill="auto"/>
          </w:tcPr>
          <w:p w14:paraId="1A4B1A30" w14:textId="77777777" w:rsidR="00D27E03" w:rsidRDefault="00D27E03" w:rsidP="00D27E03">
            <w:pPr>
              <w:pStyle w:val="BodyTextTable"/>
            </w:pPr>
            <w:r>
              <w:t>Middle name</w:t>
            </w:r>
          </w:p>
          <w:p w14:paraId="4E3870D6" w14:textId="77777777" w:rsidR="00AC0A3E" w:rsidRDefault="00AC0A3E" w:rsidP="00D27E03">
            <w:pPr>
              <w:pStyle w:val="BodyTextTable"/>
            </w:pPr>
            <w:r w:rsidRPr="00C36DD0">
              <w:rPr>
                <w:b/>
                <w:bCs/>
                <w:color w:val="000000"/>
                <w:szCs w:val="18"/>
              </w:rPr>
              <w:t>Will not be populated</w:t>
            </w:r>
          </w:p>
        </w:tc>
        <w:tc>
          <w:tcPr>
            <w:tcW w:w="684" w:type="pct"/>
            <w:shd w:val="clear" w:color="auto" w:fill="auto"/>
          </w:tcPr>
          <w:p w14:paraId="664DB3EE" w14:textId="77777777" w:rsidR="00D27E03" w:rsidRPr="003A4ED1" w:rsidRDefault="00D27E03" w:rsidP="00D27E03">
            <w:pPr>
              <w:pStyle w:val="BodyTextTable"/>
              <w:rPr>
                <w:szCs w:val="18"/>
              </w:rPr>
            </w:pPr>
          </w:p>
        </w:tc>
        <w:tc>
          <w:tcPr>
            <w:tcW w:w="526" w:type="pct"/>
            <w:shd w:val="clear" w:color="auto" w:fill="auto"/>
          </w:tcPr>
          <w:p w14:paraId="4DFCAAC5" w14:textId="77777777" w:rsidR="00D27E03" w:rsidRDefault="00D27E03" w:rsidP="00D27E03">
            <w:pPr>
              <w:pStyle w:val="BodyTextTable"/>
            </w:pPr>
          </w:p>
        </w:tc>
        <w:tc>
          <w:tcPr>
            <w:tcW w:w="335" w:type="pct"/>
            <w:shd w:val="clear" w:color="auto" w:fill="auto"/>
          </w:tcPr>
          <w:p w14:paraId="71302453" w14:textId="77777777" w:rsidR="00D27E03" w:rsidRDefault="00D27E03" w:rsidP="00D27E03">
            <w:pPr>
              <w:pStyle w:val="BodyTextTable"/>
            </w:pPr>
            <w:r>
              <w:t>O</w:t>
            </w:r>
          </w:p>
        </w:tc>
      </w:tr>
      <w:tr w:rsidR="00D27E03" w:rsidRPr="003A4ED1" w14:paraId="4547DA45" w14:textId="77777777" w:rsidTr="00DE7FF9">
        <w:trPr>
          <w:cantSplit/>
        </w:trPr>
        <w:tc>
          <w:tcPr>
            <w:tcW w:w="241" w:type="pct"/>
            <w:shd w:val="clear" w:color="auto" w:fill="auto"/>
          </w:tcPr>
          <w:p w14:paraId="7E9AB156" w14:textId="77777777" w:rsidR="00D27E03" w:rsidRPr="003A4ED1" w:rsidRDefault="00D27E03" w:rsidP="00D27E03">
            <w:pPr>
              <w:pStyle w:val="BodyTextTable"/>
              <w:numPr>
                <w:ilvl w:val="0"/>
                <w:numId w:val="21"/>
              </w:numPr>
              <w:rPr>
                <w:szCs w:val="18"/>
              </w:rPr>
            </w:pPr>
          </w:p>
        </w:tc>
        <w:tc>
          <w:tcPr>
            <w:tcW w:w="1171" w:type="pct"/>
            <w:shd w:val="clear" w:color="auto" w:fill="auto"/>
          </w:tcPr>
          <w:p w14:paraId="0F923A6A" w14:textId="77777777" w:rsidR="00D27E03" w:rsidRPr="00AE06F9" w:rsidRDefault="00D27E03" w:rsidP="00D27E03">
            <w:pPr>
              <w:pStyle w:val="BodyTextTable"/>
            </w:pPr>
            <w:r w:rsidRPr="00AE06F9">
              <w:t>Subscriber Last Name</w:t>
            </w:r>
          </w:p>
        </w:tc>
        <w:tc>
          <w:tcPr>
            <w:tcW w:w="629" w:type="pct"/>
            <w:shd w:val="clear" w:color="auto" w:fill="auto"/>
          </w:tcPr>
          <w:p w14:paraId="77D7A5E2" w14:textId="77777777" w:rsidR="00D27E03" w:rsidRDefault="00D27E03" w:rsidP="00D27E03">
            <w:pPr>
              <w:pStyle w:val="BodyTextTable"/>
            </w:pPr>
            <w:r>
              <w:t>String</w:t>
            </w:r>
          </w:p>
        </w:tc>
        <w:tc>
          <w:tcPr>
            <w:tcW w:w="1414" w:type="pct"/>
            <w:shd w:val="clear" w:color="auto" w:fill="auto"/>
          </w:tcPr>
          <w:p w14:paraId="2703C3D7" w14:textId="77777777" w:rsidR="00D27E03" w:rsidRDefault="00D27E03" w:rsidP="00D27E03">
            <w:pPr>
              <w:pStyle w:val="BodyTextTable"/>
            </w:pPr>
            <w:r>
              <w:t>Last name</w:t>
            </w:r>
          </w:p>
          <w:p w14:paraId="567CE8F2" w14:textId="77777777" w:rsidR="00AC0A3E" w:rsidRDefault="00AC0A3E" w:rsidP="00D27E03">
            <w:pPr>
              <w:pStyle w:val="BodyTextTable"/>
            </w:pPr>
            <w:r w:rsidRPr="00C36DD0">
              <w:rPr>
                <w:b/>
                <w:bCs/>
                <w:color w:val="000000"/>
                <w:szCs w:val="18"/>
              </w:rPr>
              <w:t>Will not be populated</w:t>
            </w:r>
          </w:p>
        </w:tc>
        <w:tc>
          <w:tcPr>
            <w:tcW w:w="684" w:type="pct"/>
            <w:shd w:val="clear" w:color="auto" w:fill="auto"/>
          </w:tcPr>
          <w:p w14:paraId="11015D97" w14:textId="77777777" w:rsidR="00D27E03" w:rsidRPr="003A4ED1" w:rsidRDefault="00D27E03" w:rsidP="00D27E03">
            <w:pPr>
              <w:pStyle w:val="BodyTextTable"/>
              <w:rPr>
                <w:szCs w:val="18"/>
              </w:rPr>
            </w:pPr>
          </w:p>
        </w:tc>
        <w:tc>
          <w:tcPr>
            <w:tcW w:w="526" w:type="pct"/>
            <w:shd w:val="clear" w:color="auto" w:fill="auto"/>
          </w:tcPr>
          <w:p w14:paraId="7C701CE1" w14:textId="77777777" w:rsidR="00D27E03" w:rsidRDefault="00D27E03" w:rsidP="00D27E03">
            <w:pPr>
              <w:pStyle w:val="BodyTextTable"/>
            </w:pPr>
          </w:p>
        </w:tc>
        <w:tc>
          <w:tcPr>
            <w:tcW w:w="335" w:type="pct"/>
            <w:shd w:val="clear" w:color="auto" w:fill="auto"/>
          </w:tcPr>
          <w:p w14:paraId="7410D853" w14:textId="77777777" w:rsidR="00D27E03" w:rsidRDefault="00D27E03" w:rsidP="00D27E03">
            <w:pPr>
              <w:pStyle w:val="BodyTextTable"/>
            </w:pPr>
            <w:r>
              <w:t>O</w:t>
            </w:r>
          </w:p>
        </w:tc>
      </w:tr>
      <w:tr w:rsidR="00D27E03" w:rsidRPr="003A4ED1" w14:paraId="59293856" w14:textId="77777777" w:rsidTr="00DE7FF9">
        <w:trPr>
          <w:cantSplit/>
        </w:trPr>
        <w:tc>
          <w:tcPr>
            <w:tcW w:w="241" w:type="pct"/>
            <w:shd w:val="clear" w:color="auto" w:fill="auto"/>
          </w:tcPr>
          <w:p w14:paraId="708D551E" w14:textId="77777777" w:rsidR="00D27E03" w:rsidRPr="003A4ED1" w:rsidRDefault="00D27E03" w:rsidP="00D27E03">
            <w:pPr>
              <w:pStyle w:val="BodyTextTable"/>
              <w:numPr>
                <w:ilvl w:val="0"/>
                <w:numId w:val="21"/>
              </w:numPr>
              <w:rPr>
                <w:szCs w:val="18"/>
              </w:rPr>
            </w:pPr>
          </w:p>
        </w:tc>
        <w:tc>
          <w:tcPr>
            <w:tcW w:w="1171" w:type="pct"/>
            <w:shd w:val="clear" w:color="auto" w:fill="auto"/>
          </w:tcPr>
          <w:p w14:paraId="790747BF" w14:textId="77777777" w:rsidR="00D27E03" w:rsidRPr="00AE06F9" w:rsidRDefault="00D27E03" w:rsidP="00D27E03">
            <w:pPr>
              <w:pStyle w:val="BodyTextTable"/>
              <w:rPr>
                <w:szCs w:val="18"/>
              </w:rPr>
            </w:pPr>
            <w:r w:rsidRPr="00AE06F9">
              <w:rPr>
                <w:szCs w:val="18"/>
              </w:rPr>
              <w:t>Prepaid Brand</w:t>
            </w:r>
          </w:p>
        </w:tc>
        <w:tc>
          <w:tcPr>
            <w:tcW w:w="629" w:type="pct"/>
            <w:shd w:val="clear" w:color="auto" w:fill="auto"/>
          </w:tcPr>
          <w:p w14:paraId="2758614D" w14:textId="77777777" w:rsidR="00D27E03" w:rsidRDefault="00D27E03" w:rsidP="00D27E03">
            <w:pPr>
              <w:pStyle w:val="BodyTextTable"/>
              <w:rPr>
                <w:szCs w:val="18"/>
              </w:rPr>
            </w:pPr>
            <w:r>
              <w:rPr>
                <w:szCs w:val="18"/>
              </w:rPr>
              <w:t>String</w:t>
            </w:r>
          </w:p>
        </w:tc>
        <w:tc>
          <w:tcPr>
            <w:tcW w:w="1414" w:type="pct"/>
            <w:shd w:val="clear" w:color="auto" w:fill="auto"/>
          </w:tcPr>
          <w:p w14:paraId="771282A1" w14:textId="334EE46D" w:rsidR="00F706B1" w:rsidRDefault="00D27E03" w:rsidP="00B516F9">
            <w:pPr>
              <w:pStyle w:val="BodyTextTable"/>
              <w:rPr>
                <w:rFonts w:cs="Arial"/>
                <w:color w:val="606064"/>
                <w:szCs w:val="18"/>
                <w:rtl/>
              </w:rPr>
            </w:pPr>
            <w:r>
              <w:rPr>
                <w:szCs w:val="18"/>
              </w:rPr>
              <w:t xml:space="preserve">Prepaid </w:t>
            </w:r>
            <w:r>
              <w:rPr>
                <w:color w:val="000000"/>
                <w:szCs w:val="18"/>
              </w:rPr>
              <w:t>brand</w:t>
            </w:r>
            <w:r w:rsidR="00984ADC">
              <w:rPr>
                <w:color w:val="000000"/>
                <w:szCs w:val="18"/>
              </w:rPr>
              <w:t>. Only valid values</w:t>
            </w:r>
            <w:r w:rsidR="008A38FF">
              <w:rPr>
                <w:color w:val="000000"/>
                <w:szCs w:val="18"/>
              </w:rPr>
              <w:t xml:space="preserve"> Are listed in OCS Profiling IDD</w:t>
            </w:r>
          </w:p>
          <w:p w14:paraId="1C2A5320" w14:textId="77777777" w:rsidR="00500009" w:rsidRPr="00344813" w:rsidRDefault="00500009" w:rsidP="00344813">
            <w:pPr>
              <w:ind w:left="74"/>
              <w:rPr>
                <w:sz w:val="18"/>
                <w:szCs w:val="18"/>
              </w:rPr>
            </w:pPr>
            <w:r>
              <w:rPr>
                <w:sz w:val="18"/>
                <w:szCs w:val="18"/>
              </w:rPr>
              <w:t>Only brands that will be migrated to OOCS will be supported</w:t>
            </w:r>
          </w:p>
        </w:tc>
        <w:tc>
          <w:tcPr>
            <w:tcW w:w="684" w:type="pct"/>
            <w:shd w:val="clear" w:color="auto" w:fill="auto"/>
          </w:tcPr>
          <w:p w14:paraId="1EC3B730" w14:textId="77777777" w:rsidR="00D27E03" w:rsidRPr="003A4ED1" w:rsidRDefault="00D27E03" w:rsidP="00D27E03">
            <w:pPr>
              <w:pStyle w:val="BodyTextTable"/>
              <w:rPr>
                <w:szCs w:val="18"/>
              </w:rPr>
            </w:pPr>
          </w:p>
        </w:tc>
        <w:tc>
          <w:tcPr>
            <w:tcW w:w="526" w:type="pct"/>
            <w:shd w:val="clear" w:color="auto" w:fill="auto"/>
          </w:tcPr>
          <w:p w14:paraId="555767A1" w14:textId="77777777" w:rsidR="00D27E03" w:rsidRPr="003A4ED1" w:rsidRDefault="00693EA1" w:rsidP="00D27E03">
            <w:pPr>
              <w:pStyle w:val="BodyTextTable"/>
              <w:rPr>
                <w:szCs w:val="18"/>
              </w:rPr>
            </w:pPr>
            <w:r>
              <w:rPr>
                <w:szCs w:val="18"/>
              </w:rPr>
              <w:t>OCS</w:t>
            </w:r>
          </w:p>
        </w:tc>
        <w:tc>
          <w:tcPr>
            <w:tcW w:w="335" w:type="pct"/>
            <w:shd w:val="clear" w:color="auto" w:fill="auto"/>
          </w:tcPr>
          <w:p w14:paraId="152F785D" w14:textId="77777777" w:rsidR="00D27E03" w:rsidRDefault="00D27E03" w:rsidP="00D27E03">
            <w:pPr>
              <w:pStyle w:val="BodyTextTable"/>
              <w:rPr>
                <w:szCs w:val="18"/>
              </w:rPr>
            </w:pPr>
            <w:r>
              <w:rPr>
                <w:szCs w:val="18"/>
              </w:rPr>
              <w:t>M</w:t>
            </w:r>
          </w:p>
        </w:tc>
      </w:tr>
      <w:tr w:rsidR="00C249B7" w:rsidRPr="003A4ED1" w14:paraId="762CEFF6" w14:textId="77777777" w:rsidTr="00DE7FF9">
        <w:trPr>
          <w:cantSplit/>
        </w:trPr>
        <w:tc>
          <w:tcPr>
            <w:tcW w:w="241" w:type="pct"/>
            <w:shd w:val="clear" w:color="auto" w:fill="auto"/>
          </w:tcPr>
          <w:p w14:paraId="1D63300F" w14:textId="77777777" w:rsidR="00C249B7" w:rsidRPr="003A4ED1" w:rsidRDefault="00C249B7" w:rsidP="00C249B7">
            <w:pPr>
              <w:pStyle w:val="BodyTextTable"/>
              <w:numPr>
                <w:ilvl w:val="0"/>
                <w:numId w:val="21"/>
              </w:numPr>
              <w:rPr>
                <w:szCs w:val="18"/>
              </w:rPr>
            </w:pPr>
          </w:p>
        </w:tc>
        <w:tc>
          <w:tcPr>
            <w:tcW w:w="1171" w:type="pct"/>
            <w:shd w:val="clear" w:color="auto" w:fill="auto"/>
          </w:tcPr>
          <w:p w14:paraId="013769BF" w14:textId="77777777" w:rsidR="00C249B7" w:rsidRPr="00AE06F9" w:rsidRDefault="00C249B7" w:rsidP="00C249B7">
            <w:pPr>
              <w:pStyle w:val="BodyTextTable"/>
              <w:rPr>
                <w:szCs w:val="18"/>
              </w:rPr>
            </w:pPr>
            <w:proofErr w:type="spellStart"/>
            <w:r w:rsidRPr="00AE06F9">
              <w:rPr>
                <w:szCs w:val="18"/>
              </w:rPr>
              <w:t>sub_brand</w:t>
            </w:r>
            <w:proofErr w:type="spellEnd"/>
          </w:p>
        </w:tc>
        <w:tc>
          <w:tcPr>
            <w:tcW w:w="629" w:type="pct"/>
            <w:shd w:val="clear" w:color="auto" w:fill="auto"/>
          </w:tcPr>
          <w:p w14:paraId="45E08400" w14:textId="77777777" w:rsidR="00C249B7" w:rsidRDefault="0015421D" w:rsidP="00C249B7">
            <w:pPr>
              <w:pStyle w:val="BodyTextTable"/>
              <w:rPr>
                <w:szCs w:val="18"/>
              </w:rPr>
            </w:pPr>
            <w:r>
              <w:rPr>
                <w:szCs w:val="18"/>
              </w:rPr>
              <w:t>String</w:t>
            </w:r>
          </w:p>
        </w:tc>
        <w:tc>
          <w:tcPr>
            <w:tcW w:w="1414" w:type="pct"/>
            <w:shd w:val="clear" w:color="auto" w:fill="auto"/>
          </w:tcPr>
          <w:p w14:paraId="5134D602" w14:textId="77777777" w:rsidR="00C249B7" w:rsidRDefault="0015421D" w:rsidP="00C249B7">
            <w:pPr>
              <w:pStyle w:val="BodyTextTable"/>
              <w:rPr>
                <w:szCs w:val="18"/>
              </w:rPr>
            </w:pPr>
            <w:r>
              <w:rPr>
                <w:szCs w:val="18"/>
              </w:rPr>
              <w:t>Sub brand of subscriber.</w:t>
            </w:r>
          </w:p>
          <w:p w14:paraId="7302E024" w14:textId="77777777" w:rsidR="00693EA1" w:rsidRDefault="00693EA1" w:rsidP="00C249B7">
            <w:pPr>
              <w:pStyle w:val="BodyTextTable"/>
              <w:rPr>
                <w:szCs w:val="18"/>
              </w:rPr>
            </w:pPr>
            <w:r>
              <w:rPr>
                <w:szCs w:val="18"/>
              </w:rPr>
              <w:t>Placeholder</w:t>
            </w:r>
          </w:p>
          <w:p w14:paraId="505DC7FA" w14:textId="77777777" w:rsidR="0015421D" w:rsidRDefault="0015421D" w:rsidP="00C249B7">
            <w:pPr>
              <w:pStyle w:val="BodyTextTable"/>
              <w:rPr>
                <w:szCs w:val="18"/>
              </w:rPr>
            </w:pPr>
            <w:r>
              <w:rPr>
                <w:szCs w:val="18"/>
              </w:rPr>
              <w:t>N/A for AIA</w:t>
            </w:r>
          </w:p>
        </w:tc>
        <w:tc>
          <w:tcPr>
            <w:tcW w:w="684" w:type="pct"/>
            <w:shd w:val="clear" w:color="auto" w:fill="auto"/>
          </w:tcPr>
          <w:p w14:paraId="38CDA840" w14:textId="77777777" w:rsidR="00C249B7" w:rsidRPr="003A4ED1" w:rsidRDefault="00C249B7" w:rsidP="00C249B7">
            <w:pPr>
              <w:pStyle w:val="BodyTextTable"/>
              <w:rPr>
                <w:szCs w:val="18"/>
              </w:rPr>
            </w:pPr>
          </w:p>
        </w:tc>
        <w:tc>
          <w:tcPr>
            <w:tcW w:w="526" w:type="pct"/>
            <w:shd w:val="clear" w:color="auto" w:fill="auto"/>
          </w:tcPr>
          <w:p w14:paraId="44BC5E57" w14:textId="77777777" w:rsidR="00C249B7" w:rsidRPr="003A4ED1" w:rsidRDefault="003338A0" w:rsidP="00C249B7">
            <w:pPr>
              <w:pStyle w:val="BodyTextTable"/>
              <w:rPr>
                <w:szCs w:val="18"/>
              </w:rPr>
            </w:pPr>
            <w:r w:rsidRPr="00FB4FF7">
              <w:rPr>
                <w:szCs w:val="18"/>
              </w:rPr>
              <w:t>N</w:t>
            </w:r>
            <w:r w:rsidR="00FB4FF7" w:rsidRPr="00FB4FF7">
              <w:rPr>
                <w:szCs w:val="18"/>
              </w:rPr>
              <w:t>/</w:t>
            </w:r>
            <w:r w:rsidRPr="00FB4FF7">
              <w:rPr>
                <w:szCs w:val="18"/>
              </w:rPr>
              <w:t>A</w:t>
            </w:r>
          </w:p>
        </w:tc>
        <w:tc>
          <w:tcPr>
            <w:tcW w:w="335" w:type="pct"/>
            <w:shd w:val="clear" w:color="auto" w:fill="auto"/>
          </w:tcPr>
          <w:p w14:paraId="097C0733" w14:textId="77777777" w:rsidR="00C249B7" w:rsidRDefault="00C249B7" w:rsidP="00C249B7">
            <w:pPr>
              <w:pStyle w:val="BodyTextTable"/>
              <w:rPr>
                <w:szCs w:val="18"/>
              </w:rPr>
            </w:pPr>
            <w:r>
              <w:rPr>
                <w:szCs w:val="18"/>
              </w:rPr>
              <w:t>O</w:t>
            </w:r>
          </w:p>
        </w:tc>
      </w:tr>
      <w:tr w:rsidR="00C249B7" w:rsidRPr="003A4ED1" w14:paraId="1C036B3C" w14:textId="77777777" w:rsidTr="00DE7FF9">
        <w:trPr>
          <w:cantSplit/>
        </w:trPr>
        <w:tc>
          <w:tcPr>
            <w:tcW w:w="241" w:type="pct"/>
            <w:shd w:val="clear" w:color="auto" w:fill="auto"/>
          </w:tcPr>
          <w:p w14:paraId="34FEB8AA" w14:textId="77777777" w:rsidR="00C249B7" w:rsidRPr="003A4ED1" w:rsidRDefault="00C249B7" w:rsidP="00C249B7">
            <w:pPr>
              <w:pStyle w:val="BodyTextTable"/>
              <w:numPr>
                <w:ilvl w:val="0"/>
                <w:numId w:val="21"/>
              </w:numPr>
              <w:rPr>
                <w:szCs w:val="18"/>
              </w:rPr>
            </w:pPr>
          </w:p>
        </w:tc>
        <w:tc>
          <w:tcPr>
            <w:tcW w:w="1171" w:type="pct"/>
            <w:shd w:val="clear" w:color="auto" w:fill="auto"/>
          </w:tcPr>
          <w:p w14:paraId="2AFF14D2" w14:textId="77777777" w:rsidR="00C249B7" w:rsidRPr="00AE06F9" w:rsidRDefault="00C249B7" w:rsidP="00C249B7">
            <w:pPr>
              <w:pStyle w:val="BodyTextTable"/>
              <w:rPr>
                <w:szCs w:val="18"/>
              </w:rPr>
            </w:pPr>
            <w:r w:rsidRPr="00AE06F9">
              <w:rPr>
                <w:szCs w:val="18"/>
              </w:rPr>
              <w:t xml:space="preserve">Prepaid Last </w:t>
            </w:r>
            <w:r w:rsidR="0092222D" w:rsidRPr="00AE06F9">
              <w:rPr>
                <w:szCs w:val="18"/>
              </w:rPr>
              <w:t xml:space="preserve">Month </w:t>
            </w:r>
            <w:r w:rsidRPr="00AE06F9">
              <w:rPr>
                <w:szCs w:val="18"/>
              </w:rPr>
              <w:t>ARPU</w:t>
            </w:r>
          </w:p>
        </w:tc>
        <w:tc>
          <w:tcPr>
            <w:tcW w:w="629" w:type="pct"/>
            <w:shd w:val="clear" w:color="auto" w:fill="auto"/>
          </w:tcPr>
          <w:p w14:paraId="16CE8592" w14:textId="77777777" w:rsidR="00C249B7" w:rsidRDefault="00C249B7" w:rsidP="00C249B7">
            <w:pPr>
              <w:pStyle w:val="BodyTextTable"/>
              <w:rPr>
                <w:szCs w:val="18"/>
              </w:rPr>
            </w:pPr>
            <w:proofErr w:type="gramStart"/>
            <w:r>
              <w:rPr>
                <w:szCs w:val="18"/>
              </w:rPr>
              <w:t>Decimal</w:t>
            </w:r>
            <w:r w:rsidR="00297F6D">
              <w:rPr>
                <w:szCs w:val="18"/>
              </w:rPr>
              <w:t>(</w:t>
            </w:r>
            <w:proofErr w:type="gramEnd"/>
            <w:r w:rsidR="00297F6D">
              <w:rPr>
                <w:szCs w:val="18"/>
              </w:rPr>
              <w:t>12,2)</w:t>
            </w:r>
          </w:p>
        </w:tc>
        <w:tc>
          <w:tcPr>
            <w:tcW w:w="1414" w:type="pct"/>
            <w:shd w:val="clear" w:color="auto" w:fill="auto"/>
          </w:tcPr>
          <w:p w14:paraId="0BE6FE3F" w14:textId="77777777" w:rsidR="00C249B7" w:rsidRPr="0003311F" w:rsidRDefault="0092222D" w:rsidP="00C249B7">
            <w:pPr>
              <w:pStyle w:val="BodyTextTable"/>
              <w:rPr>
                <w:color w:val="000000"/>
                <w:szCs w:val="18"/>
              </w:rPr>
            </w:pPr>
            <w:r w:rsidRPr="0092222D">
              <w:rPr>
                <w:szCs w:val="18"/>
              </w:rPr>
              <w:t>Prepaid ARPU of the last calendar month</w:t>
            </w:r>
          </w:p>
        </w:tc>
        <w:tc>
          <w:tcPr>
            <w:tcW w:w="684" w:type="pct"/>
            <w:shd w:val="clear" w:color="auto" w:fill="auto"/>
          </w:tcPr>
          <w:p w14:paraId="37B45FF3" w14:textId="77777777" w:rsidR="00C249B7" w:rsidRPr="003A4ED1" w:rsidRDefault="00C249B7" w:rsidP="00C249B7">
            <w:pPr>
              <w:pStyle w:val="BodyTextTable"/>
              <w:rPr>
                <w:szCs w:val="18"/>
              </w:rPr>
            </w:pPr>
          </w:p>
        </w:tc>
        <w:tc>
          <w:tcPr>
            <w:tcW w:w="526" w:type="pct"/>
            <w:shd w:val="clear" w:color="auto" w:fill="auto"/>
          </w:tcPr>
          <w:p w14:paraId="1DD1B570" w14:textId="77777777" w:rsidR="00C249B7" w:rsidRPr="003A4ED1" w:rsidRDefault="00C249B7" w:rsidP="00C249B7">
            <w:pPr>
              <w:pStyle w:val="BodyTextTable"/>
              <w:rPr>
                <w:szCs w:val="18"/>
              </w:rPr>
            </w:pPr>
            <w:r>
              <w:rPr>
                <w:szCs w:val="18"/>
              </w:rPr>
              <w:t>PACE</w:t>
            </w:r>
          </w:p>
        </w:tc>
        <w:tc>
          <w:tcPr>
            <w:tcW w:w="335" w:type="pct"/>
            <w:shd w:val="clear" w:color="auto" w:fill="auto"/>
          </w:tcPr>
          <w:p w14:paraId="112A3A18" w14:textId="77777777" w:rsidR="00C249B7" w:rsidRDefault="00C249B7" w:rsidP="00C249B7">
            <w:pPr>
              <w:pStyle w:val="BodyTextTable"/>
              <w:rPr>
                <w:szCs w:val="18"/>
              </w:rPr>
            </w:pPr>
            <w:r w:rsidRPr="003D588D">
              <w:rPr>
                <w:szCs w:val="18"/>
              </w:rPr>
              <w:t>O</w:t>
            </w:r>
          </w:p>
        </w:tc>
      </w:tr>
      <w:tr w:rsidR="00C249B7" w:rsidRPr="003A4ED1" w14:paraId="0EBBFDD1" w14:textId="77777777" w:rsidTr="00DE7FF9">
        <w:trPr>
          <w:cantSplit/>
        </w:trPr>
        <w:tc>
          <w:tcPr>
            <w:tcW w:w="241" w:type="pct"/>
            <w:shd w:val="clear" w:color="auto" w:fill="auto"/>
          </w:tcPr>
          <w:p w14:paraId="4A359F55" w14:textId="77777777" w:rsidR="00C249B7" w:rsidRPr="003A4ED1" w:rsidRDefault="00C249B7" w:rsidP="00C249B7">
            <w:pPr>
              <w:pStyle w:val="BodyTextTable"/>
              <w:numPr>
                <w:ilvl w:val="0"/>
                <w:numId w:val="21"/>
              </w:numPr>
              <w:rPr>
                <w:szCs w:val="18"/>
              </w:rPr>
            </w:pPr>
          </w:p>
        </w:tc>
        <w:tc>
          <w:tcPr>
            <w:tcW w:w="1171" w:type="pct"/>
            <w:shd w:val="clear" w:color="auto" w:fill="auto"/>
          </w:tcPr>
          <w:p w14:paraId="062E651C" w14:textId="77777777" w:rsidR="00C249B7" w:rsidRPr="00AE06F9" w:rsidRDefault="00C249B7" w:rsidP="00C249B7">
            <w:pPr>
              <w:pStyle w:val="BodyTextTable"/>
              <w:rPr>
                <w:szCs w:val="18"/>
              </w:rPr>
            </w:pPr>
            <w:r w:rsidRPr="00AE06F9">
              <w:rPr>
                <w:szCs w:val="18"/>
              </w:rPr>
              <w:t>Prepaid Average ARPU</w:t>
            </w:r>
          </w:p>
        </w:tc>
        <w:tc>
          <w:tcPr>
            <w:tcW w:w="629" w:type="pct"/>
            <w:shd w:val="clear" w:color="auto" w:fill="auto"/>
          </w:tcPr>
          <w:p w14:paraId="3CE9A5DC" w14:textId="77777777" w:rsidR="00C249B7" w:rsidRDefault="00C249B7" w:rsidP="00C249B7">
            <w:pPr>
              <w:pStyle w:val="BodyTextTable"/>
              <w:rPr>
                <w:szCs w:val="18"/>
              </w:rPr>
            </w:pPr>
            <w:proofErr w:type="gramStart"/>
            <w:r>
              <w:rPr>
                <w:szCs w:val="18"/>
              </w:rPr>
              <w:t>Decimal</w:t>
            </w:r>
            <w:r w:rsidR="00297F6D">
              <w:rPr>
                <w:szCs w:val="18"/>
              </w:rPr>
              <w:t>(</w:t>
            </w:r>
            <w:proofErr w:type="gramEnd"/>
            <w:r w:rsidR="00297F6D">
              <w:rPr>
                <w:szCs w:val="18"/>
              </w:rPr>
              <w:t>12,2)</w:t>
            </w:r>
          </w:p>
        </w:tc>
        <w:tc>
          <w:tcPr>
            <w:tcW w:w="1414" w:type="pct"/>
            <w:shd w:val="clear" w:color="auto" w:fill="auto"/>
          </w:tcPr>
          <w:p w14:paraId="6A8CB5B9" w14:textId="77777777" w:rsidR="002B73D7" w:rsidRDefault="00C249B7" w:rsidP="002B73D7">
            <w:pPr>
              <w:pStyle w:val="BodyTextTable"/>
              <w:rPr>
                <w:color w:val="000000"/>
                <w:szCs w:val="18"/>
              </w:rPr>
            </w:pPr>
            <w:r>
              <w:rPr>
                <w:szCs w:val="18"/>
              </w:rPr>
              <w:t>Prepaid a</w:t>
            </w:r>
            <w:r>
              <w:rPr>
                <w:color w:val="000000"/>
                <w:szCs w:val="18"/>
              </w:rPr>
              <w:t xml:space="preserve">verage aggregated </w:t>
            </w:r>
            <w:r>
              <w:rPr>
                <w:szCs w:val="18"/>
              </w:rPr>
              <w:t>ARPU</w:t>
            </w:r>
            <w:r>
              <w:rPr>
                <w:color w:val="000000"/>
                <w:szCs w:val="18"/>
              </w:rPr>
              <w:t xml:space="preserve"> of the last 3 </w:t>
            </w:r>
            <w:r w:rsidR="00CD18C0">
              <w:rPr>
                <w:color w:val="000000"/>
                <w:szCs w:val="18"/>
              </w:rPr>
              <w:t xml:space="preserve">calendar </w:t>
            </w:r>
            <w:r>
              <w:rPr>
                <w:color w:val="000000"/>
                <w:szCs w:val="18"/>
              </w:rPr>
              <w:t>months</w:t>
            </w:r>
          </w:p>
          <w:p w14:paraId="33245B04" w14:textId="77777777" w:rsidR="002B73D7" w:rsidRPr="0003311F" w:rsidRDefault="002B73D7" w:rsidP="002B73D7">
            <w:pPr>
              <w:pStyle w:val="BodyTextTable"/>
              <w:rPr>
                <w:color w:val="000000"/>
                <w:szCs w:val="18"/>
              </w:rPr>
            </w:pPr>
            <w:r>
              <w:t>*</w:t>
            </w:r>
            <w:proofErr w:type="gramStart"/>
            <w:r>
              <w:t>if</w:t>
            </w:r>
            <w:proofErr w:type="gramEnd"/>
            <w:r>
              <w:t xml:space="preserve"> the customer tenure is less than 3 months, divide in the number of months available</w:t>
            </w:r>
          </w:p>
        </w:tc>
        <w:tc>
          <w:tcPr>
            <w:tcW w:w="684" w:type="pct"/>
            <w:shd w:val="clear" w:color="auto" w:fill="auto"/>
          </w:tcPr>
          <w:p w14:paraId="14C47602" w14:textId="77777777" w:rsidR="00C249B7" w:rsidRPr="003A4ED1" w:rsidRDefault="00C249B7" w:rsidP="00C249B7">
            <w:pPr>
              <w:pStyle w:val="BodyTextTable"/>
              <w:rPr>
                <w:szCs w:val="18"/>
              </w:rPr>
            </w:pPr>
          </w:p>
        </w:tc>
        <w:tc>
          <w:tcPr>
            <w:tcW w:w="526" w:type="pct"/>
            <w:shd w:val="clear" w:color="auto" w:fill="auto"/>
          </w:tcPr>
          <w:p w14:paraId="4FEFDE20" w14:textId="77777777" w:rsidR="00C249B7" w:rsidRPr="003A4ED1" w:rsidRDefault="00C249B7" w:rsidP="00C249B7">
            <w:pPr>
              <w:pStyle w:val="BodyTextTable"/>
              <w:rPr>
                <w:szCs w:val="18"/>
              </w:rPr>
            </w:pPr>
            <w:r>
              <w:rPr>
                <w:szCs w:val="18"/>
              </w:rPr>
              <w:t>PACE</w:t>
            </w:r>
          </w:p>
        </w:tc>
        <w:tc>
          <w:tcPr>
            <w:tcW w:w="335" w:type="pct"/>
            <w:shd w:val="clear" w:color="auto" w:fill="auto"/>
          </w:tcPr>
          <w:p w14:paraId="402962B1" w14:textId="77777777" w:rsidR="00C249B7" w:rsidRDefault="00C249B7" w:rsidP="00C249B7">
            <w:pPr>
              <w:pStyle w:val="BodyTextTable"/>
              <w:rPr>
                <w:szCs w:val="18"/>
              </w:rPr>
            </w:pPr>
            <w:r w:rsidRPr="003D588D">
              <w:rPr>
                <w:szCs w:val="18"/>
              </w:rPr>
              <w:t>O</w:t>
            </w:r>
          </w:p>
        </w:tc>
      </w:tr>
      <w:tr w:rsidR="00297F6D" w:rsidRPr="003A4ED1" w14:paraId="380AFB8D" w14:textId="77777777" w:rsidTr="00DE7FF9">
        <w:trPr>
          <w:cantSplit/>
        </w:trPr>
        <w:tc>
          <w:tcPr>
            <w:tcW w:w="241" w:type="pct"/>
            <w:shd w:val="clear" w:color="auto" w:fill="auto"/>
          </w:tcPr>
          <w:p w14:paraId="5D04E269" w14:textId="77777777" w:rsidR="00297F6D" w:rsidRPr="003A4ED1" w:rsidRDefault="00297F6D" w:rsidP="00C249B7">
            <w:pPr>
              <w:pStyle w:val="BodyTextTable"/>
              <w:numPr>
                <w:ilvl w:val="0"/>
                <w:numId w:val="21"/>
              </w:numPr>
              <w:rPr>
                <w:szCs w:val="18"/>
              </w:rPr>
            </w:pPr>
          </w:p>
        </w:tc>
        <w:tc>
          <w:tcPr>
            <w:tcW w:w="1171" w:type="pct"/>
            <w:shd w:val="clear" w:color="auto" w:fill="auto"/>
          </w:tcPr>
          <w:p w14:paraId="1F6ECBC9" w14:textId="77777777" w:rsidR="00297F6D" w:rsidRPr="00AE06F9" w:rsidRDefault="00CD18C0" w:rsidP="00CD18C0">
            <w:pPr>
              <w:pStyle w:val="BodyTextTable"/>
              <w:rPr>
                <w:szCs w:val="18"/>
              </w:rPr>
            </w:pPr>
            <w:r w:rsidRPr="00AE06F9">
              <w:rPr>
                <w:szCs w:val="18"/>
              </w:rPr>
              <w:t xml:space="preserve">Prepaid Average </w:t>
            </w:r>
            <w:r w:rsidR="00297F6D" w:rsidRPr="00AE06F9">
              <w:rPr>
                <w:szCs w:val="18"/>
              </w:rPr>
              <w:t>ARPU month 4_to_6</w:t>
            </w:r>
          </w:p>
        </w:tc>
        <w:tc>
          <w:tcPr>
            <w:tcW w:w="629" w:type="pct"/>
            <w:shd w:val="clear" w:color="auto" w:fill="auto"/>
          </w:tcPr>
          <w:p w14:paraId="788C983C" w14:textId="77777777" w:rsidR="00297F6D" w:rsidRDefault="00297F6D" w:rsidP="00C249B7">
            <w:pPr>
              <w:pStyle w:val="BodyTextTable"/>
              <w:rPr>
                <w:szCs w:val="18"/>
              </w:rPr>
            </w:pPr>
            <w:proofErr w:type="gramStart"/>
            <w:r>
              <w:rPr>
                <w:szCs w:val="18"/>
              </w:rPr>
              <w:t>Decimal(</w:t>
            </w:r>
            <w:proofErr w:type="gramEnd"/>
            <w:r>
              <w:rPr>
                <w:szCs w:val="18"/>
              </w:rPr>
              <w:t>12,2)</w:t>
            </w:r>
          </w:p>
        </w:tc>
        <w:tc>
          <w:tcPr>
            <w:tcW w:w="1414" w:type="pct"/>
            <w:shd w:val="clear" w:color="auto" w:fill="auto"/>
          </w:tcPr>
          <w:p w14:paraId="44B93B2B" w14:textId="77777777" w:rsidR="00297F6D" w:rsidRDefault="00297F6D" w:rsidP="00297F6D">
            <w:pPr>
              <w:pStyle w:val="BodyTextTable"/>
              <w:rPr>
                <w:color w:val="000000"/>
                <w:szCs w:val="18"/>
              </w:rPr>
            </w:pPr>
            <w:r>
              <w:rPr>
                <w:szCs w:val="18"/>
              </w:rPr>
              <w:t>Prepaid a</w:t>
            </w:r>
            <w:r>
              <w:rPr>
                <w:color w:val="000000"/>
                <w:szCs w:val="18"/>
              </w:rPr>
              <w:t xml:space="preserve">verage aggregated </w:t>
            </w:r>
            <w:r>
              <w:rPr>
                <w:szCs w:val="18"/>
              </w:rPr>
              <w:t>ARPU</w:t>
            </w:r>
            <w:r>
              <w:rPr>
                <w:color w:val="000000"/>
                <w:szCs w:val="18"/>
              </w:rPr>
              <w:t xml:space="preserve"> of months 4-6</w:t>
            </w:r>
          </w:p>
          <w:p w14:paraId="111FC6C0" w14:textId="77777777" w:rsidR="00297F6D" w:rsidRDefault="00297F6D" w:rsidP="00693EA1">
            <w:pPr>
              <w:pStyle w:val="BodyTextTable"/>
              <w:rPr>
                <w:szCs w:val="18"/>
              </w:rPr>
            </w:pPr>
            <w:r>
              <w:t>*</w:t>
            </w:r>
            <w:proofErr w:type="gramStart"/>
            <w:r>
              <w:t>if</w:t>
            </w:r>
            <w:proofErr w:type="gramEnd"/>
            <w:r>
              <w:t xml:space="preserve"> the customer tenure is less than </w:t>
            </w:r>
            <w:r w:rsidR="00693EA1">
              <w:t>6</w:t>
            </w:r>
            <w:r>
              <w:t xml:space="preserve"> months, send an empty value</w:t>
            </w:r>
          </w:p>
        </w:tc>
        <w:tc>
          <w:tcPr>
            <w:tcW w:w="684" w:type="pct"/>
            <w:shd w:val="clear" w:color="auto" w:fill="auto"/>
          </w:tcPr>
          <w:p w14:paraId="0B187D55" w14:textId="77777777" w:rsidR="00297F6D" w:rsidRPr="003A4ED1" w:rsidRDefault="00297F6D" w:rsidP="00C249B7">
            <w:pPr>
              <w:pStyle w:val="BodyTextTable"/>
              <w:rPr>
                <w:szCs w:val="18"/>
              </w:rPr>
            </w:pPr>
          </w:p>
        </w:tc>
        <w:tc>
          <w:tcPr>
            <w:tcW w:w="526" w:type="pct"/>
            <w:shd w:val="clear" w:color="auto" w:fill="auto"/>
          </w:tcPr>
          <w:p w14:paraId="458CE797" w14:textId="77777777" w:rsidR="00297F6D" w:rsidRDefault="00297F6D" w:rsidP="00C249B7">
            <w:pPr>
              <w:pStyle w:val="BodyTextTable"/>
              <w:rPr>
                <w:szCs w:val="18"/>
              </w:rPr>
            </w:pPr>
            <w:r>
              <w:rPr>
                <w:szCs w:val="18"/>
              </w:rPr>
              <w:t>PACE</w:t>
            </w:r>
          </w:p>
        </w:tc>
        <w:tc>
          <w:tcPr>
            <w:tcW w:w="335" w:type="pct"/>
            <w:shd w:val="clear" w:color="auto" w:fill="auto"/>
          </w:tcPr>
          <w:p w14:paraId="499D7129" w14:textId="77777777" w:rsidR="00297F6D" w:rsidRPr="003D588D" w:rsidRDefault="00297F6D" w:rsidP="00C249B7">
            <w:pPr>
              <w:pStyle w:val="BodyTextTable"/>
              <w:rPr>
                <w:szCs w:val="18"/>
              </w:rPr>
            </w:pPr>
            <w:r>
              <w:rPr>
                <w:szCs w:val="18"/>
              </w:rPr>
              <w:t>O</w:t>
            </w:r>
          </w:p>
        </w:tc>
      </w:tr>
      <w:tr w:rsidR="00C249B7" w:rsidRPr="003A4ED1" w14:paraId="716092AC" w14:textId="77777777" w:rsidTr="00DE7FF9">
        <w:trPr>
          <w:cantSplit/>
        </w:trPr>
        <w:tc>
          <w:tcPr>
            <w:tcW w:w="241" w:type="pct"/>
            <w:shd w:val="clear" w:color="auto" w:fill="auto"/>
          </w:tcPr>
          <w:p w14:paraId="186118E8" w14:textId="77777777" w:rsidR="00C249B7" w:rsidRPr="003A4ED1" w:rsidRDefault="00C249B7" w:rsidP="00C249B7">
            <w:pPr>
              <w:pStyle w:val="BodyTextTable"/>
              <w:numPr>
                <w:ilvl w:val="0"/>
                <w:numId w:val="21"/>
              </w:numPr>
              <w:rPr>
                <w:szCs w:val="18"/>
              </w:rPr>
            </w:pPr>
          </w:p>
        </w:tc>
        <w:tc>
          <w:tcPr>
            <w:tcW w:w="1171" w:type="pct"/>
            <w:shd w:val="clear" w:color="auto" w:fill="auto"/>
          </w:tcPr>
          <w:p w14:paraId="60053719" w14:textId="77777777" w:rsidR="00C249B7" w:rsidRPr="00AE06F9" w:rsidRDefault="00C249B7" w:rsidP="00C249B7">
            <w:pPr>
              <w:pStyle w:val="BodyTextTable"/>
              <w:rPr>
                <w:szCs w:val="18"/>
              </w:rPr>
            </w:pPr>
            <w:r w:rsidRPr="00AE06F9">
              <w:rPr>
                <w:szCs w:val="18"/>
              </w:rPr>
              <w:t>SIM LTE Type</w:t>
            </w:r>
          </w:p>
        </w:tc>
        <w:tc>
          <w:tcPr>
            <w:tcW w:w="629" w:type="pct"/>
            <w:shd w:val="clear" w:color="auto" w:fill="auto"/>
          </w:tcPr>
          <w:p w14:paraId="431FAA79" w14:textId="77777777" w:rsidR="00C249B7" w:rsidRDefault="00A2172E" w:rsidP="00C249B7">
            <w:pPr>
              <w:pStyle w:val="BodyTextTable"/>
              <w:rPr>
                <w:szCs w:val="18"/>
              </w:rPr>
            </w:pPr>
            <w:r>
              <w:rPr>
                <w:szCs w:val="18"/>
              </w:rPr>
              <w:t>String</w:t>
            </w:r>
          </w:p>
        </w:tc>
        <w:tc>
          <w:tcPr>
            <w:tcW w:w="1414" w:type="pct"/>
            <w:shd w:val="clear" w:color="auto" w:fill="auto"/>
          </w:tcPr>
          <w:p w14:paraId="30DBCF7B" w14:textId="77777777" w:rsidR="00984347" w:rsidRPr="00984347" w:rsidRDefault="00984347" w:rsidP="00984347">
            <w:pPr>
              <w:pStyle w:val="BodyTextTable"/>
              <w:rPr>
                <w:szCs w:val="18"/>
              </w:rPr>
            </w:pPr>
            <w:r w:rsidRPr="00984347">
              <w:rPr>
                <w:szCs w:val="18"/>
              </w:rPr>
              <w:t>Refers to LTE Status whether supported by SIM card or not.</w:t>
            </w:r>
          </w:p>
          <w:p w14:paraId="7BB36E42" w14:textId="77777777" w:rsidR="00C249B7" w:rsidRDefault="00984347" w:rsidP="00C249B7">
            <w:pPr>
              <w:pStyle w:val="BodyTextTable"/>
              <w:rPr>
                <w:szCs w:val="18"/>
              </w:rPr>
            </w:pPr>
            <w:r w:rsidRPr="00984347">
              <w:rPr>
                <w:szCs w:val="18"/>
              </w:rPr>
              <w:t>LOV: Yes/No/Unknown</w:t>
            </w:r>
          </w:p>
        </w:tc>
        <w:tc>
          <w:tcPr>
            <w:tcW w:w="684" w:type="pct"/>
            <w:shd w:val="clear" w:color="auto" w:fill="auto"/>
          </w:tcPr>
          <w:p w14:paraId="2D99CC3E" w14:textId="77777777" w:rsidR="00C249B7" w:rsidRPr="003A4ED1" w:rsidRDefault="00C249B7" w:rsidP="00C249B7">
            <w:pPr>
              <w:pStyle w:val="BodyTextTable"/>
              <w:rPr>
                <w:szCs w:val="18"/>
              </w:rPr>
            </w:pPr>
          </w:p>
        </w:tc>
        <w:tc>
          <w:tcPr>
            <w:tcW w:w="526" w:type="pct"/>
            <w:shd w:val="clear" w:color="auto" w:fill="auto"/>
          </w:tcPr>
          <w:p w14:paraId="003D4084" w14:textId="77777777" w:rsidR="00C249B7" w:rsidRPr="003A4ED1" w:rsidRDefault="003338A0" w:rsidP="00C249B7">
            <w:pPr>
              <w:pStyle w:val="BodyTextTable"/>
              <w:rPr>
                <w:szCs w:val="18"/>
              </w:rPr>
            </w:pPr>
            <w:r>
              <w:rPr>
                <w:szCs w:val="18"/>
              </w:rPr>
              <w:t>Network</w:t>
            </w:r>
          </w:p>
        </w:tc>
        <w:tc>
          <w:tcPr>
            <w:tcW w:w="335" w:type="pct"/>
            <w:shd w:val="clear" w:color="auto" w:fill="auto"/>
          </w:tcPr>
          <w:p w14:paraId="48E0C133" w14:textId="77777777" w:rsidR="00C249B7" w:rsidRPr="003D588D" w:rsidRDefault="00C249B7" w:rsidP="00C249B7">
            <w:pPr>
              <w:pStyle w:val="BodyTextTable"/>
              <w:rPr>
                <w:szCs w:val="18"/>
              </w:rPr>
            </w:pPr>
            <w:r>
              <w:rPr>
                <w:szCs w:val="18"/>
              </w:rPr>
              <w:t>O</w:t>
            </w:r>
          </w:p>
        </w:tc>
      </w:tr>
      <w:tr w:rsidR="00C249B7" w:rsidRPr="003A4ED1" w14:paraId="3634147B" w14:textId="77777777" w:rsidTr="00DE7FF9">
        <w:trPr>
          <w:cantSplit/>
        </w:trPr>
        <w:tc>
          <w:tcPr>
            <w:tcW w:w="241" w:type="pct"/>
            <w:shd w:val="clear" w:color="auto" w:fill="auto"/>
          </w:tcPr>
          <w:p w14:paraId="20E7D436" w14:textId="77777777" w:rsidR="00C249B7" w:rsidRPr="003A4ED1" w:rsidRDefault="00C249B7" w:rsidP="00C249B7">
            <w:pPr>
              <w:pStyle w:val="BodyTextTable"/>
              <w:numPr>
                <w:ilvl w:val="0"/>
                <w:numId w:val="21"/>
              </w:numPr>
              <w:rPr>
                <w:szCs w:val="18"/>
              </w:rPr>
            </w:pPr>
          </w:p>
        </w:tc>
        <w:tc>
          <w:tcPr>
            <w:tcW w:w="1171" w:type="pct"/>
            <w:shd w:val="clear" w:color="auto" w:fill="auto"/>
          </w:tcPr>
          <w:p w14:paraId="78C4DBAE" w14:textId="77777777" w:rsidR="00C249B7" w:rsidRPr="00AE06F9" w:rsidRDefault="00006398" w:rsidP="00C249B7">
            <w:pPr>
              <w:pStyle w:val="BodyTextTable"/>
              <w:rPr>
                <w:szCs w:val="18"/>
              </w:rPr>
            </w:pPr>
            <w:r w:rsidRPr="00AE06F9">
              <w:rPr>
                <w:szCs w:val="18"/>
              </w:rPr>
              <w:t xml:space="preserve">HANDSET </w:t>
            </w:r>
            <w:r w:rsidR="00C249B7" w:rsidRPr="00AE06F9">
              <w:rPr>
                <w:szCs w:val="18"/>
              </w:rPr>
              <w:t>TYPE</w:t>
            </w:r>
          </w:p>
        </w:tc>
        <w:tc>
          <w:tcPr>
            <w:tcW w:w="629" w:type="pct"/>
            <w:shd w:val="clear" w:color="auto" w:fill="auto"/>
          </w:tcPr>
          <w:p w14:paraId="332C87AA" w14:textId="77777777" w:rsidR="00C249B7" w:rsidRDefault="00A2172E" w:rsidP="00C249B7">
            <w:pPr>
              <w:pStyle w:val="BodyTextTable"/>
              <w:rPr>
                <w:szCs w:val="18"/>
              </w:rPr>
            </w:pPr>
            <w:r>
              <w:rPr>
                <w:szCs w:val="18"/>
              </w:rPr>
              <w:t>String</w:t>
            </w:r>
          </w:p>
        </w:tc>
        <w:tc>
          <w:tcPr>
            <w:tcW w:w="1414" w:type="pct"/>
            <w:shd w:val="clear" w:color="auto" w:fill="auto"/>
          </w:tcPr>
          <w:p w14:paraId="4E5D5C80" w14:textId="77777777" w:rsidR="00C249B7" w:rsidRDefault="00C249B7" w:rsidP="00C249B7">
            <w:pPr>
              <w:pStyle w:val="BodyTextTable"/>
              <w:rPr>
                <w:szCs w:val="18"/>
              </w:rPr>
            </w:pPr>
            <w:r w:rsidRPr="000A7B6F">
              <w:rPr>
                <w:szCs w:val="18"/>
              </w:rPr>
              <w:t>Type of IMEI (the type of the mobile phone)</w:t>
            </w:r>
          </w:p>
          <w:p w14:paraId="6EB268DF" w14:textId="77777777" w:rsidR="00006398" w:rsidRDefault="00B108FD" w:rsidP="004C2993">
            <w:pPr>
              <w:pStyle w:val="BodyTextTable"/>
              <w:rPr>
                <w:color w:val="000000"/>
                <w:szCs w:val="18"/>
              </w:rPr>
            </w:pPr>
            <w:r>
              <w:rPr>
                <w:color w:val="000000"/>
                <w:szCs w:val="18"/>
              </w:rPr>
              <w:t>LOV Attached.</w:t>
            </w:r>
          </w:p>
          <w:p w14:paraId="4D6E3310" w14:textId="77777777" w:rsidR="00B108FD" w:rsidRDefault="00B108FD" w:rsidP="004C2993">
            <w:pPr>
              <w:pStyle w:val="BodyTextTable"/>
              <w:rPr>
                <w:color w:val="000000"/>
                <w:szCs w:val="18"/>
              </w:rPr>
            </w:pPr>
            <w:r>
              <w:rPr>
                <w:color w:val="000000"/>
                <w:szCs w:val="18"/>
              </w:rPr>
              <w:t>Cannot be used by AIA until clarifications provided</w:t>
            </w:r>
          </w:p>
          <w:p w14:paraId="17A9D6FD" w14:textId="2C687E6B" w:rsidR="00B108FD" w:rsidRDefault="00C71BA9" w:rsidP="004C2993">
            <w:pPr>
              <w:pStyle w:val="BodyTextTable"/>
              <w:rPr>
                <w:szCs w:val="18"/>
              </w:rPr>
            </w:pPr>
            <w:r w:rsidRPr="00774AA8">
              <w:rPr>
                <w:szCs w:val="18"/>
              </w:rPr>
              <w:object w:dxaOrig="1376" w:dyaOrig="893" w14:anchorId="58F9C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44.9pt" o:ole="">
                  <v:imagedata r:id="rId48" o:title=""/>
                </v:shape>
                <o:OLEObject Type="Embed" ProgID="Excel.Sheet.12" ShapeID="_x0000_i1025" DrawAspect="Icon" ObjectID="_1729593594" r:id="rId49"/>
              </w:object>
            </w:r>
          </w:p>
        </w:tc>
        <w:tc>
          <w:tcPr>
            <w:tcW w:w="684" w:type="pct"/>
            <w:shd w:val="clear" w:color="auto" w:fill="auto"/>
          </w:tcPr>
          <w:p w14:paraId="69A96A25" w14:textId="77777777" w:rsidR="00C249B7" w:rsidRPr="003A4ED1" w:rsidRDefault="00C249B7" w:rsidP="00B108FD">
            <w:pPr>
              <w:pStyle w:val="BodyTextTable"/>
              <w:rPr>
                <w:szCs w:val="18"/>
              </w:rPr>
            </w:pPr>
          </w:p>
        </w:tc>
        <w:tc>
          <w:tcPr>
            <w:tcW w:w="526" w:type="pct"/>
            <w:shd w:val="clear" w:color="auto" w:fill="auto"/>
          </w:tcPr>
          <w:p w14:paraId="2359FD29" w14:textId="77777777" w:rsidR="00C249B7" w:rsidRPr="003A4ED1" w:rsidRDefault="003338A0" w:rsidP="00C249B7">
            <w:pPr>
              <w:pStyle w:val="BodyTextTable"/>
              <w:rPr>
                <w:szCs w:val="18"/>
              </w:rPr>
            </w:pPr>
            <w:r>
              <w:rPr>
                <w:szCs w:val="18"/>
              </w:rPr>
              <w:t>Network</w:t>
            </w:r>
          </w:p>
        </w:tc>
        <w:tc>
          <w:tcPr>
            <w:tcW w:w="335" w:type="pct"/>
            <w:shd w:val="clear" w:color="auto" w:fill="auto"/>
          </w:tcPr>
          <w:p w14:paraId="4E51E110" w14:textId="77777777" w:rsidR="00C249B7" w:rsidRPr="003D588D" w:rsidRDefault="00C249B7" w:rsidP="00C249B7">
            <w:pPr>
              <w:pStyle w:val="BodyTextTable"/>
              <w:rPr>
                <w:szCs w:val="18"/>
              </w:rPr>
            </w:pPr>
            <w:r w:rsidRPr="00AE07E2">
              <w:rPr>
                <w:szCs w:val="18"/>
              </w:rPr>
              <w:t>O</w:t>
            </w:r>
          </w:p>
        </w:tc>
      </w:tr>
      <w:tr w:rsidR="00C249B7" w:rsidRPr="003A4ED1" w14:paraId="345E0550" w14:textId="77777777" w:rsidTr="00DE7FF9">
        <w:trPr>
          <w:cantSplit/>
        </w:trPr>
        <w:tc>
          <w:tcPr>
            <w:tcW w:w="241" w:type="pct"/>
            <w:shd w:val="clear" w:color="auto" w:fill="auto"/>
          </w:tcPr>
          <w:p w14:paraId="07027B38" w14:textId="77777777" w:rsidR="00C249B7" w:rsidRPr="003A4ED1" w:rsidRDefault="00C249B7" w:rsidP="00C249B7">
            <w:pPr>
              <w:pStyle w:val="BodyTextTable"/>
              <w:numPr>
                <w:ilvl w:val="0"/>
                <w:numId w:val="21"/>
              </w:numPr>
              <w:rPr>
                <w:szCs w:val="18"/>
              </w:rPr>
            </w:pPr>
          </w:p>
        </w:tc>
        <w:tc>
          <w:tcPr>
            <w:tcW w:w="1171" w:type="pct"/>
            <w:shd w:val="clear" w:color="auto" w:fill="auto"/>
          </w:tcPr>
          <w:p w14:paraId="053DC03B" w14:textId="77777777" w:rsidR="00C249B7" w:rsidRPr="00AE06F9" w:rsidRDefault="00C249B7" w:rsidP="00C249B7">
            <w:pPr>
              <w:pStyle w:val="BodyTextTable"/>
              <w:rPr>
                <w:szCs w:val="18"/>
              </w:rPr>
            </w:pPr>
            <w:r w:rsidRPr="00AE06F9">
              <w:rPr>
                <w:szCs w:val="18"/>
              </w:rPr>
              <w:t>H</w:t>
            </w:r>
            <w:r w:rsidR="00006398" w:rsidRPr="00AE06F9">
              <w:rPr>
                <w:szCs w:val="18"/>
              </w:rPr>
              <w:t xml:space="preserve">ANDSET </w:t>
            </w:r>
            <w:r w:rsidRPr="00AE06F9">
              <w:rPr>
                <w:szCs w:val="18"/>
              </w:rPr>
              <w:t>IMEI</w:t>
            </w:r>
          </w:p>
        </w:tc>
        <w:tc>
          <w:tcPr>
            <w:tcW w:w="629" w:type="pct"/>
            <w:shd w:val="clear" w:color="auto" w:fill="auto"/>
          </w:tcPr>
          <w:p w14:paraId="2D044358" w14:textId="77777777" w:rsidR="00C249B7" w:rsidRDefault="005F4CF2" w:rsidP="00C249B7">
            <w:pPr>
              <w:pStyle w:val="BodyTextTable"/>
              <w:rPr>
                <w:szCs w:val="18"/>
              </w:rPr>
            </w:pPr>
            <w:r>
              <w:rPr>
                <w:szCs w:val="18"/>
              </w:rPr>
              <w:t>String</w:t>
            </w:r>
          </w:p>
        </w:tc>
        <w:tc>
          <w:tcPr>
            <w:tcW w:w="1414" w:type="pct"/>
            <w:shd w:val="clear" w:color="auto" w:fill="auto"/>
          </w:tcPr>
          <w:p w14:paraId="17984B62" w14:textId="77777777" w:rsidR="00C249B7" w:rsidRDefault="00C249B7" w:rsidP="00C249B7">
            <w:pPr>
              <w:pStyle w:val="BodyTextTable"/>
              <w:rPr>
                <w:szCs w:val="18"/>
              </w:rPr>
            </w:pPr>
            <w:r>
              <w:rPr>
                <w:szCs w:val="18"/>
              </w:rPr>
              <w:t>The device serial number</w:t>
            </w:r>
          </w:p>
        </w:tc>
        <w:tc>
          <w:tcPr>
            <w:tcW w:w="684" w:type="pct"/>
            <w:shd w:val="clear" w:color="auto" w:fill="auto"/>
          </w:tcPr>
          <w:p w14:paraId="48909BDC" w14:textId="77777777" w:rsidR="00C249B7" w:rsidRPr="003A4ED1" w:rsidRDefault="00C249B7" w:rsidP="00C249B7">
            <w:pPr>
              <w:pStyle w:val="BodyTextTable"/>
              <w:rPr>
                <w:szCs w:val="18"/>
              </w:rPr>
            </w:pPr>
          </w:p>
        </w:tc>
        <w:tc>
          <w:tcPr>
            <w:tcW w:w="526" w:type="pct"/>
            <w:shd w:val="clear" w:color="auto" w:fill="auto"/>
          </w:tcPr>
          <w:p w14:paraId="6EB815AB" w14:textId="77777777" w:rsidR="00C249B7" w:rsidRPr="003A4ED1" w:rsidRDefault="003338A0" w:rsidP="00C249B7">
            <w:pPr>
              <w:pStyle w:val="BodyTextTable"/>
              <w:rPr>
                <w:szCs w:val="18"/>
              </w:rPr>
            </w:pPr>
            <w:r>
              <w:rPr>
                <w:szCs w:val="18"/>
              </w:rPr>
              <w:t>Network</w:t>
            </w:r>
          </w:p>
        </w:tc>
        <w:tc>
          <w:tcPr>
            <w:tcW w:w="335" w:type="pct"/>
            <w:shd w:val="clear" w:color="auto" w:fill="auto"/>
          </w:tcPr>
          <w:p w14:paraId="27243DA7" w14:textId="77777777" w:rsidR="00C249B7" w:rsidRPr="003D588D" w:rsidRDefault="00C249B7" w:rsidP="00C249B7">
            <w:pPr>
              <w:pStyle w:val="BodyTextTable"/>
              <w:rPr>
                <w:szCs w:val="18"/>
              </w:rPr>
            </w:pPr>
            <w:r>
              <w:rPr>
                <w:szCs w:val="18"/>
              </w:rPr>
              <w:t>O</w:t>
            </w:r>
          </w:p>
        </w:tc>
      </w:tr>
      <w:tr w:rsidR="00E4170D" w:rsidRPr="003A4ED1" w14:paraId="65C7F85B" w14:textId="77777777" w:rsidTr="00DE7FF9">
        <w:trPr>
          <w:cantSplit/>
        </w:trPr>
        <w:tc>
          <w:tcPr>
            <w:tcW w:w="241" w:type="pct"/>
            <w:shd w:val="clear" w:color="auto" w:fill="auto"/>
          </w:tcPr>
          <w:p w14:paraId="15FE9925" w14:textId="77777777" w:rsidR="00E4170D" w:rsidRPr="003A4ED1" w:rsidRDefault="00E4170D" w:rsidP="00E4170D">
            <w:pPr>
              <w:pStyle w:val="BodyTextTable"/>
              <w:numPr>
                <w:ilvl w:val="0"/>
                <w:numId w:val="21"/>
              </w:numPr>
              <w:rPr>
                <w:szCs w:val="18"/>
              </w:rPr>
            </w:pPr>
          </w:p>
        </w:tc>
        <w:tc>
          <w:tcPr>
            <w:tcW w:w="1171" w:type="pct"/>
            <w:shd w:val="clear" w:color="auto" w:fill="auto"/>
          </w:tcPr>
          <w:p w14:paraId="6345D411" w14:textId="77777777" w:rsidR="00E4170D" w:rsidRPr="00A805CC" w:rsidRDefault="00E4170D" w:rsidP="00E4170D">
            <w:pPr>
              <w:pStyle w:val="BodyTextTable"/>
              <w:rPr>
                <w:szCs w:val="18"/>
              </w:rPr>
            </w:pPr>
            <w:r w:rsidRPr="00A805CC">
              <w:rPr>
                <w:szCs w:val="18"/>
              </w:rPr>
              <w:t>BLACK_LIST_TYPE</w:t>
            </w:r>
          </w:p>
        </w:tc>
        <w:tc>
          <w:tcPr>
            <w:tcW w:w="629" w:type="pct"/>
            <w:shd w:val="clear" w:color="auto" w:fill="auto"/>
          </w:tcPr>
          <w:p w14:paraId="08E56FCA" w14:textId="77777777" w:rsidR="00E4170D" w:rsidRPr="00A805CC" w:rsidRDefault="00E4170D" w:rsidP="00E4170D">
            <w:pPr>
              <w:pStyle w:val="BodyTextTable"/>
              <w:rPr>
                <w:szCs w:val="18"/>
              </w:rPr>
            </w:pPr>
            <w:r w:rsidRPr="00A805CC">
              <w:rPr>
                <w:szCs w:val="18"/>
              </w:rPr>
              <w:t>String</w:t>
            </w:r>
          </w:p>
        </w:tc>
        <w:tc>
          <w:tcPr>
            <w:tcW w:w="1414" w:type="pct"/>
            <w:shd w:val="clear" w:color="auto" w:fill="auto"/>
          </w:tcPr>
          <w:p w14:paraId="64FE432A" w14:textId="77777777" w:rsidR="00E4170D" w:rsidRDefault="00E4170D" w:rsidP="00E4170D">
            <w:pPr>
              <w:pStyle w:val="BodyTextTable"/>
              <w:rPr>
                <w:szCs w:val="18"/>
              </w:rPr>
            </w:pPr>
            <w:proofErr w:type="gramStart"/>
            <w:r>
              <w:rPr>
                <w:szCs w:val="18"/>
              </w:rPr>
              <w:t>Black list</w:t>
            </w:r>
            <w:proofErr w:type="gramEnd"/>
            <w:r>
              <w:rPr>
                <w:szCs w:val="18"/>
              </w:rPr>
              <w:t xml:space="preserve"> types.</w:t>
            </w:r>
          </w:p>
          <w:p w14:paraId="09639799" w14:textId="77777777" w:rsidR="00E4170D" w:rsidRDefault="00E4170D" w:rsidP="00E4170D">
            <w:pPr>
              <w:pStyle w:val="BodyTextTable"/>
              <w:rPr>
                <w:szCs w:val="18"/>
              </w:rPr>
            </w:pPr>
            <w:r>
              <w:rPr>
                <w:szCs w:val="18"/>
              </w:rPr>
              <w:t>Valid values:</w:t>
            </w:r>
          </w:p>
          <w:p w14:paraId="4CBB8D4A" w14:textId="77777777" w:rsidR="00F706B1" w:rsidRDefault="00E4170D" w:rsidP="00566105">
            <w:pPr>
              <w:pStyle w:val="BodyTextTable"/>
              <w:numPr>
                <w:ilvl w:val="0"/>
                <w:numId w:val="32"/>
              </w:numPr>
              <w:rPr>
                <w:lang w:val="fr-FR"/>
              </w:rPr>
            </w:pPr>
            <w:r>
              <w:rPr>
                <w:lang w:val="en-PH"/>
              </w:rPr>
              <w:t>Dealer</w:t>
            </w:r>
          </w:p>
          <w:p w14:paraId="52283F60" w14:textId="77777777" w:rsidR="00F706B1" w:rsidRDefault="00E4170D" w:rsidP="00566105">
            <w:pPr>
              <w:pStyle w:val="BodyTextTable"/>
              <w:numPr>
                <w:ilvl w:val="0"/>
                <w:numId w:val="32"/>
              </w:numPr>
              <w:rPr>
                <w:lang w:val="fr-FR"/>
              </w:rPr>
            </w:pPr>
            <w:r w:rsidRPr="009534C8">
              <w:rPr>
                <w:lang w:val="en-PH"/>
              </w:rPr>
              <w:t>Retailer</w:t>
            </w:r>
          </w:p>
          <w:p w14:paraId="6D142A80" w14:textId="77777777" w:rsidR="00F706B1" w:rsidRDefault="00E4170D" w:rsidP="00566105">
            <w:pPr>
              <w:pStyle w:val="BodyTextTable"/>
              <w:numPr>
                <w:ilvl w:val="0"/>
                <w:numId w:val="32"/>
              </w:numPr>
              <w:rPr>
                <w:szCs w:val="18"/>
                <w:lang w:val="fr-FR"/>
              </w:rPr>
            </w:pPr>
            <w:r w:rsidRPr="009534C8">
              <w:rPr>
                <w:lang w:val="fr-FR"/>
              </w:rPr>
              <w:t>SU (i.e. Service Unit)</w:t>
            </w:r>
          </w:p>
          <w:p w14:paraId="39AF6E88" w14:textId="77777777" w:rsidR="00E4170D" w:rsidRPr="00A805CC" w:rsidRDefault="00E4170D" w:rsidP="00E4170D">
            <w:pPr>
              <w:pStyle w:val="BodyTextTable"/>
              <w:rPr>
                <w:szCs w:val="18"/>
              </w:rPr>
            </w:pPr>
            <w:r w:rsidRPr="009534C8">
              <w:rPr>
                <w:szCs w:val="18"/>
              </w:rPr>
              <w:t xml:space="preserve">If no </w:t>
            </w:r>
            <w:proofErr w:type="gramStart"/>
            <w:r w:rsidRPr="009534C8">
              <w:rPr>
                <w:szCs w:val="18"/>
              </w:rPr>
              <w:t>black list</w:t>
            </w:r>
            <w:proofErr w:type="gramEnd"/>
            <w:r w:rsidRPr="009534C8">
              <w:rPr>
                <w:szCs w:val="18"/>
              </w:rPr>
              <w:t xml:space="preserve"> type must send “NULL” value</w:t>
            </w:r>
          </w:p>
        </w:tc>
        <w:tc>
          <w:tcPr>
            <w:tcW w:w="684" w:type="pct"/>
            <w:shd w:val="clear" w:color="auto" w:fill="auto"/>
          </w:tcPr>
          <w:p w14:paraId="1A301EF7" w14:textId="77777777" w:rsidR="00E4170D" w:rsidRPr="00A805CC" w:rsidRDefault="00E4170D" w:rsidP="00E4170D">
            <w:pPr>
              <w:pStyle w:val="BodyTextTable"/>
              <w:rPr>
                <w:szCs w:val="18"/>
              </w:rPr>
            </w:pPr>
            <w:r w:rsidRPr="00A805CC">
              <w:rPr>
                <w:szCs w:val="18"/>
              </w:rPr>
              <w:t>Juveniles</w:t>
            </w:r>
          </w:p>
        </w:tc>
        <w:tc>
          <w:tcPr>
            <w:tcW w:w="526" w:type="pct"/>
            <w:shd w:val="clear" w:color="auto" w:fill="auto"/>
          </w:tcPr>
          <w:p w14:paraId="4320AF1D" w14:textId="77777777" w:rsidR="00E4170D" w:rsidRPr="00A805CC" w:rsidRDefault="00E4170D" w:rsidP="00E4170D">
            <w:pPr>
              <w:pStyle w:val="BodyTextTable"/>
              <w:rPr>
                <w:szCs w:val="18"/>
              </w:rPr>
            </w:pPr>
            <w:r>
              <w:rPr>
                <w:szCs w:val="18"/>
              </w:rPr>
              <w:t>Multiple source</w:t>
            </w:r>
          </w:p>
        </w:tc>
        <w:tc>
          <w:tcPr>
            <w:tcW w:w="335" w:type="pct"/>
            <w:shd w:val="clear" w:color="auto" w:fill="auto"/>
          </w:tcPr>
          <w:p w14:paraId="57EACD04" w14:textId="77777777" w:rsidR="00E4170D" w:rsidRPr="00A805CC" w:rsidRDefault="00E4170D" w:rsidP="00E4170D">
            <w:pPr>
              <w:pStyle w:val="BodyTextTable"/>
              <w:rPr>
                <w:szCs w:val="18"/>
              </w:rPr>
            </w:pPr>
            <w:r w:rsidRPr="00A805CC">
              <w:rPr>
                <w:szCs w:val="18"/>
              </w:rPr>
              <w:t>M</w:t>
            </w:r>
          </w:p>
        </w:tc>
      </w:tr>
      <w:tr w:rsidR="00C249B7" w:rsidRPr="003A4ED1" w14:paraId="7D2418BE" w14:textId="77777777" w:rsidTr="00DE7FF9">
        <w:trPr>
          <w:cantSplit/>
        </w:trPr>
        <w:tc>
          <w:tcPr>
            <w:tcW w:w="241" w:type="pct"/>
            <w:shd w:val="clear" w:color="auto" w:fill="auto"/>
          </w:tcPr>
          <w:p w14:paraId="438F9619" w14:textId="77777777" w:rsidR="00C249B7" w:rsidRPr="003A4ED1" w:rsidRDefault="00C249B7" w:rsidP="00C249B7">
            <w:pPr>
              <w:pStyle w:val="BodyTextTable"/>
              <w:numPr>
                <w:ilvl w:val="0"/>
                <w:numId w:val="21"/>
              </w:numPr>
              <w:rPr>
                <w:szCs w:val="18"/>
              </w:rPr>
            </w:pPr>
          </w:p>
        </w:tc>
        <w:tc>
          <w:tcPr>
            <w:tcW w:w="1171" w:type="pct"/>
            <w:shd w:val="clear" w:color="auto" w:fill="auto"/>
          </w:tcPr>
          <w:p w14:paraId="767E0B28" w14:textId="77777777" w:rsidR="00C249B7" w:rsidRPr="00AE06F9" w:rsidRDefault="00AA0E19" w:rsidP="00C249B7">
            <w:pPr>
              <w:pStyle w:val="BodyTextTable"/>
              <w:rPr>
                <w:szCs w:val="18"/>
              </w:rPr>
            </w:pPr>
            <w:r w:rsidRPr="00AE06F9">
              <w:rPr>
                <w:szCs w:val="18"/>
              </w:rPr>
              <w:t>VALUE_SEGMENT</w:t>
            </w:r>
          </w:p>
        </w:tc>
        <w:tc>
          <w:tcPr>
            <w:tcW w:w="629" w:type="pct"/>
            <w:shd w:val="clear" w:color="auto" w:fill="auto"/>
          </w:tcPr>
          <w:p w14:paraId="5C7EE1B5" w14:textId="77777777" w:rsidR="00C249B7" w:rsidRDefault="00AA0E19" w:rsidP="00C249B7">
            <w:pPr>
              <w:pStyle w:val="BodyTextTable"/>
              <w:rPr>
                <w:szCs w:val="18"/>
              </w:rPr>
            </w:pPr>
            <w:r>
              <w:rPr>
                <w:szCs w:val="18"/>
              </w:rPr>
              <w:t>String</w:t>
            </w:r>
          </w:p>
        </w:tc>
        <w:tc>
          <w:tcPr>
            <w:tcW w:w="1414" w:type="pct"/>
            <w:shd w:val="clear" w:color="auto" w:fill="auto"/>
          </w:tcPr>
          <w:p w14:paraId="0AA5D76A" w14:textId="77777777" w:rsidR="00C249B7" w:rsidRDefault="0041560E" w:rsidP="00C249B7">
            <w:pPr>
              <w:pStyle w:val="BodyTextTable"/>
              <w:rPr>
                <w:szCs w:val="18"/>
              </w:rPr>
            </w:pPr>
            <w:r>
              <w:rPr>
                <w:szCs w:val="18"/>
              </w:rPr>
              <w:t>Will contain Star Rating value</w:t>
            </w:r>
            <w:r w:rsidR="00E521E1">
              <w:rPr>
                <w:szCs w:val="18"/>
              </w:rPr>
              <w:t>.</w:t>
            </w:r>
          </w:p>
          <w:p w14:paraId="1745BE40" w14:textId="77777777" w:rsidR="00E521E1" w:rsidRDefault="00E521E1" w:rsidP="00C249B7">
            <w:pPr>
              <w:pStyle w:val="BodyTextTable"/>
              <w:rPr>
                <w:szCs w:val="18"/>
              </w:rPr>
            </w:pPr>
            <w:r>
              <w:rPr>
                <w:szCs w:val="18"/>
              </w:rPr>
              <w:t>Valid values: 1-5</w:t>
            </w:r>
          </w:p>
        </w:tc>
        <w:tc>
          <w:tcPr>
            <w:tcW w:w="684" w:type="pct"/>
            <w:shd w:val="clear" w:color="auto" w:fill="auto"/>
          </w:tcPr>
          <w:p w14:paraId="69A04E53" w14:textId="77777777" w:rsidR="00C249B7" w:rsidRPr="003A4ED1" w:rsidRDefault="00E521E1" w:rsidP="00C249B7">
            <w:pPr>
              <w:pStyle w:val="BodyTextTable"/>
              <w:rPr>
                <w:szCs w:val="18"/>
              </w:rPr>
            </w:pPr>
            <w:r>
              <w:rPr>
                <w:szCs w:val="18"/>
              </w:rPr>
              <w:t>3</w:t>
            </w:r>
          </w:p>
        </w:tc>
        <w:tc>
          <w:tcPr>
            <w:tcW w:w="526" w:type="pct"/>
            <w:shd w:val="clear" w:color="auto" w:fill="auto"/>
          </w:tcPr>
          <w:p w14:paraId="45E9C561" w14:textId="77777777" w:rsidR="00C249B7" w:rsidRPr="003A4ED1" w:rsidRDefault="00AA0E19" w:rsidP="00C249B7">
            <w:pPr>
              <w:pStyle w:val="BodyTextTable"/>
              <w:rPr>
                <w:szCs w:val="18"/>
              </w:rPr>
            </w:pPr>
            <w:r>
              <w:rPr>
                <w:szCs w:val="18"/>
              </w:rPr>
              <w:t>PACE</w:t>
            </w:r>
          </w:p>
        </w:tc>
        <w:tc>
          <w:tcPr>
            <w:tcW w:w="335" w:type="pct"/>
            <w:shd w:val="clear" w:color="auto" w:fill="auto"/>
          </w:tcPr>
          <w:p w14:paraId="3446046A" w14:textId="77777777" w:rsidR="00C249B7" w:rsidRPr="003D588D" w:rsidRDefault="00C249B7" w:rsidP="00C249B7">
            <w:pPr>
              <w:pStyle w:val="BodyTextTable"/>
              <w:rPr>
                <w:szCs w:val="18"/>
              </w:rPr>
            </w:pPr>
            <w:r w:rsidRPr="00AE07E2">
              <w:rPr>
                <w:szCs w:val="18"/>
              </w:rPr>
              <w:t>O</w:t>
            </w:r>
          </w:p>
        </w:tc>
      </w:tr>
      <w:tr w:rsidR="00C249B7" w:rsidRPr="003A4ED1" w14:paraId="10565C84" w14:textId="77777777" w:rsidTr="00DE7FF9">
        <w:trPr>
          <w:cantSplit/>
        </w:trPr>
        <w:tc>
          <w:tcPr>
            <w:tcW w:w="241" w:type="pct"/>
            <w:shd w:val="clear" w:color="auto" w:fill="auto"/>
          </w:tcPr>
          <w:p w14:paraId="6CD620BD" w14:textId="77777777" w:rsidR="00C249B7" w:rsidRPr="003A4ED1" w:rsidRDefault="00C249B7" w:rsidP="00C249B7">
            <w:pPr>
              <w:pStyle w:val="BodyTextTable"/>
              <w:numPr>
                <w:ilvl w:val="0"/>
                <w:numId w:val="21"/>
              </w:numPr>
              <w:rPr>
                <w:szCs w:val="18"/>
              </w:rPr>
            </w:pPr>
          </w:p>
        </w:tc>
        <w:tc>
          <w:tcPr>
            <w:tcW w:w="1171" w:type="pct"/>
            <w:shd w:val="clear" w:color="auto" w:fill="auto"/>
          </w:tcPr>
          <w:p w14:paraId="6DB2EC44" w14:textId="77777777" w:rsidR="00C249B7" w:rsidRPr="00AE06F9" w:rsidRDefault="0055107B" w:rsidP="00C249B7">
            <w:pPr>
              <w:pStyle w:val="BodyTextTable"/>
              <w:rPr>
                <w:szCs w:val="18"/>
              </w:rPr>
            </w:pPr>
            <w:r w:rsidRPr="00AE06F9">
              <w:rPr>
                <w:szCs w:val="18"/>
              </w:rPr>
              <w:t xml:space="preserve">Dominant </w:t>
            </w:r>
            <w:r w:rsidR="00C249B7" w:rsidRPr="00AE06F9">
              <w:rPr>
                <w:szCs w:val="18"/>
              </w:rPr>
              <w:t>Region</w:t>
            </w:r>
          </w:p>
        </w:tc>
        <w:tc>
          <w:tcPr>
            <w:tcW w:w="629" w:type="pct"/>
            <w:shd w:val="clear" w:color="auto" w:fill="auto"/>
          </w:tcPr>
          <w:p w14:paraId="041EE56B" w14:textId="77777777" w:rsidR="00C249B7" w:rsidRDefault="00AA0E19" w:rsidP="00C249B7">
            <w:pPr>
              <w:pStyle w:val="BodyTextTable"/>
              <w:rPr>
                <w:szCs w:val="18"/>
              </w:rPr>
            </w:pPr>
            <w:r>
              <w:rPr>
                <w:szCs w:val="18"/>
              </w:rPr>
              <w:t>String</w:t>
            </w:r>
          </w:p>
        </w:tc>
        <w:tc>
          <w:tcPr>
            <w:tcW w:w="1414" w:type="pct"/>
            <w:shd w:val="clear" w:color="auto" w:fill="auto"/>
          </w:tcPr>
          <w:p w14:paraId="3053DEF6" w14:textId="77777777" w:rsidR="00C249B7" w:rsidRDefault="007A6ACC" w:rsidP="00C249B7">
            <w:pPr>
              <w:pStyle w:val="BodyTextTable"/>
              <w:rPr>
                <w:szCs w:val="18"/>
              </w:rPr>
            </w:pPr>
            <w:r>
              <w:rPr>
                <w:szCs w:val="18"/>
              </w:rPr>
              <w:t>Dominant subscriber region</w:t>
            </w:r>
          </w:p>
        </w:tc>
        <w:tc>
          <w:tcPr>
            <w:tcW w:w="684" w:type="pct"/>
            <w:shd w:val="clear" w:color="auto" w:fill="auto"/>
          </w:tcPr>
          <w:p w14:paraId="1C9D59D6" w14:textId="77777777" w:rsidR="00C249B7" w:rsidRPr="003A4ED1" w:rsidRDefault="00C249B7" w:rsidP="00C249B7">
            <w:pPr>
              <w:pStyle w:val="BodyTextTable"/>
              <w:rPr>
                <w:szCs w:val="18"/>
              </w:rPr>
            </w:pPr>
          </w:p>
        </w:tc>
        <w:tc>
          <w:tcPr>
            <w:tcW w:w="526" w:type="pct"/>
            <w:shd w:val="clear" w:color="auto" w:fill="auto"/>
          </w:tcPr>
          <w:p w14:paraId="5B8C31BE" w14:textId="77777777" w:rsidR="00C249B7" w:rsidRPr="003A4ED1" w:rsidRDefault="007C42FA" w:rsidP="00C249B7">
            <w:pPr>
              <w:pStyle w:val="BodyTextTable"/>
              <w:rPr>
                <w:szCs w:val="18"/>
              </w:rPr>
            </w:pPr>
            <w:r>
              <w:rPr>
                <w:szCs w:val="18"/>
              </w:rPr>
              <w:t>PACE</w:t>
            </w:r>
          </w:p>
        </w:tc>
        <w:tc>
          <w:tcPr>
            <w:tcW w:w="335" w:type="pct"/>
            <w:shd w:val="clear" w:color="auto" w:fill="auto"/>
          </w:tcPr>
          <w:p w14:paraId="2C5D3F69" w14:textId="77777777" w:rsidR="00C249B7" w:rsidRPr="003D588D" w:rsidRDefault="00C249B7" w:rsidP="00C249B7">
            <w:pPr>
              <w:pStyle w:val="BodyTextTable"/>
              <w:rPr>
                <w:szCs w:val="18"/>
              </w:rPr>
            </w:pPr>
            <w:r w:rsidRPr="00AE07E2">
              <w:rPr>
                <w:szCs w:val="18"/>
              </w:rPr>
              <w:t>O</w:t>
            </w:r>
          </w:p>
        </w:tc>
      </w:tr>
      <w:tr w:rsidR="00C249B7" w:rsidRPr="003A4ED1" w14:paraId="0CD44EC3" w14:textId="77777777" w:rsidTr="00DE7FF9">
        <w:trPr>
          <w:cantSplit/>
        </w:trPr>
        <w:tc>
          <w:tcPr>
            <w:tcW w:w="241" w:type="pct"/>
            <w:shd w:val="clear" w:color="auto" w:fill="auto"/>
          </w:tcPr>
          <w:p w14:paraId="5C27DE5C" w14:textId="77777777" w:rsidR="00C249B7" w:rsidRPr="003A4ED1" w:rsidRDefault="00C249B7" w:rsidP="00C249B7">
            <w:pPr>
              <w:pStyle w:val="BodyTextTable"/>
              <w:numPr>
                <w:ilvl w:val="0"/>
                <w:numId w:val="21"/>
              </w:numPr>
              <w:rPr>
                <w:szCs w:val="18"/>
              </w:rPr>
            </w:pPr>
          </w:p>
        </w:tc>
        <w:tc>
          <w:tcPr>
            <w:tcW w:w="1171" w:type="pct"/>
            <w:shd w:val="clear" w:color="auto" w:fill="auto"/>
          </w:tcPr>
          <w:p w14:paraId="008A6849" w14:textId="77777777" w:rsidR="00C249B7" w:rsidRPr="00AE06F9" w:rsidRDefault="0055107B" w:rsidP="00C249B7">
            <w:pPr>
              <w:pStyle w:val="BodyTextTable"/>
              <w:rPr>
                <w:szCs w:val="18"/>
              </w:rPr>
            </w:pPr>
            <w:r w:rsidRPr="00AE06F9">
              <w:rPr>
                <w:szCs w:val="18"/>
              </w:rPr>
              <w:t xml:space="preserve">Dominant </w:t>
            </w:r>
            <w:r w:rsidR="00C249B7" w:rsidRPr="00AE06F9">
              <w:rPr>
                <w:szCs w:val="18"/>
              </w:rPr>
              <w:t>Province</w:t>
            </w:r>
          </w:p>
        </w:tc>
        <w:tc>
          <w:tcPr>
            <w:tcW w:w="629" w:type="pct"/>
            <w:shd w:val="clear" w:color="auto" w:fill="auto"/>
          </w:tcPr>
          <w:p w14:paraId="58CF6B78" w14:textId="77777777" w:rsidR="00C249B7" w:rsidRDefault="00AA0E19" w:rsidP="00C249B7">
            <w:pPr>
              <w:pStyle w:val="BodyTextTable"/>
              <w:rPr>
                <w:szCs w:val="18"/>
              </w:rPr>
            </w:pPr>
            <w:r>
              <w:rPr>
                <w:szCs w:val="18"/>
              </w:rPr>
              <w:t>String</w:t>
            </w:r>
          </w:p>
        </w:tc>
        <w:tc>
          <w:tcPr>
            <w:tcW w:w="1414" w:type="pct"/>
            <w:shd w:val="clear" w:color="auto" w:fill="auto"/>
          </w:tcPr>
          <w:p w14:paraId="285AC837" w14:textId="77777777" w:rsidR="00C249B7" w:rsidRDefault="007A6ACC" w:rsidP="00C249B7">
            <w:pPr>
              <w:pStyle w:val="BodyTextTable"/>
              <w:rPr>
                <w:szCs w:val="18"/>
              </w:rPr>
            </w:pPr>
            <w:r>
              <w:rPr>
                <w:szCs w:val="18"/>
              </w:rPr>
              <w:t>Dominant subscriber province</w:t>
            </w:r>
          </w:p>
        </w:tc>
        <w:tc>
          <w:tcPr>
            <w:tcW w:w="684" w:type="pct"/>
            <w:shd w:val="clear" w:color="auto" w:fill="auto"/>
          </w:tcPr>
          <w:p w14:paraId="3DBFC152" w14:textId="77777777" w:rsidR="00C249B7" w:rsidRPr="003A4ED1" w:rsidRDefault="00C249B7" w:rsidP="00C249B7">
            <w:pPr>
              <w:pStyle w:val="BodyTextTable"/>
              <w:rPr>
                <w:szCs w:val="18"/>
              </w:rPr>
            </w:pPr>
          </w:p>
        </w:tc>
        <w:tc>
          <w:tcPr>
            <w:tcW w:w="526" w:type="pct"/>
            <w:shd w:val="clear" w:color="auto" w:fill="auto"/>
          </w:tcPr>
          <w:p w14:paraId="00682A61" w14:textId="77777777" w:rsidR="00C249B7" w:rsidRPr="003A4ED1" w:rsidRDefault="007C42FA" w:rsidP="00C249B7">
            <w:pPr>
              <w:pStyle w:val="BodyTextTable"/>
              <w:rPr>
                <w:szCs w:val="18"/>
              </w:rPr>
            </w:pPr>
            <w:r>
              <w:rPr>
                <w:szCs w:val="18"/>
              </w:rPr>
              <w:t>PACE</w:t>
            </w:r>
          </w:p>
        </w:tc>
        <w:tc>
          <w:tcPr>
            <w:tcW w:w="335" w:type="pct"/>
            <w:shd w:val="clear" w:color="auto" w:fill="auto"/>
          </w:tcPr>
          <w:p w14:paraId="372E7892" w14:textId="77777777" w:rsidR="00C249B7" w:rsidRPr="003D588D" w:rsidRDefault="00C249B7" w:rsidP="00C249B7">
            <w:pPr>
              <w:pStyle w:val="BodyTextTable"/>
              <w:rPr>
                <w:szCs w:val="18"/>
              </w:rPr>
            </w:pPr>
            <w:r w:rsidRPr="00AE07E2">
              <w:rPr>
                <w:szCs w:val="18"/>
              </w:rPr>
              <w:t>O</w:t>
            </w:r>
          </w:p>
        </w:tc>
      </w:tr>
      <w:tr w:rsidR="00C249B7" w:rsidRPr="003A4ED1" w14:paraId="32CC782D" w14:textId="77777777" w:rsidTr="00DE7FF9">
        <w:trPr>
          <w:cantSplit/>
        </w:trPr>
        <w:tc>
          <w:tcPr>
            <w:tcW w:w="241" w:type="pct"/>
            <w:shd w:val="clear" w:color="auto" w:fill="auto"/>
          </w:tcPr>
          <w:p w14:paraId="47DE48E9" w14:textId="77777777" w:rsidR="00C249B7" w:rsidRPr="003A4ED1" w:rsidRDefault="00C249B7" w:rsidP="00C249B7">
            <w:pPr>
              <w:pStyle w:val="BodyTextTable"/>
              <w:numPr>
                <w:ilvl w:val="0"/>
                <w:numId w:val="21"/>
              </w:numPr>
              <w:rPr>
                <w:szCs w:val="18"/>
              </w:rPr>
            </w:pPr>
          </w:p>
        </w:tc>
        <w:tc>
          <w:tcPr>
            <w:tcW w:w="1171" w:type="pct"/>
            <w:shd w:val="clear" w:color="auto" w:fill="auto"/>
          </w:tcPr>
          <w:p w14:paraId="359FE3B8" w14:textId="77777777" w:rsidR="00C249B7" w:rsidRPr="00AE06F9" w:rsidRDefault="0055107B" w:rsidP="00C249B7">
            <w:pPr>
              <w:pStyle w:val="BodyTextTable"/>
              <w:rPr>
                <w:szCs w:val="18"/>
              </w:rPr>
            </w:pPr>
            <w:r w:rsidRPr="00AE06F9">
              <w:rPr>
                <w:szCs w:val="18"/>
              </w:rPr>
              <w:t xml:space="preserve">Dominant </w:t>
            </w:r>
            <w:r w:rsidR="00C249B7" w:rsidRPr="00AE06F9">
              <w:rPr>
                <w:szCs w:val="18"/>
              </w:rPr>
              <w:t>Municipality</w:t>
            </w:r>
          </w:p>
        </w:tc>
        <w:tc>
          <w:tcPr>
            <w:tcW w:w="629" w:type="pct"/>
            <w:shd w:val="clear" w:color="auto" w:fill="auto"/>
          </w:tcPr>
          <w:p w14:paraId="51EFD1D9" w14:textId="77777777" w:rsidR="00C249B7" w:rsidRDefault="00AA0E19" w:rsidP="00C249B7">
            <w:pPr>
              <w:pStyle w:val="BodyTextTable"/>
              <w:rPr>
                <w:szCs w:val="18"/>
              </w:rPr>
            </w:pPr>
            <w:r>
              <w:rPr>
                <w:szCs w:val="18"/>
              </w:rPr>
              <w:t>String</w:t>
            </w:r>
          </w:p>
        </w:tc>
        <w:tc>
          <w:tcPr>
            <w:tcW w:w="1414" w:type="pct"/>
            <w:shd w:val="clear" w:color="auto" w:fill="auto"/>
          </w:tcPr>
          <w:p w14:paraId="78526106" w14:textId="77777777" w:rsidR="00C249B7" w:rsidRDefault="007A6ACC" w:rsidP="00C249B7">
            <w:pPr>
              <w:pStyle w:val="BodyTextTable"/>
              <w:rPr>
                <w:szCs w:val="18"/>
              </w:rPr>
            </w:pPr>
            <w:r>
              <w:rPr>
                <w:szCs w:val="18"/>
              </w:rPr>
              <w:t>Dominant subscriber municipality</w:t>
            </w:r>
          </w:p>
        </w:tc>
        <w:tc>
          <w:tcPr>
            <w:tcW w:w="684" w:type="pct"/>
            <w:shd w:val="clear" w:color="auto" w:fill="auto"/>
          </w:tcPr>
          <w:p w14:paraId="0B61124D" w14:textId="77777777" w:rsidR="00C249B7" w:rsidRPr="003A4ED1" w:rsidRDefault="00C249B7" w:rsidP="00C249B7">
            <w:pPr>
              <w:pStyle w:val="BodyTextTable"/>
              <w:rPr>
                <w:szCs w:val="18"/>
              </w:rPr>
            </w:pPr>
          </w:p>
        </w:tc>
        <w:tc>
          <w:tcPr>
            <w:tcW w:w="526" w:type="pct"/>
            <w:shd w:val="clear" w:color="auto" w:fill="auto"/>
          </w:tcPr>
          <w:p w14:paraId="2607D5D6" w14:textId="77777777" w:rsidR="00C249B7" w:rsidRPr="003A4ED1" w:rsidRDefault="007C42FA" w:rsidP="00C249B7">
            <w:pPr>
              <w:pStyle w:val="BodyTextTable"/>
              <w:rPr>
                <w:szCs w:val="18"/>
              </w:rPr>
            </w:pPr>
            <w:r>
              <w:rPr>
                <w:szCs w:val="18"/>
              </w:rPr>
              <w:t>PACE</w:t>
            </w:r>
          </w:p>
        </w:tc>
        <w:tc>
          <w:tcPr>
            <w:tcW w:w="335" w:type="pct"/>
            <w:shd w:val="clear" w:color="auto" w:fill="auto"/>
          </w:tcPr>
          <w:p w14:paraId="15A33F9F" w14:textId="77777777" w:rsidR="00C249B7" w:rsidRPr="003D588D" w:rsidRDefault="00C249B7" w:rsidP="00C249B7">
            <w:pPr>
              <w:pStyle w:val="BodyTextTable"/>
              <w:rPr>
                <w:szCs w:val="18"/>
              </w:rPr>
            </w:pPr>
            <w:r w:rsidRPr="00AE07E2">
              <w:rPr>
                <w:szCs w:val="18"/>
              </w:rPr>
              <w:t>O</w:t>
            </w:r>
          </w:p>
        </w:tc>
      </w:tr>
      <w:tr w:rsidR="006D1CF7" w:rsidRPr="003A4ED1" w14:paraId="5FF10355" w14:textId="77777777" w:rsidTr="00DE7FF9">
        <w:trPr>
          <w:cantSplit/>
        </w:trPr>
        <w:tc>
          <w:tcPr>
            <w:tcW w:w="241" w:type="pct"/>
            <w:shd w:val="clear" w:color="auto" w:fill="auto"/>
          </w:tcPr>
          <w:p w14:paraId="692B1FC6" w14:textId="77777777" w:rsidR="006D1CF7" w:rsidRPr="003A4ED1" w:rsidRDefault="006D1CF7" w:rsidP="00C249B7">
            <w:pPr>
              <w:pStyle w:val="BodyTextTable"/>
              <w:numPr>
                <w:ilvl w:val="0"/>
                <w:numId w:val="21"/>
              </w:numPr>
              <w:rPr>
                <w:szCs w:val="18"/>
              </w:rPr>
            </w:pPr>
          </w:p>
        </w:tc>
        <w:tc>
          <w:tcPr>
            <w:tcW w:w="1171" w:type="pct"/>
            <w:shd w:val="clear" w:color="auto" w:fill="auto"/>
          </w:tcPr>
          <w:p w14:paraId="366EEF6F" w14:textId="77777777" w:rsidR="006D1CF7" w:rsidRPr="00AE06F9" w:rsidRDefault="006D1CF7" w:rsidP="00C249B7">
            <w:pPr>
              <w:pStyle w:val="BodyTextTable"/>
              <w:rPr>
                <w:szCs w:val="18"/>
              </w:rPr>
            </w:pPr>
            <w:r w:rsidRPr="00AE06F9">
              <w:rPr>
                <w:szCs w:val="18"/>
              </w:rPr>
              <w:t>Dominant Site</w:t>
            </w:r>
            <w:r w:rsidR="0055107B" w:rsidRPr="00AE06F9">
              <w:rPr>
                <w:szCs w:val="18"/>
              </w:rPr>
              <w:t xml:space="preserve"> Name</w:t>
            </w:r>
          </w:p>
        </w:tc>
        <w:tc>
          <w:tcPr>
            <w:tcW w:w="629" w:type="pct"/>
            <w:shd w:val="clear" w:color="auto" w:fill="auto"/>
          </w:tcPr>
          <w:p w14:paraId="58E43C81" w14:textId="77777777" w:rsidR="006D1CF7" w:rsidRDefault="006D1CF7" w:rsidP="00C249B7">
            <w:pPr>
              <w:pStyle w:val="BodyTextTable"/>
              <w:rPr>
                <w:szCs w:val="18"/>
              </w:rPr>
            </w:pPr>
            <w:r>
              <w:rPr>
                <w:szCs w:val="18"/>
              </w:rPr>
              <w:t>String</w:t>
            </w:r>
          </w:p>
        </w:tc>
        <w:tc>
          <w:tcPr>
            <w:tcW w:w="1414" w:type="pct"/>
            <w:shd w:val="clear" w:color="auto" w:fill="auto"/>
          </w:tcPr>
          <w:p w14:paraId="46F21022" w14:textId="77777777" w:rsidR="006D1CF7" w:rsidRDefault="006D1CF7" w:rsidP="00C249B7">
            <w:pPr>
              <w:pStyle w:val="BodyTextTable"/>
              <w:rPr>
                <w:szCs w:val="18"/>
              </w:rPr>
            </w:pPr>
            <w:r w:rsidRPr="006D1CF7">
              <w:rPr>
                <w:szCs w:val="18"/>
              </w:rPr>
              <w:t xml:space="preserve">Subscriber </w:t>
            </w:r>
            <w:r>
              <w:rPr>
                <w:szCs w:val="18"/>
              </w:rPr>
              <w:t xml:space="preserve">most used </w:t>
            </w:r>
            <w:r w:rsidRPr="006D1CF7">
              <w:rPr>
                <w:szCs w:val="18"/>
              </w:rPr>
              <w:t xml:space="preserve">site </w:t>
            </w:r>
            <w:r w:rsidR="0055107B">
              <w:rPr>
                <w:szCs w:val="18"/>
              </w:rPr>
              <w:t>name</w:t>
            </w:r>
            <w:r>
              <w:rPr>
                <w:szCs w:val="18"/>
              </w:rPr>
              <w:t xml:space="preserve"> </w:t>
            </w:r>
            <w:r w:rsidRPr="006D1CF7">
              <w:rPr>
                <w:szCs w:val="18"/>
              </w:rPr>
              <w:t>(based on most frequent usage or top-up)</w:t>
            </w:r>
          </w:p>
        </w:tc>
        <w:tc>
          <w:tcPr>
            <w:tcW w:w="684" w:type="pct"/>
            <w:shd w:val="clear" w:color="auto" w:fill="auto"/>
          </w:tcPr>
          <w:p w14:paraId="4F61B813" w14:textId="77777777" w:rsidR="006D1CF7" w:rsidRPr="003A4ED1" w:rsidRDefault="0055107B" w:rsidP="00C249B7">
            <w:pPr>
              <w:pStyle w:val="BodyTextTable"/>
              <w:rPr>
                <w:szCs w:val="18"/>
              </w:rPr>
            </w:pPr>
            <w:r>
              <w:rPr>
                <w:szCs w:val="18"/>
              </w:rPr>
              <w:t>BEL-MORONG-SAN GUILLERMO</w:t>
            </w:r>
          </w:p>
        </w:tc>
        <w:tc>
          <w:tcPr>
            <w:tcW w:w="526" w:type="pct"/>
            <w:shd w:val="clear" w:color="auto" w:fill="auto"/>
          </w:tcPr>
          <w:p w14:paraId="72DF94EE" w14:textId="77777777" w:rsidR="006D1CF7" w:rsidRDefault="00693EA1" w:rsidP="00C249B7">
            <w:pPr>
              <w:pStyle w:val="BodyTextTable"/>
              <w:rPr>
                <w:szCs w:val="18"/>
              </w:rPr>
            </w:pPr>
            <w:r>
              <w:rPr>
                <w:szCs w:val="18"/>
              </w:rPr>
              <w:t>Network</w:t>
            </w:r>
          </w:p>
        </w:tc>
        <w:tc>
          <w:tcPr>
            <w:tcW w:w="335" w:type="pct"/>
            <w:shd w:val="clear" w:color="auto" w:fill="auto"/>
          </w:tcPr>
          <w:p w14:paraId="06615B1C" w14:textId="77777777" w:rsidR="006D1CF7" w:rsidRPr="00AE07E2" w:rsidRDefault="006D1CF7" w:rsidP="00C249B7">
            <w:pPr>
              <w:pStyle w:val="BodyTextTable"/>
              <w:rPr>
                <w:szCs w:val="18"/>
              </w:rPr>
            </w:pPr>
            <w:r>
              <w:rPr>
                <w:szCs w:val="18"/>
              </w:rPr>
              <w:t>O</w:t>
            </w:r>
          </w:p>
        </w:tc>
      </w:tr>
      <w:tr w:rsidR="006D1CF7" w:rsidRPr="003A4ED1" w14:paraId="018A7A2B" w14:textId="77777777" w:rsidTr="00DE7FF9">
        <w:trPr>
          <w:cantSplit/>
        </w:trPr>
        <w:tc>
          <w:tcPr>
            <w:tcW w:w="241" w:type="pct"/>
            <w:shd w:val="clear" w:color="auto" w:fill="auto"/>
          </w:tcPr>
          <w:p w14:paraId="3C19BCA1" w14:textId="77777777" w:rsidR="006D1CF7" w:rsidRPr="003A4ED1" w:rsidRDefault="006D1CF7" w:rsidP="00C249B7">
            <w:pPr>
              <w:pStyle w:val="BodyTextTable"/>
              <w:numPr>
                <w:ilvl w:val="0"/>
                <w:numId w:val="21"/>
              </w:numPr>
              <w:rPr>
                <w:szCs w:val="18"/>
              </w:rPr>
            </w:pPr>
          </w:p>
        </w:tc>
        <w:tc>
          <w:tcPr>
            <w:tcW w:w="1171" w:type="pct"/>
            <w:shd w:val="clear" w:color="auto" w:fill="auto"/>
          </w:tcPr>
          <w:p w14:paraId="426643C8" w14:textId="77777777" w:rsidR="006D1CF7" w:rsidRPr="00AE06F9" w:rsidRDefault="006D1CF7" w:rsidP="00C249B7">
            <w:pPr>
              <w:pStyle w:val="BodyTextTable"/>
              <w:rPr>
                <w:szCs w:val="18"/>
              </w:rPr>
            </w:pPr>
            <w:r w:rsidRPr="00AE06F9">
              <w:rPr>
                <w:szCs w:val="18"/>
              </w:rPr>
              <w:t>SITE_SUPPORTS_LTE</w:t>
            </w:r>
          </w:p>
        </w:tc>
        <w:tc>
          <w:tcPr>
            <w:tcW w:w="629" w:type="pct"/>
            <w:shd w:val="clear" w:color="auto" w:fill="auto"/>
          </w:tcPr>
          <w:p w14:paraId="68431A95" w14:textId="77777777" w:rsidR="006D1CF7" w:rsidRDefault="006D1CF7" w:rsidP="00C249B7">
            <w:pPr>
              <w:pStyle w:val="BodyTextTable"/>
              <w:rPr>
                <w:szCs w:val="18"/>
              </w:rPr>
            </w:pPr>
            <w:r>
              <w:rPr>
                <w:szCs w:val="18"/>
              </w:rPr>
              <w:t>String</w:t>
            </w:r>
          </w:p>
        </w:tc>
        <w:tc>
          <w:tcPr>
            <w:tcW w:w="1414" w:type="pct"/>
            <w:shd w:val="clear" w:color="auto" w:fill="auto"/>
          </w:tcPr>
          <w:p w14:paraId="715FB88B" w14:textId="77777777" w:rsidR="006D1CF7" w:rsidRDefault="006D1CF7" w:rsidP="00C249B7">
            <w:pPr>
              <w:pStyle w:val="BodyTextTable"/>
              <w:rPr>
                <w:szCs w:val="18"/>
              </w:rPr>
            </w:pPr>
            <w:r w:rsidRPr="006D1CF7">
              <w:rPr>
                <w:szCs w:val="18"/>
              </w:rPr>
              <w:t>Is LTE supported on the dominant site of the subscriber</w:t>
            </w:r>
          </w:p>
          <w:p w14:paraId="0037945A" w14:textId="77777777" w:rsidR="006D1CF7" w:rsidRDefault="006D1CF7" w:rsidP="00C249B7">
            <w:pPr>
              <w:pStyle w:val="BodyTextTable"/>
              <w:rPr>
                <w:szCs w:val="18"/>
              </w:rPr>
            </w:pPr>
            <w:r>
              <w:rPr>
                <w:szCs w:val="18"/>
              </w:rPr>
              <w:t>Valid Values:</w:t>
            </w:r>
          </w:p>
          <w:p w14:paraId="6F42EAE1" w14:textId="77777777" w:rsidR="006D1CF7" w:rsidRDefault="006D1CF7" w:rsidP="00C249B7">
            <w:pPr>
              <w:pStyle w:val="BodyTextTable"/>
              <w:rPr>
                <w:szCs w:val="18"/>
              </w:rPr>
            </w:pPr>
            <w:r>
              <w:rPr>
                <w:szCs w:val="18"/>
              </w:rPr>
              <w:t>Y – LTE Supported</w:t>
            </w:r>
          </w:p>
          <w:p w14:paraId="75399DB1" w14:textId="77777777" w:rsidR="006D1CF7" w:rsidRPr="006D1CF7" w:rsidRDefault="006D1CF7" w:rsidP="00C249B7">
            <w:pPr>
              <w:pStyle w:val="BodyTextTable"/>
              <w:rPr>
                <w:szCs w:val="18"/>
              </w:rPr>
            </w:pPr>
            <w:r>
              <w:rPr>
                <w:szCs w:val="18"/>
              </w:rPr>
              <w:t>N – LTE not Supported</w:t>
            </w:r>
          </w:p>
        </w:tc>
        <w:tc>
          <w:tcPr>
            <w:tcW w:w="684" w:type="pct"/>
            <w:shd w:val="clear" w:color="auto" w:fill="auto"/>
          </w:tcPr>
          <w:p w14:paraId="3E63835D" w14:textId="77777777" w:rsidR="006D1CF7" w:rsidRPr="003A4ED1" w:rsidRDefault="006D1CF7" w:rsidP="00C249B7">
            <w:pPr>
              <w:pStyle w:val="BodyTextTable"/>
              <w:rPr>
                <w:szCs w:val="18"/>
              </w:rPr>
            </w:pPr>
            <w:r>
              <w:rPr>
                <w:szCs w:val="18"/>
              </w:rPr>
              <w:t>Y</w:t>
            </w:r>
          </w:p>
        </w:tc>
        <w:tc>
          <w:tcPr>
            <w:tcW w:w="526" w:type="pct"/>
            <w:shd w:val="clear" w:color="auto" w:fill="auto"/>
          </w:tcPr>
          <w:p w14:paraId="0AB36E90" w14:textId="77777777" w:rsidR="006D1CF7" w:rsidRDefault="00F11AF3" w:rsidP="00C249B7">
            <w:pPr>
              <w:pStyle w:val="BodyTextTable"/>
              <w:rPr>
                <w:szCs w:val="18"/>
              </w:rPr>
            </w:pPr>
            <w:r>
              <w:rPr>
                <w:szCs w:val="18"/>
              </w:rPr>
              <w:t>Network</w:t>
            </w:r>
          </w:p>
        </w:tc>
        <w:tc>
          <w:tcPr>
            <w:tcW w:w="335" w:type="pct"/>
            <w:shd w:val="clear" w:color="auto" w:fill="auto"/>
          </w:tcPr>
          <w:p w14:paraId="20A553BF" w14:textId="77777777" w:rsidR="006D1CF7" w:rsidRDefault="006D1CF7" w:rsidP="00C249B7">
            <w:pPr>
              <w:pStyle w:val="BodyTextTable"/>
              <w:rPr>
                <w:szCs w:val="18"/>
              </w:rPr>
            </w:pPr>
            <w:r>
              <w:rPr>
                <w:szCs w:val="18"/>
              </w:rPr>
              <w:t>O</w:t>
            </w:r>
          </w:p>
        </w:tc>
      </w:tr>
      <w:tr w:rsidR="00C249B7" w:rsidRPr="003A4ED1" w14:paraId="438C14DA" w14:textId="77777777" w:rsidTr="00DE7FF9">
        <w:trPr>
          <w:cantSplit/>
        </w:trPr>
        <w:tc>
          <w:tcPr>
            <w:tcW w:w="241" w:type="pct"/>
            <w:shd w:val="clear" w:color="auto" w:fill="auto"/>
          </w:tcPr>
          <w:p w14:paraId="387D6471" w14:textId="77777777" w:rsidR="00C249B7" w:rsidRPr="003A4ED1" w:rsidRDefault="00C249B7" w:rsidP="00C249B7">
            <w:pPr>
              <w:pStyle w:val="BodyTextTable"/>
              <w:numPr>
                <w:ilvl w:val="0"/>
                <w:numId w:val="21"/>
              </w:numPr>
              <w:rPr>
                <w:szCs w:val="18"/>
              </w:rPr>
            </w:pPr>
          </w:p>
        </w:tc>
        <w:tc>
          <w:tcPr>
            <w:tcW w:w="1171" w:type="pct"/>
            <w:shd w:val="clear" w:color="auto" w:fill="auto"/>
          </w:tcPr>
          <w:p w14:paraId="3D830BF5" w14:textId="77777777" w:rsidR="00C249B7" w:rsidRPr="00AE06F9" w:rsidRDefault="00852DDB" w:rsidP="00C249B7">
            <w:pPr>
              <w:pStyle w:val="BodyTextTable"/>
              <w:rPr>
                <w:szCs w:val="18"/>
              </w:rPr>
            </w:pPr>
            <w:r w:rsidRPr="00AE06F9">
              <w:rPr>
                <w:szCs w:val="18"/>
              </w:rPr>
              <w:t xml:space="preserve">Handset </w:t>
            </w:r>
            <w:r w:rsidR="00DA2456" w:rsidRPr="00AE06F9">
              <w:rPr>
                <w:szCs w:val="18"/>
              </w:rPr>
              <w:t>Network T</w:t>
            </w:r>
            <w:r w:rsidR="00C249B7" w:rsidRPr="00AE06F9">
              <w:rPr>
                <w:szCs w:val="18"/>
              </w:rPr>
              <w:t>ype</w:t>
            </w:r>
          </w:p>
        </w:tc>
        <w:tc>
          <w:tcPr>
            <w:tcW w:w="629" w:type="pct"/>
            <w:shd w:val="clear" w:color="auto" w:fill="auto"/>
          </w:tcPr>
          <w:p w14:paraId="676E9131" w14:textId="77777777" w:rsidR="00C249B7" w:rsidRDefault="00834057" w:rsidP="00C249B7">
            <w:pPr>
              <w:pStyle w:val="BodyTextTable"/>
              <w:rPr>
                <w:szCs w:val="18"/>
              </w:rPr>
            </w:pPr>
            <w:r>
              <w:rPr>
                <w:szCs w:val="18"/>
              </w:rPr>
              <w:t>String</w:t>
            </w:r>
          </w:p>
        </w:tc>
        <w:tc>
          <w:tcPr>
            <w:tcW w:w="1414" w:type="pct"/>
            <w:shd w:val="clear" w:color="auto" w:fill="auto"/>
          </w:tcPr>
          <w:p w14:paraId="17C4E0D1" w14:textId="77777777" w:rsidR="00C249B7" w:rsidRPr="000A7B6F" w:rsidRDefault="0006366F" w:rsidP="001475D8">
            <w:pPr>
              <w:pStyle w:val="BodyTextTable"/>
              <w:rPr>
                <w:szCs w:val="18"/>
              </w:rPr>
            </w:pPr>
            <w:r w:rsidRPr="00344813">
              <w:rPr>
                <w:szCs w:val="18"/>
              </w:rPr>
              <w:t>Last used network type</w:t>
            </w:r>
          </w:p>
          <w:p w14:paraId="76F1677F" w14:textId="77777777" w:rsidR="00C249B7" w:rsidRPr="000A7B6F" w:rsidRDefault="00C249B7" w:rsidP="00C249B7">
            <w:pPr>
              <w:pStyle w:val="BodyTextTable"/>
              <w:rPr>
                <w:szCs w:val="18"/>
              </w:rPr>
            </w:pPr>
            <w:r w:rsidRPr="000A7B6F">
              <w:rPr>
                <w:szCs w:val="18"/>
              </w:rPr>
              <w:t>Possible Values:</w:t>
            </w:r>
          </w:p>
          <w:p w14:paraId="261C6E78" w14:textId="77777777" w:rsidR="00C249B7" w:rsidRPr="000A7B6F" w:rsidRDefault="00C249B7" w:rsidP="00C249B7">
            <w:pPr>
              <w:pStyle w:val="BodyTextTable"/>
              <w:rPr>
                <w:szCs w:val="18"/>
              </w:rPr>
            </w:pPr>
            <w:r w:rsidRPr="000A7B6F">
              <w:rPr>
                <w:szCs w:val="18"/>
              </w:rPr>
              <w:t>• 2G</w:t>
            </w:r>
          </w:p>
          <w:p w14:paraId="2BC6CAD6" w14:textId="77777777" w:rsidR="00C249B7" w:rsidRPr="000A7B6F" w:rsidRDefault="00C249B7" w:rsidP="00C249B7">
            <w:pPr>
              <w:pStyle w:val="BodyTextTable"/>
              <w:rPr>
                <w:szCs w:val="18"/>
              </w:rPr>
            </w:pPr>
            <w:r w:rsidRPr="000A7B6F">
              <w:rPr>
                <w:szCs w:val="18"/>
              </w:rPr>
              <w:t>• 3G</w:t>
            </w:r>
          </w:p>
          <w:p w14:paraId="04603409" w14:textId="77777777" w:rsidR="00C249B7" w:rsidRDefault="00C249B7" w:rsidP="00C249B7">
            <w:pPr>
              <w:pStyle w:val="BodyTextTable"/>
              <w:rPr>
                <w:szCs w:val="18"/>
              </w:rPr>
            </w:pPr>
            <w:r w:rsidRPr="000A7B6F">
              <w:rPr>
                <w:szCs w:val="18"/>
              </w:rPr>
              <w:t>• 4G</w:t>
            </w:r>
          </w:p>
          <w:p w14:paraId="79B8EAE6" w14:textId="77777777" w:rsidR="00DA2456" w:rsidRDefault="00DA2456" w:rsidP="00DA2456">
            <w:pPr>
              <w:pStyle w:val="BodyTextTable"/>
              <w:rPr>
                <w:szCs w:val="18"/>
              </w:rPr>
            </w:pPr>
            <w:r>
              <w:rPr>
                <w:szCs w:val="18"/>
              </w:rPr>
              <w:t>• 5</w:t>
            </w:r>
            <w:r w:rsidRPr="000A7B6F">
              <w:rPr>
                <w:szCs w:val="18"/>
              </w:rPr>
              <w:t>G</w:t>
            </w:r>
            <w:r w:rsidR="00F11AF3">
              <w:rPr>
                <w:szCs w:val="18"/>
              </w:rPr>
              <w:t xml:space="preserve"> (future use)</w:t>
            </w:r>
          </w:p>
        </w:tc>
        <w:tc>
          <w:tcPr>
            <w:tcW w:w="684" w:type="pct"/>
            <w:shd w:val="clear" w:color="auto" w:fill="auto"/>
          </w:tcPr>
          <w:p w14:paraId="46186B25" w14:textId="77777777" w:rsidR="00C249B7" w:rsidRPr="003A4ED1" w:rsidRDefault="00F11AF3" w:rsidP="00C249B7">
            <w:pPr>
              <w:pStyle w:val="BodyTextTable"/>
              <w:rPr>
                <w:szCs w:val="18"/>
              </w:rPr>
            </w:pPr>
            <w:r>
              <w:rPr>
                <w:szCs w:val="18"/>
              </w:rPr>
              <w:t>2G</w:t>
            </w:r>
          </w:p>
        </w:tc>
        <w:tc>
          <w:tcPr>
            <w:tcW w:w="526" w:type="pct"/>
            <w:shd w:val="clear" w:color="auto" w:fill="auto"/>
          </w:tcPr>
          <w:p w14:paraId="31D3525E" w14:textId="77777777" w:rsidR="00C249B7" w:rsidRPr="003A4ED1" w:rsidRDefault="00407C63" w:rsidP="00C249B7">
            <w:pPr>
              <w:pStyle w:val="BodyTextTable"/>
              <w:rPr>
                <w:szCs w:val="18"/>
              </w:rPr>
            </w:pPr>
            <w:r>
              <w:rPr>
                <w:szCs w:val="18"/>
              </w:rPr>
              <w:t>Network</w:t>
            </w:r>
          </w:p>
        </w:tc>
        <w:tc>
          <w:tcPr>
            <w:tcW w:w="335" w:type="pct"/>
            <w:shd w:val="clear" w:color="auto" w:fill="auto"/>
          </w:tcPr>
          <w:p w14:paraId="130BB785" w14:textId="77777777" w:rsidR="00C249B7" w:rsidRPr="003D588D" w:rsidRDefault="00C249B7" w:rsidP="00C249B7">
            <w:pPr>
              <w:pStyle w:val="BodyTextTable"/>
              <w:rPr>
                <w:szCs w:val="18"/>
              </w:rPr>
            </w:pPr>
            <w:r w:rsidRPr="00AE07E2">
              <w:rPr>
                <w:szCs w:val="18"/>
              </w:rPr>
              <w:t>O</w:t>
            </w:r>
          </w:p>
        </w:tc>
      </w:tr>
      <w:tr w:rsidR="00C249B7" w:rsidRPr="003A4ED1" w14:paraId="7634F2B1" w14:textId="77777777" w:rsidTr="00DE7FF9">
        <w:trPr>
          <w:cantSplit/>
        </w:trPr>
        <w:tc>
          <w:tcPr>
            <w:tcW w:w="241" w:type="pct"/>
            <w:shd w:val="clear" w:color="auto" w:fill="auto"/>
          </w:tcPr>
          <w:p w14:paraId="7008B720" w14:textId="77777777" w:rsidR="00C249B7" w:rsidRPr="003A4ED1" w:rsidRDefault="00C249B7" w:rsidP="00C249B7">
            <w:pPr>
              <w:pStyle w:val="BodyTextTable"/>
              <w:numPr>
                <w:ilvl w:val="0"/>
                <w:numId w:val="21"/>
              </w:numPr>
              <w:rPr>
                <w:szCs w:val="18"/>
              </w:rPr>
            </w:pPr>
          </w:p>
        </w:tc>
        <w:tc>
          <w:tcPr>
            <w:tcW w:w="1171" w:type="pct"/>
            <w:shd w:val="clear" w:color="auto" w:fill="auto"/>
          </w:tcPr>
          <w:p w14:paraId="19662EDA" w14:textId="77777777" w:rsidR="00C249B7" w:rsidRPr="00AE06F9" w:rsidRDefault="00C57506" w:rsidP="00C249B7">
            <w:pPr>
              <w:pStyle w:val="BodyTextTable"/>
              <w:rPr>
                <w:szCs w:val="18"/>
              </w:rPr>
            </w:pPr>
            <w:r w:rsidRPr="00AE06F9">
              <w:rPr>
                <w:szCs w:val="18"/>
              </w:rPr>
              <w:t>Is UCG</w:t>
            </w:r>
          </w:p>
        </w:tc>
        <w:tc>
          <w:tcPr>
            <w:tcW w:w="629" w:type="pct"/>
            <w:shd w:val="clear" w:color="auto" w:fill="auto"/>
          </w:tcPr>
          <w:p w14:paraId="00202E27" w14:textId="77777777" w:rsidR="00C249B7" w:rsidRDefault="00C57506" w:rsidP="00C249B7">
            <w:pPr>
              <w:pStyle w:val="BodyTextTable"/>
              <w:rPr>
                <w:szCs w:val="18"/>
              </w:rPr>
            </w:pPr>
            <w:r>
              <w:rPr>
                <w:szCs w:val="18"/>
              </w:rPr>
              <w:t>Boolean</w:t>
            </w:r>
          </w:p>
        </w:tc>
        <w:tc>
          <w:tcPr>
            <w:tcW w:w="1414" w:type="pct"/>
            <w:shd w:val="clear" w:color="auto" w:fill="auto"/>
          </w:tcPr>
          <w:p w14:paraId="6D97302F" w14:textId="77777777" w:rsidR="003338A0" w:rsidRDefault="00C249B7">
            <w:pPr>
              <w:pStyle w:val="BodyTextTable"/>
              <w:rPr>
                <w:szCs w:val="18"/>
              </w:rPr>
            </w:pPr>
            <w:r w:rsidRPr="003F2634">
              <w:rPr>
                <w:szCs w:val="18"/>
              </w:rPr>
              <w:t>Subscriber's allocation to UTG</w:t>
            </w:r>
            <w:r>
              <w:rPr>
                <w:szCs w:val="18"/>
              </w:rPr>
              <w:t xml:space="preserve"> or</w:t>
            </w:r>
            <w:r w:rsidRPr="003F2634">
              <w:rPr>
                <w:szCs w:val="18"/>
              </w:rPr>
              <w:t xml:space="preserve"> UCG (other external control group).</w:t>
            </w:r>
          </w:p>
          <w:p w14:paraId="5C2066BF" w14:textId="77777777" w:rsidR="001A357A" w:rsidRDefault="001A357A" w:rsidP="001A357A">
            <w:pPr>
              <w:pStyle w:val="BodyTextTable"/>
              <w:rPr>
                <w:szCs w:val="18"/>
              </w:rPr>
            </w:pPr>
            <w:r>
              <w:rPr>
                <w:szCs w:val="18"/>
              </w:rPr>
              <w:t xml:space="preserve">0 – UTG </w:t>
            </w:r>
          </w:p>
          <w:p w14:paraId="6212965C" w14:textId="77777777" w:rsidR="001A357A" w:rsidRDefault="003338A0">
            <w:pPr>
              <w:pStyle w:val="BodyTextTable"/>
              <w:rPr>
                <w:szCs w:val="18"/>
              </w:rPr>
            </w:pPr>
            <w:r>
              <w:rPr>
                <w:szCs w:val="18"/>
              </w:rPr>
              <w:t>1 – UCG</w:t>
            </w:r>
          </w:p>
          <w:p w14:paraId="7E1F339D" w14:textId="77777777" w:rsidR="00C57506" w:rsidRDefault="00C57506">
            <w:pPr>
              <w:pStyle w:val="BodyTextTable"/>
              <w:rPr>
                <w:szCs w:val="18"/>
              </w:rPr>
            </w:pPr>
            <w:r>
              <w:rPr>
                <w:szCs w:val="18"/>
              </w:rPr>
              <w:t>Possible values: 1/0</w:t>
            </w:r>
          </w:p>
        </w:tc>
        <w:tc>
          <w:tcPr>
            <w:tcW w:w="684" w:type="pct"/>
            <w:shd w:val="clear" w:color="auto" w:fill="auto"/>
          </w:tcPr>
          <w:p w14:paraId="0E0C1955" w14:textId="77777777" w:rsidR="00C249B7" w:rsidRPr="003A4ED1" w:rsidRDefault="00C57506" w:rsidP="00C249B7">
            <w:pPr>
              <w:pStyle w:val="BodyTextTable"/>
              <w:rPr>
                <w:szCs w:val="18"/>
              </w:rPr>
            </w:pPr>
            <w:r>
              <w:rPr>
                <w:szCs w:val="18"/>
              </w:rPr>
              <w:t>1</w:t>
            </w:r>
          </w:p>
        </w:tc>
        <w:tc>
          <w:tcPr>
            <w:tcW w:w="526" w:type="pct"/>
            <w:shd w:val="clear" w:color="auto" w:fill="auto"/>
          </w:tcPr>
          <w:p w14:paraId="013478C5" w14:textId="77777777" w:rsidR="00C249B7" w:rsidRPr="003A4ED1" w:rsidRDefault="00C249B7" w:rsidP="00C249B7">
            <w:pPr>
              <w:pStyle w:val="BodyTextTable"/>
              <w:rPr>
                <w:szCs w:val="18"/>
              </w:rPr>
            </w:pPr>
            <w:r>
              <w:rPr>
                <w:szCs w:val="18"/>
              </w:rPr>
              <w:t>GDF</w:t>
            </w:r>
          </w:p>
        </w:tc>
        <w:tc>
          <w:tcPr>
            <w:tcW w:w="335" w:type="pct"/>
            <w:shd w:val="clear" w:color="auto" w:fill="auto"/>
          </w:tcPr>
          <w:p w14:paraId="5509DB75" w14:textId="77777777" w:rsidR="00C249B7" w:rsidRPr="003D588D" w:rsidRDefault="00C57506" w:rsidP="00C249B7">
            <w:pPr>
              <w:pStyle w:val="BodyTextTable"/>
              <w:rPr>
                <w:szCs w:val="18"/>
              </w:rPr>
            </w:pPr>
            <w:r>
              <w:rPr>
                <w:szCs w:val="18"/>
              </w:rPr>
              <w:t>M</w:t>
            </w:r>
          </w:p>
        </w:tc>
      </w:tr>
      <w:tr w:rsidR="00C249B7" w:rsidRPr="003A4ED1" w14:paraId="2E15D132" w14:textId="77777777" w:rsidTr="00DE7FF9">
        <w:trPr>
          <w:cantSplit/>
        </w:trPr>
        <w:tc>
          <w:tcPr>
            <w:tcW w:w="241" w:type="pct"/>
            <w:shd w:val="clear" w:color="auto" w:fill="auto"/>
          </w:tcPr>
          <w:p w14:paraId="684F57C6" w14:textId="77777777" w:rsidR="00C249B7" w:rsidRPr="003A4ED1" w:rsidRDefault="00C249B7" w:rsidP="00C249B7">
            <w:pPr>
              <w:pStyle w:val="BodyTextTable"/>
              <w:numPr>
                <w:ilvl w:val="0"/>
                <w:numId w:val="21"/>
              </w:numPr>
              <w:rPr>
                <w:szCs w:val="18"/>
              </w:rPr>
            </w:pPr>
          </w:p>
        </w:tc>
        <w:tc>
          <w:tcPr>
            <w:tcW w:w="1171" w:type="pct"/>
            <w:shd w:val="clear" w:color="auto" w:fill="auto"/>
          </w:tcPr>
          <w:p w14:paraId="46E7414A" w14:textId="77777777" w:rsidR="00C249B7" w:rsidRPr="00AE06F9" w:rsidRDefault="00C249B7" w:rsidP="00C249B7">
            <w:pPr>
              <w:pStyle w:val="BodyTextTable"/>
              <w:rPr>
                <w:szCs w:val="18"/>
              </w:rPr>
            </w:pPr>
            <w:proofErr w:type="spellStart"/>
            <w:r w:rsidRPr="00AE06F9">
              <w:rPr>
                <w:szCs w:val="18"/>
              </w:rPr>
              <w:t>data_enabled</w:t>
            </w:r>
            <w:proofErr w:type="spellEnd"/>
          </w:p>
        </w:tc>
        <w:tc>
          <w:tcPr>
            <w:tcW w:w="629" w:type="pct"/>
            <w:shd w:val="clear" w:color="auto" w:fill="auto"/>
          </w:tcPr>
          <w:p w14:paraId="30C07F1D" w14:textId="77777777" w:rsidR="00C249B7" w:rsidRDefault="00BA7200" w:rsidP="00C249B7">
            <w:pPr>
              <w:pStyle w:val="BodyTextTable"/>
              <w:rPr>
                <w:szCs w:val="18"/>
              </w:rPr>
            </w:pPr>
            <w:r>
              <w:rPr>
                <w:szCs w:val="18"/>
              </w:rPr>
              <w:t>Boolean</w:t>
            </w:r>
          </w:p>
        </w:tc>
        <w:tc>
          <w:tcPr>
            <w:tcW w:w="1414" w:type="pct"/>
            <w:shd w:val="clear" w:color="auto" w:fill="auto"/>
            <w:vAlign w:val="center"/>
          </w:tcPr>
          <w:p w14:paraId="63D93D18" w14:textId="77777777" w:rsidR="00C249B7" w:rsidRDefault="00C249B7" w:rsidP="00C249B7">
            <w:pPr>
              <w:pStyle w:val="BodyTextTable"/>
              <w:rPr>
                <w:szCs w:val="18"/>
              </w:rPr>
            </w:pPr>
            <w:r w:rsidRPr="004420C7">
              <w:rPr>
                <w:szCs w:val="18"/>
              </w:rPr>
              <w:t>Indicates if the device is data capable.</w:t>
            </w:r>
            <w:r w:rsidRPr="004420C7">
              <w:rPr>
                <w:szCs w:val="18"/>
              </w:rPr>
              <w:br/>
              <w:t>Possible Values:</w:t>
            </w:r>
            <w:r w:rsidRPr="004420C7">
              <w:rPr>
                <w:szCs w:val="18"/>
              </w:rPr>
              <w:br/>
              <w:t>0 – not data capable</w:t>
            </w:r>
            <w:r w:rsidRPr="004420C7">
              <w:rPr>
                <w:szCs w:val="18"/>
              </w:rPr>
              <w:br/>
              <w:t>1 – data capable</w:t>
            </w:r>
          </w:p>
          <w:p w14:paraId="2009BF73" w14:textId="77777777" w:rsidR="001A357A" w:rsidRDefault="001A357A" w:rsidP="00C249B7">
            <w:pPr>
              <w:pStyle w:val="BodyTextTable"/>
              <w:rPr>
                <w:szCs w:val="18"/>
              </w:rPr>
            </w:pPr>
            <w:r>
              <w:rPr>
                <w:szCs w:val="18"/>
              </w:rPr>
              <w:t>Empty value for unknown</w:t>
            </w:r>
          </w:p>
        </w:tc>
        <w:tc>
          <w:tcPr>
            <w:tcW w:w="684" w:type="pct"/>
            <w:shd w:val="clear" w:color="auto" w:fill="auto"/>
          </w:tcPr>
          <w:p w14:paraId="310270AD" w14:textId="77777777" w:rsidR="00C249B7" w:rsidRPr="003A4ED1" w:rsidRDefault="00C249B7" w:rsidP="00C249B7">
            <w:pPr>
              <w:pStyle w:val="BodyTextTable"/>
              <w:rPr>
                <w:szCs w:val="18"/>
              </w:rPr>
            </w:pPr>
          </w:p>
        </w:tc>
        <w:tc>
          <w:tcPr>
            <w:tcW w:w="526" w:type="pct"/>
            <w:shd w:val="clear" w:color="auto" w:fill="auto"/>
          </w:tcPr>
          <w:p w14:paraId="45A964C7" w14:textId="77777777" w:rsidR="00C249B7" w:rsidRPr="003A4ED1" w:rsidRDefault="00F11AF3" w:rsidP="00C249B7">
            <w:pPr>
              <w:pStyle w:val="BodyTextTable"/>
              <w:rPr>
                <w:szCs w:val="18"/>
              </w:rPr>
            </w:pPr>
            <w:r>
              <w:rPr>
                <w:szCs w:val="18"/>
              </w:rPr>
              <w:t>Network</w:t>
            </w:r>
          </w:p>
        </w:tc>
        <w:tc>
          <w:tcPr>
            <w:tcW w:w="335" w:type="pct"/>
            <w:shd w:val="clear" w:color="auto" w:fill="auto"/>
          </w:tcPr>
          <w:p w14:paraId="0E8C0E86" w14:textId="77777777" w:rsidR="00C249B7" w:rsidRPr="003D588D" w:rsidRDefault="00C249B7" w:rsidP="00C249B7">
            <w:pPr>
              <w:pStyle w:val="BodyTextTable"/>
              <w:rPr>
                <w:szCs w:val="18"/>
              </w:rPr>
            </w:pPr>
            <w:r w:rsidRPr="00AE07E2">
              <w:rPr>
                <w:szCs w:val="18"/>
              </w:rPr>
              <w:t>O</w:t>
            </w:r>
          </w:p>
        </w:tc>
      </w:tr>
      <w:tr w:rsidR="00C249B7" w:rsidRPr="003A4ED1" w14:paraId="7A5DF08E" w14:textId="77777777" w:rsidTr="00DE7FF9">
        <w:trPr>
          <w:cantSplit/>
        </w:trPr>
        <w:tc>
          <w:tcPr>
            <w:tcW w:w="241" w:type="pct"/>
            <w:shd w:val="clear" w:color="auto" w:fill="auto"/>
          </w:tcPr>
          <w:p w14:paraId="16072C94" w14:textId="77777777" w:rsidR="00C249B7" w:rsidRPr="003A4ED1" w:rsidRDefault="00C249B7" w:rsidP="00C249B7">
            <w:pPr>
              <w:pStyle w:val="BodyTextTable"/>
              <w:numPr>
                <w:ilvl w:val="0"/>
                <w:numId w:val="21"/>
              </w:numPr>
              <w:rPr>
                <w:szCs w:val="18"/>
              </w:rPr>
            </w:pPr>
          </w:p>
        </w:tc>
        <w:tc>
          <w:tcPr>
            <w:tcW w:w="1171" w:type="pct"/>
            <w:shd w:val="clear" w:color="auto" w:fill="auto"/>
          </w:tcPr>
          <w:p w14:paraId="2C45F332" w14:textId="77777777" w:rsidR="00C249B7" w:rsidRPr="00AE06F9" w:rsidRDefault="00C249B7" w:rsidP="00C249B7">
            <w:pPr>
              <w:pStyle w:val="BodyTextTable"/>
              <w:rPr>
                <w:szCs w:val="18"/>
              </w:rPr>
            </w:pPr>
            <w:proofErr w:type="spellStart"/>
            <w:r w:rsidRPr="00AE06F9">
              <w:t>latched_sim_last_date</w:t>
            </w:r>
            <w:proofErr w:type="spellEnd"/>
          </w:p>
        </w:tc>
        <w:tc>
          <w:tcPr>
            <w:tcW w:w="629" w:type="pct"/>
            <w:shd w:val="clear" w:color="auto" w:fill="auto"/>
          </w:tcPr>
          <w:p w14:paraId="128F9F4E" w14:textId="77777777" w:rsidR="00C249B7" w:rsidRDefault="000A5926" w:rsidP="00C249B7">
            <w:pPr>
              <w:pStyle w:val="BodyTextTable"/>
              <w:rPr>
                <w:szCs w:val="18"/>
              </w:rPr>
            </w:pPr>
            <w:proofErr w:type="spellStart"/>
            <w:r>
              <w:rPr>
                <w:szCs w:val="18"/>
              </w:rPr>
              <w:t>DateTime</w:t>
            </w:r>
            <w:proofErr w:type="spellEnd"/>
          </w:p>
        </w:tc>
        <w:tc>
          <w:tcPr>
            <w:tcW w:w="1414" w:type="pct"/>
            <w:shd w:val="clear" w:color="auto" w:fill="auto"/>
          </w:tcPr>
          <w:p w14:paraId="2ADF3A85" w14:textId="77777777" w:rsidR="00C249B7" w:rsidRDefault="00C249B7" w:rsidP="00584E8E">
            <w:pPr>
              <w:pStyle w:val="BodyTextTable"/>
              <w:rPr>
                <w:szCs w:val="18"/>
              </w:rPr>
            </w:pPr>
            <w:r w:rsidRPr="00826E06">
              <w:rPr>
                <w:szCs w:val="18"/>
              </w:rPr>
              <w:t>Last date the customer was connected to the network</w:t>
            </w:r>
          </w:p>
        </w:tc>
        <w:tc>
          <w:tcPr>
            <w:tcW w:w="684" w:type="pct"/>
            <w:shd w:val="clear" w:color="auto" w:fill="auto"/>
          </w:tcPr>
          <w:p w14:paraId="50D4C939" w14:textId="77777777" w:rsidR="00C249B7" w:rsidRPr="003A4ED1" w:rsidRDefault="00C249B7" w:rsidP="00C249B7">
            <w:pPr>
              <w:pStyle w:val="BodyTextTable"/>
              <w:rPr>
                <w:szCs w:val="18"/>
              </w:rPr>
            </w:pPr>
          </w:p>
        </w:tc>
        <w:tc>
          <w:tcPr>
            <w:tcW w:w="526" w:type="pct"/>
            <w:shd w:val="clear" w:color="auto" w:fill="auto"/>
          </w:tcPr>
          <w:p w14:paraId="0E385F6F" w14:textId="77777777" w:rsidR="00C249B7" w:rsidRPr="003A4ED1" w:rsidRDefault="000A5926" w:rsidP="00C249B7">
            <w:pPr>
              <w:pStyle w:val="BodyTextTable"/>
              <w:rPr>
                <w:szCs w:val="18"/>
              </w:rPr>
            </w:pPr>
            <w:r>
              <w:rPr>
                <w:szCs w:val="18"/>
              </w:rPr>
              <w:t>Network</w:t>
            </w:r>
          </w:p>
        </w:tc>
        <w:tc>
          <w:tcPr>
            <w:tcW w:w="335" w:type="pct"/>
            <w:shd w:val="clear" w:color="auto" w:fill="auto"/>
          </w:tcPr>
          <w:p w14:paraId="23B1E2FE" w14:textId="77777777" w:rsidR="00C249B7" w:rsidRPr="003D588D" w:rsidRDefault="00C249B7" w:rsidP="00C249B7">
            <w:pPr>
              <w:pStyle w:val="BodyTextTable"/>
              <w:rPr>
                <w:szCs w:val="18"/>
              </w:rPr>
            </w:pPr>
            <w:r w:rsidRPr="00AE07E2">
              <w:rPr>
                <w:szCs w:val="18"/>
              </w:rPr>
              <w:t>O</w:t>
            </w:r>
          </w:p>
        </w:tc>
      </w:tr>
      <w:tr w:rsidR="00C249B7" w:rsidRPr="003A4ED1" w14:paraId="0E6537DC" w14:textId="77777777" w:rsidTr="00DE7FF9">
        <w:trPr>
          <w:cantSplit/>
        </w:trPr>
        <w:tc>
          <w:tcPr>
            <w:tcW w:w="241" w:type="pct"/>
            <w:shd w:val="clear" w:color="auto" w:fill="auto"/>
          </w:tcPr>
          <w:p w14:paraId="00E25FF7" w14:textId="77777777" w:rsidR="00C249B7" w:rsidRPr="003A4ED1" w:rsidRDefault="00C249B7" w:rsidP="00C249B7">
            <w:pPr>
              <w:pStyle w:val="BodyTextTable"/>
              <w:numPr>
                <w:ilvl w:val="0"/>
                <w:numId w:val="21"/>
              </w:numPr>
              <w:rPr>
                <w:szCs w:val="18"/>
              </w:rPr>
            </w:pPr>
          </w:p>
        </w:tc>
        <w:tc>
          <w:tcPr>
            <w:tcW w:w="1171" w:type="pct"/>
            <w:shd w:val="clear" w:color="auto" w:fill="auto"/>
          </w:tcPr>
          <w:p w14:paraId="07883B42" w14:textId="77777777" w:rsidR="00C249B7" w:rsidRPr="00AE06F9" w:rsidRDefault="00C249B7" w:rsidP="00C249B7">
            <w:pPr>
              <w:pStyle w:val="BodyTextTable"/>
              <w:rPr>
                <w:szCs w:val="18"/>
              </w:rPr>
            </w:pPr>
            <w:proofErr w:type="spellStart"/>
            <w:r w:rsidRPr="00AE06F9">
              <w:t>last_date_of_incoming_calls</w:t>
            </w:r>
            <w:proofErr w:type="spellEnd"/>
          </w:p>
        </w:tc>
        <w:tc>
          <w:tcPr>
            <w:tcW w:w="629" w:type="pct"/>
            <w:shd w:val="clear" w:color="auto" w:fill="auto"/>
          </w:tcPr>
          <w:p w14:paraId="1056131F" w14:textId="77777777" w:rsidR="00C249B7" w:rsidRDefault="000A5926" w:rsidP="00C249B7">
            <w:pPr>
              <w:pStyle w:val="BodyTextTable"/>
              <w:rPr>
                <w:szCs w:val="18"/>
              </w:rPr>
            </w:pPr>
            <w:proofErr w:type="spellStart"/>
            <w:r>
              <w:rPr>
                <w:szCs w:val="18"/>
              </w:rPr>
              <w:t>DateTime</w:t>
            </w:r>
            <w:proofErr w:type="spellEnd"/>
          </w:p>
        </w:tc>
        <w:tc>
          <w:tcPr>
            <w:tcW w:w="1414" w:type="pct"/>
            <w:shd w:val="clear" w:color="auto" w:fill="auto"/>
          </w:tcPr>
          <w:p w14:paraId="51283775" w14:textId="77777777" w:rsidR="00C249B7" w:rsidRDefault="00C249B7" w:rsidP="00584E8E">
            <w:pPr>
              <w:pStyle w:val="BodyTextTable"/>
              <w:rPr>
                <w:szCs w:val="18"/>
              </w:rPr>
            </w:pPr>
            <w:r w:rsidRPr="00826E06">
              <w:rPr>
                <w:szCs w:val="18"/>
              </w:rPr>
              <w:t>Last date the customer received an incoming call</w:t>
            </w:r>
          </w:p>
        </w:tc>
        <w:tc>
          <w:tcPr>
            <w:tcW w:w="684" w:type="pct"/>
            <w:shd w:val="clear" w:color="auto" w:fill="auto"/>
          </w:tcPr>
          <w:p w14:paraId="0EE465A0" w14:textId="77777777" w:rsidR="00C249B7" w:rsidRPr="003A4ED1" w:rsidRDefault="00C249B7" w:rsidP="00C249B7">
            <w:pPr>
              <w:pStyle w:val="BodyTextTable"/>
              <w:rPr>
                <w:szCs w:val="18"/>
              </w:rPr>
            </w:pPr>
          </w:p>
        </w:tc>
        <w:tc>
          <w:tcPr>
            <w:tcW w:w="526" w:type="pct"/>
            <w:shd w:val="clear" w:color="auto" w:fill="auto"/>
          </w:tcPr>
          <w:p w14:paraId="6B1B6C4F" w14:textId="77777777" w:rsidR="00C249B7" w:rsidRPr="003A4ED1" w:rsidRDefault="000A5926" w:rsidP="00C249B7">
            <w:pPr>
              <w:pStyle w:val="BodyTextTable"/>
              <w:rPr>
                <w:szCs w:val="18"/>
              </w:rPr>
            </w:pPr>
            <w:r>
              <w:rPr>
                <w:szCs w:val="18"/>
              </w:rPr>
              <w:t>Network</w:t>
            </w:r>
          </w:p>
        </w:tc>
        <w:tc>
          <w:tcPr>
            <w:tcW w:w="335" w:type="pct"/>
            <w:shd w:val="clear" w:color="auto" w:fill="auto"/>
          </w:tcPr>
          <w:p w14:paraId="161713F4" w14:textId="77777777" w:rsidR="00C249B7" w:rsidRPr="003D588D" w:rsidRDefault="00C249B7" w:rsidP="00C249B7">
            <w:pPr>
              <w:pStyle w:val="BodyTextTable"/>
              <w:rPr>
                <w:szCs w:val="18"/>
              </w:rPr>
            </w:pPr>
            <w:r w:rsidRPr="00AE07E2">
              <w:rPr>
                <w:szCs w:val="18"/>
              </w:rPr>
              <w:t>O</w:t>
            </w:r>
          </w:p>
        </w:tc>
      </w:tr>
      <w:tr w:rsidR="00EE54D5" w:rsidRPr="003A4ED1" w14:paraId="40C793C6" w14:textId="77777777" w:rsidTr="00DE7FF9">
        <w:trPr>
          <w:cantSplit/>
        </w:trPr>
        <w:tc>
          <w:tcPr>
            <w:tcW w:w="241" w:type="pct"/>
            <w:shd w:val="clear" w:color="auto" w:fill="auto"/>
          </w:tcPr>
          <w:p w14:paraId="5C1C9995" w14:textId="77777777" w:rsidR="00EE54D5" w:rsidRPr="003A4ED1" w:rsidRDefault="00EE54D5" w:rsidP="00C249B7">
            <w:pPr>
              <w:pStyle w:val="BodyTextTable"/>
              <w:numPr>
                <w:ilvl w:val="0"/>
                <w:numId w:val="21"/>
              </w:numPr>
              <w:rPr>
                <w:szCs w:val="18"/>
              </w:rPr>
            </w:pPr>
          </w:p>
        </w:tc>
        <w:tc>
          <w:tcPr>
            <w:tcW w:w="1171" w:type="pct"/>
            <w:shd w:val="clear" w:color="auto" w:fill="auto"/>
          </w:tcPr>
          <w:p w14:paraId="503CDED7" w14:textId="77777777" w:rsidR="00EE54D5" w:rsidRPr="00AE06F9" w:rsidRDefault="00EE54D5" w:rsidP="00C249B7">
            <w:pPr>
              <w:pStyle w:val="BodyTextTable"/>
              <w:rPr>
                <w:szCs w:val="18"/>
              </w:rPr>
            </w:pPr>
            <w:r w:rsidRPr="00AE06F9">
              <w:rPr>
                <w:szCs w:val="18"/>
              </w:rPr>
              <w:t>Last Incoming Call Type</w:t>
            </w:r>
          </w:p>
        </w:tc>
        <w:tc>
          <w:tcPr>
            <w:tcW w:w="629" w:type="pct"/>
            <w:shd w:val="clear" w:color="auto" w:fill="auto"/>
          </w:tcPr>
          <w:p w14:paraId="4A3DC5A8" w14:textId="77777777" w:rsidR="00EE54D5" w:rsidRDefault="00EE54D5" w:rsidP="00C249B7">
            <w:pPr>
              <w:pStyle w:val="BodyTextTable"/>
              <w:rPr>
                <w:szCs w:val="18"/>
              </w:rPr>
            </w:pPr>
            <w:r>
              <w:rPr>
                <w:szCs w:val="18"/>
              </w:rPr>
              <w:t>String</w:t>
            </w:r>
          </w:p>
        </w:tc>
        <w:tc>
          <w:tcPr>
            <w:tcW w:w="1414" w:type="pct"/>
            <w:shd w:val="clear" w:color="auto" w:fill="auto"/>
          </w:tcPr>
          <w:p w14:paraId="3ED498EB" w14:textId="77777777" w:rsidR="00EE54D5" w:rsidRPr="00EE54D5" w:rsidRDefault="00EE54D5" w:rsidP="00EE54D5">
            <w:pPr>
              <w:spacing w:after="0"/>
              <w:ind w:left="0"/>
              <w:rPr>
                <w:sz w:val="18"/>
                <w:szCs w:val="18"/>
              </w:rPr>
            </w:pPr>
            <w:r w:rsidRPr="00EE54D5">
              <w:rPr>
                <w:sz w:val="18"/>
                <w:szCs w:val="18"/>
              </w:rPr>
              <w:t>The type of the last incoming Voice call.</w:t>
            </w:r>
          </w:p>
          <w:p w14:paraId="7CFB55DF" w14:textId="77777777" w:rsidR="00EE54D5" w:rsidRPr="00EE54D5" w:rsidRDefault="00EE54D5" w:rsidP="00EE54D5">
            <w:pPr>
              <w:spacing w:after="0"/>
              <w:ind w:left="0"/>
              <w:rPr>
                <w:sz w:val="18"/>
                <w:szCs w:val="18"/>
              </w:rPr>
            </w:pPr>
            <w:r w:rsidRPr="00EE54D5">
              <w:rPr>
                <w:sz w:val="18"/>
                <w:szCs w:val="18"/>
              </w:rPr>
              <w:t>Possible values:</w:t>
            </w:r>
          </w:p>
          <w:p w14:paraId="511A386F" w14:textId="77777777" w:rsidR="00EE54D5" w:rsidRPr="00EE54D5" w:rsidRDefault="00EE54D5" w:rsidP="00EE54D5">
            <w:pPr>
              <w:spacing w:after="0"/>
              <w:ind w:left="0"/>
              <w:rPr>
                <w:sz w:val="18"/>
                <w:szCs w:val="18"/>
              </w:rPr>
            </w:pPr>
            <w:r w:rsidRPr="00EE54D5">
              <w:rPr>
                <w:sz w:val="18"/>
                <w:szCs w:val="18"/>
              </w:rPr>
              <w:t>• Local</w:t>
            </w:r>
          </w:p>
          <w:p w14:paraId="75F3CDDE" w14:textId="77777777" w:rsidR="00EE54D5" w:rsidRPr="004420C7" w:rsidRDefault="00EE54D5" w:rsidP="00EE54D5">
            <w:pPr>
              <w:spacing w:after="0"/>
              <w:ind w:left="0"/>
              <w:rPr>
                <w:sz w:val="18"/>
                <w:szCs w:val="18"/>
              </w:rPr>
            </w:pPr>
            <w:r w:rsidRPr="00EE54D5">
              <w:rPr>
                <w:sz w:val="18"/>
                <w:szCs w:val="18"/>
              </w:rPr>
              <w:t>• International</w:t>
            </w:r>
          </w:p>
        </w:tc>
        <w:tc>
          <w:tcPr>
            <w:tcW w:w="684" w:type="pct"/>
            <w:shd w:val="clear" w:color="auto" w:fill="auto"/>
          </w:tcPr>
          <w:p w14:paraId="252DABCC" w14:textId="77777777" w:rsidR="00EE54D5" w:rsidRPr="003A4ED1" w:rsidRDefault="00272F66" w:rsidP="00C249B7">
            <w:pPr>
              <w:pStyle w:val="BodyTextTable"/>
              <w:rPr>
                <w:szCs w:val="18"/>
              </w:rPr>
            </w:pPr>
            <w:r w:rsidRPr="00EE54D5">
              <w:rPr>
                <w:szCs w:val="18"/>
              </w:rPr>
              <w:t>Local</w:t>
            </w:r>
          </w:p>
        </w:tc>
        <w:tc>
          <w:tcPr>
            <w:tcW w:w="526" w:type="pct"/>
            <w:shd w:val="clear" w:color="auto" w:fill="auto"/>
          </w:tcPr>
          <w:p w14:paraId="6424652F" w14:textId="77777777" w:rsidR="00EE54D5" w:rsidRDefault="00F11AF3" w:rsidP="00C249B7">
            <w:pPr>
              <w:pStyle w:val="BodyTextTable"/>
              <w:rPr>
                <w:szCs w:val="18"/>
              </w:rPr>
            </w:pPr>
            <w:r>
              <w:rPr>
                <w:szCs w:val="18"/>
              </w:rPr>
              <w:t>Network</w:t>
            </w:r>
          </w:p>
        </w:tc>
        <w:tc>
          <w:tcPr>
            <w:tcW w:w="335" w:type="pct"/>
            <w:shd w:val="clear" w:color="auto" w:fill="auto"/>
          </w:tcPr>
          <w:p w14:paraId="634A9F21" w14:textId="77777777" w:rsidR="00EE54D5" w:rsidRDefault="00EE54D5" w:rsidP="00C249B7">
            <w:pPr>
              <w:pStyle w:val="BodyTextTable"/>
              <w:rPr>
                <w:szCs w:val="18"/>
              </w:rPr>
            </w:pPr>
            <w:r>
              <w:rPr>
                <w:szCs w:val="18"/>
              </w:rPr>
              <w:t>O</w:t>
            </w:r>
          </w:p>
        </w:tc>
      </w:tr>
      <w:tr w:rsidR="00C249B7" w:rsidRPr="003A4ED1" w14:paraId="64A790F2" w14:textId="77777777" w:rsidTr="00DE7FF9">
        <w:trPr>
          <w:cantSplit/>
        </w:trPr>
        <w:tc>
          <w:tcPr>
            <w:tcW w:w="241" w:type="pct"/>
            <w:shd w:val="clear" w:color="auto" w:fill="auto"/>
          </w:tcPr>
          <w:p w14:paraId="437CE427" w14:textId="77777777" w:rsidR="00C249B7" w:rsidRPr="003A4ED1" w:rsidRDefault="00C249B7" w:rsidP="00C249B7">
            <w:pPr>
              <w:pStyle w:val="BodyTextTable"/>
              <w:numPr>
                <w:ilvl w:val="0"/>
                <w:numId w:val="21"/>
              </w:numPr>
              <w:rPr>
                <w:szCs w:val="18"/>
              </w:rPr>
            </w:pPr>
          </w:p>
        </w:tc>
        <w:tc>
          <w:tcPr>
            <w:tcW w:w="1171" w:type="pct"/>
            <w:shd w:val="clear" w:color="auto" w:fill="auto"/>
          </w:tcPr>
          <w:p w14:paraId="2949821D" w14:textId="77777777" w:rsidR="00C249B7" w:rsidRPr="00AE06F9" w:rsidRDefault="00C249B7" w:rsidP="00C249B7">
            <w:pPr>
              <w:pStyle w:val="BodyTextTable"/>
              <w:rPr>
                <w:szCs w:val="18"/>
              </w:rPr>
            </w:pPr>
            <w:r w:rsidRPr="00AE06F9">
              <w:rPr>
                <w:szCs w:val="18"/>
              </w:rPr>
              <w:t xml:space="preserve">Last </w:t>
            </w:r>
            <w:proofErr w:type="spellStart"/>
            <w:r w:rsidRPr="00AE06F9">
              <w:rPr>
                <w:szCs w:val="18"/>
              </w:rPr>
              <w:t>Custcare</w:t>
            </w:r>
            <w:proofErr w:type="spellEnd"/>
            <w:r w:rsidRPr="00AE06F9">
              <w:rPr>
                <w:szCs w:val="18"/>
              </w:rPr>
              <w:t xml:space="preserve"> Transaction Type</w:t>
            </w:r>
          </w:p>
        </w:tc>
        <w:tc>
          <w:tcPr>
            <w:tcW w:w="629" w:type="pct"/>
            <w:shd w:val="clear" w:color="auto" w:fill="auto"/>
          </w:tcPr>
          <w:p w14:paraId="04115321" w14:textId="77777777" w:rsidR="00C249B7" w:rsidRDefault="000A5926" w:rsidP="00C249B7">
            <w:pPr>
              <w:pStyle w:val="BodyTextTable"/>
              <w:rPr>
                <w:szCs w:val="18"/>
              </w:rPr>
            </w:pPr>
            <w:r>
              <w:rPr>
                <w:szCs w:val="18"/>
              </w:rPr>
              <w:t>String</w:t>
            </w:r>
          </w:p>
        </w:tc>
        <w:tc>
          <w:tcPr>
            <w:tcW w:w="1414" w:type="pct"/>
            <w:shd w:val="clear" w:color="auto" w:fill="auto"/>
          </w:tcPr>
          <w:p w14:paraId="27AEBC22" w14:textId="77777777" w:rsidR="00C249B7" w:rsidRPr="004420C7" w:rsidRDefault="00C249B7" w:rsidP="00C249B7">
            <w:pPr>
              <w:spacing w:after="0"/>
              <w:ind w:left="0"/>
              <w:rPr>
                <w:sz w:val="18"/>
                <w:szCs w:val="18"/>
              </w:rPr>
            </w:pPr>
            <w:r w:rsidRPr="004420C7">
              <w:rPr>
                <w:sz w:val="18"/>
                <w:szCs w:val="18"/>
              </w:rPr>
              <w:t xml:space="preserve">The last complaint </w:t>
            </w:r>
            <w:proofErr w:type="gramStart"/>
            <w:r w:rsidRPr="004420C7">
              <w:rPr>
                <w:sz w:val="18"/>
                <w:szCs w:val="18"/>
              </w:rPr>
              <w:t>type</w:t>
            </w:r>
            <w:proofErr w:type="gramEnd"/>
            <w:r w:rsidRPr="004420C7">
              <w:rPr>
                <w:sz w:val="18"/>
                <w:szCs w:val="18"/>
              </w:rPr>
              <w:t>.</w:t>
            </w:r>
          </w:p>
          <w:p w14:paraId="75741F18" w14:textId="77777777" w:rsidR="00C249B7" w:rsidRPr="004420C7" w:rsidRDefault="00C249B7" w:rsidP="00C249B7">
            <w:pPr>
              <w:spacing w:after="0"/>
              <w:ind w:left="36"/>
              <w:rPr>
                <w:sz w:val="18"/>
                <w:szCs w:val="18"/>
              </w:rPr>
            </w:pPr>
            <w:r w:rsidRPr="004420C7">
              <w:rPr>
                <w:sz w:val="18"/>
                <w:szCs w:val="18"/>
              </w:rPr>
              <w:t>Possible values:</w:t>
            </w:r>
          </w:p>
          <w:p w14:paraId="02D9C526" w14:textId="77777777" w:rsidR="00F706B1" w:rsidRDefault="00C249B7" w:rsidP="00566105">
            <w:pPr>
              <w:pStyle w:val="ListParagraph"/>
              <w:numPr>
                <w:ilvl w:val="0"/>
                <w:numId w:val="25"/>
              </w:numPr>
              <w:spacing w:before="0" w:after="0"/>
              <w:ind w:left="216" w:hanging="180"/>
              <w:contextualSpacing w:val="0"/>
              <w:rPr>
                <w:sz w:val="18"/>
                <w:szCs w:val="18"/>
              </w:rPr>
            </w:pPr>
            <w:r w:rsidRPr="004420C7">
              <w:rPr>
                <w:sz w:val="18"/>
                <w:szCs w:val="18"/>
              </w:rPr>
              <w:t>Inquiry</w:t>
            </w:r>
          </w:p>
          <w:p w14:paraId="776CE5CB" w14:textId="77777777" w:rsidR="00F706B1" w:rsidRDefault="00C249B7" w:rsidP="00566105">
            <w:pPr>
              <w:pStyle w:val="ListParagraph"/>
              <w:numPr>
                <w:ilvl w:val="0"/>
                <w:numId w:val="25"/>
              </w:numPr>
              <w:spacing w:before="0" w:after="0"/>
              <w:ind w:left="216" w:hanging="180"/>
              <w:contextualSpacing w:val="0"/>
              <w:rPr>
                <w:szCs w:val="18"/>
              </w:rPr>
            </w:pPr>
            <w:r w:rsidRPr="004420C7">
              <w:rPr>
                <w:sz w:val="18"/>
                <w:szCs w:val="18"/>
              </w:rPr>
              <w:t>Complaint</w:t>
            </w:r>
          </w:p>
          <w:p w14:paraId="27B89649" w14:textId="77777777" w:rsidR="00F706B1" w:rsidRDefault="00C249B7" w:rsidP="00566105">
            <w:pPr>
              <w:pStyle w:val="ListParagraph"/>
              <w:numPr>
                <w:ilvl w:val="0"/>
                <w:numId w:val="25"/>
              </w:numPr>
              <w:spacing w:before="0" w:after="0"/>
              <w:ind w:left="216" w:hanging="180"/>
              <w:contextualSpacing w:val="0"/>
              <w:rPr>
                <w:szCs w:val="18"/>
              </w:rPr>
            </w:pPr>
            <w:r w:rsidRPr="00344813">
              <w:rPr>
                <w:sz w:val="18"/>
                <w:szCs w:val="18"/>
              </w:rPr>
              <w:t>Request</w:t>
            </w:r>
          </w:p>
          <w:p w14:paraId="6F6A2A89" w14:textId="77777777" w:rsidR="009427F7" w:rsidRPr="004C7A43" w:rsidRDefault="009427F7" w:rsidP="004C7A43">
            <w:pPr>
              <w:pStyle w:val="BodyTextTable"/>
              <w:rPr>
                <w:szCs w:val="18"/>
              </w:rPr>
            </w:pPr>
            <w:r w:rsidRPr="00C36DD0">
              <w:rPr>
                <w:b/>
                <w:bCs/>
                <w:color w:val="000000"/>
                <w:szCs w:val="18"/>
              </w:rPr>
              <w:t>Will not be populated</w:t>
            </w:r>
          </w:p>
        </w:tc>
        <w:tc>
          <w:tcPr>
            <w:tcW w:w="684" w:type="pct"/>
            <w:shd w:val="clear" w:color="auto" w:fill="auto"/>
          </w:tcPr>
          <w:p w14:paraId="56EEB690" w14:textId="77777777" w:rsidR="00C249B7" w:rsidRPr="003A4ED1" w:rsidRDefault="00F11AF3" w:rsidP="00C249B7">
            <w:pPr>
              <w:pStyle w:val="BodyTextTable"/>
              <w:rPr>
                <w:szCs w:val="18"/>
              </w:rPr>
            </w:pPr>
            <w:r w:rsidRPr="004420C7">
              <w:rPr>
                <w:szCs w:val="18"/>
              </w:rPr>
              <w:t>Inquiry</w:t>
            </w:r>
          </w:p>
        </w:tc>
        <w:tc>
          <w:tcPr>
            <w:tcW w:w="526" w:type="pct"/>
            <w:shd w:val="clear" w:color="auto" w:fill="auto"/>
          </w:tcPr>
          <w:p w14:paraId="1EDEA8A0" w14:textId="77777777" w:rsidR="00C249B7" w:rsidRPr="003A4ED1" w:rsidRDefault="00C249B7" w:rsidP="00C249B7">
            <w:pPr>
              <w:pStyle w:val="BodyTextTable"/>
              <w:rPr>
                <w:szCs w:val="18"/>
              </w:rPr>
            </w:pPr>
          </w:p>
        </w:tc>
        <w:tc>
          <w:tcPr>
            <w:tcW w:w="335" w:type="pct"/>
            <w:shd w:val="clear" w:color="auto" w:fill="auto"/>
          </w:tcPr>
          <w:p w14:paraId="5EF7D4B2" w14:textId="77777777" w:rsidR="00C249B7" w:rsidRPr="003D588D" w:rsidRDefault="00C249B7" w:rsidP="00C249B7">
            <w:pPr>
              <w:pStyle w:val="BodyTextTable"/>
              <w:rPr>
                <w:szCs w:val="18"/>
              </w:rPr>
            </w:pPr>
            <w:r>
              <w:rPr>
                <w:szCs w:val="18"/>
              </w:rPr>
              <w:t>O</w:t>
            </w:r>
          </w:p>
        </w:tc>
      </w:tr>
      <w:tr w:rsidR="00C249B7" w:rsidRPr="003A4ED1" w14:paraId="597979D7" w14:textId="77777777" w:rsidTr="00DE7FF9">
        <w:trPr>
          <w:cantSplit/>
        </w:trPr>
        <w:tc>
          <w:tcPr>
            <w:tcW w:w="241" w:type="pct"/>
            <w:shd w:val="clear" w:color="auto" w:fill="auto"/>
          </w:tcPr>
          <w:p w14:paraId="0B707D6B" w14:textId="77777777" w:rsidR="00C249B7" w:rsidRPr="003A4ED1" w:rsidRDefault="00C249B7" w:rsidP="00C249B7">
            <w:pPr>
              <w:pStyle w:val="BodyTextTable"/>
              <w:numPr>
                <w:ilvl w:val="0"/>
                <w:numId w:val="21"/>
              </w:numPr>
              <w:rPr>
                <w:szCs w:val="18"/>
              </w:rPr>
            </w:pPr>
          </w:p>
        </w:tc>
        <w:tc>
          <w:tcPr>
            <w:tcW w:w="1171" w:type="pct"/>
            <w:shd w:val="clear" w:color="auto" w:fill="auto"/>
          </w:tcPr>
          <w:p w14:paraId="75881BC1" w14:textId="77777777" w:rsidR="00C249B7" w:rsidRPr="00AE06F9" w:rsidRDefault="00C249B7" w:rsidP="00C249B7">
            <w:pPr>
              <w:pStyle w:val="BodyTextTable"/>
              <w:rPr>
                <w:szCs w:val="18"/>
              </w:rPr>
            </w:pPr>
            <w:proofErr w:type="spellStart"/>
            <w:r w:rsidRPr="00AE06F9">
              <w:t>last_date_of_csr_complaint</w:t>
            </w:r>
            <w:proofErr w:type="spellEnd"/>
          </w:p>
        </w:tc>
        <w:tc>
          <w:tcPr>
            <w:tcW w:w="629" w:type="pct"/>
            <w:shd w:val="clear" w:color="auto" w:fill="auto"/>
          </w:tcPr>
          <w:p w14:paraId="019DA990" w14:textId="77777777" w:rsidR="00C249B7" w:rsidRDefault="000A5926" w:rsidP="00C249B7">
            <w:pPr>
              <w:pStyle w:val="BodyTextTable"/>
              <w:rPr>
                <w:szCs w:val="18"/>
              </w:rPr>
            </w:pPr>
            <w:proofErr w:type="spellStart"/>
            <w:r>
              <w:rPr>
                <w:szCs w:val="18"/>
              </w:rPr>
              <w:t>DateTime</w:t>
            </w:r>
            <w:proofErr w:type="spellEnd"/>
          </w:p>
        </w:tc>
        <w:tc>
          <w:tcPr>
            <w:tcW w:w="1414" w:type="pct"/>
            <w:shd w:val="clear" w:color="auto" w:fill="auto"/>
          </w:tcPr>
          <w:p w14:paraId="187EA2E7" w14:textId="77777777" w:rsidR="00C249B7" w:rsidRPr="00826E06" w:rsidRDefault="00C249B7" w:rsidP="00C249B7">
            <w:pPr>
              <w:pStyle w:val="BodyTextTable"/>
              <w:rPr>
                <w:szCs w:val="18"/>
              </w:rPr>
            </w:pPr>
            <w:r w:rsidRPr="00826E06">
              <w:rPr>
                <w:szCs w:val="18"/>
              </w:rPr>
              <w:t>The last complaint time.</w:t>
            </w:r>
          </w:p>
          <w:p w14:paraId="4D3C2420" w14:textId="77777777" w:rsidR="00C249B7" w:rsidRPr="001A0DEA" w:rsidRDefault="00F11AF3" w:rsidP="00584E8E">
            <w:pPr>
              <w:pStyle w:val="BodyTextTable"/>
              <w:rPr>
                <w:szCs w:val="18"/>
              </w:rPr>
            </w:pPr>
            <w:r w:rsidRPr="001A0DEA">
              <w:rPr>
                <w:szCs w:val="18"/>
              </w:rPr>
              <w:t>Filled in i</w:t>
            </w:r>
            <w:r w:rsidR="00C249B7" w:rsidRPr="001A0DEA">
              <w:rPr>
                <w:szCs w:val="18"/>
              </w:rPr>
              <w:t xml:space="preserve">f Last </w:t>
            </w:r>
            <w:proofErr w:type="spellStart"/>
            <w:r w:rsidR="00C249B7" w:rsidRPr="001A0DEA">
              <w:rPr>
                <w:szCs w:val="18"/>
              </w:rPr>
              <w:t>Custcare</w:t>
            </w:r>
            <w:proofErr w:type="spellEnd"/>
            <w:r w:rsidR="00C249B7" w:rsidRPr="001A0DEA">
              <w:rPr>
                <w:szCs w:val="18"/>
              </w:rPr>
              <w:t xml:space="preserve"> Transaction Type</w:t>
            </w:r>
            <w:r w:rsidRPr="001A0DEA">
              <w:rPr>
                <w:szCs w:val="18"/>
              </w:rPr>
              <w:t xml:space="preserve"> = Complaint</w:t>
            </w:r>
          </w:p>
          <w:p w14:paraId="1742CB6A" w14:textId="77777777" w:rsidR="00F11AF3" w:rsidRDefault="00F11AF3" w:rsidP="00F11AF3">
            <w:pPr>
              <w:pStyle w:val="BodyTextTable"/>
              <w:rPr>
                <w:szCs w:val="18"/>
              </w:rPr>
            </w:pPr>
            <w:r w:rsidRPr="00344813">
              <w:rPr>
                <w:szCs w:val="18"/>
              </w:rPr>
              <w:t xml:space="preserve">For Last </w:t>
            </w:r>
            <w:proofErr w:type="spellStart"/>
            <w:r w:rsidRPr="00344813">
              <w:rPr>
                <w:szCs w:val="18"/>
              </w:rPr>
              <w:t>Custcare</w:t>
            </w:r>
            <w:proofErr w:type="spellEnd"/>
            <w:r w:rsidRPr="00344813">
              <w:rPr>
                <w:szCs w:val="18"/>
              </w:rPr>
              <w:t xml:space="preserve"> Transaction Type in (Inquiry</w:t>
            </w:r>
            <w:r w:rsidRPr="001A0DEA">
              <w:rPr>
                <w:szCs w:val="18"/>
              </w:rPr>
              <w:t>, Request) send empty value</w:t>
            </w:r>
          </w:p>
          <w:p w14:paraId="78824CF7" w14:textId="77777777" w:rsidR="009427F7" w:rsidRDefault="009427F7" w:rsidP="00F11AF3">
            <w:pPr>
              <w:pStyle w:val="BodyTextTable"/>
              <w:rPr>
                <w:szCs w:val="18"/>
              </w:rPr>
            </w:pPr>
            <w:r w:rsidRPr="00C36DD0">
              <w:rPr>
                <w:b/>
                <w:bCs/>
                <w:color w:val="000000"/>
                <w:szCs w:val="18"/>
              </w:rPr>
              <w:t>Will not be populated</w:t>
            </w:r>
          </w:p>
        </w:tc>
        <w:tc>
          <w:tcPr>
            <w:tcW w:w="684" w:type="pct"/>
            <w:shd w:val="clear" w:color="auto" w:fill="auto"/>
          </w:tcPr>
          <w:p w14:paraId="39CF870F" w14:textId="77777777" w:rsidR="00C249B7" w:rsidRPr="003A4ED1" w:rsidRDefault="00C249B7" w:rsidP="00C249B7">
            <w:pPr>
              <w:pStyle w:val="BodyTextTable"/>
              <w:rPr>
                <w:szCs w:val="18"/>
              </w:rPr>
            </w:pPr>
          </w:p>
        </w:tc>
        <w:tc>
          <w:tcPr>
            <w:tcW w:w="526" w:type="pct"/>
            <w:shd w:val="clear" w:color="auto" w:fill="auto"/>
          </w:tcPr>
          <w:p w14:paraId="697D1081" w14:textId="77777777" w:rsidR="00C249B7" w:rsidRPr="003A4ED1" w:rsidRDefault="00C249B7" w:rsidP="00C249B7">
            <w:pPr>
              <w:pStyle w:val="BodyTextTable"/>
              <w:rPr>
                <w:szCs w:val="18"/>
              </w:rPr>
            </w:pPr>
          </w:p>
        </w:tc>
        <w:tc>
          <w:tcPr>
            <w:tcW w:w="335" w:type="pct"/>
            <w:shd w:val="clear" w:color="auto" w:fill="auto"/>
          </w:tcPr>
          <w:p w14:paraId="7DEF1EB1" w14:textId="77777777" w:rsidR="00C249B7" w:rsidRPr="003D588D" w:rsidRDefault="00C249B7" w:rsidP="00C249B7">
            <w:pPr>
              <w:pStyle w:val="BodyTextTable"/>
              <w:rPr>
                <w:szCs w:val="18"/>
              </w:rPr>
            </w:pPr>
            <w:r w:rsidRPr="00AE07E2">
              <w:rPr>
                <w:szCs w:val="18"/>
              </w:rPr>
              <w:t>O</w:t>
            </w:r>
          </w:p>
        </w:tc>
      </w:tr>
      <w:tr w:rsidR="00635EE6" w:rsidRPr="003A4ED1" w14:paraId="3A754E7E" w14:textId="77777777" w:rsidTr="00DE7FF9">
        <w:trPr>
          <w:cantSplit/>
        </w:trPr>
        <w:tc>
          <w:tcPr>
            <w:tcW w:w="241" w:type="pct"/>
            <w:shd w:val="clear" w:color="auto" w:fill="auto"/>
          </w:tcPr>
          <w:p w14:paraId="24440B98" w14:textId="77777777" w:rsidR="00635EE6" w:rsidRPr="003A4ED1" w:rsidRDefault="00635EE6" w:rsidP="00C249B7">
            <w:pPr>
              <w:pStyle w:val="BodyTextTable"/>
              <w:numPr>
                <w:ilvl w:val="0"/>
                <w:numId w:val="21"/>
              </w:numPr>
              <w:rPr>
                <w:szCs w:val="18"/>
              </w:rPr>
            </w:pPr>
          </w:p>
        </w:tc>
        <w:tc>
          <w:tcPr>
            <w:tcW w:w="1171" w:type="pct"/>
            <w:shd w:val="clear" w:color="auto" w:fill="auto"/>
          </w:tcPr>
          <w:p w14:paraId="617D7B91" w14:textId="77777777" w:rsidR="00635EE6" w:rsidRPr="00AE06F9" w:rsidRDefault="00635EE6" w:rsidP="00C249B7">
            <w:pPr>
              <w:pStyle w:val="BodyTextTable"/>
            </w:pPr>
            <w:r w:rsidRPr="00AE06F9">
              <w:t>Registration date to digital</w:t>
            </w:r>
          </w:p>
        </w:tc>
        <w:tc>
          <w:tcPr>
            <w:tcW w:w="629" w:type="pct"/>
            <w:shd w:val="clear" w:color="auto" w:fill="auto"/>
          </w:tcPr>
          <w:p w14:paraId="25FA501B" w14:textId="77777777" w:rsidR="00635EE6" w:rsidRDefault="00635EE6" w:rsidP="00C249B7">
            <w:pPr>
              <w:pStyle w:val="BodyTextTable"/>
              <w:rPr>
                <w:szCs w:val="18"/>
              </w:rPr>
            </w:pPr>
            <w:proofErr w:type="spellStart"/>
            <w:r>
              <w:rPr>
                <w:szCs w:val="18"/>
              </w:rPr>
              <w:t>DateTime</w:t>
            </w:r>
            <w:proofErr w:type="spellEnd"/>
          </w:p>
        </w:tc>
        <w:tc>
          <w:tcPr>
            <w:tcW w:w="1414" w:type="pct"/>
            <w:shd w:val="clear" w:color="auto" w:fill="auto"/>
          </w:tcPr>
          <w:p w14:paraId="0EDFDAE7" w14:textId="77777777" w:rsidR="00635EE6" w:rsidRPr="00826E06" w:rsidRDefault="00635EE6" w:rsidP="00C249B7">
            <w:pPr>
              <w:pStyle w:val="BodyTextTable"/>
              <w:rPr>
                <w:szCs w:val="18"/>
              </w:rPr>
            </w:pPr>
            <w:r w:rsidRPr="00635EE6">
              <w:rPr>
                <w:szCs w:val="18"/>
              </w:rPr>
              <w:t xml:space="preserve">Date </w:t>
            </w:r>
            <w:r w:rsidR="00E84C6B">
              <w:rPr>
                <w:szCs w:val="18"/>
              </w:rPr>
              <w:t xml:space="preserve">and time </w:t>
            </w:r>
            <w:r w:rsidRPr="00635EE6">
              <w:rPr>
                <w:szCs w:val="18"/>
              </w:rPr>
              <w:t>the customer registered to mobile app or web</w:t>
            </w:r>
          </w:p>
        </w:tc>
        <w:tc>
          <w:tcPr>
            <w:tcW w:w="684" w:type="pct"/>
            <w:shd w:val="clear" w:color="auto" w:fill="auto"/>
          </w:tcPr>
          <w:p w14:paraId="3CDD8125" w14:textId="77777777" w:rsidR="00635EE6" w:rsidRPr="003A4ED1" w:rsidRDefault="00635EE6" w:rsidP="00C249B7">
            <w:pPr>
              <w:pStyle w:val="BodyTextTable"/>
              <w:rPr>
                <w:szCs w:val="18"/>
              </w:rPr>
            </w:pPr>
          </w:p>
        </w:tc>
        <w:tc>
          <w:tcPr>
            <w:tcW w:w="526" w:type="pct"/>
            <w:shd w:val="clear" w:color="auto" w:fill="auto"/>
          </w:tcPr>
          <w:p w14:paraId="18B04F3F" w14:textId="77777777" w:rsidR="00635EE6" w:rsidRDefault="00635EE6" w:rsidP="00C249B7">
            <w:pPr>
              <w:pStyle w:val="BodyTextTable"/>
              <w:rPr>
                <w:szCs w:val="18"/>
              </w:rPr>
            </w:pPr>
            <w:r>
              <w:rPr>
                <w:szCs w:val="18"/>
              </w:rPr>
              <w:t>SSO</w:t>
            </w:r>
          </w:p>
        </w:tc>
        <w:tc>
          <w:tcPr>
            <w:tcW w:w="335" w:type="pct"/>
            <w:shd w:val="clear" w:color="auto" w:fill="auto"/>
          </w:tcPr>
          <w:p w14:paraId="3EDCDF75" w14:textId="77777777" w:rsidR="00635EE6" w:rsidRPr="00AE07E2" w:rsidRDefault="00635EE6" w:rsidP="00C249B7">
            <w:pPr>
              <w:pStyle w:val="BodyTextTable"/>
              <w:rPr>
                <w:szCs w:val="18"/>
              </w:rPr>
            </w:pPr>
            <w:r>
              <w:rPr>
                <w:szCs w:val="18"/>
              </w:rPr>
              <w:t>O</w:t>
            </w:r>
          </w:p>
        </w:tc>
      </w:tr>
      <w:tr w:rsidR="00297F6D" w:rsidRPr="003A4ED1" w14:paraId="36C82262" w14:textId="77777777" w:rsidTr="00DE7FF9">
        <w:trPr>
          <w:cantSplit/>
        </w:trPr>
        <w:tc>
          <w:tcPr>
            <w:tcW w:w="241" w:type="pct"/>
            <w:shd w:val="clear" w:color="auto" w:fill="auto"/>
          </w:tcPr>
          <w:p w14:paraId="4150FA16" w14:textId="77777777" w:rsidR="00297F6D" w:rsidRPr="003A4ED1" w:rsidRDefault="00297F6D" w:rsidP="00C249B7">
            <w:pPr>
              <w:pStyle w:val="BodyTextTable"/>
              <w:numPr>
                <w:ilvl w:val="0"/>
                <w:numId w:val="21"/>
              </w:numPr>
              <w:rPr>
                <w:szCs w:val="18"/>
              </w:rPr>
            </w:pPr>
          </w:p>
        </w:tc>
        <w:tc>
          <w:tcPr>
            <w:tcW w:w="1171" w:type="pct"/>
            <w:shd w:val="clear" w:color="auto" w:fill="auto"/>
          </w:tcPr>
          <w:p w14:paraId="5A96EE50" w14:textId="77777777" w:rsidR="00297F6D" w:rsidRPr="00AE06F9" w:rsidRDefault="00297F6D" w:rsidP="00C249B7">
            <w:pPr>
              <w:pStyle w:val="BodyTextTable"/>
            </w:pPr>
            <w:r w:rsidRPr="00AE06F9">
              <w:t>Last login web or app</w:t>
            </w:r>
          </w:p>
        </w:tc>
        <w:tc>
          <w:tcPr>
            <w:tcW w:w="629" w:type="pct"/>
            <w:shd w:val="clear" w:color="auto" w:fill="auto"/>
          </w:tcPr>
          <w:p w14:paraId="6B416879" w14:textId="77777777" w:rsidR="00297F6D" w:rsidRDefault="00297F6D" w:rsidP="00C249B7">
            <w:pPr>
              <w:pStyle w:val="BodyTextTable"/>
              <w:rPr>
                <w:szCs w:val="18"/>
              </w:rPr>
            </w:pPr>
            <w:proofErr w:type="spellStart"/>
            <w:r>
              <w:rPr>
                <w:szCs w:val="18"/>
              </w:rPr>
              <w:t>DateTime</w:t>
            </w:r>
            <w:proofErr w:type="spellEnd"/>
          </w:p>
        </w:tc>
        <w:tc>
          <w:tcPr>
            <w:tcW w:w="1414" w:type="pct"/>
            <w:shd w:val="clear" w:color="auto" w:fill="auto"/>
          </w:tcPr>
          <w:p w14:paraId="4751DBFF" w14:textId="77777777" w:rsidR="00297F6D" w:rsidRDefault="00297F6D" w:rsidP="00C249B7">
            <w:pPr>
              <w:pStyle w:val="BodyTextTable"/>
              <w:rPr>
                <w:szCs w:val="18"/>
              </w:rPr>
            </w:pPr>
            <w:r w:rsidRPr="00297F6D">
              <w:rPr>
                <w:szCs w:val="18"/>
              </w:rPr>
              <w:t>Last date the customer login Mobile app or web</w:t>
            </w:r>
          </w:p>
          <w:p w14:paraId="2A71B129" w14:textId="77777777" w:rsidR="00297F6D" w:rsidRPr="00635EE6" w:rsidRDefault="00297F6D" w:rsidP="00C249B7">
            <w:pPr>
              <w:pStyle w:val="BodyTextTable"/>
              <w:rPr>
                <w:szCs w:val="18"/>
              </w:rPr>
            </w:pPr>
            <w:r>
              <w:rPr>
                <w:szCs w:val="18"/>
              </w:rPr>
              <w:t>For future use. Currently not available. Expected use from August 2019 (3c2)</w:t>
            </w:r>
          </w:p>
        </w:tc>
        <w:tc>
          <w:tcPr>
            <w:tcW w:w="684" w:type="pct"/>
            <w:shd w:val="clear" w:color="auto" w:fill="auto"/>
          </w:tcPr>
          <w:p w14:paraId="66A63E78" w14:textId="77777777" w:rsidR="00297F6D" w:rsidRPr="003A4ED1" w:rsidRDefault="00297F6D" w:rsidP="00C249B7">
            <w:pPr>
              <w:pStyle w:val="BodyTextTable"/>
              <w:rPr>
                <w:szCs w:val="18"/>
              </w:rPr>
            </w:pPr>
          </w:p>
        </w:tc>
        <w:tc>
          <w:tcPr>
            <w:tcW w:w="526" w:type="pct"/>
            <w:shd w:val="clear" w:color="auto" w:fill="auto"/>
          </w:tcPr>
          <w:p w14:paraId="12B773DD" w14:textId="77777777" w:rsidR="00297F6D" w:rsidRDefault="00297F6D" w:rsidP="00C249B7">
            <w:pPr>
              <w:pStyle w:val="BodyTextTable"/>
              <w:rPr>
                <w:szCs w:val="18"/>
              </w:rPr>
            </w:pPr>
            <w:r>
              <w:rPr>
                <w:szCs w:val="18"/>
              </w:rPr>
              <w:t>SSO</w:t>
            </w:r>
          </w:p>
        </w:tc>
        <w:tc>
          <w:tcPr>
            <w:tcW w:w="335" w:type="pct"/>
            <w:shd w:val="clear" w:color="auto" w:fill="auto"/>
          </w:tcPr>
          <w:p w14:paraId="22E498D7" w14:textId="77777777" w:rsidR="00297F6D" w:rsidRDefault="00297F6D" w:rsidP="00C249B7">
            <w:pPr>
              <w:pStyle w:val="BodyTextTable"/>
              <w:rPr>
                <w:szCs w:val="18"/>
              </w:rPr>
            </w:pPr>
            <w:r>
              <w:rPr>
                <w:szCs w:val="18"/>
              </w:rPr>
              <w:t>O</w:t>
            </w:r>
          </w:p>
        </w:tc>
      </w:tr>
      <w:tr w:rsidR="00E84C6B" w:rsidRPr="003A4ED1" w14:paraId="696264D2" w14:textId="77777777" w:rsidTr="00DE7FF9">
        <w:trPr>
          <w:cantSplit/>
        </w:trPr>
        <w:tc>
          <w:tcPr>
            <w:tcW w:w="241" w:type="pct"/>
            <w:shd w:val="clear" w:color="auto" w:fill="auto"/>
          </w:tcPr>
          <w:p w14:paraId="36DBDEDF" w14:textId="77777777" w:rsidR="00E84C6B" w:rsidRPr="003A4ED1" w:rsidRDefault="00E84C6B" w:rsidP="00C249B7">
            <w:pPr>
              <w:pStyle w:val="BodyTextTable"/>
              <w:numPr>
                <w:ilvl w:val="0"/>
                <w:numId w:val="21"/>
              </w:numPr>
              <w:rPr>
                <w:szCs w:val="18"/>
              </w:rPr>
            </w:pPr>
          </w:p>
        </w:tc>
        <w:tc>
          <w:tcPr>
            <w:tcW w:w="1171" w:type="pct"/>
            <w:shd w:val="clear" w:color="auto" w:fill="auto"/>
          </w:tcPr>
          <w:p w14:paraId="2C01DF9D" w14:textId="77777777" w:rsidR="00E84C6B" w:rsidRPr="00AE06F9" w:rsidRDefault="00E84C6B" w:rsidP="00C249B7">
            <w:pPr>
              <w:pStyle w:val="BodyTextTable"/>
            </w:pPr>
            <w:r w:rsidRPr="00AE06F9">
              <w:t>Last visit in UMB</w:t>
            </w:r>
          </w:p>
        </w:tc>
        <w:tc>
          <w:tcPr>
            <w:tcW w:w="629" w:type="pct"/>
            <w:shd w:val="clear" w:color="auto" w:fill="auto"/>
          </w:tcPr>
          <w:p w14:paraId="5EEC5244" w14:textId="77777777" w:rsidR="00E84C6B" w:rsidRDefault="00E84C6B" w:rsidP="00344813">
            <w:pPr>
              <w:pStyle w:val="BodyTextTable"/>
              <w:tabs>
                <w:tab w:val="left" w:pos="400"/>
              </w:tabs>
              <w:rPr>
                <w:szCs w:val="18"/>
              </w:rPr>
            </w:pPr>
            <w:r>
              <w:rPr>
                <w:szCs w:val="18"/>
              </w:rPr>
              <w:t>Date</w:t>
            </w:r>
          </w:p>
        </w:tc>
        <w:tc>
          <w:tcPr>
            <w:tcW w:w="1414" w:type="pct"/>
            <w:shd w:val="clear" w:color="auto" w:fill="auto"/>
          </w:tcPr>
          <w:p w14:paraId="2B1CD871" w14:textId="77777777" w:rsidR="00E84C6B" w:rsidRDefault="00E84C6B" w:rsidP="00C249B7">
            <w:pPr>
              <w:pStyle w:val="BodyTextTable"/>
              <w:rPr>
                <w:szCs w:val="18"/>
              </w:rPr>
            </w:pPr>
            <w:r w:rsidRPr="00E84C6B">
              <w:rPr>
                <w:szCs w:val="18"/>
              </w:rPr>
              <w:t>Last date the customer visited USSD Menu Browser</w:t>
            </w:r>
          </w:p>
          <w:p w14:paraId="0CA82372" w14:textId="77777777" w:rsidR="00F11AF3" w:rsidRDefault="00F11AF3" w:rsidP="00C249B7">
            <w:pPr>
              <w:pStyle w:val="BodyTextTable"/>
              <w:rPr>
                <w:szCs w:val="18"/>
              </w:rPr>
            </w:pPr>
            <w:r w:rsidRPr="001D26B4">
              <w:rPr>
                <w:szCs w:val="18"/>
              </w:rPr>
              <w:t>Currently not supported by GDF</w:t>
            </w:r>
          </w:p>
        </w:tc>
        <w:tc>
          <w:tcPr>
            <w:tcW w:w="684" w:type="pct"/>
            <w:shd w:val="clear" w:color="auto" w:fill="auto"/>
          </w:tcPr>
          <w:p w14:paraId="29648F54" w14:textId="77777777" w:rsidR="00E84C6B" w:rsidRDefault="00E84C6B" w:rsidP="00C249B7">
            <w:pPr>
              <w:pStyle w:val="BodyTextTable"/>
              <w:rPr>
                <w:szCs w:val="18"/>
              </w:rPr>
            </w:pPr>
          </w:p>
        </w:tc>
        <w:tc>
          <w:tcPr>
            <w:tcW w:w="526" w:type="pct"/>
            <w:shd w:val="clear" w:color="auto" w:fill="auto"/>
          </w:tcPr>
          <w:p w14:paraId="11DB44DD" w14:textId="77777777" w:rsidR="00E84C6B" w:rsidRDefault="00E84C6B" w:rsidP="00C249B7">
            <w:pPr>
              <w:pStyle w:val="BodyTextTable"/>
              <w:rPr>
                <w:szCs w:val="18"/>
              </w:rPr>
            </w:pPr>
          </w:p>
        </w:tc>
        <w:tc>
          <w:tcPr>
            <w:tcW w:w="335" w:type="pct"/>
            <w:shd w:val="clear" w:color="auto" w:fill="auto"/>
          </w:tcPr>
          <w:p w14:paraId="23ED805E" w14:textId="77777777" w:rsidR="00E84C6B" w:rsidRDefault="00E84C6B" w:rsidP="00C249B7">
            <w:pPr>
              <w:pStyle w:val="BodyTextTable"/>
              <w:rPr>
                <w:szCs w:val="18"/>
              </w:rPr>
            </w:pPr>
            <w:r>
              <w:rPr>
                <w:szCs w:val="18"/>
              </w:rPr>
              <w:t>O</w:t>
            </w:r>
          </w:p>
        </w:tc>
      </w:tr>
      <w:tr w:rsidR="00C66D5D" w:rsidRPr="003A4ED1" w14:paraId="595E3860" w14:textId="77777777" w:rsidTr="00DE7FF9">
        <w:trPr>
          <w:cantSplit/>
        </w:trPr>
        <w:tc>
          <w:tcPr>
            <w:tcW w:w="241" w:type="pct"/>
            <w:shd w:val="clear" w:color="auto" w:fill="auto"/>
          </w:tcPr>
          <w:p w14:paraId="7EC2C1D9" w14:textId="77777777" w:rsidR="00C66D5D" w:rsidRPr="003A4ED1" w:rsidRDefault="00C66D5D" w:rsidP="00C249B7">
            <w:pPr>
              <w:pStyle w:val="BodyTextTable"/>
              <w:numPr>
                <w:ilvl w:val="0"/>
                <w:numId w:val="21"/>
              </w:numPr>
              <w:rPr>
                <w:szCs w:val="18"/>
              </w:rPr>
            </w:pPr>
          </w:p>
        </w:tc>
        <w:tc>
          <w:tcPr>
            <w:tcW w:w="1171" w:type="pct"/>
            <w:shd w:val="clear" w:color="auto" w:fill="auto"/>
          </w:tcPr>
          <w:p w14:paraId="1093A1D0" w14:textId="77777777" w:rsidR="00C66D5D" w:rsidRPr="00AE06F9" w:rsidRDefault="00C66D5D" w:rsidP="00C249B7">
            <w:pPr>
              <w:pStyle w:val="BodyTextTable"/>
            </w:pPr>
            <w:r w:rsidRPr="00AE06F9">
              <w:t>Churn score</w:t>
            </w:r>
          </w:p>
        </w:tc>
        <w:tc>
          <w:tcPr>
            <w:tcW w:w="629" w:type="pct"/>
            <w:shd w:val="clear" w:color="auto" w:fill="auto"/>
          </w:tcPr>
          <w:p w14:paraId="0AB36555" w14:textId="77777777" w:rsidR="00C66D5D" w:rsidRDefault="00C66D5D" w:rsidP="00C249B7">
            <w:pPr>
              <w:pStyle w:val="BodyTextTable"/>
              <w:rPr>
                <w:szCs w:val="18"/>
              </w:rPr>
            </w:pPr>
            <w:r>
              <w:rPr>
                <w:szCs w:val="18"/>
              </w:rPr>
              <w:t>Numeric</w:t>
            </w:r>
          </w:p>
        </w:tc>
        <w:tc>
          <w:tcPr>
            <w:tcW w:w="1414" w:type="pct"/>
            <w:shd w:val="clear" w:color="auto" w:fill="auto"/>
          </w:tcPr>
          <w:p w14:paraId="1F432D45" w14:textId="77777777" w:rsidR="00C66D5D" w:rsidRDefault="00C66D5D" w:rsidP="00C249B7">
            <w:pPr>
              <w:pStyle w:val="BodyTextTable"/>
              <w:rPr>
                <w:szCs w:val="18"/>
              </w:rPr>
            </w:pPr>
            <w:r>
              <w:rPr>
                <w:szCs w:val="18"/>
              </w:rPr>
              <w:t>Churn score</w:t>
            </w:r>
          </w:p>
          <w:p w14:paraId="6F2C7D2A" w14:textId="77777777" w:rsidR="00C66D5D" w:rsidRPr="00297F6D" w:rsidRDefault="00C66D5D" w:rsidP="00C249B7">
            <w:pPr>
              <w:pStyle w:val="BodyTextTable"/>
              <w:rPr>
                <w:szCs w:val="18"/>
              </w:rPr>
            </w:pPr>
            <w:r>
              <w:rPr>
                <w:szCs w:val="18"/>
              </w:rPr>
              <w:t>Place holder</w:t>
            </w:r>
          </w:p>
        </w:tc>
        <w:tc>
          <w:tcPr>
            <w:tcW w:w="684" w:type="pct"/>
            <w:shd w:val="clear" w:color="auto" w:fill="auto"/>
          </w:tcPr>
          <w:p w14:paraId="18CAB0F1" w14:textId="77777777" w:rsidR="00C66D5D" w:rsidRPr="003A4ED1" w:rsidRDefault="00C66D5D" w:rsidP="00C249B7">
            <w:pPr>
              <w:pStyle w:val="BodyTextTable"/>
              <w:rPr>
                <w:szCs w:val="18"/>
              </w:rPr>
            </w:pPr>
          </w:p>
        </w:tc>
        <w:tc>
          <w:tcPr>
            <w:tcW w:w="526" w:type="pct"/>
            <w:shd w:val="clear" w:color="auto" w:fill="auto"/>
          </w:tcPr>
          <w:p w14:paraId="32F2CA9E" w14:textId="77777777" w:rsidR="00C66D5D" w:rsidRDefault="00C66D5D" w:rsidP="00C249B7">
            <w:pPr>
              <w:pStyle w:val="BodyTextTable"/>
              <w:rPr>
                <w:szCs w:val="18"/>
              </w:rPr>
            </w:pPr>
            <w:r>
              <w:rPr>
                <w:szCs w:val="18"/>
              </w:rPr>
              <w:t>PACE</w:t>
            </w:r>
          </w:p>
        </w:tc>
        <w:tc>
          <w:tcPr>
            <w:tcW w:w="335" w:type="pct"/>
            <w:shd w:val="clear" w:color="auto" w:fill="auto"/>
          </w:tcPr>
          <w:p w14:paraId="2753EAAA" w14:textId="77777777" w:rsidR="00C66D5D" w:rsidRDefault="00C66D5D" w:rsidP="00C249B7">
            <w:pPr>
              <w:pStyle w:val="BodyTextTable"/>
              <w:rPr>
                <w:szCs w:val="18"/>
              </w:rPr>
            </w:pPr>
            <w:r>
              <w:rPr>
                <w:szCs w:val="18"/>
              </w:rPr>
              <w:t>O</w:t>
            </w:r>
          </w:p>
        </w:tc>
      </w:tr>
      <w:tr w:rsidR="002377EB" w:rsidRPr="003A4ED1" w14:paraId="27DFBD0A" w14:textId="77777777" w:rsidTr="00DE7FF9">
        <w:trPr>
          <w:cantSplit/>
        </w:trPr>
        <w:tc>
          <w:tcPr>
            <w:tcW w:w="241" w:type="pct"/>
            <w:shd w:val="clear" w:color="auto" w:fill="auto"/>
          </w:tcPr>
          <w:p w14:paraId="0EA592B2" w14:textId="77777777" w:rsidR="002377EB" w:rsidRPr="003A4ED1" w:rsidRDefault="002377EB" w:rsidP="00C249B7">
            <w:pPr>
              <w:pStyle w:val="BodyTextTable"/>
              <w:numPr>
                <w:ilvl w:val="0"/>
                <w:numId w:val="21"/>
              </w:numPr>
              <w:rPr>
                <w:szCs w:val="18"/>
              </w:rPr>
            </w:pPr>
          </w:p>
        </w:tc>
        <w:tc>
          <w:tcPr>
            <w:tcW w:w="1171" w:type="pct"/>
            <w:shd w:val="clear" w:color="auto" w:fill="auto"/>
          </w:tcPr>
          <w:p w14:paraId="00F965A6" w14:textId="77777777" w:rsidR="002377EB" w:rsidRDefault="002377EB" w:rsidP="00C249B7">
            <w:pPr>
              <w:pStyle w:val="BodyTextTable"/>
            </w:pPr>
            <w:r w:rsidRPr="002377EB">
              <w:t>Roamer Type</w:t>
            </w:r>
          </w:p>
        </w:tc>
        <w:tc>
          <w:tcPr>
            <w:tcW w:w="629" w:type="pct"/>
            <w:shd w:val="clear" w:color="auto" w:fill="auto"/>
          </w:tcPr>
          <w:p w14:paraId="7ABD4082" w14:textId="77777777" w:rsidR="002377EB" w:rsidRDefault="002377EB" w:rsidP="00C249B7">
            <w:pPr>
              <w:pStyle w:val="BodyTextTable"/>
              <w:rPr>
                <w:szCs w:val="18"/>
              </w:rPr>
            </w:pPr>
            <w:r>
              <w:rPr>
                <w:szCs w:val="18"/>
              </w:rPr>
              <w:t>String</w:t>
            </w:r>
          </w:p>
        </w:tc>
        <w:tc>
          <w:tcPr>
            <w:tcW w:w="1414" w:type="pct"/>
            <w:shd w:val="clear" w:color="auto" w:fill="auto"/>
          </w:tcPr>
          <w:p w14:paraId="4960A5B3" w14:textId="77777777" w:rsidR="002377EB" w:rsidRPr="002377EB" w:rsidRDefault="002377EB" w:rsidP="002377EB">
            <w:pPr>
              <w:pStyle w:val="BodyTextTable"/>
              <w:rPr>
                <w:szCs w:val="18"/>
              </w:rPr>
            </w:pPr>
            <w:r w:rsidRPr="002377EB">
              <w:rPr>
                <w:szCs w:val="18"/>
              </w:rPr>
              <w:t>Frequent or rare.</w:t>
            </w:r>
          </w:p>
          <w:p w14:paraId="1BC1ADC1" w14:textId="77777777" w:rsidR="002377EB" w:rsidRDefault="002377EB" w:rsidP="002377EB">
            <w:pPr>
              <w:pStyle w:val="BodyTextTable"/>
              <w:rPr>
                <w:szCs w:val="18"/>
              </w:rPr>
            </w:pPr>
            <w:r w:rsidRPr="002377EB">
              <w:rPr>
                <w:szCs w:val="18"/>
              </w:rPr>
              <w:t>Valid values: Frequent, OFW (overseas Filipino Worker), Normal</w:t>
            </w:r>
          </w:p>
        </w:tc>
        <w:tc>
          <w:tcPr>
            <w:tcW w:w="684" w:type="pct"/>
            <w:shd w:val="clear" w:color="auto" w:fill="auto"/>
          </w:tcPr>
          <w:p w14:paraId="703383E7" w14:textId="77777777" w:rsidR="002377EB" w:rsidRDefault="002377EB" w:rsidP="00C249B7">
            <w:pPr>
              <w:pStyle w:val="BodyTextTable"/>
              <w:rPr>
                <w:szCs w:val="18"/>
              </w:rPr>
            </w:pPr>
            <w:r w:rsidRPr="002377EB">
              <w:rPr>
                <w:szCs w:val="18"/>
              </w:rPr>
              <w:t>OFW</w:t>
            </w:r>
          </w:p>
        </w:tc>
        <w:tc>
          <w:tcPr>
            <w:tcW w:w="526" w:type="pct"/>
            <w:shd w:val="clear" w:color="auto" w:fill="auto"/>
          </w:tcPr>
          <w:p w14:paraId="03581701" w14:textId="77777777" w:rsidR="002377EB" w:rsidRDefault="002377EB" w:rsidP="00C249B7">
            <w:pPr>
              <w:pStyle w:val="BodyTextTable"/>
              <w:rPr>
                <w:szCs w:val="18"/>
              </w:rPr>
            </w:pPr>
            <w:r>
              <w:rPr>
                <w:szCs w:val="18"/>
              </w:rPr>
              <w:t>GDF</w:t>
            </w:r>
          </w:p>
        </w:tc>
        <w:tc>
          <w:tcPr>
            <w:tcW w:w="335" w:type="pct"/>
            <w:shd w:val="clear" w:color="auto" w:fill="auto"/>
          </w:tcPr>
          <w:p w14:paraId="65772BFF" w14:textId="77777777" w:rsidR="002377EB" w:rsidRDefault="002377EB" w:rsidP="00C249B7">
            <w:pPr>
              <w:pStyle w:val="BodyTextTable"/>
              <w:rPr>
                <w:szCs w:val="18"/>
              </w:rPr>
            </w:pPr>
            <w:r>
              <w:rPr>
                <w:szCs w:val="18"/>
              </w:rPr>
              <w:t>O</w:t>
            </w:r>
          </w:p>
        </w:tc>
      </w:tr>
      <w:tr w:rsidR="002377EB" w:rsidRPr="003A4ED1" w14:paraId="32A3E74D" w14:textId="77777777" w:rsidTr="00DE7FF9">
        <w:trPr>
          <w:cantSplit/>
        </w:trPr>
        <w:tc>
          <w:tcPr>
            <w:tcW w:w="241" w:type="pct"/>
            <w:shd w:val="clear" w:color="auto" w:fill="auto"/>
          </w:tcPr>
          <w:p w14:paraId="4D63F595" w14:textId="77777777" w:rsidR="002377EB" w:rsidRPr="003A4ED1" w:rsidRDefault="002377EB" w:rsidP="00C249B7">
            <w:pPr>
              <w:pStyle w:val="BodyTextTable"/>
              <w:numPr>
                <w:ilvl w:val="0"/>
                <w:numId w:val="21"/>
              </w:numPr>
              <w:rPr>
                <w:szCs w:val="18"/>
              </w:rPr>
            </w:pPr>
          </w:p>
        </w:tc>
        <w:tc>
          <w:tcPr>
            <w:tcW w:w="1171" w:type="pct"/>
            <w:shd w:val="clear" w:color="auto" w:fill="auto"/>
          </w:tcPr>
          <w:p w14:paraId="0ED143E0" w14:textId="77777777" w:rsidR="002377EB" w:rsidRDefault="002377EB" w:rsidP="00C249B7">
            <w:pPr>
              <w:pStyle w:val="BodyTextTable"/>
            </w:pPr>
            <w:r>
              <w:t>No. of countries visited</w:t>
            </w:r>
          </w:p>
        </w:tc>
        <w:tc>
          <w:tcPr>
            <w:tcW w:w="629" w:type="pct"/>
            <w:shd w:val="clear" w:color="auto" w:fill="auto"/>
          </w:tcPr>
          <w:p w14:paraId="0D25ADB0" w14:textId="77777777" w:rsidR="002377EB" w:rsidRDefault="002377EB" w:rsidP="00C249B7">
            <w:pPr>
              <w:pStyle w:val="BodyTextTable"/>
              <w:rPr>
                <w:szCs w:val="18"/>
              </w:rPr>
            </w:pPr>
            <w:r>
              <w:rPr>
                <w:szCs w:val="18"/>
              </w:rPr>
              <w:t>Numeric</w:t>
            </w:r>
          </w:p>
        </w:tc>
        <w:tc>
          <w:tcPr>
            <w:tcW w:w="1414" w:type="pct"/>
            <w:shd w:val="clear" w:color="auto" w:fill="auto"/>
          </w:tcPr>
          <w:p w14:paraId="7984ED16" w14:textId="77777777" w:rsidR="002377EB" w:rsidRDefault="002377EB" w:rsidP="0094171C">
            <w:pPr>
              <w:pStyle w:val="BodyTextTable"/>
            </w:pPr>
            <w:r>
              <w:t>Count of countries</w:t>
            </w:r>
          </w:p>
          <w:p w14:paraId="7B884F03" w14:textId="77777777" w:rsidR="002377EB" w:rsidRDefault="002377EB" w:rsidP="0094171C">
            <w:pPr>
              <w:pStyle w:val="BodyTextTable"/>
              <w:rPr>
                <w:szCs w:val="18"/>
              </w:rPr>
            </w:pPr>
            <w:r w:rsidRPr="00344813">
              <w:rPr>
                <w:szCs w:val="18"/>
              </w:rPr>
              <w:t>Currently not supported by GDF</w:t>
            </w:r>
            <w:r>
              <w:rPr>
                <w:szCs w:val="18"/>
              </w:rPr>
              <w:t xml:space="preserve"> </w:t>
            </w:r>
          </w:p>
          <w:p w14:paraId="374C2731" w14:textId="77777777" w:rsidR="002377EB" w:rsidRDefault="002377EB" w:rsidP="0094171C">
            <w:pPr>
              <w:pStyle w:val="BodyTextTable"/>
              <w:rPr>
                <w:szCs w:val="18"/>
              </w:rPr>
            </w:pPr>
            <w:r>
              <w:rPr>
                <w:szCs w:val="18"/>
              </w:rPr>
              <w:t>Place holder</w:t>
            </w:r>
          </w:p>
        </w:tc>
        <w:tc>
          <w:tcPr>
            <w:tcW w:w="684" w:type="pct"/>
            <w:shd w:val="clear" w:color="auto" w:fill="auto"/>
          </w:tcPr>
          <w:p w14:paraId="7F885B70" w14:textId="77777777" w:rsidR="002377EB" w:rsidRDefault="002377EB" w:rsidP="00C249B7">
            <w:pPr>
              <w:pStyle w:val="BodyTextTable"/>
              <w:rPr>
                <w:szCs w:val="18"/>
              </w:rPr>
            </w:pPr>
          </w:p>
        </w:tc>
        <w:tc>
          <w:tcPr>
            <w:tcW w:w="526" w:type="pct"/>
            <w:shd w:val="clear" w:color="auto" w:fill="auto"/>
          </w:tcPr>
          <w:p w14:paraId="2D28D352" w14:textId="77777777" w:rsidR="002377EB" w:rsidRDefault="002377EB" w:rsidP="00C249B7">
            <w:pPr>
              <w:pStyle w:val="BodyTextTable"/>
              <w:rPr>
                <w:szCs w:val="18"/>
              </w:rPr>
            </w:pPr>
          </w:p>
        </w:tc>
        <w:tc>
          <w:tcPr>
            <w:tcW w:w="335" w:type="pct"/>
            <w:shd w:val="clear" w:color="auto" w:fill="auto"/>
          </w:tcPr>
          <w:p w14:paraId="123FBF8B" w14:textId="77777777" w:rsidR="002377EB" w:rsidRDefault="002377EB" w:rsidP="00C249B7">
            <w:pPr>
              <w:pStyle w:val="BodyTextTable"/>
              <w:rPr>
                <w:szCs w:val="18"/>
              </w:rPr>
            </w:pPr>
            <w:r>
              <w:rPr>
                <w:szCs w:val="18"/>
              </w:rPr>
              <w:t>O</w:t>
            </w:r>
          </w:p>
        </w:tc>
      </w:tr>
      <w:tr w:rsidR="00397BBD" w:rsidRPr="003A4ED1" w14:paraId="3020BB03" w14:textId="77777777" w:rsidTr="00DE7FF9">
        <w:trPr>
          <w:cantSplit/>
        </w:trPr>
        <w:tc>
          <w:tcPr>
            <w:tcW w:w="241" w:type="pct"/>
            <w:shd w:val="clear" w:color="auto" w:fill="auto"/>
          </w:tcPr>
          <w:p w14:paraId="54ED4A77" w14:textId="77777777" w:rsidR="00397BBD" w:rsidRPr="003A4ED1" w:rsidRDefault="00397BBD" w:rsidP="00C249B7">
            <w:pPr>
              <w:pStyle w:val="BodyTextTable"/>
              <w:numPr>
                <w:ilvl w:val="0"/>
                <w:numId w:val="21"/>
              </w:numPr>
              <w:rPr>
                <w:szCs w:val="18"/>
              </w:rPr>
            </w:pPr>
          </w:p>
        </w:tc>
        <w:tc>
          <w:tcPr>
            <w:tcW w:w="1171" w:type="pct"/>
            <w:shd w:val="clear" w:color="auto" w:fill="auto"/>
          </w:tcPr>
          <w:p w14:paraId="2E4E9ABD" w14:textId="77777777" w:rsidR="00397BBD" w:rsidRDefault="00397BBD" w:rsidP="00C249B7">
            <w:pPr>
              <w:pStyle w:val="BodyTextTable"/>
            </w:pPr>
            <w:r>
              <w:t>UMB Frequency last 1 month</w:t>
            </w:r>
          </w:p>
        </w:tc>
        <w:tc>
          <w:tcPr>
            <w:tcW w:w="629" w:type="pct"/>
            <w:shd w:val="clear" w:color="auto" w:fill="auto"/>
          </w:tcPr>
          <w:p w14:paraId="18930088" w14:textId="77777777" w:rsidR="00397BBD" w:rsidRDefault="00AA31B6" w:rsidP="00C249B7">
            <w:pPr>
              <w:pStyle w:val="BodyTextTable"/>
              <w:rPr>
                <w:szCs w:val="18"/>
              </w:rPr>
            </w:pPr>
            <w:r>
              <w:rPr>
                <w:szCs w:val="18"/>
              </w:rPr>
              <w:t>Numeric</w:t>
            </w:r>
          </w:p>
        </w:tc>
        <w:tc>
          <w:tcPr>
            <w:tcW w:w="1414" w:type="pct"/>
            <w:shd w:val="clear" w:color="auto" w:fill="auto"/>
          </w:tcPr>
          <w:p w14:paraId="5A8819E7" w14:textId="77777777" w:rsidR="00397BBD" w:rsidRPr="00344813" w:rsidRDefault="00397BBD" w:rsidP="00344813">
            <w:pPr>
              <w:pStyle w:val="BodyTextTable"/>
            </w:pPr>
            <w:r>
              <w:t>S</w:t>
            </w:r>
            <w:r w:rsidRPr="00344813">
              <w:t>uccessful logins</w:t>
            </w:r>
            <w:r>
              <w:t xml:space="preserve"> only</w:t>
            </w:r>
          </w:p>
          <w:p w14:paraId="32568B1C" w14:textId="77777777" w:rsidR="00397BBD" w:rsidRDefault="00397BBD" w:rsidP="00344813">
            <w:pPr>
              <w:pStyle w:val="BodyTextTable"/>
            </w:pPr>
            <w:r w:rsidRPr="00344813">
              <w:t xml:space="preserve">-This </w:t>
            </w:r>
            <w:proofErr w:type="gramStart"/>
            <w:r w:rsidRPr="00344813">
              <w:t>will  be</w:t>
            </w:r>
            <w:proofErr w:type="gramEnd"/>
            <w:r w:rsidRPr="00344813">
              <w:t xml:space="preserve"> used to measure how often sub visits UMB and create a profile based on UMB usage</w:t>
            </w:r>
          </w:p>
          <w:p w14:paraId="3D2382FE" w14:textId="77777777" w:rsidR="00397BBD" w:rsidRDefault="00397BBD" w:rsidP="00344813">
            <w:pPr>
              <w:pStyle w:val="BodyTextTable"/>
            </w:pPr>
            <w:r w:rsidRPr="00344813">
              <w:t>-Use case: Campaign that will encourage sub with low UMB usage to avail of a “hot offer” by providing a cashback reward if he avails of a promo via UMB within a limited period</w:t>
            </w:r>
          </w:p>
          <w:p w14:paraId="1665319A" w14:textId="77777777" w:rsidR="00397BBD" w:rsidRDefault="00397BBD" w:rsidP="00397BBD">
            <w:pPr>
              <w:pStyle w:val="BodyTextTable"/>
              <w:rPr>
                <w:szCs w:val="18"/>
              </w:rPr>
            </w:pPr>
            <w:r w:rsidRPr="00344813">
              <w:rPr>
                <w:szCs w:val="18"/>
              </w:rPr>
              <w:t>Currently not supported by GDF</w:t>
            </w:r>
            <w:r>
              <w:rPr>
                <w:szCs w:val="18"/>
              </w:rPr>
              <w:t xml:space="preserve"> </w:t>
            </w:r>
          </w:p>
          <w:p w14:paraId="432CA6EE" w14:textId="77777777" w:rsidR="00397BBD" w:rsidRPr="00344813" w:rsidRDefault="00397BBD" w:rsidP="00397BBD">
            <w:pPr>
              <w:pStyle w:val="BodyTextTable"/>
            </w:pPr>
            <w:r>
              <w:rPr>
                <w:szCs w:val="18"/>
              </w:rPr>
              <w:t>Place holder</w:t>
            </w:r>
          </w:p>
        </w:tc>
        <w:tc>
          <w:tcPr>
            <w:tcW w:w="684" w:type="pct"/>
            <w:shd w:val="clear" w:color="auto" w:fill="auto"/>
          </w:tcPr>
          <w:p w14:paraId="230CC4F7" w14:textId="77777777" w:rsidR="00397BBD" w:rsidRDefault="00397BBD" w:rsidP="00C249B7">
            <w:pPr>
              <w:pStyle w:val="BodyTextTable"/>
              <w:rPr>
                <w:szCs w:val="18"/>
              </w:rPr>
            </w:pPr>
          </w:p>
        </w:tc>
        <w:tc>
          <w:tcPr>
            <w:tcW w:w="526" w:type="pct"/>
            <w:shd w:val="clear" w:color="auto" w:fill="auto"/>
          </w:tcPr>
          <w:p w14:paraId="3BECFCAA" w14:textId="77777777" w:rsidR="00397BBD" w:rsidRDefault="00397BBD" w:rsidP="00C249B7">
            <w:pPr>
              <w:pStyle w:val="BodyTextTable"/>
              <w:rPr>
                <w:szCs w:val="18"/>
              </w:rPr>
            </w:pPr>
          </w:p>
        </w:tc>
        <w:tc>
          <w:tcPr>
            <w:tcW w:w="335" w:type="pct"/>
            <w:shd w:val="clear" w:color="auto" w:fill="auto"/>
          </w:tcPr>
          <w:p w14:paraId="0DA5E3CC" w14:textId="77777777" w:rsidR="00397BBD" w:rsidRDefault="00397BBD" w:rsidP="00C249B7">
            <w:pPr>
              <w:pStyle w:val="BodyTextTable"/>
              <w:rPr>
                <w:szCs w:val="18"/>
              </w:rPr>
            </w:pPr>
            <w:r>
              <w:rPr>
                <w:szCs w:val="18"/>
              </w:rPr>
              <w:t>O</w:t>
            </w:r>
          </w:p>
        </w:tc>
      </w:tr>
      <w:tr w:rsidR="00397BBD" w:rsidRPr="003A4ED1" w14:paraId="7015E83E" w14:textId="77777777" w:rsidTr="00DE7FF9">
        <w:trPr>
          <w:cantSplit/>
        </w:trPr>
        <w:tc>
          <w:tcPr>
            <w:tcW w:w="241" w:type="pct"/>
            <w:shd w:val="clear" w:color="auto" w:fill="auto"/>
          </w:tcPr>
          <w:p w14:paraId="72B33AE1" w14:textId="77777777" w:rsidR="00397BBD" w:rsidRPr="003A4ED1" w:rsidRDefault="00397BBD" w:rsidP="00C249B7">
            <w:pPr>
              <w:pStyle w:val="BodyTextTable"/>
              <w:numPr>
                <w:ilvl w:val="0"/>
                <w:numId w:val="21"/>
              </w:numPr>
              <w:rPr>
                <w:szCs w:val="18"/>
              </w:rPr>
            </w:pPr>
          </w:p>
        </w:tc>
        <w:tc>
          <w:tcPr>
            <w:tcW w:w="1171" w:type="pct"/>
            <w:shd w:val="clear" w:color="auto" w:fill="auto"/>
          </w:tcPr>
          <w:p w14:paraId="60E6ACF1" w14:textId="77777777" w:rsidR="00397BBD" w:rsidRDefault="00397BBD" w:rsidP="00C249B7">
            <w:pPr>
              <w:pStyle w:val="BodyTextTable"/>
            </w:pPr>
            <w:r>
              <w:t>UMB Frequency last 3 months</w:t>
            </w:r>
          </w:p>
        </w:tc>
        <w:tc>
          <w:tcPr>
            <w:tcW w:w="629" w:type="pct"/>
            <w:shd w:val="clear" w:color="auto" w:fill="auto"/>
          </w:tcPr>
          <w:p w14:paraId="0C858646" w14:textId="77777777" w:rsidR="00397BBD" w:rsidRDefault="00AA31B6" w:rsidP="00C249B7">
            <w:pPr>
              <w:pStyle w:val="BodyTextTable"/>
              <w:rPr>
                <w:szCs w:val="18"/>
              </w:rPr>
            </w:pPr>
            <w:r>
              <w:rPr>
                <w:szCs w:val="18"/>
              </w:rPr>
              <w:t>Numeric</w:t>
            </w:r>
          </w:p>
        </w:tc>
        <w:tc>
          <w:tcPr>
            <w:tcW w:w="1414" w:type="pct"/>
            <w:shd w:val="clear" w:color="auto" w:fill="auto"/>
          </w:tcPr>
          <w:p w14:paraId="797CF468" w14:textId="77777777" w:rsidR="00397BBD" w:rsidRPr="009813F5" w:rsidRDefault="00397BBD" w:rsidP="00397BBD">
            <w:pPr>
              <w:pStyle w:val="BodyTextTable"/>
            </w:pPr>
            <w:r>
              <w:t>S</w:t>
            </w:r>
            <w:r w:rsidRPr="009813F5">
              <w:t>uccessful logins</w:t>
            </w:r>
            <w:r>
              <w:t xml:space="preserve"> only</w:t>
            </w:r>
          </w:p>
          <w:p w14:paraId="49B936D6" w14:textId="77777777" w:rsidR="00397BBD" w:rsidRPr="00344813" w:rsidRDefault="00397BBD" w:rsidP="00344813">
            <w:pPr>
              <w:pStyle w:val="BodyTextTable"/>
              <w:rPr>
                <w:szCs w:val="18"/>
              </w:rPr>
            </w:pPr>
            <w:r w:rsidRPr="00344813">
              <w:rPr>
                <w:szCs w:val="18"/>
              </w:rPr>
              <w:t xml:space="preserve">-This </w:t>
            </w:r>
            <w:proofErr w:type="gramStart"/>
            <w:r w:rsidRPr="00344813">
              <w:rPr>
                <w:szCs w:val="18"/>
              </w:rPr>
              <w:t>will  be</w:t>
            </w:r>
            <w:proofErr w:type="gramEnd"/>
            <w:r w:rsidRPr="00344813">
              <w:rPr>
                <w:szCs w:val="18"/>
              </w:rPr>
              <w:t xml:space="preserve"> used to measure how often sub visits UMB and create a profile based on UMB usage</w:t>
            </w:r>
          </w:p>
          <w:p w14:paraId="61798FB9" w14:textId="77777777" w:rsidR="00397BBD" w:rsidRPr="00344813" w:rsidRDefault="00397BBD" w:rsidP="00344813">
            <w:pPr>
              <w:pStyle w:val="BodyTextTable"/>
              <w:rPr>
                <w:szCs w:val="18"/>
              </w:rPr>
            </w:pPr>
            <w:r w:rsidRPr="00344813">
              <w:rPr>
                <w:szCs w:val="18"/>
              </w:rPr>
              <w:t>-Use case: Campaign that will encourage sub with declining UMB usage to avail of a “hot offer” by providing a cashback reward if he avails of a promo via UMB within a limited period</w:t>
            </w:r>
          </w:p>
          <w:p w14:paraId="0F8BA033" w14:textId="77777777" w:rsidR="00397BBD" w:rsidRDefault="00397BBD" w:rsidP="00397BBD">
            <w:pPr>
              <w:pStyle w:val="BodyTextTable"/>
              <w:rPr>
                <w:szCs w:val="18"/>
              </w:rPr>
            </w:pPr>
            <w:r w:rsidRPr="00344813">
              <w:rPr>
                <w:szCs w:val="18"/>
              </w:rPr>
              <w:t>Currently not supported by GDF</w:t>
            </w:r>
            <w:r>
              <w:rPr>
                <w:szCs w:val="18"/>
              </w:rPr>
              <w:t xml:space="preserve"> </w:t>
            </w:r>
          </w:p>
          <w:p w14:paraId="7A8D7EE5" w14:textId="77777777" w:rsidR="00397BBD" w:rsidRDefault="00397BBD" w:rsidP="00397BBD">
            <w:pPr>
              <w:pStyle w:val="BodyTextTable"/>
              <w:rPr>
                <w:szCs w:val="18"/>
              </w:rPr>
            </w:pPr>
            <w:r>
              <w:rPr>
                <w:szCs w:val="18"/>
              </w:rPr>
              <w:t>Place holder</w:t>
            </w:r>
          </w:p>
        </w:tc>
        <w:tc>
          <w:tcPr>
            <w:tcW w:w="684" w:type="pct"/>
            <w:shd w:val="clear" w:color="auto" w:fill="auto"/>
          </w:tcPr>
          <w:p w14:paraId="214A0424" w14:textId="77777777" w:rsidR="00397BBD" w:rsidRDefault="00397BBD" w:rsidP="00C249B7">
            <w:pPr>
              <w:pStyle w:val="BodyTextTable"/>
              <w:rPr>
                <w:szCs w:val="18"/>
              </w:rPr>
            </w:pPr>
          </w:p>
        </w:tc>
        <w:tc>
          <w:tcPr>
            <w:tcW w:w="526" w:type="pct"/>
            <w:shd w:val="clear" w:color="auto" w:fill="auto"/>
          </w:tcPr>
          <w:p w14:paraId="2F8D90C0" w14:textId="77777777" w:rsidR="00397BBD" w:rsidRDefault="00397BBD" w:rsidP="00C249B7">
            <w:pPr>
              <w:pStyle w:val="BodyTextTable"/>
              <w:rPr>
                <w:szCs w:val="18"/>
              </w:rPr>
            </w:pPr>
          </w:p>
        </w:tc>
        <w:tc>
          <w:tcPr>
            <w:tcW w:w="335" w:type="pct"/>
            <w:shd w:val="clear" w:color="auto" w:fill="auto"/>
          </w:tcPr>
          <w:p w14:paraId="64F6EE03" w14:textId="77777777" w:rsidR="00397BBD" w:rsidRDefault="00397BBD" w:rsidP="00C249B7">
            <w:pPr>
              <w:pStyle w:val="BodyTextTable"/>
              <w:rPr>
                <w:szCs w:val="18"/>
              </w:rPr>
            </w:pPr>
            <w:r>
              <w:rPr>
                <w:szCs w:val="18"/>
              </w:rPr>
              <w:t>O</w:t>
            </w:r>
          </w:p>
        </w:tc>
      </w:tr>
      <w:tr w:rsidR="003351C3" w:rsidRPr="003A4ED1" w14:paraId="0051A827" w14:textId="77777777" w:rsidTr="00DE7FF9">
        <w:trPr>
          <w:cantSplit/>
        </w:trPr>
        <w:tc>
          <w:tcPr>
            <w:tcW w:w="241" w:type="pct"/>
            <w:shd w:val="clear" w:color="auto" w:fill="auto"/>
          </w:tcPr>
          <w:p w14:paraId="137B75BB" w14:textId="77777777" w:rsidR="003351C3" w:rsidRPr="003A4ED1" w:rsidRDefault="003351C3" w:rsidP="00C249B7">
            <w:pPr>
              <w:pStyle w:val="BodyTextTable"/>
              <w:numPr>
                <w:ilvl w:val="0"/>
                <w:numId w:val="21"/>
              </w:numPr>
              <w:rPr>
                <w:szCs w:val="18"/>
              </w:rPr>
            </w:pPr>
          </w:p>
        </w:tc>
        <w:tc>
          <w:tcPr>
            <w:tcW w:w="1171" w:type="pct"/>
            <w:shd w:val="clear" w:color="auto" w:fill="auto"/>
          </w:tcPr>
          <w:p w14:paraId="02604D4C" w14:textId="77777777" w:rsidR="003351C3" w:rsidRDefault="003351C3" w:rsidP="00C249B7">
            <w:pPr>
              <w:pStyle w:val="BodyTextTable"/>
            </w:pPr>
            <w:r>
              <w:t>PI/SPI</w:t>
            </w:r>
          </w:p>
        </w:tc>
        <w:tc>
          <w:tcPr>
            <w:tcW w:w="629" w:type="pct"/>
            <w:shd w:val="clear" w:color="auto" w:fill="auto"/>
          </w:tcPr>
          <w:p w14:paraId="4381FF3A" w14:textId="77777777" w:rsidR="003351C3" w:rsidRDefault="003351C3" w:rsidP="00C249B7">
            <w:pPr>
              <w:pStyle w:val="BodyTextTable"/>
              <w:rPr>
                <w:szCs w:val="18"/>
              </w:rPr>
            </w:pPr>
            <w:r>
              <w:rPr>
                <w:szCs w:val="18"/>
              </w:rPr>
              <w:t>Boolean</w:t>
            </w:r>
          </w:p>
        </w:tc>
        <w:tc>
          <w:tcPr>
            <w:tcW w:w="1414" w:type="pct"/>
            <w:shd w:val="clear" w:color="auto" w:fill="auto"/>
          </w:tcPr>
          <w:p w14:paraId="6D292AC3" w14:textId="77777777" w:rsidR="003351C3" w:rsidRDefault="003351C3" w:rsidP="0094171C">
            <w:pPr>
              <w:pStyle w:val="BodyTextTable"/>
              <w:rPr>
                <w:szCs w:val="18"/>
              </w:rPr>
            </w:pPr>
            <w:r w:rsidRPr="003351C3">
              <w:rPr>
                <w:szCs w:val="18"/>
              </w:rPr>
              <w:t>Prepaid personal Info indication</w:t>
            </w:r>
            <w:r>
              <w:rPr>
                <w:szCs w:val="18"/>
              </w:rPr>
              <w:t>.</w:t>
            </w:r>
          </w:p>
          <w:p w14:paraId="5F5A71C0" w14:textId="77777777" w:rsidR="000031AC" w:rsidRDefault="000031AC" w:rsidP="0094171C">
            <w:pPr>
              <w:pStyle w:val="BodyTextTable"/>
              <w:rPr>
                <w:szCs w:val="18"/>
              </w:rPr>
            </w:pPr>
            <w:r>
              <w:rPr>
                <w:szCs w:val="18"/>
              </w:rPr>
              <w:t>0/No – The subscriber did not provide his personal information</w:t>
            </w:r>
          </w:p>
          <w:p w14:paraId="2BCAB6C8" w14:textId="77777777" w:rsidR="000031AC" w:rsidRDefault="000031AC" w:rsidP="0094171C">
            <w:pPr>
              <w:pStyle w:val="BodyTextTable"/>
              <w:rPr>
                <w:szCs w:val="18"/>
              </w:rPr>
            </w:pPr>
            <w:r>
              <w:rPr>
                <w:szCs w:val="18"/>
              </w:rPr>
              <w:t>1/Yes – The subscriber provided his personal information</w:t>
            </w:r>
          </w:p>
          <w:p w14:paraId="1AD2DCF1" w14:textId="77777777" w:rsidR="003351C3" w:rsidRPr="003351C3" w:rsidRDefault="003351C3" w:rsidP="003351C3">
            <w:pPr>
              <w:pStyle w:val="BodyTextTable"/>
              <w:rPr>
                <w:szCs w:val="18"/>
              </w:rPr>
            </w:pPr>
            <w:r w:rsidRPr="003351C3">
              <w:rPr>
                <w:szCs w:val="18"/>
              </w:rPr>
              <w:t>1. If primary consent is true then AIA is allowed to campaign the subscriber</w:t>
            </w:r>
          </w:p>
          <w:p w14:paraId="2672CB91" w14:textId="77777777" w:rsidR="003351C3" w:rsidRDefault="003351C3" w:rsidP="003351C3">
            <w:pPr>
              <w:pStyle w:val="BodyTextTable"/>
              <w:rPr>
                <w:szCs w:val="18"/>
              </w:rPr>
            </w:pPr>
            <w:r w:rsidRPr="003351C3">
              <w:rPr>
                <w:szCs w:val="18"/>
              </w:rPr>
              <w:t>2. If primary consent is NULL then check PI/SPI. If it is “0”, then AIA may campaign the subscriber.</w:t>
            </w:r>
          </w:p>
        </w:tc>
        <w:tc>
          <w:tcPr>
            <w:tcW w:w="684" w:type="pct"/>
            <w:shd w:val="clear" w:color="auto" w:fill="auto"/>
          </w:tcPr>
          <w:p w14:paraId="1CF82E21" w14:textId="77777777" w:rsidR="003351C3" w:rsidRDefault="000A01D3" w:rsidP="00C249B7">
            <w:pPr>
              <w:pStyle w:val="BodyTextTable"/>
              <w:rPr>
                <w:szCs w:val="18"/>
              </w:rPr>
            </w:pPr>
            <w:r>
              <w:rPr>
                <w:szCs w:val="18"/>
              </w:rPr>
              <w:t>0</w:t>
            </w:r>
          </w:p>
        </w:tc>
        <w:tc>
          <w:tcPr>
            <w:tcW w:w="526" w:type="pct"/>
            <w:shd w:val="clear" w:color="auto" w:fill="auto"/>
          </w:tcPr>
          <w:p w14:paraId="780E6128" w14:textId="77777777" w:rsidR="003351C3" w:rsidRDefault="003351C3" w:rsidP="00C249B7">
            <w:pPr>
              <w:pStyle w:val="BodyTextTable"/>
              <w:rPr>
                <w:szCs w:val="18"/>
              </w:rPr>
            </w:pPr>
          </w:p>
        </w:tc>
        <w:tc>
          <w:tcPr>
            <w:tcW w:w="335" w:type="pct"/>
            <w:shd w:val="clear" w:color="auto" w:fill="auto"/>
          </w:tcPr>
          <w:p w14:paraId="5AB22C12" w14:textId="77777777" w:rsidR="003351C3" w:rsidRDefault="003351C3" w:rsidP="00C249B7">
            <w:pPr>
              <w:pStyle w:val="BodyTextTable"/>
              <w:rPr>
                <w:szCs w:val="18"/>
              </w:rPr>
            </w:pPr>
            <w:r>
              <w:rPr>
                <w:szCs w:val="18"/>
              </w:rPr>
              <w:t>M</w:t>
            </w:r>
          </w:p>
        </w:tc>
      </w:tr>
      <w:tr w:rsidR="006560A9" w:rsidRPr="003A4ED1" w14:paraId="426CD231" w14:textId="77777777" w:rsidTr="00DE7FF9">
        <w:trPr>
          <w:cantSplit/>
        </w:trPr>
        <w:tc>
          <w:tcPr>
            <w:tcW w:w="241" w:type="pct"/>
            <w:shd w:val="clear" w:color="auto" w:fill="auto"/>
          </w:tcPr>
          <w:p w14:paraId="57AC8C13" w14:textId="77777777" w:rsidR="006560A9" w:rsidRPr="003A4ED1" w:rsidRDefault="006560A9" w:rsidP="00C249B7">
            <w:pPr>
              <w:pStyle w:val="BodyTextTable"/>
              <w:numPr>
                <w:ilvl w:val="0"/>
                <w:numId w:val="21"/>
              </w:numPr>
              <w:rPr>
                <w:szCs w:val="18"/>
              </w:rPr>
            </w:pPr>
          </w:p>
        </w:tc>
        <w:tc>
          <w:tcPr>
            <w:tcW w:w="1171" w:type="pct"/>
            <w:shd w:val="clear" w:color="auto" w:fill="auto"/>
          </w:tcPr>
          <w:p w14:paraId="11869FAE" w14:textId="77777777" w:rsidR="006560A9" w:rsidRPr="00C66D5D" w:rsidRDefault="006560A9" w:rsidP="00C249B7">
            <w:pPr>
              <w:pStyle w:val="BodyTextTable"/>
            </w:pPr>
            <w:r>
              <w:t>Placeholder1</w:t>
            </w:r>
          </w:p>
        </w:tc>
        <w:tc>
          <w:tcPr>
            <w:tcW w:w="629" w:type="pct"/>
            <w:shd w:val="clear" w:color="auto" w:fill="auto"/>
          </w:tcPr>
          <w:p w14:paraId="74A891DA" w14:textId="77777777" w:rsidR="006560A9" w:rsidRDefault="006560A9" w:rsidP="00C249B7">
            <w:pPr>
              <w:pStyle w:val="BodyTextTable"/>
              <w:rPr>
                <w:szCs w:val="18"/>
              </w:rPr>
            </w:pPr>
            <w:r>
              <w:rPr>
                <w:szCs w:val="18"/>
              </w:rPr>
              <w:t>String</w:t>
            </w:r>
          </w:p>
        </w:tc>
        <w:tc>
          <w:tcPr>
            <w:tcW w:w="1414" w:type="pct"/>
            <w:shd w:val="clear" w:color="auto" w:fill="auto"/>
          </w:tcPr>
          <w:p w14:paraId="01F04884"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7A1AAE37" w14:textId="77777777" w:rsidR="006560A9" w:rsidRDefault="006560A9" w:rsidP="00C249B7">
            <w:pPr>
              <w:pStyle w:val="BodyTextTable"/>
              <w:rPr>
                <w:szCs w:val="18"/>
              </w:rPr>
            </w:pPr>
          </w:p>
        </w:tc>
        <w:tc>
          <w:tcPr>
            <w:tcW w:w="526" w:type="pct"/>
            <w:shd w:val="clear" w:color="auto" w:fill="auto"/>
          </w:tcPr>
          <w:p w14:paraId="6C9A7203" w14:textId="77777777" w:rsidR="006560A9" w:rsidRDefault="006560A9" w:rsidP="00C249B7">
            <w:pPr>
              <w:pStyle w:val="BodyTextTable"/>
              <w:rPr>
                <w:szCs w:val="18"/>
              </w:rPr>
            </w:pPr>
          </w:p>
        </w:tc>
        <w:tc>
          <w:tcPr>
            <w:tcW w:w="335" w:type="pct"/>
            <w:shd w:val="clear" w:color="auto" w:fill="auto"/>
          </w:tcPr>
          <w:p w14:paraId="7C14BB92" w14:textId="77777777" w:rsidR="006560A9" w:rsidRDefault="006560A9" w:rsidP="00C249B7">
            <w:pPr>
              <w:pStyle w:val="BodyTextTable"/>
              <w:rPr>
                <w:szCs w:val="18"/>
              </w:rPr>
            </w:pPr>
            <w:r>
              <w:rPr>
                <w:szCs w:val="18"/>
              </w:rPr>
              <w:t>O</w:t>
            </w:r>
          </w:p>
        </w:tc>
      </w:tr>
      <w:tr w:rsidR="006560A9" w:rsidRPr="003A4ED1" w14:paraId="36D96F4E" w14:textId="77777777" w:rsidTr="00DE7FF9">
        <w:trPr>
          <w:cantSplit/>
        </w:trPr>
        <w:tc>
          <w:tcPr>
            <w:tcW w:w="241" w:type="pct"/>
            <w:shd w:val="clear" w:color="auto" w:fill="auto"/>
          </w:tcPr>
          <w:p w14:paraId="63C868E8" w14:textId="77777777" w:rsidR="006560A9" w:rsidRPr="003A4ED1" w:rsidRDefault="006560A9" w:rsidP="006560A9">
            <w:pPr>
              <w:pStyle w:val="BodyTextTable"/>
              <w:numPr>
                <w:ilvl w:val="0"/>
                <w:numId w:val="21"/>
              </w:numPr>
              <w:rPr>
                <w:szCs w:val="18"/>
              </w:rPr>
            </w:pPr>
          </w:p>
        </w:tc>
        <w:tc>
          <w:tcPr>
            <w:tcW w:w="1171" w:type="pct"/>
            <w:shd w:val="clear" w:color="auto" w:fill="auto"/>
          </w:tcPr>
          <w:p w14:paraId="1A6D7496" w14:textId="77777777" w:rsidR="006560A9" w:rsidRPr="00C66D5D" w:rsidRDefault="006560A9" w:rsidP="006560A9">
            <w:pPr>
              <w:pStyle w:val="BodyTextTable"/>
            </w:pPr>
            <w:r>
              <w:t>Placeholder2</w:t>
            </w:r>
          </w:p>
        </w:tc>
        <w:tc>
          <w:tcPr>
            <w:tcW w:w="629" w:type="pct"/>
            <w:shd w:val="clear" w:color="auto" w:fill="auto"/>
          </w:tcPr>
          <w:p w14:paraId="741E4BF9" w14:textId="77777777" w:rsidR="006560A9" w:rsidRDefault="006560A9" w:rsidP="006560A9">
            <w:pPr>
              <w:pStyle w:val="BodyTextTable"/>
              <w:rPr>
                <w:szCs w:val="18"/>
              </w:rPr>
            </w:pPr>
            <w:r>
              <w:rPr>
                <w:szCs w:val="18"/>
              </w:rPr>
              <w:t>String</w:t>
            </w:r>
          </w:p>
        </w:tc>
        <w:tc>
          <w:tcPr>
            <w:tcW w:w="1414" w:type="pct"/>
            <w:shd w:val="clear" w:color="auto" w:fill="auto"/>
          </w:tcPr>
          <w:p w14:paraId="4955731D"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6E2DE97D" w14:textId="77777777" w:rsidR="006560A9" w:rsidRDefault="006560A9" w:rsidP="006560A9">
            <w:pPr>
              <w:pStyle w:val="BodyTextTable"/>
              <w:rPr>
                <w:szCs w:val="18"/>
              </w:rPr>
            </w:pPr>
          </w:p>
        </w:tc>
        <w:tc>
          <w:tcPr>
            <w:tcW w:w="526" w:type="pct"/>
            <w:shd w:val="clear" w:color="auto" w:fill="auto"/>
          </w:tcPr>
          <w:p w14:paraId="726344F6" w14:textId="77777777" w:rsidR="006560A9" w:rsidRDefault="006560A9" w:rsidP="006560A9">
            <w:pPr>
              <w:pStyle w:val="BodyTextTable"/>
              <w:rPr>
                <w:szCs w:val="18"/>
              </w:rPr>
            </w:pPr>
          </w:p>
        </w:tc>
        <w:tc>
          <w:tcPr>
            <w:tcW w:w="335" w:type="pct"/>
            <w:shd w:val="clear" w:color="auto" w:fill="auto"/>
          </w:tcPr>
          <w:p w14:paraId="65598893" w14:textId="77777777" w:rsidR="006560A9" w:rsidRDefault="006560A9" w:rsidP="006560A9">
            <w:pPr>
              <w:pStyle w:val="BodyTextTable"/>
              <w:rPr>
                <w:szCs w:val="18"/>
              </w:rPr>
            </w:pPr>
            <w:r>
              <w:rPr>
                <w:szCs w:val="18"/>
              </w:rPr>
              <w:t>O</w:t>
            </w:r>
          </w:p>
        </w:tc>
      </w:tr>
      <w:tr w:rsidR="006560A9" w:rsidRPr="003A4ED1" w14:paraId="1298B525" w14:textId="77777777" w:rsidTr="00DE7FF9">
        <w:trPr>
          <w:cantSplit/>
        </w:trPr>
        <w:tc>
          <w:tcPr>
            <w:tcW w:w="241" w:type="pct"/>
            <w:shd w:val="clear" w:color="auto" w:fill="auto"/>
          </w:tcPr>
          <w:p w14:paraId="4E8FDF7F" w14:textId="77777777" w:rsidR="006560A9" w:rsidRPr="003A4ED1" w:rsidRDefault="006560A9" w:rsidP="006560A9">
            <w:pPr>
              <w:pStyle w:val="BodyTextTable"/>
              <w:numPr>
                <w:ilvl w:val="0"/>
                <w:numId w:val="21"/>
              </w:numPr>
              <w:rPr>
                <w:szCs w:val="18"/>
              </w:rPr>
            </w:pPr>
          </w:p>
        </w:tc>
        <w:tc>
          <w:tcPr>
            <w:tcW w:w="1171" w:type="pct"/>
            <w:shd w:val="clear" w:color="auto" w:fill="auto"/>
          </w:tcPr>
          <w:p w14:paraId="007DF504" w14:textId="77777777" w:rsidR="006560A9" w:rsidRPr="00C66D5D" w:rsidRDefault="006560A9" w:rsidP="006560A9">
            <w:pPr>
              <w:pStyle w:val="BodyTextTable"/>
            </w:pPr>
            <w:r>
              <w:t>Placeholder3</w:t>
            </w:r>
          </w:p>
        </w:tc>
        <w:tc>
          <w:tcPr>
            <w:tcW w:w="629" w:type="pct"/>
            <w:shd w:val="clear" w:color="auto" w:fill="auto"/>
          </w:tcPr>
          <w:p w14:paraId="7B2D40D0" w14:textId="77777777" w:rsidR="006560A9" w:rsidRDefault="006560A9" w:rsidP="006560A9">
            <w:pPr>
              <w:pStyle w:val="BodyTextTable"/>
              <w:rPr>
                <w:szCs w:val="18"/>
              </w:rPr>
            </w:pPr>
            <w:r>
              <w:rPr>
                <w:szCs w:val="18"/>
              </w:rPr>
              <w:t>String</w:t>
            </w:r>
          </w:p>
        </w:tc>
        <w:tc>
          <w:tcPr>
            <w:tcW w:w="1414" w:type="pct"/>
            <w:shd w:val="clear" w:color="auto" w:fill="auto"/>
          </w:tcPr>
          <w:p w14:paraId="121C6BC5"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675F1B7D" w14:textId="77777777" w:rsidR="006560A9" w:rsidRDefault="006560A9" w:rsidP="006560A9">
            <w:pPr>
              <w:pStyle w:val="BodyTextTable"/>
              <w:rPr>
                <w:szCs w:val="18"/>
              </w:rPr>
            </w:pPr>
          </w:p>
        </w:tc>
        <w:tc>
          <w:tcPr>
            <w:tcW w:w="526" w:type="pct"/>
            <w:shd w:val="clear" w:color="auto" w:fill="auto"/>
          </w:tcPr>
          <w:p w14:paraId="46AE69B8" w14:textId="77777777" w:rsidR="006560A9" w:rsidRDefault="006560A9" w:rsidP="006560A9">
            <w:pPr>
              <w:pStyle w:val="BodyTextTable"/>
              <w:rPr>
                <w:szCs w:val="18"/>
              </w:rPr>
            </w:pPr>
          </w:p>
        </w:tc>
        <w:tc>
          <w:tcPr>
            <w:tcW w:w="335" w:type="pct"/>
            <w:shd w:val="clear" w:color="auto" w:fill="auto"/>
          </w:tcPr>
          <w:p w14:paraId="2C1A937C" w14:textId="77777777" w:rsidR="006560A9" w:rsidRDefault="006560A9" w:rsidP="006560A9">
            <w:pPr>
              <w:pStyle w:val="BodyTextTable"/>
              <w:rPr>
                <w:szCs w:val="18"/>
              </w:rPr>
            </w:pPr>
            <w:r>
              <w:rPr>
                <w:szCs w:val="18"/>
              </w:rPr>
              <w:t>O</w:t>
            </w:r>
          </w:p>
        </w:tc>
      </w:tr>
      <w:tr w:rsidR="006560A9" w:rsidRPr="003A4ED1" w14:paraId="453DF46D" w14:textId="77777777" w:rsidTr="00DE7FF9">
        <w:trPr>
          <w:cantSplit/>
        </w:trPr>
        <w:tc>
          <w:tcPr>
            <w:tcW w:w="241" w:type="pct"/>
            <w:shd w:val="clear" w:color="auto" w:fill="auto"/>
          </w:tcPr>
          <w:p w14:paraId="076A0FA8" w14:textId="77777777" w:rsidR="006560A9" w:rsidRPr="003A4ED1" w:rsidRDefault="006560A9" w:rsidP="006560A9">
            <w:pPr>
              <w:pStyle w:val="BodyTextTable"/>
              <w:numPr>
                <w:ilvl w:val="0"/>
                <w:numId w:val="21"/>
              </w:numPr>
              <w:rPr>
                <w:szCs w:val="18"/>
              </w:rPr>
            </w:pPr>
          </w:p>
        </w:tc>
        <w:tc>
          <w:tcPr>
            <w:tcW w:w="1171" w:type="pct"/>
            <w:shd w:val="clear" w:color="auto" w:fill="auto"/>
          </w:tcPr>
          <w:p w14:paraId="0AE750E3" w14:textId="77777777" w:rsidR="006560A9" w:rsidRPr="00C66D5D" w:rsidRDefault="006560A9" w:rsidP="006560A9">
            <w:pPr>
              <w:pStyle w:val="BodyTextTable"/>
            </w:pPr>
            <w:r>
              <w:t>Placeholder4</w:t>
            </w:r>
          </w:p>
        </w:tc>
        <w:tc>
          <w:tcPr>
            <w:tcW w:w="629" w:type="pct"/>
            <w:shd w:val="clear" w:color="auto" w:fill="auto"/>
          </w:tcPr>
          <w:p w14:paraId="6716D86C" w14:textId="77777777" w:rsidR="006560A9" w:rsidRDefault="006560A9" w:rsidP="006560A9">
            <w:pPr>
              <w:pStyle w:val="BodyTextTable"/>
              <w:rPr>
                <w:szCs w:val="18"/>
              </w:rPr>
            </w:pPr>
            <w:r>
              <w:rPr>
                <w:szCs w:val="18"/>
              </w:rPr>
              <w:t>String</w:t>
            </w:r>
          </w:p>
        </w:tc>
        <w:tc>
          <w:tcPr>
            <w:tcW w:w="1414" w:type="pct"/>
            <w:shd w:val="clear" w:color="auto" w:fill="auto"/>
          </w:tcPr>
          <w:p w14:paraId="72799DC5"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3EA6760B" w14:textId="77777777" w:rsidR="006560A9" w:rsidRDefault="006560A9" w:rsidP="006560A9">
            <w:pPr>
              <w:pStyle w:val="BodyTextTable"/>
              <w:rPr>
                <w:szCs w:val="18"/>
              </w:rPr>
            </w:pPr>
          </w:p>
        </w:tc>
        <w:tc>
          <w:tcPr>
            <w:tcW w:w="526" w:type="pct"/>
            <w:shd w:val="clear" w:color="auto" w:fill="auto"/>
          </w:tcPr>
          <w:p w14:paraId="130B57FE" w14:textId="77777777" w:rsidR="006560A9" w:rsidRDefault="006560A9" w:rsidP="006560A9">
            <w:pPr>
              <w:pStyle w:val="BodyTextTable"/>
              <w:rPr>
                <w:szCs w:val="18"/>
              </w:rPr>
            </w:pPr>
          </w:p>
        </w:tc>
        <w:tc>
          <w:tcPr>
            <w:tcW w:w="335" w:type="pct"/>
            <w:shd w:val="clear" w:color="auto" w:fill="auto"/>
          </w:tcPr>
          <w:p w14:paraId="353B7681" w14:textId="77777777" w:rsidR="006560A9" w:rsidRDefault="006560A9" w:rsidP="006560A9">
            <w:pPr>
              <w:pStyle w:val="BodyTextTable"/>
              <w:rPr>
                <w:szCs w:val="18"/>
              </w:rPr>
            </w:pPr>
            <w:r>
              <w:rPr>
                <w:szCs w:val="18"/>
              </w:rPr>
              <w:t>O</w:t>
            </w:r>
          </w:p>
        </w:tc>
      </w:tr>
      <w:tr w:rsidR="006560A9" w:rsidRPr="003A4ED1" w14:paraId="04D0E569" w14:textId="77777777" w:rsidTr="00DE7FF9">
        <w:trPr>
          <w:cantSplit/>
        </w:trPr>
        <w:tc>
          <w:tcPr>
            <w:tcW w:w="241" w:type="pct"/>
            <w:shd w:val="clear" w:color="auto" w:fill="auto"/>
          </w:tcPr>
          <w:p w14:paraId="74D6D0F6" w14:textId="77777777" w:rsidR="006560A9" w:rsidRPr="003A4ED1" w:rsidRDefault="006560A9" w:rsidP="006560A9">
            <w:pPr>
              <w:pStyle w:val="BodyTextTable"/>
              <w:numPr>
                <w:ilvl w:val="0"/>
                <w:numId w:val="21"/>
              </w:numPr>
              <w:rPr>
                <w:szCs w:val="18"/>
              </w:rPr>
            </w:pPr>
          </w:p>
        </w:tc>
        <w:tc>
          <w:tcPr>
            <w:tcW w:w="1171" w:type="pct"/>
            <w:shd w:val="clear" w:color="auto" w:fill="auto"/>
          </w:tcPr>
          <w:p w14:paraId="701B65A0" w14:textId="77777777" w:rsidR="006560A9" w:rsidRPr="00C66D5D" w:rsidRDefault="006560A9" w:rsidP="006560A9">
            <w:pPr>
              <w:pStyle w:val="BodyTextTable"/>
            </w:pPr>
            <w:r>
              <w:t>Placeholder5</w:t>
            </w:r>
          </w:p>
        </w:tc>
        <w:tc>
          <w:tcPr>
            <w:tcW w:w="629" w:type="pct"/>
            <w:shd w:val="clear" w:color="auto" w:fill="auto"/>
          </w:tcPr>
          <w:p w14:paraId="6616997E" w14:textId="77777777" w:rsidR="006560A9" w:rsidRDefault="006560A9" w:rsidP="006560A9">
            <w:pPr>
              <w:pStyle w:val="BodyTextTable"/>
              <w:rPr>
                <w:szCs w:val="18"/>
              </w:rPr>
            </w:pPr>
            <w:r>
              <w:rPr>
                <w:szCs w:val="18"/>
              </w:rPr>
              <w:t>String</w:t>
            </w:r>
          </w:p>
        </w:tc>
        <w:tc>
          <w:tcPr>
            <w:tcW w:w="1414" w:type="pct"/>
            <w:shd w:val="clear" w:color="auto" w:fill="auto"/>
          </w:tcPr>
          <w:p w14:paraId="0C0B660C"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2C5683B9" w14:textId="77777777" w:rsidR="006560A9" w:rsidRDefault="006560A9" w:rsidP="006560A9">
            <w:pPr>
              <w:pStyle w:val="BodyTextTable"/>
              <w:rPr>
                <w:szCs w:val="18"/>
              </w:rPr>
            </w:pPr>
          </w:p>
        </w:tc>
        <w:tc>
          <w:tcPr>
            <w:tcW w:w="526" w:type="pct"/>
            <w:shd w:val="clear" w:color="auto" w:fill="auto"/>
          </w:tcPr>
          <w:p w14:paraId="0E080DE0" w14:textId="77777777" w:rsidR="006560A9" w:rsidRDefault="006560A9" w:rsidP="006560A9">
            <w:pPr>
              <w:pStyle w:val="BodyTextTable"/>
              <w:rPr>
                <w:szCs w:val="18"/>
              </w:rPr>
            </w:pPr>
          </w:p>
        </w:tc>
        <w:tc>
          <w:tcPr>
            <w:tcW w:w="335" w:type="pct"/>
            <w:shd w:val="clear" w:color="auto" w:fill="auto"/>
          </w:tcPr>
          <w:p w14:paraId="660910A8" w14:textId="77777777" w:rsidR="006560A9" w:rsidRDefault="006560A9" w:rsidP="006560A9">
            <w:pPr>
              <w:pStyle w:val="BodyTextTable"/>
              <w:rPr>
                <w:szCs w:val="18"/>
              </w:rPr>
            </w:pPr>
            <w:r>
              <w:rPr>
                <w:szCs w:val="18"/>
              </w:rPr>
              <w:t>O</w:t>
            </w:r>
          </w:p>
        </w:tc>
      </w:tr>
      <w:tr w:rsidR="006560A9" w:rsidRPr="003A4ED1" w14:paraId="559B3399" w14:textId="77777777" w:rsidTr="00DE7FF9">
        <w:trPr>
          <w:cantSplit/>
        </w:trPr>
        <w:tc>
          <w:tcPr>
            <w:tcW w:w="241" w:type="pct"/>
            <w:shd w:val="clear" w:color="auto" w:fill="auto"/>
          </w:tcPr>
          <w:p w14:paraId="5CFDA198" w14:textId="77777777" w:rsidR="006560A9" w:rsidRPr="003A4ED1" w:rsidRDefault="006560A9" w:rsidP="006560A9">
            <w:pPr>
              <w:pStyle w:val="BodyTextTable"/>
              <w:numPr>
                <w:ilvl w:val="0"/>
                <w:numId w:val="21"/>
              </w:numPr>
              <w:rPr>
                <w:szCs w:val="18"/>
              </w:rPr>
            </w:pPr>
          </w:p>
        </w:tc>
        <w:tc>
          <w:tcPr>
            <w:tcW w:w="1171" w:type="pct"/>
            <w:shd w:val="clear" w:color="auto" w:fill="auto"/>
          </w:tcPr>
          <w:p w14:paraId="092D23C2" w14:textId="77777777" w:rsidR="006560A9" w:rsidRPr="00C66D5D" w:rsidRDefault="006560A9" w:rsidP="006560A9">
            <w:pPr>
              <w:pStyle w:val="BodyTextTable"/>
            </w:pPr>
            <w:r>
              <w:t>Placeholder6</w:t>
            </w:r>
          </w:p>
        </w:tc>
        <w:tc>
          <w:tcPr>
            <w:tcW w:w="629" w:type="pct"/>
            <w:shd w:val="clear" w:color="auto" w:fill="auto"/>
          </w:tcPr>
          <w:p w14:paraId="23C16D4B" w14:textId="77777777" w:rsidR="006560A9" w:rsidRDefault="006560A9" w:rsidP="006560A9">
            <w:pPr>
              <w:pStyle w:val="BodyTextTable"/>
              <w:rPr>
                <w:szCs w:val="18"/>
              </w:rPr>
            </w:pPr>
            <w:r>
              <w:rPr>
                <w:szCs w:val="18"/>
              </w:rPr>
              <w:t>String</w:t>
            </w:r>
          </w:p>
        </w:tc>
        <w:tc>
          <w:tcPr>
            <w:tcW w:w="1414" w:type="pct"/>
            <w:shd w:val="clear" w:color="auto" w:fill="auto"/>
          </w:tcPr>
          <w:p w14:paraId="4E8AA957"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388F594E" w14:textId="77777777" w:rsidR="006560A9" w:rsidRDefault="006560A9" w:rsidP="006560A9">
            <w:pPr>
              <w:pStyle w:val="BodyTextTable"/>
              <w:rPr>
                <w:szCs w:val="18"/>
              </w:rPr>
            </w:pPr>
          </w:p>
        </w:tc>
        <w:tc>
          <w:tcPr>
            <w:tcW w:w="526" w:type="pct"/>
            <w:shd w:val="clear" w:color="auto" w:fill="auto"/>
          </w:tcPr>
          <w:p w14:paraId="6E61D1FC" w14:textId="77777777" w:rsidR="006560A9" w:rsidRDefault="006560A9" w:rsidP="006560A9">
            <w:pPr>
              <w:pStyle w:val="BodyTextTable"/>
              <w:rPr>
                <w:szCs w:val="18"/>
              </w:rPr>
            </w:pPr>
          </w:p>
        </w:tc>
        <w:tc>
          <w:tcPr>
            <w:tcW w:w="335" w:type="pct"/>
            <w:shd w:val="clear" w:color="auto" w:fill="auto"/>
          </w:tcPr>
          <w:p w14:paraId="39C1A9C8" w14:textId="77777777" w:rsidR="006560A9" w:rsidRDefault="006560A9" w:rsidP="006560A9">
            <w:pPr>
              <w:pStyle w:val="BodyTextTable"/>
              <w:rPr>
                <w:szCs w:val="18"/>
              </w:rPr>
            </w:pPr>
            <w:r>
              <w:rPr>
                <w:szCs w:val="18"/>
              </w:rPr>
              <w:t>O</w:t>
            </w:r>
          </w:p>
        </w:tc>
      </w:tr>
      <w:tr w:rsidR="006560A9" w:rsidRPr="003A4ED1" w14:paraId="74C425CE" w14:textId="77777777" w:rsidTr="00DE7FF9">
        <w:trPr>
          <w:cantSplit/>
        </w:trPr>
        <w:tc>
          <w:tcPr>
            <w:tcW w:w="241" w:type="pct"/>
            <w:shd w:val="clear" w:color="auto" w:fill="auto"/>
          </w:tcPr>
          <w:p w14:paraId="3E175B89" w14:textId="77777777" w:rsidR="006560A9" w:rsidRPr="003A4ED1" w:rsidRDefault="006560A9" w:rsidP="006560A9">
            <w:pPr>
              <w:pStyle w:val="BodyTextTable"/>
              <w:numPr>
                <w:ilvl w:val="0"/>
                <w:numId w:val="21"/>
              </w:numPr>
              <w:rPr>
                <w:szCs w:val="18"/>
              </w:rPr>
            </w:pPr>
          </w:p>
        </w:tc>
        <w:tc>
          <w:tcPr>
            <w:tcW w:w="1171" w:type="pct"/>
            <w:shd w:val="clear" w:color="auto" w:fill="auto"/>
          </w:tcPr>
          <w:p w14:paraId="211F6047" w14:textId="77777777" w:rsidR="006560A9" w:rsidRPr="00C66D5D" w:rsidRDefault="006560A9" w:rsidP="006560A9">
            <w:pPr>
              <w:pStyle w:val="BodyTextTable"/>
            </w:pPr>
            <w:r>
              <w:t>Placeholder7</w:t>
            </w:r>
          </w:p>
        </w:tc>
        <w:tc>
          <w:tcPr>
            <w:tcW w:w="629" w:type="pct"/>
            <w:shd w:val="clear" w:color="auto" w:fill="auto"/>
          </w:tcPr>
          <w:p w14:paraId="4BBD3E89" w14:textId="77777777" w:rsidR="006560A9" w:rsidRDefault="006560A9" w:rsidP="006560A9">
            <w:pPr>
              <w:pStyle w:val="BodyTextTable"/>
              <w:rPr>
                <w:szCs w:val="18"/>
              </w:rPr>
            </w:pPr>
            <w:r>
              <w:rPr>
                <w:szCs w:val="18"/>
              </w:rPr>
              <w:t>String</w:t>
            </w:r>
          </w:p>
        </w:tc>
        <w:tc>
          <w:tcPr>
            <w:tcW w:w="1414" w:type="pct"/>
            <w:shd w:val="clear" w:color="auto" w:fill="auto"/>
          </w:tcPr>
          <w:p w14:paraId="3614F732"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5D5C0271" w14:textId="77777777" w:rsidR="006560A9" w:rsidRDefault="006560A9" w:rsidP="006560A9">
            <w:pPr>
              <w:pStyle w:val="BodyTextTable"/>
              <w:rPr>
                <w:szCs w:val="18"/>
              </w:rPr>
            </w:pPr>
          </w:p>
        </w:tc>
        <w:tc>
          <w:tcPr>
            <w:tcW w:w="526" w:type="pct"/>
            <w:shd w:val="clear" w:color="auto" w:fill="auto"/>
          </w:tcPr>
          <w:p w14:paraId="2DD69B9E" w14:textId="77777777" w:rsidR="006560A9" w:rsidRDefault="006560A9" w:rsidP="006560A9">
            <w:pPr>
              <w:pStyle w:val="BodyTextTable"/>
              <w:rPr>
                <w:szCs w:val="18"/>
              </w:rPr>
            </w:pPr>
          </w:p>
        </w:tc>
        <w:tc>
          <w:tcPr>
            <w:tcW w:w="335" w:type="pct"/>
            <w:shd w:val="clear" w:color="auto" w:fill="auto"/>
          </w:tcPr>
          <w:p w14:paraId="1D1CCBD3" w14:textId="77777777" w:rsidR="006560A9" w:rsidRDefault="006560A9" w:rsidP="006560A9">
            <w:pPr>
              <w:pStyle w:val="BodyTextTable"/>
              <w:rPr>
                <w:szCs w:val="18"/>
              </w:rPr>
            </w:pPr>
            <w:r>
              <w:rPr>
                <w:szCs w:val="18"/>
              </w:rPr>
              <w:t>O</w:t>
            </w:r>
          </w:p>
        </w:tc>
      </w:tr>
      <w:tr w:rsidR="006560A9" w:rsidRPr="003A4ED1" w14:paraId="7997A2AF" w14:textId="77777777" w:rsidTr="00DE7FF9">
        <w:trPr>
          <w:cantSplit/>
        </w:trPr>
        <w:tc>
          <w:tcPr>
            <w:tcW w:w="241" w:type="pct"/>
            <w:shd w:val="clear" w:color="auto" w:fill="auto"/>
          </w:tcPr>
          <w:p w14:paraId="23EB4CF8" w14:textId="77777777" w:rsidR="006560A9" w:rsidRPr="003A4ED1" w:rsidRDefault="006560A9" w:rsidP="006560A9">
            <w:pPr>
              <w:pStyle w:val="BodyTextTable"/>
              <w:numPr>
                <w:ilvl w:val="0"/>
                <w:numId w:val="21"/>
              </w:numPr>
              <w:rPr>
                <w:szCs w:val="18"/>
              </w:rPr>
            </w:pPr>
          </w:p>
        </w:tc>
        <w:tc>
          <w:tcPr>
            <w:tcW w:w="1171" w:type="pct"/>
            <w:shd w:val="clear" w:color="auto" w:fill="auto"/>
          </w:tcPr>
          <w:p w14:paraId="14F486C3" w14:textId="77777777" w:rsidR="006560A9" w:rsidRPr="00C66D5D" w:rsidRDefault="006560A9" w:rsidP="006560A9">
            <w:pPr>
              <w:pStyle w:val="BodyTextTable"/>
            </w:pPr>
            <w:r>
              <w:t>Placeholder8</w:t>
            </w:r>
          </w:p>
        </w:tc>
        <w:tc>
          <w:tcPr>
            <w:tcW w:w="629" w:type="pct"/>
            <w:shd w:val="clear" w:color="auto" w:fill="auto"/>
          </w:tcPr>
          <w:p w14:paraId="03E290F4" w14:textId="77777777" w:rsidR="006560A9" w:rsidRDefault="006560A9" w:rsidP="006560A9">
            <w:pPr>
              <w:pStyle w:val="BodyTextTable"/>
              <w:rPr>
                <w:szCs w:val="18"/>
              </w:rPr>
            </w:pPr>
            <w:r>
              <w:rPr>
                <w:szCs w:val="18"/>
              </w:rPr>
              <w:t>String</w:t>
            </w:r>
          </w:p>
        </w:tc>
        <w:tc>
          <w:tcPr>
            <w:tcW w:w="1414" w:type="pct"/>
            <w:shd w:val="clear" w:color="auto" w:fill="auto"/>
          </w:tcPr>
          <w:p w14:paraId="25DF9744"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0DBACF24" w14:textId="77777777" w:rsidR="006560A9" w:rsidRDefault="006560A9" w:rsidP="006560A9">
            <w:pPr>
              <w:pStyle w:val="BodyTextTable"/>
              <w:rPr>
                <w:szCs w:val="18"/>
              </w:rPr>
            </w:pPr>
          </w:p>
        </w:tc>
        <w:tc>
          <w:tcPr>
            <w:tcW w:w="526" w:type="pct"/>
            <w:shd w:val="clear" w:color="auto" w:fill="auto"/>
          </w:tcPr>
          <w:p w14:paraId="52A95DD6" w14:textId="77777777" w:rsidR="006560A9" w:rsidRDefault="006560A9" w:rsidP="006560A9">
            <w:pPr>
              <w:pStyle w:val="BodyTextTable"/>
              <w:rPr>
                <w:szCs w:val="18"/>
              </w:rPr>
            </w:pPr>
          </w:p>
        </w:tc>
        <w:tc>
          <w:tcPr>
            <w:tcW w:w="335" w:type="pct"/>
            <w:shd w:val="clear" w:color="auto" w:fill="auto"/>
          </w:tcPr>
          <w:p w14:paraId="4681B8B4" w14:textId="77777777" w:rsidR="006560A9" w:rsidRDefault="006560A9" w:rsidP="006560A9">
            <w:pPr>
              <w:pStyle w:val="BodyTextTable"/>
              <w:rPr>
                <w:szCs w:val="18"/>
              </w:rPr>
            </w:pPr>
            <w:r>
              <w:rPr>
                <w:szCs w:val="18"/>
              </w:rPr>
              <w:t>O</w:t>
            </w:r>
          </w:p>
        </w:tc>
      </w:tr>
      <w:tr w:rsidR="006560A9" w:rsidRPr="003A4ED1" w14:paraId="320EC786" w14:textId="77777777" w:rsidTr="00DE7FF9">
        <w:trPr>
          <w:cantSplit/>
        </w:trPr>
        <w:tc>
          <w:tcPr>
            <w:tcW w:w="241" w:type="pct"/>
            <w:shd w:val="clear" w:color="auto" w:fill="auto"/>
          </w:tcPr>
          <w:p w14:paraId="494916D9" w14:textId="77777777" w:rsidR="006560A9" w:rsidRPr="003A4ED1" w:rsidRDefault="006560A9" w:rsidP="006560A9">
            <w:pPr>
              <w:pStyle w:val="BodyTextTable"/>
              <w:numPr>
                <w:ilvl w:val="0"/>
                <w:numId w:val="21"/>
              </w:numPr>
              <w:rPr>
                <w:szCs w:val="18"/>
              </w:rPr>
            </w:pPr>
          </w:p>
        </w:tc>
        <w:tc>
          <w:tcPr>
            <w:tcW w:w="1171" w:type="pct"/>
            <w:shd w:val="clear" w:color="auto" w:fill="auto"/>
          </w:tcPr>
          <w:p w14:paraId="13FE65AA" w14:textId="77777777" w:rsidR="006560A9" w:rsidRPr="00C66D5D" w:rsidRDefault="006560A9" w:rsidP="006560A9">
            <w:pPr>
              <w:pStyle w:val="BodyTextTable"/>
            </w:pPr>
            <w:r>
              <w:t>Placeholder9</w:t>
            </w:r>
          </w:p>
        </w:tc>
        <w:tc>
          <w:tcPr>
            <w:tcW w:w="629" w:type="pct"/>
            <w:shd w:val="clear" w:color="auto" w:fill="auto"/>
          </w:tcPr>
          <w:p w14:paraId="218EF4A4" w14:textId="77777777" w:rsidR="006560A9" w:rsidRDefault="006560A9" w:rsidP="006560A9">
            <w:pPr>
              <w:pStyle w:val="BodyTextTable"/>
              <w:rPr>
                <w:szCs w:val="18"/>
              </w:rPr>
            </w:pPr>
            <w:r>
              <w:rPr>
                <w:szCs w:val="18"/>
              </w:rPr>
              <w:t>String</w:t>
            </w:r>
          </w:p>
        </w:tc>
        <w:tc>
          <w:tcPr>
            <w:tcW w:w="1414" w:type="pct"/>
            <w:shd w:val="clear" w:color="auto" w:fill="auto"/>
          </w:tcPr>
          <w:p w14:paraId="044BEECE"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7015034A" w14:textId="77777777" w:rsidR="006560A9" w:rsidRDefault="006560A9" w:rsidP="006560A9">
            <w:pPr>
              <w:pStyle w:val="BodyTextTable"/>
              <w:rPr>
                <w:szCs w:val="18"/>
              </w:rPr>
            </w:pPr>
          </w:p>
        </w:tc>
        <w:tc>
          <w:tcPr>
            <w:tcW w:w="526" w:type="pct"/>
            <w:shd w:val="clear" w:color="auto" w:fill="auto"/>
          </w:tcPr>
          <w:p w14:paraId="712C1F66" w14:textId="77777777" w:rsidR="006560A9" w:rsidRDefault="006560A9" w:rsidP="006560A9">
            <w:pPr>
              <w:pStyle w:val="BodyTextTable"/>
              <w:rPr>
                <w:szCs w:val="18"/>
              </w:rPr>
            </w:pPr>
          </w:p>
        </w:tc>
        <w:tc>
          <w:tcPr>
            <w:tcW w:w="335" w:type="pct"/>
            <w:shd w:val="clear" w:color="auto" w:fill="auto"/>
          </w:tcPr>
          <w:p w14:paraId="44BD6D16" w14:textId="77777777" w:rsidR="006560A9" w:rsidRDefault="006560A9" w:rsidP="006560A9">
            <w:pPr>
              <w:pStyle w:val="BodyTextTable"/>
              <w:rPr>
                <w:szCs w:val="18"/>
              </w:rPr>
            </w:pPr>
            <w:r>
              <w:rPr>
                <w:szCs w:val="18"/>
              </w:rPr>
              <w:t>O</w:t>
            </w:r>
          </w:p>
        </w:tc>
      </w:tr>
      <w:tr w:rsidR="006560A9" w:rsidRPr="003A4ED1" w14:paraId="4FDFE3D6" w14:textId="77777777" w:rsidTr="00DE7FF9">
        <w:trPr>
          <w:cantSplit/>
        </w:trPr>
        <w:tc>
          <w:tcPr>
            <w:tcW w:w="241" w:type="pct"/>
            <w:shd w:val="clear" w:color="auto" w:fill="auto"/>
          </w:tcPr>
          <w:p w14:paraId="7C09340C" w14:textId="77777777" w:rsidR="006560A9" w:rsidRPr="003A4ED1" w:rsidRDefault="006560A9" w:rsidP="006560A9">
            <w:pPr>
              <w:pStyle w:val="BodyTextTable"/>
              <w:numPr>
                <w:ilvl w:val="0"/>
                <w:numId w:val="21"/>
              </w:numPr>
              <w:rPr>
                <w:szCs w:val="18"/>
              </w:rPr>
            </w:pPr>
          </w:p>
        </w:tc>
        <w:tc>
          <w:tcPr>
            <w:tcW w:w="1171" w:type="pct"/>
            <w:shd w:val="clear" w:color="auto" w:fill="auto"/>
          </w:tcPr>
          <w:p w14:paraId="081E9E6F" w14:textId="77777777" w:rsidR="006560A9" w:rsidRDefault="006560A9" w:rsidP="006560A9">
            <w:pPr>
              <w:pStyle w:val="BodyTextTable"/>
            </w:pPr>
            <w:r>
              <w:t>Placeholder10</w:t>
            </w:r>
          </w:p>
        </w:tc>
        <w:tc>
          <w:tcPr>
            <w:tcW w:w="629" w:type="pct"/>
            <w:shd w:val="clear" w:color="auto" w:fill="auto"/>
          </w:tcPr>
          <w:p w14:paraId="19B0B55C" w14:textId="77777777" w:rsidR="006560A9" w:rsidRDefault="006560A9" w:rsidP="006560A9">
            <w:pPr>
              <w:pStyle w:val="BodyTextTable"/>
              <w:rPr>
                <w:szCs w:val="18"/>
              </w:rPr>
            </w:pPr>
            <w:r>
              <w:rPr>
                <w:szCs w:val="18"/>
              </w:rPr>
              <w:t>String</w:t>
            </w:r>
          </w:p>
        </w:tc>
        <w:tc>
          <w:tcPr>
            <w:tcW w:w="1414" w:type="pct"/>
            <w:shd w:val="clear" w:color="auto" w:fill="auto"/>
          </w:tcPr>
          <w:p w14:paraId="2B2A4445" w14:textId="77777777" w:rsidR="006560A9" w:rsidRDefault="006560A9" w:rsidP="0094171C">
            <w:pPr>
              <w:pStyle w:val="BodyTextTable"/>
              <w:rPr>
                <w:szCs w:val="18"/>
              </w:rPr>
            </w:pPr>
            <w:r>
              <w:rPr>
                <w:szCs w:val="18"/>
              </w:rPr>
              <w:t xml:space="preserve">Place holder. </w:t>
            </w:r>
          </w:p>
        </w:tc>
        <w:tc>
          <w:tcPr>
            <w:tcW w:w="684" w:type="pct"/>
            <w:shd w:val="clear" w:color="auto" w:fill="auto"/>
          </w:tcPr>
          <w:p w14:paraId="0F89C73D" w14:textId="77777777" w:rsidR="006560A9" w:rsidRDefault="006560A9" w:rsidP="006560A9">
            <w:pPr>
              <w:pStyle w:val="BodyTextTable"/>
              <w:rPr>
                <w:szCs w:val="18"/>
              </w:rPr>
            </w:pPr>
          </w:p>
        </w:tc>
        <w:tc>
          <w:tcPr>
            <w:tcW w:w="526" w:type="pct"/>
            <w:shd w:val="clear" w:color="auto" w:fill="auto"/>
          </w:tcPr>
          <w:p w14:paraId="33AD1D2B" w14:textId="77777777" w:rsidR="006560A9" w:rsidRDefault="006560A9" w:rsidP="006560A9">
            <w:pPr>
              <w:pStyle w:val="BodyTextTable"/>
              <w:rPr>
                <w:szCs w:val="18"/>
              </w:rPr>
            </w:pPr>
          </w:p>
        </w:tc>
        <w:tc>
          <w:tcPr>
            <w:tcW w:w="335" w:type="pct"/>
            <w:shd w:val="clear" w:color="auto" w:fill="auto"/>
          </w:tcPr>
          <w:p w14:paraId="1344C255" w14:textId="77777777" w:rsidR="006560A9" w:rsidRDefault="006560A9" w:rsidP="006560A9">
            <w:pPr>
              <w:pStyle w:val="BodyTextTable"/>
              <w:rPr>
                <w:szCs w:val="18"/>
              </w:rPr>
            </w:pPr>
            <w:r>
              <w:rPr>
                <w:szCs w:val="18"/>
              </w:rPr>
              <w:t>O</w:t>
            </w:r>
          </w:p>
        </w:tc>
      </w:tr>
      <w:tr w:rsidR="00E84B58" w:rsidRPr="003A4ED1" w14:paraId="4EAAD73E" w14:textId="77777777" w:rsidTr="00DE7FF9">
        <w:trPr>
          <w:cantSplit/>
        </w:trPr>
        <w:tc>
          <w:tcPr>
            <w:tcW w:w="241" w:type="pct"/>
            <w:shd w:val="clear" w:color="auto" w:fill="auto"/>
          </w:tcPr>
          <w:p w14:paraId="5B3461FB"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039FC0D7" w14:textId="77777777" w:rsidR="00E84B58" w:rsidRDefault="00E84B58" w:rsidP="00E84B58">
            <w:pPr>
              <w:pStyle w:val="BodyTextTable"/>
            </w:pPr>
            <w:r>
              <w:rPr>
                <w:rFonts w:ascii="Calibri" w:hAnsi="Calibri" w:cs="Calibri"/>
                <w:sz w:val="22"/>
                <w:szCs w:val="22"/>
              </w:rPr>
              <w:t>Gaming Pattern</w:t>
            </w:r>
          </w:p>
        </w:tc>
        <w:tc>
          <w:tcPr>
            <w:tcW w:w="629" w:type="pct"/>
            <w:shd w:val="clear" w:color="auto" w:fill="auto"/>
          </w:tcPr>
          <w:p w14:paraId="22B5A5BD" w14:textId="77777777" w:rsidR="00E84B58" w:rsidRDefault="00E84B58" w:rsidP="00E84B58">
            <w:pPr>
              <w:pStyle w:val="BodyTextTable"/>
              <w:rPr>
                <w:szCs w:val="18"/>
              </w:rPr>
            </w:pPr>
            <w:r>
              <w:rPr>
                <w:szCs w:val="18"/>
              </w:rPr>
              <w:t>Numeric</w:t>
            </w:r>
          </w:p>
        </w:tc>
        <w:tc>
          <w:tcPr>
            <w:tcW w:w="1414" w:type="pct"/>
            <w:shd w:val="clear" w:color="auto" w:fill="auto"/>
            <w:vAlign w:val="center"/>
          </w:tcPr>
          <w:p w14:paraId="2DA40EE4"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(Number) Sample:</w:t>
            </w:r>
            <w:r>
              <w:rPr>
                <w:rFonts w:ascii="Calibri" w:hAnsi="Calibri" w:cs="Calibri"/>
                <w:sz w:val="22"/>
                <w:szCs w:val="22"/>
              </w:rPr>
              <w:br/>
              <w:t>1 Weekender</w:t>
            </w:r>
            <w:r>
              <w:rPr>
                <w:rFonts w:ascii="Calibri" w:hAnsi="Calibri" w:cs="Calibri"/>
                <w:sz w:val="22"/>
                <w:szCs w:val="22"/>
              </w:rPr>
              <w:br/>
              <w:t>2 Weekday</w:t>
            </w:r>
            <w:r>
              <w:rPr>
                <w:rFonts w:ascii="Calibri" w:hAnsi="Calibri" w:cs="Calibri"/>
                <w:sz w:val="22"/>
                <w:szCs w:val="22"/>
              </w:rPr>
              <w:br/>
              <w:t>3 Random</w:t>
            </w:r>
            <w:r>
              <w:rPr>
                <w:rFonts w:ascii="Calibri" w:hAnsi="Calibri" w:cs="Calibri"/>
                <w:sz w:val="22"/>
                <w:szCs w:val="22"/>
              </w:rPr>
              <w:br/>
              <w:t>4 All-week</w:t>
            </w:r>
          </w:p>
        </w:tc>
        <w:tc>
          <w:tcPr>
            <w:tcW w:w="684" w:type="pct"/>
            <w:shd w:val="clear" w:color="auto" w:fill="auto"/>
          </w:tcPr>
          <w:p w14:paraId="09DC0265" w14:textId="77777777" w:rsidR="00E84B58" w:rsidRDefault="00E84B58" w:rsidP="00E84B58">
            <w:pPr>
              <w:pStyle w:val="BodyTextTable"/>
              <w:rPr>
                <w:szCs w:val="18"/>
              </w:rPr>
            </w:pPr>
          </w:p>
        </w:tc>
        <w:tc>
          <w:tcPr>
            <w:tcW w:w="526" w:type="pct"/>
            <w:shd w:val="clear" w:color="auto" w:fill="auto"/>
          </w:tcPr>
          <w:p w14:paraId="58548DB1" w14:textId="77777777" w:rsidR="00E84B58" w:rsidRDefault="00E84B58" w:rsidP="00E84B58">
            <w:pPr>
              <w:pStyle w:val="BodyTextTable"/>
              <w:rPr>
                <w:szCs w:val="18"/>
              </w:rPr>
            </w:pPr>
            <w:r>
              <w:rPr>
                <w:szCs w:val="18"/>
              </w:rPr>
              <w:t>PACE</w:t>
            </w:r>
          </w:p>
        </w:tc>
        <w:tc>
          <w:tcPr>
            <w:tcW w:w="335" w:type="pct"/>
            <w:shd w:val="clear" w:color="auto" w:fill="auto"/>
          </w:tcPr>
          <w:p w14:paraId="3ECCB790" w14:textId="77777777" w:rsidR="00E84B58" w:rsidRDefault="00E84B58" w:rsidP="00E84B58">
            <w:pPr>
              <w:pStyle w:val="BodyTextTable"/>
              <w:rPr>
                <w:szCs w:val="18"/>
              </w:rPr>
            </w:pPr>
            <w:r>
              <w:rPr>
                <w:szCs w:val="18"/>
              </w:rPr>
              <w:t>O</w:t>
            </w:r>
          </w:p>
        </w:tc>
      </w:tr>
      <w:tr w:rsidR="00E84B58" w:rsidRPr="003A4ED1" w14:paraId="251A8404" w14:textId="77777777" w:rsidTr="00DE7FF9">
        <w:trPr>
          <w:cantSplit/>
        </w:trPr>
        <w:tc>
          <w:tcPr>
            <w:tcW w:w="241" w:type="pct"/>
            <w:shd w:val="clear" w:color="auto" w:fill="auto"/>
          </w:tcPr>
          <w:p w14:paraId="0B104DC1"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0B838BA1" w14:textId="77777777" w:rsidR="00E84B58" w:rsidRDefault="00E84B58" w:rsidP="00E84B58">
            <w:pPr>
              <w:pStyle w:val="BodyTextTable"/>
            </w:pPr>
            <w:r>
              <w:rPr>
                <w:rFonts w:ascii="Calibri" w:hAnsi="Calibri" w:cs="Calibri"/>
                <w:sz w:val="22"/>
                <w:szCs w:val="22"/>
              </w:rPr>
              <w:t>Gaming Usage</w:t>
            </w:r>
          </w:p>
        </w:tc>
        <w:tc>
          <w:tcPr>
            <w:tcW w:w="629" w:type="pct"/>
            <w:shd w:val="clear" w:color="auto" w:fill="auto"/>
          </w:tcPr>
          <w:p w14:paraId="509060E6" w14:textId="77777777" w:rsidR="00E84B58" w:rsidRDefault="00E84B58" w:rsidP="00E84B58">
            <w:pPr>
              <w:pStyle w:val="BodyTextTable"/>
              <w:rPr>
                <w:szCs w:val="18"/>
              </w:rPr>
            </w:pPr>
            <w:r>
              <w:rPr>
                <w:szCs w:val="18"/>
              </w:rPr>
              <w:t>String</w:t>
            </w:r>
          </w:p>
        </w:tc>
        <w:tc>
          <w:tcPr>
            <w:tcW w:w="1414" w:type="pct"/>
            <w:shd w:val="clear" w:color="auto" w:fill="auto"/>
            <w:vAlign w:val="center"/>
          </w:tcPr>
          <w:p w14:paraId="4DE24759"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(String) Sample:</w:t>
            </w:r>
            <w:r>
              <w:rPr>
                <w:rFonts w:ascii="Calibri" w:hAnsi="Calibri" w:cs="Calibri"/>
                <w:sz w:val="22"/>
                <w:szCs w:val="22"/>
              </w:rPr>
              <w:br/>
              <w:t>Low</w:t>
            </w:r>
            <w:r>
              <w:rPr>
                <w:rFonts w:ascii="Calibri" w:hAnsi="Calibri" w:cs="Calibri"/>
                <w:sz w:val="22"/>
                <w:szCs w:val="22"/>
              </w:rPr>
              <w:br/>
              <w:t>Mid</w:t>
            </w:r>
            <w:r>
              <w:rPr>
                <w:rFonts w:ascii="Calibri" w:hAnsi="Calibri" w:cs="Calibri"/>
                <w:sz w:val="22"/>
                <w:szCs w:val="22"/>
              </w:rPr>
              <w:br/>
              <w:t>High</w:t>
            </w:r>
          </w:p>
        </w:tc>
        <w:tc>
          <w:tcPr>
            <w:tcW w:w="684" w:type="pct"/>
            <w:shd w:val="clear" w:color="auto" w:fill="auto"/>
          </w:tcPr>
          <w:p w14:paraId="7CD7FB78" w14:textId="77777777" w:rsidR="00E84B58" w:rsidRDefault="00E84B58" w:rsidP="00E84B58">
            <w:pPr>
              <w:pStyle w:val="BodyTextTable"/>
              <w:rPr>
                <w:szCs w:val="18"/>
              </w:rPr>
            </w:pPr>
          </w:p>
        </w:tc>
        <w:tc>
          <w:tcPr>
            <w:tcW w:w="526" w:type="pct"/>
            <w:shd w:val="clear" w:color="auto" w:fill="auto"/>
          </w:tcPr>
          <w:p w14:paraId="04D71825" w14:textId="77777777" w:rsidR="00E84B58" w:rsidRDefault="00E84B58" w:rsidP="00E84B58">
            <w:pPr>
              <w:pStyle w:val="BodyTextTable"/>
              <w:rPr>
                <w:szCs w:val="18"/>
              </w:rPr>
            </w:pPr>
            <w:r>
              <w:rPr>
                <w:szCs w:val="18"/>
              </w:rPr>
              <w:t>PACE</w:t>
            </w:r>
          </w:p>
        </w:tc>
        <w:tc>
          <w:tcPr>
            <w:tcW w:w="335" w:type="pct"/>
            <w:shd w:val="clear" w:color="auto" w:fill="auto"/>
          </w:tcPr>
          <w:p w14:paraId="4AC5E622" w14:textId="77777777" w:rsidR="00E84B58" w:rsidRDefault="00E84B58" w:rsidP="00E84B58">
            <w:pPr>
              <w:pStyle w:val="BodyTextTable"/>
              <w:rPr>
                <w:szCs w:val="18"/>
              </w:rPr>
            </w:pPr>
            <w:r>
              <w:rPr>
                <w:szCs w:val="18"/>
              </w:rPr>
              <w:t>O</w:t>
            </w:r>
          </w:p>
        </w:tc>
      </w:tr>
      <w:tr w:rsidR="00E84B58" w:rsidRPr="003A4ED1" w14:paraId="7A698300" w14:textId="77777777" w:rsidTr="00DE7FF9">
        <w:trPr>
          <w:cantSplit/>
        </w:trPr>
        <w:tc>
          <w:tcPr>
            <w:tcW w:w="241" w:type="pct"/>
            <w:shd w:val="clear" w:color="auto" w:fill="auto"/>
          </w:tcPr>
          <w:p w14:paraId="054742E2"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19DD78C6" w14:textId="77777777" w:rsidR="00E84B58" w:rsidRDefault="00E84B58" w:rsidP="00E84B58">
            <w:pPr>
              <w:pStyle w:val="BodyTextTable"/>
            </w:pPr>
            <w:r>
              <w:rPr>
                <w:rFonts w:ascii="Calibri" w:hAnsi="Calibri" w:cs="Calibri"/>
                <w:sz w:val="22"/>
                <w:szCs w:val="22"/>
              </w:rPr>
              <w:t>Streaming Pattern</w:t>
            </w:r>
          </w:p>
        </w:tc>
        <w:tc>
          <w:tcPr>
            <w:tcW w:w="629" w:type="pct"/>
            <w:shd w:val="clear" w:color="auto" w:fill="auto"/>
          </w:tcPr>
          <w:p w14:paraId="606EFEE6" w14:textId="77777777" w:rsidR="00E84B58" w:rsidRDefault="00E84B58" w:rsidP="00E84B58">
            <w:pPr>
              <w:pStyle w:val="BodyTextTable"/>
              <w:rPr>
                <w:szCs w:val="18"/>
              </w:rPr>
            </w:pPr>
            <w:r>
              <w:rPr>
                <w:szCs w:val="18"/>
              </w:rPr>
              <w:t>Numeric</w:t>
            </w:r>
          </w:p>
        </w:tc>
        <w:tc>
          <w:tcPr>
            <w:tcW w:w="1414" w:type="pct"/>
            <w:shd w:val="clear" w:color="auto" w:fill="auto"/>
            <w:vAlign w:val="center"/>
          </w:tcPr>
          <w:p w14:paraId="1D359586"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(Number) Sample:</w:t>
            </w:r>
            <w:r>
              <w:rPr>
                <w:rFonts w:ascii="Calibri" w:hAnsi="Calibri" w:cs="Calibri"/>
                <w:sz w:val="22"/>
                <w:szCs w:val="22"/>
              </w:rPr>
              <w:br/>
              <w:t>1 Weekender</w:t>
            </w:r>
            <w:r>
              <w:rPr>
                <w:rFonts w:ascii="Calibri" w:hAnsi="Calibri" w:cs="Calibri"/>
                <w:sz w:val="22"/>
                <w:szCs w:val="22"/>
              </w:rPr>
              <w:br/>
              <w:t>2 Weekday</w:t>
            </w:r>
            <w:r>
              <w:rPr>
                <w:rFonts w:ascii="Calibri" w:hAnsi="Calibri" w:cs="Calibri"/>
                <w:sz w:val="22"/>
                <w:szCs w:val="22"/>
              </w:rPr>
              <w:br/>
              <w:t>3 Random</w:t>
            </w:r>
            <w:r>
              <w:rPr>
                <w:rFonts w:ascii="Calibri" w:hAnsi="Calibri" w:cs="Calibri"/>
                <w:sz w:val="22"/>
                <w:szCs w:val="22"/>
              </w:rPr>
              <w:br/>
              <w:t>4 All-week</w:t>
            </w:r>
          </w:p>
        </w:tc>
        <w:tc>
          <w:tcPr>
            <w:tcW w:w="684" w:type="pct"/>
            <w:shd w:val="clear" w:color="auto" w:fill="auto"/>
          </w:tcPr>
          <w:p w14:paraId="2BB5F299" w14:textId="77777777" w:rsidR="00E84B58" w:rsidRDefault="00E84B58" w:rsidP="00E84B58">
            <w:pPr>
              <w:pStyle w:val="BodyTextTable"/>
              <w:rPr>
                <w:szCs w:val="18"/>
              </w:rPr>
            </w:pPr>
          </w:p>
        </w:tc>
        <w:tc>
          <w:tcPr>
            <w:tcW w:w="526" w:type="pct"/>
            <w:shd w:val="clear" w:color="auto" w:fill="auto"/>
          </w:tcPr>
          <w:p w14:paraId="7E28A4E8" w14:textId="77777777" w:rsidR="00E84B58" w:rsidRDefault="00E84B58" w:rsidP="00E84B58">
            <w:pPr>
              <w:pStyle w:val="BodyTextTable"/>
              <w:rPr>
                <w:szCs w:val="18"/>
              </w:rPr>
            </w:pPr>
            <w:r>
              <w:rPr>
                <w:szCs w:val="18"/>
              </w:rPr>
              <w:t>PACE</w:t>
            </w:r>
          </w:p>
        </w:tc>
        <w:tc>
          <w:tcPr>
            <w:tcW w:w="335" w:type="pct"/>
            <w:shd w:val="clear" w:color="auto" w:fill="auto"/>
          </w:tcPr>
          <w:p w14:paraId="784B4380" w14:textId="77777777" w:rsidR="00E84B58" w:rsidRDefault="00E84B58" w:rsidP="00E84B58">
            <w:pPr>
              <w:pStyle w:val="BodyTextTable"/>
              <w:rPr>
                <w:szCs w:val="18"/>
              </w:rPr>
            </w:pPr>
            <w:r>
              <w:rPr>
                <w:szCs w:val="18"/>
              </w:rPr>
              <w:t>O</w:t>
            </w:r>
          </w:p>
        </w:tc>
      </w:tr>
      <w:tr w:rsidR="00E84B58" w:rsidRPr="003A4ED1" w14:paraId="13DFD6FC" w14:textId="77777777" w:rsidTr="00DE7FF9">
        <w:trPr>
          <w:cantSplit/>
        </w:trPr>
        <w:tc>
          <w:tcPr>
            <w:tcW w:w="241" w:type="pct"/>
            <w:shd w:val="clear" w:color="auto" w:fill="auto"/>
          </w:tcPr>
          <w:p w14:paraId="3CD3A0CB"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1DCC6716" w14:textId="77777777" w:rsidR="00E84B58" w:rsidRDefault="00E84B58" w:rsidP="00E84B58">
            <w:pPr>
              <w:pStyle w:val="BodyTextTable"/>
            </w:pPr>
            <w:r>
              <w:rPr>
                <w:rFonts w:ascii="Calibri" w:hAnsi="Calibri" w:cs="Calibri"/>
                <w:sz w:val="22"/>
                <w:szCs w:val="22"/>
              </w:rPr>
              <w:t>Streaming Usage</w:t>
            </w:r>
          </w:p>
        </w:tc>
        <w:tc>
          <w:tcPr>
            <w:tcW w:w="629" w:type="pct"/>
            <w:shd w:val="clear" w:color="auto" w:fill="auto"/>
          </w:tcPr>
          <w:p w14:paraId="459B7A94" w14:textId="77777777" w:rsidR="00E84B58" w:rsidRDefault="00E84B58" w:rsidP="00E84B58">
            <w:pPr>
              <w:pStyle w:val="BodyTextTable"/>
              <w:rPr>
                <w:szCs w:val="18"/>
              </w:rPr>
            </w:pPr>
            <w:r>
              <w:rPr>
                <w:szCs w:val="18"/>
              </w:rPr>
              <w:t>String</w:t>
            </w:r>
          </w:p>
        </w:tc>
        <w:tc>
          <w:tcPr>
            <w:tcW w:w="1414" w:type="pct"/>
            <w:shd w:val="clear" w:color="auto" w:fill="auto"/>
            <w:vAlign w:val="center"/>
          </w:tcPr>
          <w:p w14:paraId="78BA5375"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(String) Sample:</w:t>
            </w:r>
            <w:r>
              <w:rPr>
                <w:rFonts w:ascii="Calibri" w:hAnsi="Calibri" w:cs="Calibri"/>
                <w:sz w:val="22"/>
                <w:szCs w:val="22"/>
              </w:rPr>
              <w:br/>
              <w:t>Low</w:t>
            </w:r>
            <w:r>
              <w:rPr>
                <w:rFonts w:ascii="Calibri" w:hAnsi="Calibri" w:cs="Calibri"/>
                <w:sz w:val="22"/>
                <w:szCs w:val="22"/>
              </w:rPr>
              <w:br/>
              <w:t>Mid</w:t>
            </w:r>
            <w:r>
              <w:rPr>
                <w:rFonts w:ascii="Calibri" w:hAnsi="Calibri" w:cs="Calibri"/>
                <w:sz w:val="22"/>
                <w:szCs w:val="22"/>
              </w:rPr>
              <w:br/>
              <w:t>High</w:t>
            </w:r>
          </w:p>
        </w:tc>
        <w:tc>
          <w:tcPr>
            <w:tcW w:w="684" w:type="pct"/>
            <w:shd w:val="clear" w:color="auto" w:fill="auto"/>
          </w:tcPr>
          <w:p w14:paraId="1F20AB96" w14:textId="77777777" w:rsidR="00E84B58" w:rsidRDefault="00E84B58" w:rsidP="00E84B58">
            <w:pPr>
              <w:pStyle w:val="BodyTextTable"/>
              <w:rPr>
                <w:szCs w:val="18"/>
              </w:rPr>
            </w:pPr>
          </w:p>
        </w:tc>
        <w:tc>
          <w:tcPr>
            <w:tcW w:w="526" w:type="pct"/>
            <w:shd w:val="clear" w:color="auto" w:fill="auto"/>
          </w:tcPr>
          <w:p w14:paraId="43636B8A" w14:textId="77777777" w:rsidR="00E84B58" w:rsidRDefault="00E84B58" w:rsidP="00E84B58">
            <w:pPr>
              <w:pStyle w:val="BodyTextTable"/>
              <w:rPr>
                <w:szCs w:val="18"/>
              </w:rPr>
            </w:pPr>
            <w:r>
              <w:rPr>
                <w:szCs w:val="18"/>
              </w:rPr>
              <w:t>PACE</w:t>
            </w:r>
          </w:p>
        </w:tc>
        <w:tc>
          <w:tcPr>
            <w:tcW w:w="335" w:type="pct"/>
            <w:shd w:val="clear" w:color="auto" w:fill="auto"/>
          </w:tcPr>
          <w:p w14:paraId="58216300" w14:textId="77777777" w:rsidR="00E84B58" w:rsidRDefault="00E84B58" w:rsidP="00E84B58">
            <w:pPr>
              <w:pStyle w:val="BodyTextTable"/>
              <w:rPr>
                <w:szCs w:val="18"/>
              </w:rPr>
            </w:pPr>
            <w:r>
              <w:rPr>
                <w:szCs w:val="18"/>
              </w:rPr>
              <w:t>O</w:t>
            </w:r>
          </w:p>
        </w:tc>
      </w:tr>
      <w:tr w:rsidR="00E84B58" w:rsidRPr="003A4ED1" w14:paraId="37831F10" w14:textId="77777777" w:rsidTr="00DE7FF9">
        <w:trPr>
          <w:cantSplit/>
        </w:trPr>
        <w:tc>
          <w:tcPr>
            <w:tcW w:w="241" w:type="pct"/>
            <w:shd w:val="clear" w:color="auto" w:fill="auto"/>
          </w:tcPr>
          <w:p w14:paraId="0D474F2D"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03B52BB9" w14:textId="77777777" w:rsidR="00E84B58" w:rsidRDefault="00E84B58" w:rsidP="00E84B58">
            <w:pPr>
              <w:pStyle w:val="BodyTextTable"/>
            </w:pPr>
            <w:r>
              <w:rPr>
                <w:rFonts w:ascii="Calibri" w:hAnsi="Calibri" w:cs="Calibri"/>
                <w:sz w:val="22"/>
                <w:szCs w:val="22"/>
              </w:rPr>
              <w:t>Music Pattern</w:t>
            </w:r>
          </w:p>
        </w:tc>
        <w:tc>
          <w:tcPr>
            <w:tcW w:w="629" w:type="pct"/>
            <w:shd w:val="clear" w:color="auto" w:fill="auto"/>
          </w:tcPr>
          <w:p w14:paraId="585AF86D" w14:textId="77777777" w:rsidR="00E84B58" w:rsidRDefault="00E84B58" w:rsidP="00E84B58">
            <w:pPr>
              <w:pStyle w:val="BodyTextTable"/>
              <w:rPr>
                <w:szCs w:val="18"/>
              </w:rPr>
            </w:pPr>
            <w:r>
              <w:rPr>
                <w:szCs w:val="18"/>
              </w:rPr>
              <w:t>Numeric</w:t>
            </w:r>
          </w:p>
        </w:tc>
        <w:tc>
          <w:tcPr>
            <w:tcW w:w="1414" w:type="pct"/>
            <w:shd w:val="clear" w:color="auto" w:fill="auto"/>
            <w:vAlign w:val="center"/>
          </w:tcPr>
          <w:p w14:paraId="34F94B7C"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(Number) Sample:</w:t>
            </w:r>
            <w:r>
              <w:rPr>
                <w:rFonts w:ascii="Calibri" w:hAnsi="Calibri" w:cs="Calibri"/>
                <w:sz w:val="22"/>
                <w:szCs w:val="22"/>
              </w:rPr>
              <w:br/>
              <w:t>1 Weekender</w:t>
            </w:r>
            <w:r>
              <w:rPr>
                <w:rFonts w:ascii="Calibri" w:hAnsi="Calibri" w:cs="Calibri"/>
                <w:sz w:val="22"/>
                <w:szCs w:val="22"/>
              </w:rPr>
              <w:br/>
              <w:t>2 Weekday</w:t>
            </w:r>
            <w:r>
              <w:rPr>
                <w:rFonts w:ascii="Calibri" w:hAnsi="Calibri" w:cs="Calibri"/>
                <w:sz w:val="22"/>
                <w:szCs w:val="22"/>
              </w:rPr>
              <w:br/>
              <w:t>3 Random</w:t>
            </w:r>
            <w:r>
              <w:rPr>
                <w:rFonts w:ascii="Calibri" w:hAnsi="Calibri" w:cs="Calibri"/>
                <w:sz w:val="22"/>
                <w:szCs w:val="22"/>
              </w:rPr>
              <w:br/>
              <w:t>4 All-week</w:t>
            </w:r>
          </w:p>
        </w:tc>
        <w:tc>
          <w:tcPr>
            <w:tcW w:w="684" w:type="pct"/>
            <w:shd w:val="clear" w:color="auto" w:fill="auto"/>
          </w:tcPr>
          <w:p w14:paraId="5AD19E60" w14:textId="77777777" w:rsidR="00E84B58" w:rsidRDefault="00E84B58" w:rsidP="00E84B58">
            <w:pPr>
              <w:pStyle w:val="BodyTextTable"/>
              <w:rPr>
                <w:szCs w:val="18"/>
              </w:rPr>
            </w:pPr>
          </w:p>
        </w:tc>
        <w:tc>
          <w:tcPr>
            <w:tcW w:w="526" w:type="pct"/>
            <w:shd w:val="clear" w:color="auto" w:fill="auto"/>
          </w:tcPr>
          <w:p w14:paraId="36B5A9E8" w14:textId="77777777" w:rsidR="00E84B58" w:rsidRDefault="00E84B58" w:rsidP="00E84B58">
            <w:pPr>
              <w:pStyle w:val="BodyTextTable"/>
              <w:rPr>
                <w:szCs w:val="18"/>
              </w:rPr>
            </w:pPr>
            <w:r>
              <w:rPr>
                <w:szCs w:val="18"/>
              </w:rPr>
              <w:t>PACE</w:t>
            </w:r>
          </w:p>
        </w:tc>
        <w:tc>
          <w:tcPr>
            <w:tcW w:w="335" w:type="pct"/>
            <w:shd w:val="clear" w:color="auto" w:fill="auto"/>
          </w:tcPr>
          <w:p w14:paraId="72440BBC" w14:textId="77777777" w:rsidR="00E84B58" w:rsidRDefault="00E84B58" w:rsidP="00E84B58">
            <w:pPr>
              <w:pStyle w:val="BodyTextTable"/>
              <w:rPr>
                <w:szCs w:val="18"/>
              </w:rPr>
            </w:pPr>
            <w:r>
              <w:rPr>
                <w:szCs w:val="18"/>
              </w:rPr>
              <w:t>O</w:t>
            </w:r>
          </w:p>
        </w:tc>
      </w:tr>
      <w:tr w:rsidR="00E84B58" w:rsidRPr="003A4ED1" w14:paraId="228FCA69" w14:textId="77777777" w:rsidTr="00DE7FF9">
        <w:trPr>
          <w:cantSplit/>
        </w:trPr>
        <w:tc>
          <w:tcPr>
            <w:tcW w:w="241" w:type="pct"/>
            <w:shd w:val="clear" w:color="auto" w:fill="auto"/>
          </w:tcPr>
          <w:p w14:paraId="3C4B74B7"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35C96A65" w14:textId="77777777" w:rsidR="00E84B58" w:rsidRDefault="00E84B58" w:rsidP="00E84B58">
            <w:pPr>
              <w:pStyle w:val="BodyTextTable"/>
            </w:pPr>
            <w:r>
              <w:rPr>
                <w:rFonts w:ascii="Calibri" w:hAnsi="Calibri" w:cs="Calibri"/>
                <w:sz w:val="22"/>
                <w:szCs w:val="22"/>
              </w:rPr>
              <w:t>Music Usage</w:t>
            </w:r>
          </w:p>
        </w:tc>
        <w:tc>
          <w:tcPr>
            <w:tcW w:w="629" w:type="pct"/>
            <w:shd w:val="clear" w:color="auto" w:fill="auto"/>
          </w:tcPr>
          <w:p w14:paraId="0B037D56" w14:textId="77777777" w:rsidR="00E84B58" w:rsidRDefault="00E84B58" w:rsidP="00E84B58">
            <w:pPr>
              <w:pStyle w:val="BodyTextTable"/>
              <w:rPr>
                <w:szCs w:val="18"/>
              </w:rPr>
            </w:pPr>
            <w:r>
              <w:rPr>
                <w:szCs w:val="18"/>
              </w:rPr>
              <w:t>String</w:t>
            </w:r>
          </w:p>
        </w:tc>
        <w:tc>
          <w:tcPr>
            <w:tcW w:w="1414" w:type="pct"/>
            <w:shd w:val="clear" w:color="auto" w:fill="auto"/>
            <w:vAlign w:val="center"/>
          </w:tcPr>
          <w:p w14:paraId="1FEBFB26"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(String) Sample:</w:t>
            </w:r>
            <w:r>
              <w:rPr>
                <w:rFonts w:ascii="Calibri" w:hAnsi="Calibri" w:cs="Calibri"/>
                <w:sz w:val="22"/>
                <w:szCs w:val="22"/>
              </w:rPr>
              <w:br/>
              <w:t>Low</w:t>
            </w:r>
            <w:r>
              <w:rPr>
                <w:rFonts w:ascii="Calibri" w:hAnsi="Calibri" w:cs="Calibri"/>
                <w:sz w:val="22"/>
                <w:szCs w:val="22"/>
              </w:rPr>
              <w:br/>
              <w:t>Mid</w:t>
            </w:r>
            <w:r>
              <w:rPr>
                <w:rFonts w:ascii="Calibri" w:hAnsi="Calibri" w:cs="Calibri"/>
                <w:sz w:val="22"/>
                <w:szCs w:val="22"/>
              </w:rPr>
              <w:br/>
              <w:t>High</w:t>
            </w:r>
          </w:p>
        </w:tc>
        <w:tc>
          <w:tcPr>
            <w:tcW w:w="684" w:type="pct"/>
            <w:shd w:val="clear" w:color="auto" w:fill="auto"/>
          </w:tcPr>
          <w:p w14:paraId="3B0EAF68" w14:textId="77777777" w:rsidR="00E84B58" w:rsidRDefault="00E84B58" w:rsidP="00E84B58">
            <w:pPr>
              <w:pStyle w:val="BodyTextTable"/>
              <w:rPr>
                <w:szCs w:val="18"/>
              </w:rPr>
            </w:pPr>
          </w:p>
        </w:tc>
        <w:tc>
          <w:tcPr>
            <w:tcW w:w="526" w:type="pct"/>
            <w:shd w:val="clear" w:color="auto" w:fill="auto"/>
          </w:tcPr>
          <w:p w14:paraId="3D6BF103" w14:textId="77777777" w:rsidR="00E84B58" w:rsidRDefault="00E84B58" w:rsidP="00E84B58">
            <w:pPr>
              <w:pStyle w:val="BodyTextTable"/>
              <w:rPr>
                <w:szCs w:val="18"/>
              </w:rPr>
            </w:pPr>
            <w:r>
              <w:rPr>
                <w:szCs w:val="18"/>
              </w:rPr>
              <w:t>PACE</w:t>
            </w:r>
          </w:p>
        </w:tc>
        <w:tc>
          <w:tcPr>
            <w:tcW w:w="335" w:type="pct"/>
            <w:shd w:val="clear" w:color="auto" w:fill="auto"/>
          </w:tcPr>
          <w:p w14:paraId="7109DDD3" w14:textId="77777777" w:rsidR="00E84B58" w:rsidRDefault="00E84B58" w:rsidP="00E84B58">
            <w:pPr>
              <w:pStyle w:val="BodyTextTable"/>
              <w:rPr>
                <w:szCs w:val="18"/>
              </w:rPr>
            </w:pPr>
            <w:r>
              <w:rPr>
                <w:szCs w:val="18"/>
              </w:rPr>
              <w:t>O</w:t>
            </w:r>
          </w:p>
        </w:tc>
      </w:tr>
      <w:tr w:rsidR="00E84B58" w:rsidRPr="003A4ED1" w14:paraId="5F431398" w14:textId="77777777" w:rsidTr="00DE7FF9">
        <w:trPr>
          <w:cantSplit/>
        </w:trPr>
        <w:tc>
          <w:tcPr>
            <w:tcW w:w="241" w:type="pct"/>
            <w:shd w:val="clear" w:color="auto" w:fill="auto"/>
          </w:tcPr>
          <w:p w14:paraId="0154E136" w14:textId="77777777" w:rsidR="00E84B58" w:rsidRPr="003A4ED1" w:rsidRDefault="00E84B58" w:rsidP="00E84B58">
            <w:pPr>
              <w:pStyle w:val="BodyTextTable"/>
              <w:numPr>
                <w:ilvl w:val="0"/>
                <w:numId w:val="21"/>
              </w:numPr>
              <w:rPr>
                <w:szCs w:val="18"/>
              </w:rPr>
            </w:pPr>
          </w:p>
        </w:tc>
        <w:tc>
          <w:tcPr>
            <w:tcW w:w="1171" w:type="pct"/>
            <w:shd w:val="clear" w:color="auto" w:fill="auto"/>
            <w:vAlign w:val="center"/>
          </w:tcPr>
          <w:p w14:paraId="30507789" w14:textId="77777777" w:rsidR="00E84B58" w:rsidRDefault="00E84B58" w:rsidP="00E84B58">
            <w:pPr>
              <w:pStyle w:val="BodyTextTable"/>
            </w:pPr>
            <w:r>
              <w:rPr>
                <w:rFonts w:ascii="Calibri" w:hAnsi="Calibri" w:cs="Calibri"/>
                <w:sz w:val="22"/>
                <w:szCs w:val="22"/>
              </w:rPr>
              <w:t>Shopping Pattern</w:t>
            </w:r>
          </w:p>
        </w:tc>
        <w:tc>
          <w:tcPr>
            <w:tcW w:w="629" w:type="pct"/>
            <w:shd w:val="clear" w:color="auto" w:fill="auto"/>
          </w:tcPr>
          <w:p w14:paraId="1A068EFA" w14:textId="77777777" w:rsidR="00E84B58" w:rsidRDefault="00E84B58" w:rsidP="00E84B58">
            <w:pPr>
              <w:pStyle w:val="BodyTextTable"/>
              <w:rPr>
                <w:szCs w:val="18"/>
              </w:rPr>
            </w:pPr>
            <w:r>
              <w:rPr>
                <w:szCs w:val="18"/>
              </w:rPr>
              <w:t>Numeric</w:t>
            </w:r>
          </w:p>
        </w:tc>
        <w:tc>
          <w:tcPr>
            <w:tcW w:w="1414" w:type="pct"/>
            <w:shd w:val="clear" w:color="auto" w:fill="auto"/>
            <w:vAlign w:val="center"/>
          </w:tcPr>
          <w:p w14:paraId="08A7C163" w14:textId="77777777" w:rsidR="00E84B58" w:rsidRDefault="00E84B58" w:rsidP="00E84B58">
            <w:pPr>
              <w:pStyle w:val="BodyTextTable"/>
              <w:rPr>
                <w:szCs w:val="18"/>
              </w:rPr>
            </w:pPr>
            <w:r>
              <w:rPr>
                <w:rFonts w:ascii="Calibri" w:hAnsi="Calibri" w:cs="Calibri"/>
                <w:color w:val="FF0000"/>
                <w:sz w:val="22"/>
                <w:szCs w:val="22"/>
              </w:rPr>
              <w:t>LOV to be finalized.</w:t>
            </w:r>
            <w:r>
              <w:rPr>
                <w:rFonts w:ascii="Calibri" w:hAnsi="Calibri" w:cs="Calibri"/>
                <w:sz w:val="22"/>
                <w:szCs w:val="22"/>
              </w:rPr>
              <w:br/>
              <w:t>(Number) Sample:</w:t>
            </w:r>
            <w:r>
              <w:rPr>
                <w:rFonts w:ascii="Calibri" w:hAnsi="Calibri" w:cs="Calibri"/>
                <w:sz w:val="22"/>
                <w:szCs w:val="22"/>
              </w:rPr>
              <w:br/>
              <w:t>1 Weekender</w:t>
            </w:r>
            <w:r>
              <w:rPr>
                <w:rFonts w:ascii="Calibri" w:hAnsi="Calibri" w:cs="Calibri"/>
                <w:sz w:val="22"/>
                <w:szCs w:val="22"/>
              </w:rPr>
              <w:br/>
              <w:t>2 Weekday</w:t>
            </w:r>
            <w:r>
              <w:rPr>
                <w:rFonts w:ascii="Calibri" w:hAnsi="Calibri" w:cs="Calibri"/>
                <w:sz w:val="22"/>
                <w:szCs w:val="22"/>
              </w:rPr>
              <w:br/>
              <w:t>3 Random</w:t>
            </w:r>
            <w:r>
              <w:rPr>
                <w:rFonts w:ascii="Calibri" w:hAnsi="Calibri" w:cs="Calibri"/>
                <w:sz w:val="22"/>
                <w:szCs w:val="22"/>
              </w:rPr>
              <w:br/>
              <w:t>4 All-week</w:t>
            </w:r>
          </w:p>
        </w:tc>
        <w:tc>
          <w:tcPr>
            <w:tcW w:w="684" w:type="pct"/>
            <w:shd w:val="clear" w:color="auto" w:fill="auto"/>
          </w:tcPr>
          <w:p w14:paraId="26B2A368" w14:textId="77777777" w:rsidR="00E84B58" w:rsidRDefault="00E84B58" w:rsidP="00E84B58">
            <w:pPr>
              <w:pStyle w:val="BodyTextTable"/>
              <w:rPr>
                <w:szCs w:val="18"/>
              </w:rPr>
            </w:pPr>
          </w:p>
        </w:tc>
        <w:tc>
          <w:tcPr>
            <w:tcW w:w="526" w:type="pct"/>
            <w:shd w:val="clear" w:color="auto" w:fill="auto"/>
          </w:tcPr>
          <w:p w14:paraId="2E33A3F6" w14:textId="77777777" w:rsidR="00E84B58" w:rsidRDefault="00E84B58" w:rsidP="00E84B58">
            <w:pPr>
              <w:pStyle w:val="BodyTextTable"/>
              <w:rPr>
                <w:szCs w:val="18"/>
              </w:rPr>
            </w:pPr>
            <w:r>
              <w:rPr>
                <w:szCs w:val="18"/>
              </w:rPr>
              <w:t>PACE</w:t>
            </w:r>
          </w:p>
        </w:tc>
        <w:tc>
          <w:tcPr>
            <w:tcW w:w="335" w:type="pct"/>
            <w:shd w:val="clear" w:color="auto" w:fill="auto"/>
          </w:tcPr>
          <w:p w14:paraId="0E25E807" w14:textId="77777777" w:rsidR="00E84B58" w:rsidRDefault="00E84B58" w:rsidP="00E84B58">
            <w:pPr>
              <w:pStyle w:val="BodyTextTable"/>
              <w:rPr>
                <w:szCs w:val="18"/>
              </w:rPr>
            </w:pPr>
            <w:r>
              <w:rPr>
                <w:szCs w:val="18"/>
              </w:rPr>
              <w:t>O</w:t>
            </w:r>
          </w:p>
        </w:tc>
      </w:tr>
      <w:tr w:rsidR="001A44A1" w:rsidRPr="003A4ED1" w14:paraId="3C4F1769" w14:textId="77777777" w:rsidTr="00DE7FF9">
        <w:trPr>
          <w:cantSplit/>
        </w:trPr>
        <w:tc>
          <w:tcPr>
            <w:tcW w:w="241" w:type="pct"/>
            <w:shd w:val="clear" w:color="auto" w:fill="auto"/>
          </w:tcPr>
          <w:p w14:paraId="2B539582" w14:textId="77777777" w:rsidR="001A44A1" w:rsidRPr="003A4ED1" w:rsidRDefault="001A44A1" w:rsidP="001A44A1">
            <w:pPr>
              <w:pStyle w:val="BodyTextTable"/>
              <w:numPr>
                <w:ilvl w:val="0"/>
                <w:numId w:val="21"/>
              </w:numPr>
              <w:rPr>
                <w:szCs w:val="18"/>
              </w:rPr>
            </w:pPr>
          </w:p>
        </w:tc>
        <w:tc>
          <w:tcPr>
            <w:tcW w:w="1171" w:type="pct"/>
            <w:shd w:val="clear" w:color="auto" w:fill="auto"/>
            <w:vAlign w:val="center"/>
          </w:tcPr>
          <w:p w14:paraId="409B71F2" w14:textId="77777777" w:rsidR="001A44A1" w:rsidRDefault="001A44A1" w:rsidP="001A44A1">
            <w:pPr>
              <w:pStyle w:val="BodyTextTable"/>
            </w:pPr>
            <w:r>
              <w:rPr>
                <w:rFonts w:ascii="Calibri" w:hAnsi="Calibri" w:cs="Calibri"/>
                <w:sz w:val="22"/>
                <w:szCs w:val="22"/>
              </w:rPr>
              <w:t>Shopping Usage</w:t>
            </w:r>
          </w:p>
        </w:tc>
        <w:tc>
          <w:tcPr>
            <w:tcW w:w="629" w:type="pct"/>
            <w:shd w:val="clear" w:color="auto" w:fill="auto"/>
          </w:tcPr>
          <w:p w14:paraId="266F22F6" w14:textId="77777777" w:rsidR="001A44A1" w:rsidRDefault="001A44A1" w:rsidP="001A44A1">
            <w:pPr>
              <w:pStyle w:val="BodyTextTable"/>
              <w:rPr>
                <w:szCs w:val="18"/>
              </w:rPr>
            </w:pPr>
            <w:r>
              <w:rPr>
                <w:szCs w:val="18"/>
              </w:rPr>
              <w:t>String</w:t>
            </w:r>
          </w:p>
        </w:tc>
        <w:tc>
          <w:tcPr>
            <w:tcW w:w="1414" w:type="pct"/>
            <w:shd w:val="clear" w:color="auto" w:fill="auto"/>
            <w:vAlign w:val="center"/>
          </w:tcPr>
          <w:p w14:paraId="109D0D3D" w14:textId="77777777" w:rsidR="001A44A1" w:rsidRDefault="001A44A1" w:rsidP="001A44A1">
            <w:pPr>
              <w:pStyle w:val="BodyTextTable"/>
              <w:rPr>
                <w:szCs w:val="18"/>
              </w:rPr>
            </w:pPr>
            <w:r>
              <w:rPr>
                <w:rFonts w:ascii="Calibri" w:hAnsi="Calibri" w:cs="Calibri"/>
                <w:color w:val="FF0000"/>
                <w:sz w:val="22"/>
                <w:szCs w:val="22"/>
              </w:rPr>
              <w:t>LOV to be finalized.</w:t>
            </w:r>
            <w:r>
              <w:rPr>
                <w:rFonts w:ascii="Calibri" w:hAnsi="Calibri" w:cs="Calibri"/>
                <w:sz w:val="22"/>
                <w:szCs w:val="22"/>
              </w:rPr>
              <w:br/>
              <w:t>(String) Sample:</w:t>
            </w:r>
            <w:r>
              <w:rPr>
                <w:rFonts w:ascii="Calibri" w:hAnsi="Calibri" w:cs="Calibri"/>
                <w:sz w:val="22"/>
                <w:szCs w:val="22"/>
              </w:rPr>
              <w:br/>
              <w:t>Low</w:t>
            </w:r>
            <w:r>
              <w:rPr>
                <w:rFonts w:ascii="Calibri" w:hAnsi="Calibri" w:cs="Calibri"/>
                <w:sz w:val="22"/>
                <w:szCs w:val="22"/>
              </w:rPr>
              <w:br/>
              <w:t>Mid</w:t>
            </w:r>
            <w:r>
              <w:rPr>
                <w:rFonts w:ascii="Calibri" w:hAnsi="Calibri" w:cs="Calibri"/>
                <w:sz w:val="22"/>
                <w:szCs w:val="22"/>
              </w:rPr>
              <w:br/>
              <w:t>High</w:t>
            </w:r>
          </w:p>
        </w:tc>
        <w:tc>
          <w:tcPr>
            <w:tcW w:w="684" w:type="pct"/>
            <w:shd w:val="clear" w:color="auto" w:fill="auto"/>
          </w:tcPr>
          <w:p w14:paraId="741196C7" w14:textId="77777777" w:rsidR="001A44A1" w:rsidRDefault="001A44A1" w:rsidP="001A44A1">
            <w:pPr>
              <w:pStyle w:val="BodyTextTable"/>
              <w:rPr>
                <w:szCs w:val="18"/>
              </w:rPr>
            </w:pPr>
          </w:p>
        </w:tc>
        <w:tc>
          <w:tcPr>
            <w:tcW w:w="526" w:type="pct"/>
            <w:shd w:val="clear" w:color="auto" w:fill="auto"/>
          </w:tcPr>
          <w:p w14:paraId="61D24448" w14:textId="77777777" w:rsidR="001A44A1" w:rsidRDefault="001A44A1" w:rsidP="001A44A1">
            <w:pPr>
              <w:pStyle w:val="BodyTextTable"/>
              <w:rPr>
                <w:szCs w:val="18"/>
              </w:rPr>
            </w:pPr>
            <w:r>
              <w:rPr>
                <w:szCs w:val="18"/>
              </w:rPr>
              <w:t>PACE</w:t>
            </w:r>
          </w:p>
        </w:tc>
        <w:tc>
          <w:tcPr>
            <w:tcW w:w="335" w:type="pct"/>
            <w:shd w:val="clear" w:color="auto" w:fill="auto"/>
          </w:tcPr>
          <w:p w14:paraId="5A925EE3" w14:textId="77777777" w:rsidR="001A44A1" w:rsidRDefault="001A44A1" w:rsidP="001A44A1">
            <w:pPr>
              <w:pStyle w:val="BodyTextTable"/>
              <w:rPr>
                <w:szCs w:val="18"/>
              </w:rPr>
            </w:pPr>
            <w:r>
              <w:rPr>
                <w:szCs w:val="18"/>
              </w:rPr>
              <w:t>O</w:t>
            </w:r>
          </w:p>
        </w:tc>
      </w:tr>
      <w:tr w:rsidR="001A44A1" w:rsidRPr="003A4ED1" w14:paraId="3D052FED" w14:textId="77777777" w:rsidTr="00DE7FF9">
        <w:trPr>
          <w:cantSplit/>
        </w:trPr>
        <w:tc>
          <w:tcPr>
            <w:tcW w:w="241" w:type="pct"/>
            <w:shd w:val="clear" w:color="auto" w:fill="auto"/>
          </w:tcPr>
          <w:p w14:paraId="4141F508" w14:textId="77777777" w:rsidR="001A44A1" w:rsidRPr="003A4ED1" w:rsidRDefault="001A44A1" w:rsidP="001A44A1">
            <w:pPr>
              <w:pStyle w:val="BodyTextTable"/>
              <w:numPr>
                <w:ilvl w:val="0"/>
                <w:numId w:val="21"/>
              </w:numPr>
              <w:rPr>
                <w:szCs w:val="18"/>
              </w:rPr>
            </w:pPr>
          </w:p>
        </w:tc>
        <w:tc>
          <w:tcPr>
            <w:tcW w:w="1171" w:type="pct"/>
            <w:shd w:val="clear" w:color="auto" w:fill="auto"/>
            <w:vAlign w:val="center"/>
          </w:tcPr>
          <w:p w14:paraId="1A61FE3D" w14:textId="77777777" w:rsidR="001A44A1" w:rsidRDefault="001A44A1" w:rsidP="001A44A1">
            <w:pPr>
              <w:pStyle w:val="BodyTextTable"/>
            </w:pPr>
            <w:r>
              <w:rPr>
                <w:rFonts w:ascii="Calibri" w:hAnsi="Calibri" w:cs="Calibri"/>
                <w:sz w:val="22"/>
                <w:szCs w:val="22"/>
              </w:rPr>
              <w:t>Dominant interest</w:t>
            </w:r>
          </w:p>
        </w:tc>
        <w:tc>
          <w:tcPr>
            <w:tcW w:w="629" w:type="pct"/>
            <w:shd w:val="clear" w:color="auto" w:fill="auto"/>
          </w:tcPr>
          <w:p w14:paraId="3C6324D4" w14:textId="77777777" w:rsidR="001A44A1" w:rsidRDefault="001A44A1" w:rsidP="001A44A1">
            <w:pPr>
              <w:pStyle w:val="BodyTextTable"/>
              <w:rPr>
                <w:szCs w:val="18"/>
              </w:rPr>
            </w:pPr>
            <w:r>
              <w:rPr>
                <w:szCs w:val="18"/>
              </w:rPr>
              <w:t>String</w:t>
            </w:r>
          </w:p>
        </w:tc>
        <w:tc>
          <w:tcPr>
            <w:tcW w:w="1414" w:type="pct"/>
            <w:shd w:val="clear" w:color="auto" w:fill="auto"/>
          </w:tcPr>
          <w:p w14:paraId="4288BB79" w14:textId="77777777" w:rsidR="001A44A1" w:rsidRPr="001A44A1" w:rsidRDefault="001A44A1" w:rsidP="001A44A1">
            <w:pPr>
              <w:spacing w:before="0" w:after="0"/>
              <w:ind w:left="0"/>
              <w:rPr>
                <w:rFonts w:ascii="Calibri" w:hAnsi="Calibri" w:cs="Calibri"/>
                <w:sz w:val="22"/>
              </w:rPr>
            </w:pPr>
            <w:r>
              <w:rPr>
                <w:rFonts w:ascii="Calibri" w:hAnsi="Calibri" w:cs="Calibri"/>
                <w:sz w:val="22"/>
              </w:rPr>
              <w:t>String LOV</w:t>
            </w:r>
            <w:r>
              <w:rPr>
                <w:rFonts w:ascii="Calibri" w:hAnsi="Calibri" w:cs="Calibri"/>
                <w:sz w:val="22"/>
              </w:rPr>
              <w:br/>
              <w:t>Shopping</w:t>
            </w:r>
            <w:r>
              <w:rPr>
                <w:rFonts w:ascii="Calibri" w:hAnsi="Calibri" w:cs="Calibri"/>
                <w:sz w:val="22"/>
              </w:rPr>
              <w:br/>
              <w:t>Music</w:t>
            </w:r>
            <w:r>
              <w:rPr>
                <w:rFonts w:ascii="Calibri" w:hAnsi="Calibri" w:cs="Calibri"/>
                <w:sz w:val="22"/>
              </w:rPr>
              <w:br/>
              <w:t>Gaming</w:t>
            </w:r>
          </w:p>
        </w:tc>
        <w:tc>
          <w:tcPr>
            <w:tcW w:w="684" w:type="pct"/>
            <w:shd w:val="clear" w:color="auto" w:fill="auto"/>
          </w:tcPr>
          <w:p w14:paraId="128CDE5C" w14:textId="77777777" w:rsidR="001A44A1" w:rsidRDefault="001A44A1" w:rsidP="001A44A1">
            <w:pPr>
              <w:pStyle w:val="BodyTextTable"/>
              <w:rPr>
                <w:szCs w:val="18"/>
              </w:rPr>
            </w:pPr>
          </w:p>
        </w:tc>
        <w:tc>
          <w:tcPr>
            <w:tcW w:w="526" w:type="pct"/>
            <w:shd w:val="clear" w:color="auto" w:fill="auto"/>
          </w:tcPr>
          <w:p w14:paraId="413B3B40" w14:textId="77777777" w:rsidR="001A44A1" w:rsidRDefault="001A44A1" w:rsidP="001A44A1">
            <w:pPr>
              <w:pStyle w:val="BodyTextTable"/>
              <w:rPr>
                <w:szCs w:val="18"/>
              </w:rPr>
            </w:pPr>
            <w:r>
              <w:rPr>
                <w:szCs w:val="18"/>
              </w:rPr>
              <w:t>PACE</w:t>
            </w:r>
          </w:p>
        </w:tc>
        <w:tc>
          <w:tcPr>
            <w:tcW w:w="335" w:type="pct"/>
            <w:shd w:val="clear" w:color="auto" w:fill="auto"/>
          </w:tcPr>
          <w:p w14:paraId="185CD933" w14:textId="77777777" w:rsidR="001A44A1" w:rsidRDefault="001A44A1" w:rsidP="001A44A1">
            <w:pPr>
              <w:pStyle w:val="BodyTextTable"/>
              <w:rPr>
                <w:szCs w:val="18"/>
              </w:rPr>
            </w:pPr>
            <w:r>
              <w:rPr>
                <w:szCs w:val="18"/>
              </w:rPr>
              <w:t>O</w:t>
            </w:r>
          </w:p>
        </w:tc>
      </w:tr>
      <w:tr w:rsidR="001A44A1" w:rsidRPr="003A4ED1" w14:paraId="340B4F9D" w14:textId="77777777" w:rsidTr="00DE7FF9">
        <w:trPr>
          <w:cantSplit/>
        </w:trPr>
        <w:tc>
          <w:tcPr>
            <w:tcW w:w="241" w:type="pct"/>
            <w:shd w:val="clear" w:color="auto" w:fill="auto"/>
          </w:tcPr>
          <w:p w14:paraId="0B0C6BFF" w14:textId="77777777" w:rsidR="001A44A1" w:rsidRPr="003A4ED1" w:rsidRDefault="001A44A1" w:rsidP="001A44A1">
            <w:pPr>
              <w:pStyle w:val="BodyTextTable"/>
              <w:numPr>
                <w:ilvl w:val="0"/>
                <w:numId w:val="21"/>
              </w:numPr>
              <w:rPr>
                <w:szCs w:val="18"/>
              </w:rPr>
            </w:pPr>
          </w:p>
        </w:tc>
        <w:tc>
          <w:tcPr>
            <w:tcW w:w="1171" w:type="pct"/>
            <w:shd w:val="clear" w:color="auto" w:fill="auto"/>
            <w:vAlign w:val="center"/>
          </w:tcPr>
          <w:p w14:paraId="7697C164" w14:textId="77777777" w:rsidR="001A44A1" w:rsidRDefault="008049AD" w:rsidP="001A44A1">
            <w:pPr>
              <w:pStyle w:val="BodyTextTable"/>
            </w:pPr>
            <w:r>
              <w:rPr>
                <w:color w:val="000000"/>
              </w:rPr>
              <w:t>YT Data Class</w:t>
            </w:r>
          </w:p>
        </w:tc>
        <w:tc>
          <w:tcPr>
            <w:tcW w:w="629" w:type="pct"/>
            <w:shd w:val="clear" w:color="auto" w:fill="auto"/>
          </w:tcPr>
          <w:p w14:paraId="36E31C87" w14:textId="77777777" w:rsidR="001A44A1" w:rsidRDefault="001A44A1" w:rsidP="001A44A1">
            <w:pPr>
              <w:pStyle w:val="BodyTextTable"/>
              <w:rPr>
                <w:szCs w:val="18"/>
              </w:rPr>
            </w:pPr>
            <w:r>
              <w:rPr>
                <w:szCs w:val="18"/>
              </w:rPr>
              <w:t>String</w:t>
            </w:r>
          </w:p>
        </w:tc>
        <w:tc>
          <w:tcPr>
            <w:tcW w:w="1414" w:type="pct"/>
            <w:shd w:val="clear" w:color="auto" w:fill="auto"/>
          </w:tcPr>
          <w:p w14:paraId="41CA42FB" w14:textId="77777777" w:rsidR="001A44A1" w:rsidRDefault="001A44A1" w:rsidP="001A44A1">
            <w:pPr>
              <w:spacing w:before="0" w:after="0"/>
              <w:ind w:left="0"/>
              <w:rPr>
                <w:rFonts w:ascii="Calibri" w:hAnsi="Calibri" w:cs="Calibri"/>
                <w:sz w:val="22"/>
              </w:rPr>
            </w:pPr>
            <w:r>
              <w:rPr>
                <w:rFonts w:ascii="Calibri" w:hAnsi="Calibri" w:cs="Calibri"/>
                <w:sz w:val="22"/>
              </w:rPr>
              <w:t>String LOV</w:t>
            </w:r>
            <w:r>
              <w:rPr>
                <w:rFonts w:ascii="Calibri" w:hAnsi="Calibri" w:cs="Calibri"/>
                <w:sz w:val="22"/>
              </w:rPr>
              <w:br/>
              <w:t>Low</w:t>
            </w:r>
            <w:r>
              <w:rPr>
                <w:rFonts w:ascii="Calibri" w:hAnsi="Calibri" w:cs="Calibri"/>
                <w:sz w:val="22"/>
              </w:rPr>
              <w:br/>
              <w:t>Mid</w:t>
            </w:r>
            <w:r>
              <w:rPr>
                <w:rFonts w:ascii="Calibri" w:hAnsi="Calibri" w:cs="Calibri"/>
                <w:sz w:val="22"/>
              </w:rPr>
              <w:br/>
              <w:t>High</w:t>
            </w:r>
          </w:p>
          <w:p w14:paraId="07786C28" w14:textId="77777777" w:rsidR="0000163C" w:rsidRDefault="0000163C" w:rsidP="001A44A1">
            <w:pPr>
              <w:spacing w:before="0" w:after="0"/>
              <w:ind w:left="0"/>
              <w:rPr>
                <w:szCs w:val="18"/>
              </w:rPr>
            </w:pPr>
            <w:r>
              <w:rPr>
                <w:color w:val="000000"/>
              </w:rPr>
              <w:t>Accidental User</w:t>
            </w:r>
            <w:r>
              <w:rPr>
                <w:color w:val="000000"/>
              </w:rPr>
              <w:br/>
            </w:r>
            <w:proofErr w:type="gramStart"/>
            <w:r>
              <w:rPr>
                <w:color w:val="000000"/>
              </w:rPr>
              <w:t>None</w:t>
            </w:r>
            <w:proofErr w:type="gramEnd"/>
            <w:r>
              <w:rPr>
                <w:color w:val="000000"/>
              </w:rPr>
              <w:t xml:space="preserve"> User</w:t>
            </w:r>
          </w:p>
        </w:tc>
        <w:tc>
          <w:tcPr>
            <w:tcW w:w="684" w:type="pct"/>
            <w:shd w:val="clear" w:color="auto" w:fill="auto"/>
          </w:tcPr>
          <w:p w14:paraId="31D9ED42" w14:textId="77777777" w:rsidR="001A44A1" w:rsidRDefault="001A44A1" w:rsidP="001A44A1">
            <w:pPr>
              <w:pStyle w:val="BodyTextTable"/>
              <w:rPr>
                <w:szCs w:val="18"/>
              </w:rPr>
            </w:pPr>
          </w:p>
        </w:tc>
        <w:tc>
          <w:tcPr>
            <w:tcW w:w="526" w:type="pct"/>
            <w:shd w:val="clear" w:color="auto" w:fill="auto"/>
          </w:tcPr>
          <w:p w14:paraId="106FD5B2" w14:textId="77777777" w:rsidR="001A44A1" w:rsidRDefault="001A44A1" w:rsidP="001A44A1">
            <w:pPr>
              <w:pStyle w:val="BodyTextTable"/>
              <w:rPr>
                <w:szCs w:val="18"/>
              </w:rPr>
            </w:pPr>
            <w:r>
              <w:rPr>
                <w:szCs w:val="18"/>
              </w:rPr>
              <w:t>PACE</w:t>
            </w:r>
          </w:p>
        </w:tc>
        <w:tc>
          <w:tcPr>
            <w:tcW w:w="335" w:type="pct"/>
            <w:shd w:val="clear" w:color="auto" w:fill="auto"/>
          </w:tcPr>
          <w:p w14:paraId="2D65C38A" w14:textId="77777777" w:rsidR="001A44A1" w:rsidRDefault="001A44A1" w:rsidP="001A44A1">
            <w:pPr>
              <w:pStyle w:val="BodyTextTable"/>
              <w:rPr>
                <w:szCs w:val="18"/>
              </w:rPr>
            </w:pPr>
            <w:r>
              <w:rPr>
                <w:szCs w:val="18"/>
              </w:rPr>
              <w:t>O</w:t>
            </w:r>
          </w:p>
        </w:tc>
      </w:tr>
      <w:tr w:rsidR="001A44A1" w:rsidRPr="003A4ED1" w14:paraId="43F7842F" w14:textId="77777777" w:rsidTr="00DE7FF9">
        <w:trPr>
          <w:cantSplit/>
        </w:trPr>
        <w:tc>
          <w:tcPr>
            <w:tcW w:w="241" w:type="pct"/>
            <w:shd w:val="clear" w:color="auto" w:fill="auto"/>
          </w:tcPr>
          <w:p w14:paraId="30FA02A4" w14:textId="77777777" w:rsidR="001A44A1" w:rsidRPr="003A4ED1" w:rsidRDefault="001A44A1" w:rsidP="001A44A1">
            <w:pPr>
              <w:pStyle w:val="BodyTextTable"/>
              <w:numPr>
                <w:ilvl w:val="0"/>
                <w:numId w:val="21"/>
              </w:numPr>
              <w:rPr>
                <w:szCs w:val="18"/>
              </w:rPr>
            </w:pPr>
          </w:p>
        </w:tc>
        <w:tc>
          <w:tcPr>
            <w:tcW w:w="1171" w:type="pct"/>
            <w:shd w:val="clear" w:color="auto" w:fill="auto"/>
            <w:vAlign w:val="center"/>
          </w:tcPr>
          <w:p w14:paraId="024427CC" w14:textId="77777777" w:rsidR="001A44A1" w:rsidRDefault="001A44A1" w:rsidP="001A44A1">
            <w:pPr>
              <w:spacing w:before="0" w:after="0"/>
              <w:ind w:left="0"/>
              <w:rPr>
                <w:rFonts w:ascii="Calibri" w:hAnsi="Calibri" w:cs="Calibri"/>
                <w:sz w:val="22"/>
              </w:rPr>
            </w:pPr>
            <w:r>
              <w:rPr>
                <w:rFonts w:ascii="Calibri" w:hAnsi="Calibri" w:cs="Calibri"/>
                <w:sz w:val="22"/>
              </w:rPr>
              <w:t>Giga User</w:t>
            </w:r>
          </w:p>
        </w:tc>
        <w:tc>
          <w:tcPr>
            <w:tcW w:w="629" w:type="pct"/>
            <w:shd w:val="clear" w:color="auto" w:fill="auto"/>
          </w:tcPr>
          <w:p w14:paraId="0BB764E6" w14:textId="77777777" w:rsidR="001A44A1" w:rsidRDefault="001A44A1" w:rsidP="001A44A1">
            <w:pPr>
              <w:pStyle w:val="BodyTextTable"/>
              <w:rPr>
                <w:szCs w:val="18"/>
              </w:rPr>
            </w:pPr>
            <w:r>
              <w:rPr>
                <w:szCs w:val="18"/>
              </w:rPr>
              <w:t>String</w:t>
            </w:r>
          </w:p>
        </w:tc>
        <w:tc>
          <w:tcPr>
            <w:tcW w:w="1414" w:type="pct"/>
            <w:shd w:val="clear" w:color="auto" w:fill="auto"/>
          </w:tcPr>
          <w:p w14:paraId="15A69058" w14:textId="77777777" w:rsidR="001A44A1" w:rsidRDefault="001A44A1" w:rsidP="001A44A1">
            <w:pPr>
              <w:spacing w:before="0" w:after="0"/>
              <w:ind w:left="0"/>
              <w:rPr>
                <w:rFonts w:ascii="Calibri" w:hAnsi="Calibri" w:cs="Calibri"/>
                <w:sz w:val="22"/>
              </w:rPr>
            </w:pPr>
            <w:r>
              <w:rPr>
                <w:rFonts w:ascii="Calibri" w:hAnsi="Calibri" w:cs="Calibri"/>
                <w:sz w:val="22"/>
              </w:rPr>
              <w:t>String LOV</w:t>
            </w:r>
            <w:r>
              <w:rPr>
                <w:rFonts w:ascii="Calibri" w:hAnsi="Calibri" w:cs="Calibri"/>
                <w:sz w:val="22"/>
              </w:rPr>
              <w:br/>
            </w:r>
            <w:r w:rsidR="0000163C">
              <w:rPr>
                <w:rFonts w:ascii="Calibri" w:hAnsi="Calibri" w:cs="Calibri"/>
                <w:sz w:val="22"/>
              </w:rPr>
              <w:t>Y</w:t>
            </w:r>
          </w:p>
          <w:p w14:paraId="31FC40B3" w14:textId="77777777" w:rsidR="0000163C" w:rsidRPr="001A44A1" w:rsidRDefault="0000163C" w:rsidP="001A44A1">
            <w:pPr>
              <w:spacing w:before="0" w:after="0"/>
              <w:ind w:left="0"/>
              <w:rPr>
                <w:rFonts w:ascii="Calibri" w:hAnsi="Calibri" w:cs="Calibri"/>
                <w:sz w:val="22"/>
              </w:rPr>
            </w:pPr>
            <w:r>
              <w:rPr>
                <w:rFonts w:ascii="Calibri" w:hAnsi="Calibri" w:cs="Calibri"/>
                <w:sz w:val="22"/>
              </w:rPr>
              <w:t>N</w:t>
            </w:r>
          </w:p>
        </w:tc>
        <w:tc>
          <w:tcPr>
            <w:tcW w:w="684" w:type="pct"/>
            <w:shd w:val="clear" w:color="auto" w:fill="auto"/>
          </w:tcPr>
          <w:p w14:paraId="354ADB39" w14:textId="77777777" w:rsidR="001A44A1" w:rsidRDefault="001A44A1" w:rsidP="001A44A1">
            <w:pPr>
              <w:pStyle w:val="BodyTextTable"/>
              <w:rPr>
                <w:szCs w:val="18"/>
              </w:rPr>
            </w:pPr>
          </w:p>
        </w:tc>
        <w:tc>
          <w:tcPr>
            <w:tcW w:w="526" w:type="pct"/>
            <w:shd w:val="clear" w:color="auto" w:fill="auto"/>
          </w:tcPr>
          <w:p w14:paraId="13C8E0C8" w14:textId="77777777" w:rsidR="001A44A1" w:rsidRDefault="001A44A1" w:rsidP="001A44A1">
            <w:pPr>
              <w:pStyle w:val="BodyTextTable"/>
              <w:rPr>
                <w:szCs w:val="18"/>
              </w:rPr>
            </w:pPr>
            <w:r>
              <w:rPr>
                <w:szCs w:val="18"/>
              </w:rPr>
              <w:t>PACE</w:t>
            </w:r>
          </w:p>
        </w:tc>
        <w:tc>
          <w:tcPr>
            <w:tcW w:w="335" w:type="pct"/>
            <w:shd w:val="clear" w:color="auto" w:fill="auto"/>
          </w:tcPr>
          <w:p w14:paraId="1C6403EE" w14:textId="77777777" w:rsidR="001A44A1" w:rsidRDefault="001A44A1" w:rsidP="001A44A1">
            <w:pPr>
              <w:pStyle w:val="BodyTextTable"/>
              <w:rPr>
                <w:szCs w:val="18"/>
              </w:rPr>
            </w:pPr>
            <w:r>
              <w:rPr>
                <w:szCs w:val="18"/>
              </w:rPr>
              <w:t>O</w:t>
            </w:r>
          </w:p>
        </w:tc>
      </w:tr>
      <w:tr w:rsidR="001A44A1" w:rsidRPr="003A4ED1" w14:paraId="20693C6D" w14:textId="77777777" w:rsidTr="00DE7FF9">
        <w:trPr>
          <w:cantSplit/>
        </w:trPr>
        <w:tc>
          <w:tcPr>
            <w:tcW w:w="241" w:type="pct"/>
            <w:shd w:val="clear" w:color="auto" w:fill="auto"/>
          </w:tcPr>
          <w:p w14:paraId="0996E28C" w14:textId="77777777" w:rsidR="001A44A1" w:rsidRPr="003A4ED1" w:rsidRDefault="001A44A1" w:rsidP="001A44A1">
            <w:pPr>
              <w:pStyle w:val="BodyTextTable"/>
              <w:numPr>
                <w:ilvl w:val="0"/>
                <w:numId w:val="21"/>
              </w:numPr>
              <w:rPr>
                <w:szCs w:val="18"/>
              </w:rPr>
            </w:pPr>
          </w:p>
        </w:tc>
        <w:tc>
          <w:tcPr>
            <w:tcW w:w="1171" w:type="pct"/>
            <w:shd w:val="clear" w:color="auto" w:fill="auto"/>
            <w:vAlign w:val="center"/>
          </w:tcPr>
          <w:p w14:paraId="7C7DBA05" w14:textId="77777777" w:rsidR="001A44A1" w:rsidRDefault="001A44A1" w:rsidP="001A44A1">
            <w:pPr>
              <w:spacing w:before="0" w:after="0"/>
              <w:ind w:left="0"/>
              <w:rPr>
                <w:rFonts w:ascii="Calibri" w:hAnsi="Calibri" w:cs="Calibri"/>
                <w:sz w:val="22"/>
              </w:rPr>
            </w:pPr>
            <w:r>
              <w:rPr>
                <w:rFonts w:ascii="Calibri" w:hAnsi="Calibri" w:cs="Calibri"/>
                <w:sz w:val="22"/>
              </w:rPr>
              <w:t>VIP Tag</w:t>
            </w:r>
          </w:p>
        </w:tc>
        <w:tc>
          <w:tcPr>
            <w:tcW w:w="629" w:type="pct"/>
            <w:shd w:val="clear" w:color="auto" w:fill="auto"/>
          </w:tcPr>
          <w:p w14:paraId="7E56559D" w14:textId="77777777" w:rsidR="001A44A1" w:rsidRDefault="001A44A1" w:rsidP="001A44A1">
            <w:pPr>
              <w:pStyle w:val="BodyTextTable"/>
              <w:rPr>
                <w:szCs w:val="18"/>
              </w:rPr>
            </w:pPr>
            <w:r>
              <w:rPr>
                <w:szCs w:val="18"/>
              </w:rPr>
              <w:t>Numeric</w:t>
            </w:r>
          </w:p>
        </w:tc>
        <w:tc>
          <w:tcPr>
            <w:tcW w:w="1414" w:type="pct"/>
            <w:shd w:val="clear" w:color="auto" w:fill="auto"/>
          </w:tcPr>
          <w:p w14:paraId="511F555B" w14:textId="77777777" w:rsidR="001A44A1" w:rsidRDefault="001A44A1" w:rsidP="001A44A1">
            <w:pPr>
              <w:spacing w:before="0" w:after="0"/>
              <w:ind w:left="0"/>
              <w:rPr>
                <w:rFonts w:ascii="Calibri" w:hAnsi="Calibri" w:cs="Calibri"/>
                <w:sz w:val="22"/>
              </w:rPr>
            </w:pPr>
            <w:r w:rsidRPr="001A44A1">
              <w:rPr>
                <w:rFonts w:ascii="Calibri" w:hAnsi="Calibri" w:cs="Calibri"/>
                <w:sz w:val="22"/>
              </w:rPr>
              <w:t>An indication whether the subscriber is a VIP.</w:t>
            </w:r>
          </w:p>
          <w:p w14:paraId="3A1A5E7F" w14:textId="77777777" w:rsidR="001A44A1" w:rsidRDefault="001A44A1" w:rsidP="001A44A1">
            <w:pPr>
              <w:spacing w:before="0" w:after="0"/>
              <w:ind w:left="0"/>
              <w:rPr>
                <w:rFonts w:ascii="Calibri" w:hAnsi="Calibri" w:cs="Calibri"/>
                <w:sz w:val="22"/>
              </w:rPr>
            </w:pPr>
            <w:r w:rsidRPr="001A44A1">
              <w:rPr>
                <w:rFonts w:ascii="Calibri" w:hAnsi="Calibri" w:cs="Calibri"/>
                <w:sz w:val="22"/>
              </w:rPr>
              <w:t>List of values: 1/0</w:t>
            </w:r>
          </w:p>
        </w:tc>
        <w:tc>
          <w:tcPr>
            <w:tcW w:w="684" w:type="pct"/>
            <w:shd w:val="clear" w:color="auto" w:fill="auto"/>
          </w:tcPr>
          <w:p w14:paraId="20A81132" w14:textId="77777777" w:rsidR="001A44A1" w:rsidRDefault="001A44A1" w:rsidP="001A44A1">
            <w:pPr>
              <w:pStyle w:val="BodyTextTable"/>
              <w:rPr>
                <w:szCs w:val="18"/>
              </w:rPr>
            </w:pPr>
          </w:p>
        </w:tc>
        <w:tc>
          <w:tcPr>
            <w:tcW w:w="526" w:type="pct"/>
            <w:shd w:val="clear" w:color="auto" w:fill="auto"/>
          </w:tcPr>
          <w:p w14:paraId="6AA86395" w14:textId="77777777" w:rsidR="001A44A1" w:rsidRDefault="001A44A1" w:rsidP="001A44A1">
            <w:pPr>
              <w:pStyle w:val="BodyTextTable"/>
              <w:rPr>
                <w:szCs w:val="18"/>
              </w:rPr>
            </w:pPr>
          </w:p>
        </w:tc>
        <w:tc>
          <w:tcPr>
            <w:tcW w:w="335" w:type="pct"/>
            <w:shd w:val="clear" w:color="auto" w:fill="auto"/>
          </w:tcPr>
          <w:p w14:paraId="590142B7" w14:textId="77777777" w:rsidR="001A44A1" w:rsidRDefault="001A44A1" w:rsidP="001A44A1">
            <w:pPr>
              <w:pStyle w:val="BodyTextTable"/>
              <w:rPr>
                <w:szCs w:val="18"/>
              </w:rPr>
            </w:pPr>
            <w:r>
              <w:rPr>
                <w:szCs w:val="18"/>
              </w:rPr>
              <w:t>O</w:t>
            </w:r>
          </w:p>
        </w:tc>
      </w:tr>
      <w:tr w:rsidR="004914C5" w:rsidRPr="003A4ED1" w14:paraId="4B53209A" w14:textId="77777777" w:rsidTr="00DE7FF9">
        <w:trPr>
          <w:cantSplit/>
        </w:trPr>
        <w:tc>
          <w:tcPr>
            <w:tcW w:w="241" w:type="pct"/>
            <w:shd w:val="clear" w:color="auto" w:fill="auto"/>
          </w:tcPr>
          <w:p w14:paraId="003FE231" w14:textId="77777777" w:rsidR="004914C5" w:rsidRPr="003A4ED1" w:rsidRDefault="004914C5" w:rsidP="004914C5">
            <w:pPr>
              <w:pStyle w:val="BodyTextTable"/>
              <w:numPr>
                <w:ilvl w:val="0"/>
                <w:numId w:val="21"/>
              </w:numPr>
              <w:rPr>
                <w:szCs w:val="18"/>
              </w:rPr>
            </w:pPr>
          </w:p>
        </w:tc>
        <w:tc>
          <w:tcPr>
            <w:tcW w:w="1171" w:type="pct"/>
            <w:shd w:val="clear" w:color="auto" w:fill="auto"/>
          </w:tcPr>
          <w:p w14:paraId="2DD514F2" w14:textId="77777777" w:rsidR="004914C5" w:rsidRDefault="004914C5" w:rsidP="004914C5">
            <w:pPr>
              <w:spacing w:before="0" w:after="0"/>
              <w:ind w:left="0"/>
              <w:rPr>
                <w:rFonts w:ascii="Calibri" w:hAnsi="Calibri" w:cs="Calibri"/>
                <w:sz w:val="22"/>
              </w:rPr>
            </w:pPr>
            <w:r>
              <w:t>PlaceholderStr1</w:t>
            </w:r>
          </w:p>
        </w:tc>
        <w:tc>
          <w:tcPr>
            <w:tcW w:w="629" w:type="pct"/>
            <w:shd w:val="clear" w:color="auto" w:fill="auto"/>
          </w:tcPr>
          <w:p w14:paraId="629142A8" w14:textId="77777777" w:rsidR="004914C5" w:rsidRDefault="004914C5" w:rsidP="004914C5">
            <w:pPr>
              <w:pStyle w:val="BodyTextTable"/>
              <w:rPr>
                <w:szCs w:val="18"/>
              </w:rPr>
            </w:pPr>
            <w:r>
              <w:rPr>
                <w:szCs w:val="18"/>
              </w:rPr>
              <w:t>String</w:t>
            </w:r>
          </w:p>
        </w:tc>
        <w:tc>
          <w:tcPr>
            <w:tcW w:w="1414" w:type="pct"/>
            <w:shd w:val="clear" w:color="auto" w:fill="auto"/>
          </w:tcPr>
          <w:p w14:paraId="79B71ED7"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012708F5" w14:textId="77777777" w:rsidR="004914C5" w:rsidRDefault="004914C5" w:rsidP="004914C5">
            <w:pPr>
              <w:pStyle w:val="BodyTextTable"/>
              <w:rPr>
                <w:szCs w:val="18"/>
              </w:rPr>
            </w:pPr>
          </w:p>
        </w:tc>
        <w:tc>
          <w:tcPr>
            <w:tcW w:w="526" w:type="pct"/>
            <w:shd w:val="clear" w:color="auto" w:fill="auto"/>
          </w:tcPr>
          <w:p w14:paraId="518F5361" w14:textId="77777777" w:rsidR="004914C5" w:rsidRDefault="004914C5" w:rsidP="004914C5">
            <w:pPr>
              <w:pStyle w:val="BodyTextTable"/>
              <w:rPr>
                <w:szCs w:val="18"/>
              </w:rPr>
            </w:pPr>
          </w:p>
        </w:tc>
        <w:tc>
          <w:tcPr>
            <w:tcW w:w="335" w:type="pct"/>
            <w:shd w:val="clear" w:color="auto" w:fill="auto"/>
          </w:tcPr>
          <w:p w14:paraId="027E88CF" w14:textId="77777777" w:rsidR="004914C5" w:rsidRDefault="004914C5" w:rsidP="004914C5">
            <w:pPr>
              <w:pStyle w:val="BodyTextTable"/>
              <w:rPr>
                <w:szCs w:val="18"/>
              </w:rPr>
            </w:pPr>
            <w:r>
              <w:rPr>
                <w:szCs w:val="18"/>
              </w:rPr>
              <w:t>O</w:t>
            </w:r>
          </w:p>
        </w:tc>
      </w:tr>
      <w:tr w:rsidR="004914C5" w:rsidRPr="003A4ED1" w14:paraId="4191B2B7" w14:textId="77777777" w:rsidTr="00DE7FF9">
        <w:trPr>
          <w:cantSplit/>
        </w:trPr>
        <w:tc>
          <w:tcPr>
            <w:tcW w:w="241" w:type="pct"/>
            <w:shd w:val="clear" w:color="auto" w:fill="auto"/>
          </w:tcPr>
          <w:p w14:paraId="4F167EA7" w14:textId="77777777" w:rsidR="004914C5" w:rsidRPr="003A4ED1" w:rsidRDefault="004914C5" w:rsidP="004914C5">
            <w:pPr>
              <w:pStyle w:val="BodyTextTable"/>
              <w:numPr>
                <w:ilvl w:val="0"/>
                <w:numId w:val="21"/>
              </w:numPr>
              <w:rPr>
                <w:szCs w:val="18"/>
              </w:rPr>
            </w:pPr>
          </w:p>
        </w:tc>
        <w:tc>
          <w:tcPr>
            <w:tcW w:w="1171" w:type="pct"/>
            <w:shd w:val="clear" w:color="auto" w:fill="auto"/>
          </w:tcPr>
          <w:p w14:paraId="2D059AD2" w14:textId="77777777" w:rsidR="004914C5" w:rsidRDefault="004914C5" w:rsidP="004914C5">
            <w:pPr>
              <w:spacing w:before="0" w:after="0"/>
              <w:ind w:left="0"/>
              <w:rPr>
                <w:rFonts w:ascii="Calibri" w:hAnsi="Calibri" w:cs="Calibri"/>
                <w:sz w:val="22"/>
              </w:rPr>
            </w:pPr>
            <w:r>
              <w:t>PlaceholderStr2</w:t>
            </w:r>
          </w:p>
        </w:tc>
        <w:tc>
          <w:tcPr>
            <w:tcW w:w="629" w:type="pct"/>
            <w:shd w:val="clear" w:color="auto" w:fill="auto"/>
          </w:tcPr>
          <w:p w14:paraId="4B112F13" w14:textId="77777777" w:rsidR="004914C5" w:rsidRDefault="004914C5" w:rsidP="004914C5">
            <w:pPr>
              <w:pStyle w:val="BodyTextTable"/>
              <w:rPr>
                <w:szCs w:val="18"/>
              </w:rPr>
            </w:pPr>
            <w:r>
              <w:rPr>
                <w:szCs w:val="18"/>
              </w:rPr>
              <w:t>String</w:t>
            </w:r>
          </w:p>
        </w:tc>
        <w:tc>
          <w:tcPr>
            <w:tcW w:w="1414" w:type="pct"/>
            <w:shd w:val="clear" w:color="auto" w:fill="auto"/>
          </w:tcPr>
          <w:p w14:paraId="6D47BC00"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74042C81" w14:textId="77777777" w:rsidR="004914C5" w:rsidRDefault="004914C5" w:rsidP="004914C5">
            <w:pPr>
              <w:pStyle w:val="BodyTextTable"/>
              <w:rPr>
                <w:szCs w:val="18"/>
              </w:rPr>
            </w:pPr>
          </w:p>
        </w:tc>
        <w:tc>
          <w:tcPr>
            <w:tcW w:w="526" w:type="pct"/>
            <w:shd w:val="clear" w:color="auto" w:fill="auto"/>
          </w:tcPr>
          <w:p w14:paraId="5F2C4F44" w14:textId="77777777" w:rsidR="004914C5" w:rsidRDefault="004914C5" w:rsidP="004914C5">
            <w:pPr>
              <w:pStyle w:val="BodyTextTable"/>
              <w:rPr>
                <w:szCs w:val="18"/>
              </w:rPr>
            </w:pPr>
          </w:p>
        </w:tc>
        <w:tc>
          <w:tcPr>
            <w:tcW w:w="335" w:type="pct"/>
            <w:shd w:val="clear" w:color="auto" w:fill="auto"/>
          </w:tcPr>
          <w:p w14:paraId="41E9CE07" w14:textId="77777777" w:rsidR="004914C5" w:rsidRDefault="004914C5" w:rsidP="004914C5">
            <w:pPr>
              <w:pStyle w:val="BodyTextTable"/>
              <w:rPr>
                <w:szCs w:val="18"/>
              </w:rPr>
            </w:pPr>
            <w:r>
              <w:rPr>
                <w:szCs w:val="18"/>
              </w:rPr>
              <w:t>O</w:t>
            </w:r>
          </w:p>
        </w:tc>
      </w:tr>
      <w:tr w:rsidR="004914C5" w:rsidRPr="003A4ED1" w14:paraId="36E72237" w14:textId="77777777" w:rsidTr="00DE7FF9">
        <w:trPr>
          <w:cantSplit/>
        </w:trPr>
        <w:tc>
          <w:tcPr>
            <w:tcW w:w="241" w:type="pct"/>
            <w:shd w:val="clear" w:color="auto" w:fill="auto"/>
          </w:tcPr>
          <w:p w14:paraId="0D81FDF6" w14:textId="77777777" w:rsidR="004914C5" w:rsidRPr="003A4ED1" w:rsidRDefault="004914C5" w:rsidP="004914C5">
            <w:pPr>
              <w:pStyle w:val="BodyTextTable"/>
              <w:numPr>
                <w:ilvl w:val="0"/>
                <w:numId w:val="21"/>
              </w:numPr>
              <w:rPr>
                <w:szCs w:val="18"/>
              </w:rPr>
            </w:pPr>
          </w:p>
        </w:tc>
        <w:tc>
          <w:tcPr>
            <w:tcW w:w="1171" w:type="pct"/>
            <w:shd w:val="clear" w:color="auto" w:fill="auto"/>
          </w:tcPr>
          <w:p w14:paraId="4EF873EC" w14:textId="77777777" w:rsidR="004914C5" w:rsidRDefault="004914C5" w:rsidP="004914C5">
            <w:pPr>
              <w:spacing w:before="0" w:after="0"/>
              <w:ind w:left="0"/>
              <w:rPr>
                <w:rFonts w:ascii="Calibri" w:hAnsi="Calibri" w:cs="Calibri"/>
                <w:sz w:val="22"/>
              </w:rPr>
            </w:pPr>
            <w:r>
              <w:t>PlaceholderStr3</w:t>
            </w:r>
          </w:p>
        </w:tc>
        <w:tc>
          <w:tcPr>
            <w:tcW w:w="629" w:type="pct"/>
            <w:shd w:val="clear" w:color="auto" w:fill="auto"/>
          </w:tcPr>
          <w:p w14:paraId="2C840F5C" w14:textId="77777777" w:rsidR="004914C5" w:rsidRDefault="004914C5" w:rsidP="004914C5">
            <w:pPr>
              <w:pStyle w:val="BodyTextTable"/>
              <w:rPr>
                <w:szCs w:val="18"/>
              </w:rPr>
            </w:pPr>
            <w:r>
              <w:rPr>
                <w:szCs w:val="18"/>
              </w:rPr>
              <w:t>String</w:t>
            </w:r>
          </w:p>
        </w:tc>
        <w:tc>
          <w:tcPr>
            <w:tcW w:w="1414" w:type="pct"/>
            <w:shd w:val="clear" w:color="auto" w:fill="auto"/>
          </w:tcPr>
          <w:p w14:paraId="614E021A"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08B39CCE" w14:textId="77777777" w:rsidR="004914C5" w:rsidRDefault="004914C5" w:rsidP="004914C5">
            <w:pPr>
              <w:pStyle w:val="BodyTextTable"/>
              <w:rPr>
                <w:szCs w:val="18"/>
              </w:rPr>
            </w:pPr>
          </w:p>
        </w:tc>
        <w:tc>
          <w:tcPr>
            <w:tcW w:w="526" w:type="pct"/>
            <w:shd w:val="clear" w:color="auto" w:fill="auto"/>
          </w:tcPr>
          <w:p w14:paraId="6D9339E3" w14:textId="77777777" w:rsidR="004914C5" w:rsidRDefault="004914C5" w:rsidP="004914C5">
            <w:pPr>
              <w:pStyle w:val="BodyTextTable"/>
              <w:rPr>
                <w:szCs w:val="18"/>
              </w:rPr>
            </w:pPr>
          </w:p>
        </w:tc>
        <w:tc>
          <w:tcPr>
            <w:tcW w:w="335" w:type="pct"/>
            <w:shd w:val="clear" w:color="auto" w:fill="auto"/>
          </w:tcPr>
          <w:p w14:paraId="4420BC5D" w14:textId="77777777" w:rsidR="004914C5" w:rsidRDefault="004914C5" w:rsidP="004914C5">
            <w:pPr>
              <w:pStyle w:val="BodyTextTable"/>
              <w:rPr>
                <w:szCs w:val="18"/>
              </w:rPr>
            </w:pPr>
            <w:r>
              <w:rPr>
                <w:szCs w:val="18"/>
              </w:rPr>
              <w:t>O</w:t>
            </w:r>
          </w:p>
        </w:tc>
      </w:tr>
      <w:tr w:rsidR="004914C5" w:rsidRPr="003A4ED1" w14:paraId="54817C49" w14:textId="77777777" w:rsidTr="00DE7FF9">
        <w:trPr>
          <w:cantSplit/>
        </w:trPr>
        <w:tc>
          <w:tcPr>
            <w:tcW w:w="241" w:type="pct"/>
            <w:shd w:val="clear" w:color="auto" w:fill="auto"/>
          </w:tcPr>
          <w:p w14:paraId="5C185712" w14:textId="77777777" w:rsidR="004914C5" w:rsidRPr="003A4ED1" w:rsidRDefault="004914C5" w:rsidP="004914C5">
            <w:pPr>
              <w:pStyle w:val="BodyTextTable"/>
              <w:numPr>
                <w:ilvl w:val="0"/>
                <w:numId w:val="21"/>
              </w:numPr>
              <w:rPr>
                <w:szCs w:val="18"/>
              </w:rPr>
            </w:pPr>
          </w:p>
        </w:tc>
        <w:tc>
          <w:tcPr>
            <w:tcW w:w="1171" w:type="pct"/>
            <w:shd w:val="clear" w:color="auto" w:fill="auto"/>
          </w:tcPr>
          <w:p w14:paraId="2CD12522" w14:textId="77777777" w:rsidR="004914C5" w:rsidRDefault="004914C5" w:rsidP="004914C5">
            <w:pPr>
              <w:spacing w:before="0" w:after="0"/>
              <w:ind w:left="0"/>
              <w:rPr>
                <w:rFonts w:ascii="Calibri" w:hAnsi="Calibri" w:cs="Calibri"/>
                <w:sz w:val="22"/>
              </w:rPr>
            </w:pPr>
            <w:r>
              <w:t>PlaceholderStr4</w:t>
            </w:r>
          </w:p>
        </w:tc>
        <w:tc>
          <w:tcPr>
            <w:tcW w:w="629" w:type="pct"/>
            <w:shd w:val="clear" w:color="auto" w:fill="auto"/>
          </w:tcPr>
          <w:p w14:paraId="6E8A49CA" w14:textId="77777777" w:rsidR="004914C5" w:rsidRDefault="004914C5" w:rsidP="004914C5">
            <w:pPr>
              <w:pStyle w:val="BodyTextTable"/>
              <w:rPr>
                <w:szCs w:val="18"/>
              </w:rPr>
            </w:pPr>
            <w:r>
              <w:rPr>
                <w:szCs w:val="18"/>
              </w:rPr>
              <w:t>String</w:t>
            </w:r>
          </w:p>
        </w:tc>
        <w:tc>
          <w:tcPr>
            <w:tcW w:w="1414" w:type="pct"/>
            <w:shd w:val="clear" w:color="auto" w:fill="auto"/>
          </w:tcPr>
          <w:p w14:paraId="4A3DAC50"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3B08627D" w14:textId="77777777" w:rsidR="004914C5" w:rsidRDefault="004914C5" w:rsidP="004914C5">
            <w:pPr>
              <w:pStyle w:val="BodyTextTable"/>
              <w:rPr>
                <w:szCs w:val="18"/>
              </w:rPr>
            </w:pPr>
          </w:p>
        </w:tc>
        <w:tc>
          <w:tcPr>
            <w:tcW w:w="526" w:type="pct"/>
            <w:shd w:val="clear" w:color="auto" w:fill="auto"/>
          </w:tcPr>
          <w:p w14:paraId="4BB71EB1" w14:textId="77777777" w:rsidR="004914C5" w:rsidRDefault="004914C5" w:rsidP="004914C5">
            <w:pPr>
              <w:pStyle w:val="BodyTextTable"/>
              <w:rPr>
                <w:szCs w:val="18"/>
              </w:rPr>
            </w:pPr>
          </w:p>
        </w:tc>
        <w:tc>
          <w:tcPr>
            <w:tcW w:w="335" w:type="pct"/>
            <w:shd w:val="clear" w:color="auto" w:fill="auto"/>
          </w:tcPr>
          <w:p w14:paraId="4B213881" w14:textId="77777777" w:rsidR="004914C5" w:rsidRDefault="004914C5" w:rsidP="004914C5">
            <w:pPr>
              <w:pStyle w:val="BodyTextTable"/>
              <w:rPr>
                <w:szCs w:val="18"/>
              </w:rPr>
            </w:pPr>
            <w:r>
              <w:rPr>
                <w:szCs w:val="18"/>
              </w:rPr>
              <w:t>O</w:t>
            </w:r>
          </w:p>
        </w:tc>
      </w:tr>
      <w:tr w:rsidR="004914C5" w:rsidRPr="003A4ED1" w14:paraId="49EC6D19" w14:textId="77777777" w:rsidTr="00DE7FF9">
        <w:trPr>
          <w:cantSplit/>
        </w:trPr>
        <w:tc>
          <w:tcPr>
            <w:tcW w:w="241" w:type="pct"/>
            <w:shd w:val="clear" w:color="auto" w:fill="auto"/>
          </w:tcPr>
          <w:p w14:paraId="0689EB0B" w14:textId="77777777" w:rsidR="004914C5" w:rsidRPr="003A4ED1" w:rsidRDefault="004914C5" w:rsidP="004914C5">
            <w:pPr>
              <w:pStyle w:val="BodyTextTable"/>
              <w:numPr>
                <w:ilvl w:val="0"/>
                <w:numId w:val="21"/>
              </w:numPr>
              <w:rPr>
                <w:szCs w:val="18"/>
              </w:rPr>
            </w:pPr>
            <w:bookmarkStart w:id="727" w:name="_Hlk17887150"/>
          </w:p>
        </w:tc>
        <w:tc>
          <w:tcPr>
            <w:tcW w:w="1171" w:type="pct"/>
            <w:shd w:val="clear" w:color="auto" w:fill="auto"/>
          </w:tcPr>
          <w:p w14:paraId="740AB566" w14:textId="77777777" w:rsidR="004914C5" w:rsidRDefault="004914C5" w:rsidP="004914C5">
            <w:pPr>
              <w:spacing w:before="0" w:after="0"/>
              <w:ind w:left="0"/>
              <w:rPr>
                <w:rFonts w:ascii="Calibri" w:hAnsi="Calibri" w:cs="Calibri"/>
                <w:sz w:val="22"/>
              </w:rPr>
            </w:pPr>
            <w:r>
              <w:t>PlaceholderStr5</w:t>
            </w:r>
          </w:p>
        </w:tc>
        <w:tc>
          <w:tcPr>
            <w:tcW w:w="629" w:type="pct"/>
            <w:shd w:val="clear" w:color="auto" w:fill="auto"/>
          </w:tcPr>
          <w:p w14:paraId="59DDF0EE" w14:textId="77777777" w:rsidR="004914C5" w:rsidRDefault="004914C5" w:rsidP="004914C5">
            <w:pPr>
              <w:pStyle w:val="BodyTextTable"/>
              <w:rPr>
                <w:szCs w:val="18"/>
              </w:rPr>
            </w:pPr>
            <w:r>
              <w:rPr>
                <w:szCs w:val="18"/>
              </w:rPr>
              <w:t>String</w:t>
            </w:r>
          </w:p>
        </w:tc>
        <w:tc>
          <w:tcPr>
            <w:tcW w:w="1414" w:type="pct"/>
            <w:shd w:val="clear" w:color="auto" w:fill="auto"/>
          </w:tcPr>
          <w:p w14:paraId="3270C370"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2B066586" w14:textId="77777777" w:rsidR="004914C5" w:rsidRDefault="004914C5" w:rsidP="004914C5">
            <w:pPr>
              <w:pStyle w:val="BodyTextTable"/>
              <w:rPr>
                <w:szCs w:val="18"/>
              </w:rPr>
            </w:pPr>
          </w:p>
        </w:tc>
        <w:tc>
          <w:tcPr>
            <w:tcW w:w="526" w:type="pct"/>
            <w:shd w:val="clear" w:color="auto" w:fill="auto"/>
          </w:tcPr>
          <w:p w14:paraId="2F71843F" w14:textId="77777777" w:rsidR="004914C5" w:rsidRDefault="004914C5" w:rsidP="004914C5">
            <w:pPr>
              <w:pStyle w:val="BodyTextTable"/>
              <w:rPr>
                <w:szCs w:val="18"/>
              </w:rPr>
            </w:pPr>
          </w:p>
        </w:tc>
        <w:tc>
          <w:tcPr>
            <w:tcW w:w="335" w:type="pct"/>
            <w:shd w:val="clear" w:color="auto" w:fill="auto"/>
          </w:tcPr>
          <w:p w14:paraId="30EB3210" w14:textId="77777777" w:rsidR="004914C5" w:rsidRDefault="004914C5" w:rsidP="004914C5">
            <w:pPr>
              <w:pStyle w:val="BodyTextTable"/>
              <w:rPr>
                <w:szCs w:val="18"/>
              </w:rPr>
            </w:pPr>
            <w:r>
              <w:rPr>
                <w:szCs w:val="18"/>
              </w:rPr>
              <w:t>O</w:t>
            </w:r>
          </w:p>
        </w:tc>
      </w:tr>
      <w:bookmarkEnd w:id="727"/>
      <w:tr w:rsidR="004914C5" w:rsidRPr="003A4ED1" w14:paraId="2B31233F" w14:textId="77777777" w:rsidTr="00DE7FF9">
        <w:trPr>
          <w:cantSplit/>
        </w:trPr>
        <w:tc>
          <w:tcPr>
            <w:tcW w:w="241" w:type="pct"/>
            <w:shd w:val="clear" w:color="auto" w:fill="auto"/>
          </w:tcPr>
          <w:p w14:paraId="0E223765" w14:textId="77777777" w:rsidR="004914C5" w:rsidRPr="003A4ED1" w:rsidRDefault="004914C5" w:rsidP="004914C5">
            <w:pPr>
              <w:pStyle w:val="BodyTextTable"/>
              <w:numPr>
                <w:ilvl w:val="0"/>
                <w:numId w:val="21"/>
              </w:numPr>
              <w:rPr>
                <w:szCs w:val="18"/>
              </w:rPr>
            </w:pPr>
          </w:p>
        </w:tc>
        <w:tc>
          <w:tcPr>
            <w:tcW w:w="1171" w:type="pct"/>
            <w:shd w:val="clear" w:color="auto" w:fill="auto"/>
          </w:tcPr>
          <w:p w14:paraId="51B3D2F7" w14:textId="77777777" w:rsidR="004914C5" w:rsidRDefault="004914C5" w:rsidP="004914C5">
            <w:pPr>
              <w:spacing w:before="0" w:after="0"/>
              <w:ind w:left="0"/>
              <w:rPr>
                <w:rFonts w:ascii="Calibri" w:hAnsi="Calibri" w:cs="Calibri"/>
                <w:sz w:val="22"/>
              </w:rPr>
            </w:pPr>
            <w:r>
              <w:t>PlaceholderNum1</w:t>
            </w:r>
          </w:p>
        </w:tc>
        <w:tc>
          <w:tcPr>
            <w:tcW w:w="629" w:type="pct"/>
            <w:shd w:val="clear" w:color="auto" w:fill="auto"/>
          </w:tcPr>
          <w:p w14:paraId="7AB12D30" w14:textId="77777777" w:rsidR="004914C5" w:rsidRDefault="004914C5" w:rsidP="004914C5">
            <w:pPr>
              <w:pStyle w:val="BodyTextTable"/>
              <w:rPr>
                <w:szCs w:val="18"/>
              </w:rPr>
            </w:pPr>
            <w:r>
              <w:rPr>
                <w:szCs w:val="18"/>
              </w:rPr>
              <w:t>Numeric</w:t>
            </w:r>
          </w:p>
        </w:tc>
        <w:tc>
          <w:tcPr>
            <w:tcW w:w="1414" w:type="pct"/>
            <w:shd w:val="clear" w:color="auto" w:fill="auto"/>
          </w:tcPr>
          <w:p w14:paraId="7A1F7402"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23B26E62" w14:textId="77777777" w:rsidR="004914C5" w:rsidRDefault="004914C5" w:rsidP="004914C5">
            <w:pPr>
              <w:pStyle w:val="BodyTextTable"/>
              <w:rPr>
                <w:szCs w:val="18"/>
              </w:rPr>
            </w:pPr>
          </w:p>
        </w:tc>
        <w:tc>
          <w:tcPr>
            <w:tcW w:w="526" w:type="pct"/>
            <w:shd w:val="clear" w:color="auto" w:fill="auto"/>
          </w:tcPr>
          <w:p w14:paraId="0F41709C" w14:textId="77777777" w:rsidR="004914C5" w:rsidRDefault="004914C5" w:rsidP="004914C5">
            <w:pPr>
              <w:pStyle w:val="BodyTextTable"/>
              <w:rPr>
                <w:szCs w:val="18"/>
              </w:rPr>
            </w:pPr>
          </w:p>
        </w:tc>
        <w:tc>
          <w:tcPr>
            <w:tcW w:w="335" w:type="pct"/>
            <w:shd w:val="clear" w:color="auto" w:fill="auto"/>
          </w:tcPr>
          <w:p w14:paraId="5C89BD54" w14:textId="77777777" w:rsidR="004914C5" w:rsidRDefault="004914C5" w:rsidP="004914C5">
            <w:pPr>
              <w:pStyle w:val="BodyTextTable"/>
              <w:rPr>
                <w:szCs w:val="18"/>
              </w:rPr>
            </w:pPr>
            <w:r>
              <w:rPr>
                <w:szCs w:val="18"/>
              </w:rPr>
              <w:t>O</w:t>
            </w:r>
          </w:p>
        </w:tc>
      </w:tr>
      <w:tr w:rsidR="004914C5" w:rsidRPr="003A4ED1" w14:paraId="4766CFE6" w14:textId="77777777" w:rsidTr="00DE7FF9">
        <w:trPr>
          <w:cantSplit/>
        </w:trPr>
        <w:tc>
          <w:tcPr>
            <w:tcW w:w="241" w:type="pct"/>
            <w:shd w:val="clear" w:color="auto" w:fill="auto"/>
          </w:tcPr>
          <w:p w14:paraId="1721F8AA" w14:textId="77777777" w:rsidR="004914C5" w:rsidRPr="003A4ED1" w:rsidRDefault="004914C5" w:rsidP="004914C5">
            <w:pPr>
              <w:pStyle w:val="BodyTextTable"/>
              <w:numPr>
                <w:ilvl w:val="0"/>
                <w:numId w:val="21"/>
              </w:numPr>
              <w:rPr>
                <w:szCs w:val="18"/>
              </w:rPr>
            </w:pPr>
          </w:p>
        </w:tc>
        <w:tc>
          <w:tcPr>
            <w:tcW w:w="1171" w:type="pct"/>
            <w:shd w:val="clear" w:color="auto" w:fill="auto"/>
          </w:tcPr>
          <w:p w14:paraId="0D4D3DE5" w14:textId="77777777" w:rsidR="004914C5" w:rsidRDefault="004914C5" w:rsidP="004914C5">
            <w:pPr>
              <w:spacing w:before="0" w:after="0"/>
              <w:ind w:left="0"/>
              <w:rPr>
                <w:rFonts w:ascii="Calibri" w:hAnsi="Calibri" w:cs="Calibri"/>
                <w:sz w:val="22"/>
              </w:rPr>
            </w:pPr>
            <w:r>
              <w:t>PlaceholderNum2</w:t>
            </w:r>
          </w:p>
        </w:tc>
        <w:tc>
          <w:tcPr>
            <w:tcW w:w="629" w:type="pct"/>
            <w:shd w:val="clear" w:color="auto" w:fill="auto"/>
          </w:tcPr>
          <w:p w14:paraId="674C2D24" w14:textId="77777777" w:rsidR="004914C5" w:rsidRDefault="004914C5" w:rsidP="004914C5">
            <w:pPr>
              <w:pStyle w:val="BodyTextTable"/>
              <w:rPr>
                <w:szCs w:val="18"/>
              </w:rPr>
            </w:pPr>
            <w:r>
              <w:rPr>
                <w:szCs w:val="18"/>
              </w:rPr>
              <w:t>Numeric</w:t>
            </w:r>
          </w:p>
        </w:tc>
        <w:tc>
          <w:tcPr>
            <w:tcW w:w="1414" w:type="pct"/>
            <w:shd w:val="clear" w:color="auto" w:fill="auto"/>
          </w:tcPr>
          <w:p w14:paraId="706CABB2"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1403C1E7" w14:textId="77777777" w:rsidR="004914C5" w:rsidRDefault="004914C5" w:rsidP="004914C5">
            <w:pPr>
              <w:pStyle w:val="BodyTextTable"/>
              <w:rPr>
                <w:szCs w:val="18"/>
              </w:rPr>
            </w:pPr>
          </w:p>
        </w:tc>
        <w:tc>
          <w:tcPr>
            <w:tcW w:w="526" w:type="pct"/>
            <w:shd w:val="clear" w:color="auto" w:fill="auto"/>
          </w:tcPr>
          <w:p w14:paraId="6F3286AB" w14:textId="77777777" w:rsidR="004914C5" w:rsidRDefault="004914C5" w:rsidP="004914C5">
            <w:pPr>
              <w:pStyle w:val="BodyTextTable"/>
              <w:rPr>
                <w:szCs w:val="18"/>
              </w:rPr>
            </w:pPr>
          </w:p>
        </w:tc>
        <w:tc>
          <w:tcPr>
            <w:tcW w:w="335" w:type="pct"/>
            <w:shd w:val="clear" w:color="auto" w:fill="auto"/>
          </w:tcPr>
          <w:p w14:paraId="00654077" w14:textId="77777777" w:rsidR="004914C5" w:rsidRDefault="004914C5" w:rsidP="004914C5">
            <w:pPr>
              <w:pStyle w:val="BodyTextTable"/>
              <w:rPr>
                <w:szCs w:val="18"/>
              </w:rPr>
            </w:pPr>
            <w:r>
              <w:rPr>
                <w:szCs w:val="18"/>
              </w:rPr>
              <w:t>O</w:t>
            </w:r>
          </w:p>
        </w:tc>
      </w:tr>
      <w:tr w:rsidR="004914C5" w:rsidRPr="003A4ED1" w14:paraId="335DE060" w14:textId="77777777" w:rsidTr="00DE7FF9">
        <w:trPr>
          <w:cantSplit/>
        </w:trPr>
        <w:tc>
          <w:tcPr>
            <w:tcW w:w="241" w:type="pct"/>
            <w:shd w:val="clear" w:color="auto" w:fill="auto"/>
          </w:tcPr>
          <w:p w14:paraId="4E428D03" w14:textId="77777777" w:rsidR="004914C5" w:rsidRPr="003A4ED1" w:rsidRDefault="004914C5" w:rsidP="004914C5">
            <w:pPr>
              <w:pStyle w:val="BodyTextTable"/>
              <w:numPr>
                <w:ilvl w:val="0"/>
                <w:numId w:val="21"/>
              </w:numPr>
              <w:rPr>
                <w:szCs w:val="18"/>
              </w:rPr>
            </w:pPr>
          </w:p>
        </w:tc>
        <w:tc>
          <w:tcPr>
            <w:tcW w:w="1171" w:type="pct"/>
            <w:shd w:val="clear" w:color="auto" w:fill="auto"/>
          </w:tcPr>
          <w:p w14:paraId="6A2887E0" w14:textId="77777777" w:rsidR="004914C5" w:rsidRDefault="004914C5" w:rsidP="004914C5">
            <w:pPr>
              <w:spacing w:before="0" w:after="0"/>
              <w:ind w:left="0"/>
              <w:rPr>
                <w:rFonts w:ascii="Calibri" w:hAnsi="Calibri" w:cs="Calibri"/>
                <w:sz w:val="22"/>
              </w:rPr>
            </w:pPr>
            <w:r>
              <w:t>PlaceholderNum3</w:t>
            </w:r>
          </w:p>
        </w:tc>
        <w:tc>
          <w:tcPr>
            <w:tcW w:w="629" w:type="pct"/>
            <w:shd w:val="clear" w:color="auto" w:fill="auto"/>
          </w:tcPr>
          <w:p w14:paraId="2FF189C6" w14:textId="77777777" w:rsidR="004914C5" w:rsidRDefault="004914C5" w:rsidP="004914C5">
            <w:pPr>
              <w:pStyle w:val="BodyTextTable"/>
              <w:rPr>
                <w:szCs w:val="18"/>
              </w:rPr>
            </w:pPr>
            <w:r>
              <w:rPr>
                <w:szCs w:val="18"/>
              </w:rPr>
              <w:t>Numeric</w:t>
            </w:r>
          </w:p>
        </w:tc>
        <w:tc>
          <w:tcPr>
            <w:tcW w:w="1414" w:type="pct"/>
            <w:shd w:val="clear" w:color="auto" w:fill="auto"/>
          </w:tcPr>
          <w:p w14:paraId="603F2BE6"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7283EE85" w14:textId="77777777" w:rsidR="004914C5" w:rsidRDefault="004914C5" w:rsidP="004914C5">
            <w:pPr>
              <w:pStyle w:val="BodyTextTable"/>
              <w:rPr>
                <w:szCs w:val="18"/>
              </w:rPr>
            </w:pPr>
          </w:p>
        </w:tc>
        <w:tc>
          <w:tcPr>
            <w:tcW w:w="526" w:type="pct"/>
            <w:shd w:val="clear" w:color="auto" w:fill="auto"/>
          </w:tcPr>
          <w:p w14:paraId="4A624799" w14:textId="77777777" w:rsidR="004914C5" w:rsidRDefault="004914C5" w:rsidP="004914C5">
            <w:pPr>
              <w:pStyle w:val="BodyTextTable"/>
              <w:rPr>
                <w:szCs w:val="18"/>
              </w:rPr>
            </w:pPr>
          </w:p>
        </w:tc>
        <w:tc>
          <w:tcPr>
            <w:tcW w:w="335" w:type="pct"/>
            <w:shd w:val="clear" w:color="auto" w:fill="auto"/>
          </w:tcPr>
          <w:p w14:paraId="376185FC" w14:textId="77777777" w:rsidR="004914C5" w:rsidRDefault="004914C5" w:rsidP="004914C5">
            <w:pPr>
              <w:pStyle w:val="BodyTextTable"/>
              <w:rPr>
                <w:szCs w:val="18"/>
              </w:rPr>
            </w:pPr>
            <w:r>
              <w:rPr>
                <w:szCs w:val="18"/>
              </w:rPr>
              <w:t>O</w:t>
            </w:r>
          </w:p>
        </w:tc>
      </w:tr>
      <w:tr w:rsidR="004914C5" w:rsidRPr="003A4ED1" w14:paraId="0ED05C7F" w14:textId="77777777" w:rsidTr="00DE7FF9">
        <w:trPr>
          <w:cantSplit/>
        </w:trPr>
        <w:tc>
          <w:tcPr>
            <w:tcW w:w="241" w:type="pct"/>
            <w:shd w:val="clear" w:color="auto" w:fill="auto"/>
          </w:tcPr>
          <w:p w14:paraId="337595D2" w14:textId="77777777" w:rsidR="004914C5" w:rsidRPr="003A4ED1" w:rsidRDefault="004914C5" w:rsidP="004914C5">
            <w:pPr>
              <w:pStyle w:val="BodyTextTable"/>
              <w:numPr>
                <w:ilvl w:val="0"/>
                <w:numId w:val="21"/>
              </w:numPr>
              <w:rPr>
                <w:szCs w:val="18"/>
              </w:rPr>
            </w:pPr>
          </w:p>
        </w:tc>
        <w:tc>
          <w:tcPr>
            <w:tcW w:w="1171" w:type="pct"/>
            <w:shd w:val="clear" w:color="auto" w:fill="auto"/>
          </w:tcPr>
          <w:p w14:paraId="4101760D" w14:textId="77777777" w:rsidR="004914C5" w:rsidRDefault="004914C5" w:rsidP="004914C5">
            <w:pPr>
              <w:spacing w:before="0" w:after="0"/>
              <w:ind w:left="0"/>
              <w:rPr>
                <w:rFonts w:ascii="Calibri" w:hAnsi="Calibri" w:cs="Calibri"/>
                <w:sz w:val="22"/>
              </w:rPr>
            </w:pPr>
            <w:r>
              <w:t>PlaceholderNum4</w:t>
            </w:r>
          </w:p>
        </w:tc>
        <w:tc>
          <w:tcPr>
            <w:tcW w:w="629" w:type="pct"/>
            <w:shd w:val="clear" w:color="auto" w:fill="auto"/>
          </w:tcPr>
          <w:p w14:paraId="701AA59D" w14:textId="77777777" w:rsidR="004914C5" w:rsidRDefault="004914C5" w:rsidP="004914C5">
            <w:pPr>
              <w:pStyle w:val="BodyTextTable"/>
              <w:rPr>
                <w:szCs w:val="18"/>
              </w:rPr>
            </w:pPr>
            <w:r>
              <w:rPr>
                <w:szCs w:val="18"/>
              </w:rPr>
              <w:t>Numeric</w:t>
            </w:r>
          </w:p>
        </w:tc>
        <w:tc>
          <w:tcPr>
            <w:tcW w:w="1414" w:type="pct"/>
            <w:shd w:val="clear" w:color="auto" w:fill="auto"/>
          </w:tcPr>
          <w:p w14:paraId="49507085"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2DF97B27" w14:textId="77777777" w:rsidR="004914C5" w:rsidRDefault="004914C5" w:rsidP="004914C5">
            <w:pPr>
              <w:pStyle w:val="BodyTextTable"/>
              <w:rPr>
                <w:szCs w:val="18"/>
              </w:rPr>
            </w:pPr>
          </w:p>
        </w:tc>
        <w:tc>
          <w:tcPr>
            <w:tcW w:w="526" w:type="pct"/>
            <w:shd w:val="clear" w:color="auto" w:fill="auto"/>
          </w:tcPr>
          <w:p w14:paraId="56F66307" w14:textId="77777777" w:rsidR="004914C5" w:rsidRDefault="004914C5" w:rsidP="004914C5">
            <w:pPr>
              <w:pStyle w:val="BodyTextTable"/>
              <w:rPr>
                <w:szCs w:val="18"/>
              </w:rPr>
            </w:pPr>
          </w:p>
        </w:tc>
        <w:tc>
          <w:tcPr>
            <w:tcW w:w="335" w:type="pct"/>
            <w:shd w:val="clear" w:color="auto" w:fill="auto"/>
          </w:tcPr>
          <w:p w14:paraId="4541F7E8" w14:textId="77777777" w:rsidR="004914C5" w:rsidRDefault="004914C5" w:rsidP="004914C5">
            <w:pPr>
              <w:pStyle w:val="BodyTextTable"/>
              <w:rPr>
                <w:szCs w:val="18"/>
              </w:rPr>
            </w:pPr>
            <w:r>
              <w:rPr>
                <w:szCs w:val="18"/>
              </w:rPr>
              <w:t>O</w:t>
            </w:r>
          </w:p>
        </w:tc>
      </w:tr>
      <w:tr w:rsidR="004914C5" w:rsidRPr="003A4ED1" w14:paraId="0F605DD3" w14:textId="77777777" w:rsidTr="00DE7FF9">
        <w:trPr>
          <w:cantSplit/>
        </w:trPr>
        <w:tc>
          <w:tcPr>
            <w:tcW w:w="241" w:type="pct"/>
            <w:shd w:val="clear" w:color="auto" w:fill="auto"/>
          </w:tcPr>
          <w:p w14:paraId="6A79261D" w14:textId="77777777" w:rsidR="004914C5" w:rsidRPr="003A4ED1" w:rsidRDefault="004914C5" w:rsidP="004914C5">
            <w:pPr>
              <w:pStyle w:val="BodyTextTable"/>
              <w:numPr>
                <w:ilvl w:val="0"/>
                <w:numId w:val="21"/>
              </w:numPr>
              <w:rPr>
                <w:szCs w:val="18"/>
              </w:rPr>
            </w:pPr>
          </w:p>
        </w:tc>
        <w:tc>
          <w:tcPr>
            <w:tcW w:w="1171" w:type="pct"/>
            <w:shd w:val="clear" w:color="auto" w:fill="auto"/>
          </w:tcPr>
          <w:p w14:paraId="44B8064B" w14:textId="77777777" w:rsidR="004914C5" w:rsidRDefault="004914C5" w:rsidP="004914C5">
            <w:pPr>
              <w:spacing w:before="0" w:after="0"/>
              <w:ind w:left="0"/>
              <w:rPr>
                <w:rFonts w:ascii="Calibri" w:hAnsi="Calibri" w:cs="Calibri"/>
                <w:sz w:val="22"/>
              </w:rPr>
            </w:pPr>
            <w:r>
              <w:t>PlaceholderNum5</w:t>
            </w:r>
          </w:p>
        </w:tc>
        <w:tc>
          <w:tcPr>
            <w:tcW w:w="629" w:type="pct"/>
            <w:shd w:val="clear" w:color="auto" w:fill="auto"/>
          </w:tcPr>
          <w:p w14:paraId="62D64A54" w14:textId="77777777" w:rsidR="004914C5" w:rsidRDefault="004914C5" w:rsidP="004914C5">
            <w:pPr>
              <w:pStyle w:val="BodyTextTable"/>
              <w:rPr>
                <w:szCs w:val="18"/>
              </w:rPr>
            </w:pPr>
            <w:r>
              <w:rPr>
                <w:szCs w:val="18"/>
              </w:rPr>
              <w:t>Numeric</w:t>
            </w:r>
          </w:p>
        </w:tc>
        <w:tc>
          <w:tcPr>
            <w:tcW w:w="1414" w:type="pct"/>
            <w:shd w:val="clear" w:color="auto" w:fill="auto"/>
          </w:tcPr>
          <w:p w14:paraId="51EE659C"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41BCFD7E" w14:textId="77777777" w:rsidR="004914C5" w:rsidRDefault="004914C5" w:rsidP="004914C5">
            <w:pPr>
              <w:pStyle w:val="BodyTextTable"/>
              <w:rPr>
                <w:szCs w:val="18"/>
              </w:rPr>
            </w:pPr>
          </w:p>
        </w:tc>
        <w:tc>
          <w:tcPr>
            <w:tcW w:w="526" w:type="pct"/>
            <w:shd w:val="clear" w:color="auto" w:fill="auto"/>
          </w:tcPr>
          <w:p w14:paraId="0A55B33A" w14:textId="77777777" w:rsidR="004914C5" w:rsidRDefault="004914C5" w:rsidP="004914C5">
            <w:pPr>
              <w:pStyle w:val="BodyTextTable"/>
              <w:rPr>
                <w:szCs w:val="18"/>
              </w:rPr>
            </w:pPr>
          </w:p>
        </w:tc>
        <w:tc>
          <w:tcPr>
            <w:tcW w:w="335" w:type="pct"/>
            <w:shd w:val="clear" w:color="auto" w:fill="auto"/>
          </w:tcPr>
          <w:p w14:paraId="14C9737E" w14:textId="77777777" w:rsidR="004914C5" w:rsidRDefault="004914C5" w:rsidP="004914C5">
            <w:pPr>
              <w:pStyle w:val="BodyTextTable"/>
              <w:rPr>
                <w:szCs w:val="18"/>
              </w:rPr>
            </w:pPr>
            <w:r>
              <w:rPr>
                <w:szCs w:val="18"/>
              </w:rPr>
              <w:t>O</w:t>
            </w:r>
          </w:p>
        </w:tc>
      </w:tr>
      <w:tr w:rsidR="004914C5" w:rsidRPr="003A4ED1" w14:paraId="4A26283E" w14:textId="77777777" w:rsidTr="00DE7FF9">
        <w:trPr>
          <w:cantSplit/>
        </w:trPr>
        <w:tc>
          <w:tcPr>
            <w:tcW w:w="241" w:type="pct"/>
            <w:shd w:val="clear" w:color="auto" w:fill="auto"/>
          </w:tcPr>
          <w:p w14:paraId="7EFC3234" w14:textId="77777777" w:rsidR="004914C5" w:rsidRPr="003A4ED1" w:rsidRDefault="004914C5" w:rsidP="004914C5">
            <w:pPr>
              <w:pStyle w:val="BodyTextTable"/>
              <w:numPr>
                <w:ilvl w:val="0"/>
                <w:numId w:val="21"/>
              </w:numPr>
              <w:rPr>
                <w:szCs w:val="18"/>
              </w:rPr>
            </w:pPr>
          </w:p>
        </w:tc>
        <w:tc>
          <w:tcPr>
            <w:tcW w:w="1171" w:type="pct"/>
            <w:shd w:val="clear" w:color="auto" w:fill="auto"/>
          </w:tcPr>
          <w:p w14:paraId="2C1EEAD4" w14:textId="77777777" w:rsidR="004914C5" w:rsidRDefault="004914C5" w:rsidP="004914C5">
            <w:pPr>
              <w:spacing w:before="0" w:after="0"/>
              <w:ind w:left="0"/>
              <w:rPr>
                <w:rFonts w:ascii="Calibri" w:hAnsi="Calibri" w:cs="Calibri"/>
                <w:sz w:val="22"/>
              </w:rPr>
            </w:pPr>
            <w:r>
              <w:t>PlaceholderDT1</w:t>
            </w:r>
          </w:p>
        </w:tc>
        <w:tc>
          <w:tcPr>
            <w:tcW w:w="629" w:type="pct"/>
            <w:shd w:val="clear" w:color="auto" w:fill="auto"/>
          </w:tcPr>
          <w:p w14:paraId="39239D42" w14:textId="77777777" w:rsidR="004914C5" w:rsidRDefault="004914C5" w:rsidP="004914C5">
            <w:pPr>
              <w:pStyle w:val="BodyTextTable"/>
              <w:rPr>
                <w:szCs w:val="18"/>
              </w:rPr>
            </w:pPr>
            <w:proofErr w:type="spellStart"/>
            <w:r>
              <w:rPr>
                <w:szCs w:val="18"/>
              </w:rPr>
              <w:t>DateTime</w:t>
            </w:r>
            <w:proofErr w:type="spellEnd"/>
          </w:p>
        </w:tc>
        <w:tc>
          <w:tcPr>
            <w:tcW w:w="1414" w:type="pct"/>
            <w:shd w:val="clear" w:color="auto" w:fill="auto"/>
          </w:tcPr>
          <w:p w14:paraId="2654C971"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1DC0AD13" w14:textId="77777777" w:rsidR="004914C5" w:rsidRDefault="004914C5" w:rsidP="004914C5">
            <w:pPr>
              <w:pStyle w:val="BodyTextTable"/>
              <w:rPr>
                <w:szCs w:val="18"/>
              </w:rPr>
            </w:pPr>
          </w:p>
        </w:tc>
        <w:tc>
          <w:tcPr>
            <w:tcW w:w="526" w:type="pct"/>
            <w:shd w:val="clear" w:color="auto" w:fill="auto"/>
          </w:tcPr>
          <w:p w14:paraId="03BC6E26" w14:textId="77777777" w:rsidR="004914C5" w:rsidRDefault="004914C5" w:rsidP="004914C5">
            <w:pPr>
              <w:pStyle w:val="BodyTextTable"/>
              <w:rPr>
                <w:szCs w:val="18"/>
              </w:rPr>
            </w:pPr>
          </w:p>
        </w:tc>
        <w:tc>
          <w:tcPr>
            <w:tcW w:w="335" w:type="pct"/>
            <w:shd w:val="clear" w:color="auto" w:fill="auto"/>
          </w:tcPr>
          <w:p w14:paraId="6EDA5CC7" w14:textId="77777777" w:rsidR="004914C5" w:rsidRDefault="004914C5" w:rsidP="004914C5">
            <w:pPr>
              <w:pStyle w:val="BodyTextTable"/>
              <w:rPr>
                <w:szCs w:val="18"/>
              </w:rPr>
            </w:pPr>
            <w:r>
              <w:rPr>
                <w:szCs w:val="18"/>
              </w:rPr>
              <w:t>O</w:t>
            </w:r>
          </w:p>
        </w:tc>
      </w:tr>
      <w:tr w:rsidR="004914C5" w:rsidRPr="003A4ED1" w14:paraId="48F3D18E" w14:textId="77777777" w:rsidTr="00DE7FF9">
        <w:trPr>
          <w:cantSplit/>
        </w:trPr>
        <w:tc>
          <w:tcPr>
            <w:tcW w:w="241" w:type="pct"/>
            <w:shd w:val="clear" w:color="auto" w:fill="auto"/>
          </w:tcPr>
          <w:p w14:paraId="34E2A65F" w14:textId="77777777" w:rsidR="004914C5" w:rsidRPr="003A4ED1" w:rsidRDefault="004914C5" w:rsidP="004914C5">
            <w:pPr>
              <w:pStyle w:val="BodyTextTable"/>
              <w:numPr>
                <w:ilvl w:val="0"/>
                <w:numId w:val="21"/>
              </w:numPr>
              <w:rPr>
                <w:szCs w:val="18"/>
              </w:rPr>
            </w:pPr>
          </w:p>
        </w:tc>
        <w:tc>
          <w:tcPr>
            <w:tcW w:w="1171" w:type="pct"/>
            <w:shd w:val="clear" w:color="auto" w:fill="auto"/>
          </w:tcPr>
          <w:p w14:paraId="761547CD" w14:textId="77777777" w:rsidR="004914C5" w:rsidRDefault="004914C5" w:rsidP="004914C5">
            <w:pPr>
              <w:spacing w:before="0" w:after="0"/>
              <w:ind w:left="0"/>
              <w:rPr>
                <w:rFonts w:ascii="Calibri" w:hAnsi="Calibri" w:cs="Calibri"/>
                <w:sz w:val="22"/>
              </w:rPr>
            </w:pPr>
            <w:r>
              <w:t>PlaceholderDT2</w:t>
            </w:r>
          </w:p>
        </w:tc>
        <w:tc>
          <w:tcPr>
            <w:tcW w:w="629" w:type="pct"/>
            <w:shd w:val="clear" w:color="auto" w:fill="auto"/>
          </w:tcPr>
          <w:p w14:paraId="297073A4" w14:textId="77777777" w:rsidR="004914C5" w:rsidRDefault="004914C5" w:rsidP="004914C5">
            <w:pPr>
              <w:pStyle w:val="BodyTextTable"/>
              <w:rPr>
                <w:szCs w:val="18"/>
              </w:rPr>
            </w:pPr>
            <w:proofErr w:type="spellStart"/>
            <w:r>
              <w:rPr>
                <w:szCs w:val="18"/>
              </w:rPr>
              <w:t>DateTime</w:t>
            </w:r>
            <w:proofErr w:type="spellEnd"/>
          </w:p>
        </w:tc>
        <w:tc>
          <w:tcPr>
            <w:tcW w:w="1414" w:type="pct"/>
            <w:shd w:val="clear" w:color="auto" w:fill="auto"/>
          </w:tcPr>
          <w:p w14:paraId="5A113145"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609C03F9" w14:textId="77777777" w:rsidR="004914C5" w:rsidRDefault="004914C5" w:rsidP="004914C5">
            <w:pPr>
              <w:pStyle w:val="BodyTextTable"/>
              <w:rPr>
                <w:szCs w:val="18"/>
              </w:rPr>
            </w:pPr>
          </w:p>
        </w:tc>
        <w:tc>
          <w:tcPr>
            <w:tcW w:w="526" w:type="pct"/>
            <w:shd w:val="clear" w:color="auto" w:fill="auto"/>
          </w:tcPr>
          <w:p w14:paraId="5C51547A" w14:textId="77777777" w:rsidR="004914C5" w:rsidRDefault="004914C5" w:rsidP="004914C5">
            <w:pPr>
              <w:pStyle w:val="BodyTextTable"/>
              <w:rPr>
                <w:szCs w:val="18"/>
              </w:rPr>
            </w:pPr>
          </w:p>
        </w:tc>
        <w:tc>
          <w:tcPr>
            <w:tcW w:w="335" w:type="pct"/>
            <w:shd w:val="clear" w:color="auto" w:fill="auto"/>
          </w:tcPr>
          <w:p w14:paraId="3722B12D" w14:textId="77777777" w:rsidR="004914C5" w:rsidRDefault="004914C5" w:rsidP="004914C5">
            <w:pPr>
              <w:pStyle w:val="BodyTextTable"/>
              <w:rPr>
                <w:szCs w:val="18"/>
              </w:rPr>
            </w:pPr>
            <w:r>
              <w:rPr>
                <w:szCs w:val="18"/>
              </w:rPr>
              <w:t>O</w:t>
            </w:r>
          </w:p>
        </w:tc>
      </w:tr>
      <w:tr w:rsidR="004914C5" w:rsidRPr="003A4ED1" w14:paraId="276B3895" w14:textId="77777777" w:rsidTr="00DE7FF9">
        <w:trPr>
          <w:cantSplit/>
        </w:trPr>
        <w:tc>
          <w:tcPr>
            <w:tcW w:w="241" w:type="pct"/>
            <w:shd w:val="clear" w:color="auto" w:fill="auto"/>
          </w:tcPr>
          <w:p w14:paraId="4CBB15FE" w14:textId="77777777" w:rsidR="004914C5" w:rsidRPr="003A4ED1" w:rsidRDefault="004914C5" w:rsidP="004914C5">
            <w:pPr>
              <w:pStyle w:val="BodyTextTable"/>
              <w:numPr>
                <w:ilvl w:val="0"/>
                <w:numId w:val="21"/>
              </w:numPr>
              <w:rPr>
                <w:szCs w:val="18"/>
              </w:rPr>
            </w:pPr>
          </w:p>
        </w:tc>
        <w:tc>
          <w:tcPr>
            <w:tcW w:w="1171" w:type="pct"/>
            <w:shd w:val="clear" w:color="auto" w:fill="auto"/>
          </w:tcPr>
          <w:p w14:paraId="40479035" w14:textId="77777777" w:rsidR="004914C5" w:rsidRDefault="004914C5" w:rsidP="004914C5">
            <w:pPr>
              <w:spacing w:before="0" w:after="0"/>
              <w:ind w:left="0"/>
              <w:rPr>
                <w:rFonts w:ascii="Calibri" w:hAnsi="Calibri" w:cs="Calibri"/>
                <w:sz w:val="22"/>
              </w:rPr>
            </w:pPr>
            <w:r>
              <w:t>PlaceholderDT3</w:t>
            </w:r>
          </w:p>
        </w:tc>
        <w:tc>
          <w:tcPr>
            <w:tcW w:w="629" w:type="pct"/>
            <w:shd w:val="clear" w:color="auto" w:fill="auto"/>
          </w:tcPr>
          <w:p w14:paraId="1474206A" w14:textId="77777777" w:rsidR="004914C5" w:rsidRDefault="004914C5" w:rsidP="004914C5">
            <w:pPr>
              <w:pStyle w:val="BodyTextTable"/>
              <w:rPr>
                <w:szCs w:val="18"/>
              </w:rPr>
            </w:pPr>
            <w:proofErr w:type="spellStart"/>
            <w:r>
              <w:rPr>
                <w:szCs w:val="18"/>
              </w:rPr>
              <w:t>DateTime</w:t>
            </w:r>
            <w:proofErr w:type="spellEnd"/>
          </w:p>
        </w:tc>
        <w:tc>
          <w:tcPr>
            <w:tcW w:w="1414" w:type="pct"/>
            <w:shd w:val="clear" w:color="auto" w:fill="auto"/>
          </w:tcPr>
          <w:p w14:paraId="460C5035"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616DE8F4" w14:textId="77777777" w:rsidR="004914C5" w:rsidRDefault="004914C5" w:rsidP="004914C5">
            <w:pPr>
              <w:pStyle w:val="BodyTextTable"/>
              <w:rPr>
                <w:szCs w:val="18"/>
              </w:rPr>
            </w:pPr>
          </w:p>
        </w:tc>
        <w:tc>
          <w:tcPr>
            <w:tcW w:w="526" w:type="pct"/>
            <w:shd w:val="clear" w:color="auto" w:fill="auto"/>
          </w:tcPr>
          <w:p w14:paraId="508EC177" w14:textId="77777777" w:rsidR="004914C5" w:rsidRDefault="004914C5" w:rsidP="004914C5">
            <w:pPr>
              <w:pStyle w:val="BodyTextTable"/>
              <w:rPr>
                <w:szCs w:val="18"/>
              </w:rPr>
            </w:pPr>
          </w:p>
        </w:tc>
        <w:tc>
          <w:tcPr>
            <w:tcW w:w="335" w:type="pct"/>
            <w:shd w:val="clear" w:color="auto" w:fill="auto"/>
          </w:tcPr>
          <w:p w14:paraId="0FA0D07E" w14:textId="77777777" w:rsidR="004914C5" w:rsidRDefault="004914C5" w:rsidP="004914C5">
            <w:pPr>
              <w:pStyle w:val="BodyTextTable"/>
              <w:rPr>
                <w:szCs w:val="18"/>
              </w:rPr>
            </w:pPr>
            <w:r>
              <w:rPr>
                <w:szCs w:val="18"/>
              </w:rPr>
              <w:t>O</w:t>
            </w:r>
          </w:p>
        </w:tc>
      </w:tr>
      <w:tr w:rsidR="004914C5" w:rsidRPr="003A4ED1" w14:paraId="60BAC9AA" w14:textId="77777777" w:rsidTr="00DE7FF9">
        <w:trPr>
          <w:cantSplit/>
        </w:trPr>
        <w:tc>
          <w:tcPr>
            <w:tcW w:w="241" w:type="pct"/>
            <w:shd w:val="clear" w:color="auto" w:fill="auto"/>
          </w:tcPr>
          <w:p w14:paraId="5766788E" w14:textId="77777777" w:rsidR="004914C5" w:rsidRPr="003A4ED1" w:rsidRDefault="004914C5" w:rsidP="004914C5">
            <w:pPr>
              <w:pStyle w:val="BodyTextTable"/>
              <w:numPr>
                <w:ilvl w:val="0"/>
                <w:numId w:val="21"/>
              </w:numPr>
              <w:rPr>
                <w:szCs w:val="18"/>
              </w:rPr>
            </w:pPr>
          </w:p>
        </w:tc>
        <w:tc>
          <w:tcPr>
            <w:tcW w:w="1171" w:type="pct"/>
            <w:shd w:val="clear" w:color="auto" w:fill="auto"/>
          </w:tcPr>
          <w:p w14:paraId="112BC3EB" w14:textId="77777777" w:rsidR="004914C5" w:rsidRDefault="004914C5" w:rsidP="004914C5">
            <w:pPr>
              <w:spacing w:before="0" w:after="0"/>
              <w:ind w:left="0"/>
              <w:rPr>
                <w:rFonts w:ascii="Calibri" w:hAnsi="Calibri" w:cs="Calibri"/>
                <w:sz w:val="22"/>
              </w:rPr>
            </w:pPr>
            <w:r>
              <w:t>PlaceholderDT4</w:t>
            </w:r>
          </w:p>
        </w:tc>
        <w:tc>
          <w:tcPr>
            <w:tcW w:w="629" w:type="pct"/>
            <w:shd w:val="clear" w:color="auto" w:fill="auto"/>
          </w:tcPr>
          <w:p w14:paraId="5707CA2A" w14:textId="77777777" w:rsidR="004914C5" w:rsidRDefault="004914C5" w:rsidP="004914C5">
            <w:pPr>
              <w:pStyle w:val="BodyTextTable"/>
              <w:rPr>
                <w:szCs w:val="18"/>
              </w:rPr>
            </w:pPr>
            <w:proofErr w:type="spellStart"/>
            <w:r>
              <w:rPr>
                <w:szCs w:val="18"/>
              </w:rPr>
              <w:t>DateTime</w:t>
            </w:r>
            <w:proofErr w:type="spellEnd"/>
          </w:p>
        </w:tc>
        <w:tc>
          <w:tcPr>
            <w:tcW w:w="1414" w:type="pct"/>
            <w:shd w:val="clear" w:color="auto" w:fill="auto"/>
          </w:tcPr>
          <w:p w14:paraId="60E38526"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1377DF1F" w14:textId="77777777" w:rsidR="004914C5" w:rsidRDefault="004914C5" w:rsidP="004914C5">
            <w:pPr>
              <w:pStyle w:val="BodyTextTable"/>
              <w:rPr>
                <w:szCs w:val="18"/>
              </w:rPr>
            </w:pPr>
          </w:p>
        </w:tc>
        <w:tc>
          <w:tcPr>
            <w:tcW w:w="526" w:type="pct"/>
            <w:shd w:val="clear" w:color="auto" w:fill="auto"/>
          </w:tcPr>
          <w:p w14:paraId="78B75358" w14:textId="77777777" w:rsidR="004914C5" w:rsidRDefault="004914C5" w:rsidP="004914C5">
            <w:pPr>
              <w:pStyle w:val="BodyTextTable"/>
              <w:rPr>
                <w:szCs w:val="18"/>
              </w:rPr>
            </w:pPr>
          </w:p>
        </w:tc>
        <w:tc>
          <w:tcPr>
            <w:tcW w:w="335" w:type="pct"/>
            <w:shd w:val="clear" w:color="auto" w:fill="auto"/>
          </w:tcPr>
          <w:p w14:paraId="2C0541D1" w14:textId="77777777" w:rsidR="004914C5" w:rsidRDefault="004914C5" w:rsidP="004914C5">
            <w:pPr>
              <w:pStyle w:val="BodyTextTable"/>
              <w:rPr>
                <w:szCs w:val="18"/>
              </w:rPr>
            </w:pPr>
            <w:r>
              <w:rPr>
                <w:szCs w:val="18"/>
              </w:rPr>
              <w:t>O</w:t>
            </w:r>
          </w:p>
        </w:tc>
      </w:tr>
      <w:tr w:rsidR="004914C5" w:rsidRPr="003A4ED1" w14:paraId="5BBA97BE" w14:textId="77777777" w:rsidTr="00DE7FF9">
        <w:trPr>
          <w:cantSplit/>
        </w:trPr>
        <w:tc>
          <w:tcPr>
            <w:tcW w:w="241" w:type="pct"/>
            <w:shd w:val="clear" w:color="auto" w:fill="auto"/>
          </w:tcPr>
          <w:p w14:paraId="78D75752" w14:textId="77777777" w:rsidR="004914C5" w:rsidRPr="003A4ED1" w:rsidRDefault="004914C5" w:rsidP="004914C5">
            <w:pPr>
              <w:pStyle w:val="BodyTextTable"/>
              <w:numPr>
                <w:ilvl w:val="0"/>
                <w:numId w:val="21"/>
              </w:numPr>
              <w:rPr>
                <w:szCs w:val="18"/>
              </w:rPr>
            </w:pPr>
          </w:p>
        </w:tc>
        <w:tc>
          <w:tcPr>
            <w:tcW w:w="1171" w:type="pct"/>
            <w:shd w:val="clear" w:color="auto" w:fill="auto"/>
          </w:tcPr>
          <w:p w14:paraId="783DD973" w14:textId="77777777" w:rsidR="004914C5" w:rsidRDefault="004914C5" w:rsidP="004914C5">
            <w:pPr>
              <w:spacing w:before="0" w:after="0"/>
              <w:ind w:left="0"/>
              <w:rPr>
                <w:rFonts w:ascii="Calibri" w:hAnsi="Calibri" w:cs="Calibri"/>
                <w:sz w:val="22"/>
              </w:rPr>
            </w:pPr>
            <w:r>
              <w:t>PlaceholderDT5</w:t>
            </w:r>
          </w:p>
        </w:tc>
        <w:tc>
          <w:tcPr>
            <w:tcW w:w="629" w:type="pct"/>
            <w:shd w:val="clear" w:color="auto" w:fill="auto"/>
          </w:tcPr>
          <w:p w14:paraId="77CC09EF" w14:textId="77777777" w:rsidR="004914C5" w:rsidRDefault="004914C5" w:rsidP="004914C5">
            <w:pPr>
              <w:pStyle w:val="BodyTextTable"/>
              <w:rPr>
                <w:szCs w:val="18"/>
              </w:rPr>
            </w:pPr>
            <w:proofErr w:type="spellStart"/>
            <w:r>
              <w:rPr>
                <w:szCs w:val="18"/>
              </w:rPr>
              <w:t>DateTime</w:t>
            </w:r>
            <w:proofErr w:type="spellEnd"/>
          </w:p>
        </w:tc>
        <w:tc>
          <w:tcPr>
            <w:tcW w:w="1414" w:type="pct"/>
            <w:shd w:val="clear" w:color="auto" w:fill="auto"/>
          </w:tcPr>
          <w:p w14:paraId="69A60B16" w14:textId="77777777" w:rsidR="004914C5" w:rsidRPr="001A44A1" w:rsidRDefault="004914C5" w:rsidP="004914C5">
            <w:pPr>
              <w:spacing w:before="0" w:after="0"/>
              <w:ind w:left="0"/>
              <w:rPr>
                <w:rFonts w:ascii="Calibri" w:hAnsi="Calibri" w:cs="Calibri"/>
                <w:sz w:val="22"/>
              </w:rPr>
            </w:pPr>
            <w:r>
              <w:rPr>
                <w:szCs w:val="18"/>
              </w:rPr>
              <w:t xml:space="preserve">Place holder. </w:t>
            </w:r>
          </w:p>
        </w:tc>
        <w:tc>
          <w:tcPr>
            <w:tcW w:w="684" w:type="pct"/>
            <w:shd w:val="clear" w:color="auto" w:fill="auto"/>
          </w:tcPr>
          <w:p w14:paraId="22042F2C" w14:textId="77777777" w:rsidR="004914C5" w:rsidRDefault="004914C5" w:rsidP="004914C5">
            <w:pPr>
              <w:pStyle w:val="BodyTextTable"/>
              <w:rPr>
                <w:szCs w:val="18"/>
              </w:rPr>
            </w:pPr>
          </w:p>
        </w:tc>
        <w:tc>
          <w:tcPr>
            <w:tcW w:w="526" w:type="pct"/>
            <w:shd w:val="clear" w:color="auto" w:fill="auto"/>
          </w:tcPr>
          <w:p w14:paraId="15927F35" w14:textId="77777777" w:rsidR="004914C5" w:rsidRDefault="004914C5" w:rsidP="004914C5">
            <w:pPr>
              <w:pStyle w:val="BodyTextTable"/>
              <w:rPr>
                <w:szCs w:val="18"/>
              </w:rPr>
            </w:pPr>
          </w:p>
        </w:tc>
        <w:tc>
          <w:tcPr>
            <w:tcW w:w="335" w:type="pct"/>
            <w:shd w:val="clear" w:color="auto" w:fill="auto"/>
          </w:tcPr>
          <w:p w14:paraId="3026CE06" w14:textId="77777777" w:rsidR="004914C5" w:rsidRDefault="004914C5" w:rsidP="004914C5">
            <w:pPr>
              <w:pStyle w:val="BodyTextTable"/>
              <w:rPr>
                <w:szCs w:val="18"/>
              </w:rPr>
            </w:pPr>
            <w:r>
              <w:rPr>
                <w:szCs w:val="18"/>
              </w:rPr>
              <w:t>O</w:t>
            </w:r>
          </w:p>
        </w:tc>
      </w:tr>
      <w:tr w:rsidR="0011414E" w:rsidRPr="003A4ED1" w14:paraId="000CFAEC" w14:textId="77777777" w:rsidTr="0011414E">
        <w:trPr>
          <w:cantSplit/>
        </w:trPr>
        <w:tc>
          <w:tcPr>
            <w:tcW w:w="241" w:type="pct"/>
            <w:tcBorders>
              <w:top w:val="single" w:sz="4" w:space="0" w:color="808080"/>
              <w:left w:val="single" w:sz="4" w:space="0" w:color="808080"/>
              <w:bottom w:val="single" w:sz="4" w:space="0" w:color="808080"/>
              <w:right w:val="single" w:sz="4" w:space="0" w:color="808080"/>
            </w:tcBorders>
            <w:shd w:val="clear" w:color="auto" w:fill="auto"/>
          </w:tcPr>
          <w:p w14:paraId="205C2C84" w14:textId="77777777" w:rsidR="0011414E" w:rsidRPr="003A4ED1" w:rsidRDefault="0011414E" w:rsidP="00757F68">
            <w:pPr>
              <w:pStyle w:val="BodyTextTable"/>
              <w:numPr>
                <w:ilvl w:val="0"/>
                <w:numId w:val="21"/>
              </w:numPr>
              <w:rPr>
                <w:szCs w:val="18"/>
              </w:rPr>
            </w:pPr>
            <w:bookmarkStart w:id="728" w:name="_Ref533515327"/>
            <w:bookmarkStart w:id="729" w:name="_Ref533515330"/>
          </w:p>
        </w:tc>
        <w:tc>
          <w:tcPr>
            <w:tcW w:w="1171" w:type="pct"/>
            <w:tcBorders>
              <w:top w:val="single" w:sz="4" w:space="0" w:color="808080"/>
              <w:left w:val="single" w:sz="4" w:space="0" w:color="808080"/>
              <w:bottom w:val="single" w:sz="4" w:space="0" w:color="808080"/>
              <w:right w:val="single" w:sz="4" w:space="0" w:color="808080"/>
            </w:tcBorders>
            <w:shd w:val="clear" w:color="auto" w:fill="auto"/>
          </w:tcPr>
          <w:p w14:paraId="0B248B4A" w14:textId="77777777" w:rsidR="0011414E" w:rsidRPr="0011414E" w:rsidRDefault="0011414E" w:rsidP="00757F68">
            <w:pPr>
              <w:spacing w:before="0" w:after="0"/>
              <w:ind w:left="0"/>
            </w:pPr>
            <w:r>
              <w:t>PlaceholderStr6</w:t>
            </w:r>
          </w:p>
        </w:tc>
        <w:tc>
          <w:tcPr>
            <w:tcW w:w="629" w:type="pct"/>
            <w:tcBorders>
              <w:top w:val="single" w:sz="4" w:space="0" w:color="808080"/>
              <w:left w:val="single" w:sz="4" w:space="0" w:color="808080"/>
              <w:bottom w:val="single" w:sz="4" w:space="0" w:color="808080"/>
              <w:right w:val="single" w:sz="4" w:space="0" w:color="808080"/>
            </w:tcBorders>
            <w:shd w:val="clear" w:color="auto" w:fill="auto"/>
          </w:tcPr>
          <w:p w14:paraId="1400465D" w14:textId="77777777" w:rsidR="0011414E" w:rsidRDefault="0011414E" w:rsidP="00757F68">
            <w:pPr>
              <w:pStyle w:val="BodyTextTable"/>
              <w:rPr>
                <w:szCs w:val="18"/>
              </w:rPr>
            </w:pPr>
            <w:r>
              <w:rPr>
                <w:szCs w:val="18"/>
              </w:rPr>
              <w:t>String</w:t>
            </w:r>
          </w:p>
        </w:tc>
        <w:tc>
          <w:tcPr>
            <w:tcW w:w="1414" w:type="pct"/>
            <w:tcBorders>
              <w:top w:val="single" w:sz="4" w:space="0" w:color="808080"/>
              <w:left w:val="single" w:sz="4" w:space="0" w:color="808080"/>
              <w:bottom w:val="single" w:sz="4" w:space="0" w:color="808080"/>
              <w:right w:val="single" w:sz="4" w:space="0" w:color="808080"/>
            </w:tcBorders>
            <w:shd w:val="clear" w:color="auto" w:fill="auto"/>
          </w:tcPr>
          <w:p w14:paraId="69982544" w14:textId="77777777" w:rsidR="0011414E" w:rsidRPr="0011414E" w:rsidRDefault="0011414E" w:rsidP="00757F68">
            <w:pPr>
              <w:spacing w:before="0" w:after="0"/>
              <w:ind w:left="0"/>
              <w:rPr>
                <w:szCs w:val="18"/>
              </w:rPr>
            </w:pPr>
            <w:r>
              <w:rPr>
                <w:szCs w:val="18"/>
              </w:rPr>
              <w:t xml:space="preserve">Place holder. </w:t>
            </w:r>
          </w:p>
        </w:tc>
        <w:tc>
          <w:tcPr>
            <w:tcW w:w="684" w:type="pct"/>
            <w:tcBorders>
              <w:top w:val="single" w:sz="4" w:space="0" w:color="808080"/>
              <w:left w:val="single" w:sz="4" w:space="0" w:color="808080"/>
              <w:bottom w:val="single" w:sz="4" w:space="0" w:color="808080"/>
              <w:right w:val="single" w:sz="4" w:space="0" w:color="808080"/>
            </w:tcBorders>
            <w:shd w:val="clear" w:color="auto" w:fill="auto"/>
          </w:tcPr>
          <w:p w14:paraId="0CDA867C" w14:textId="77777777" w:rsidR="0011414E" w:rsidRDefault="0011414E" w:rsidP="00757F68">
            <w:pPr>
              <w:pStyle w:val="BodyTextTable"/>
              <w:rPr>
                <w:szCs w:val="18"/>
              </w:rPr>
            </w:pPr>
          </w:p>
        </w:tc>
        <w:tc>
          <w:tcPr>
            <w:tcW w:w="526" w:type="pct"/>
            <w:tcBorders>
              <w:top w:val="single" w:sz="4" w:space="0" w:color="808080"/>
              <w:left w:val="single" w:sz="4" w:space="0" w:color="808080"/>
              <w:bottom w:val="single" w:sz="4" w:space="0" w:color="808080"/>
              <w:right w:val="single" w:sz="4" w:space="0" w:color="808080"/>
            </w:tcBorders>
            <w:shd w:val="clear" w:color="auto" w:fill="auto"/>
          </w:tcPr>
          <w:p w14:paraId="3666024A" w14:textId="77777777" w:rsidR="0011414E" w:rsidRDefault="0011414E" w:rsidP="00757F68">
            <w:pPr>
              <w:pStyle w:val="BodyTextTable"/>
              <w:rPr>
                <w:szCs w:val="18"/>
              </w:rPr>
            </w:pPr>
          </w:p>
        </w:tc>
        <w:tc>
          <w:tcPr>
            <w:tcW w:w="335" w:type="pct"/>
            <w:tcBorders>
              <w:top w:val="single" w:sz="4" w:space="0" w:color="808080"/>
              <w:left w:val="single" w:sz="4" w:space="0" w:color="808080"/>
              <w:bottom w:val="single" w:sz="4" w:space="0" w:color="808080"/>
              <w:right w:val="single" w:sz="4" w:space="0" w:color="808080"/>
            </w:tcBorders>
            <w:shd w:val="clear" w:color="auto" w:fill="auto"/>
          </w:tcPr>
          <w:p w14:paraId="0272900D" w14:textId="77777777" w:rsidR="0011414E" w:rsidRDefault="0011414E" w:rsidP="00757F68">
            <w:pPr>
              <w:pStyle w:val="BodyTextTable"/>
              <w:rPr>
                <w:szCs w:val="18"/>
              </w:rPr>
            </w:pPr>
            <w:r>
              <w:rPr>
                <w:szCs w:val="18"/>
              </w:rPr>
              <w:t>O</w:t>
            </w:r>
          </w:p>
        </w:tc>
      </w:tr>
      <w:tr w:rsidR="0011414E" w:rsidRPr="003A4ED1" w14:paraId="65163116" w14:textId="77777777" w:rsidTr="0011414E">
        <w:trPr>
          <w:cantSplit/>
        </w:trPr>
        <w:tc>
          <w:tcPr>
            <w:tcW w:w="241" w:type="pct"/>
            <w:tcBorders>
              <w:top w:val="single" w:sz="4" w:space="0" w:color="808080"/>
              <w:left w:val="single" w:sz="4" w:space="0" w:color="808080"/>
              <w:bottom w:val="single" w:sz="4" w:space="0" w:color="808080"/>
              <w:right w:val="single" w:sz="4" w:space="0" w:color="808080"/>
            </w:tcBorders>
            <w:shd w:val="clear" w:color="auto" w:fill="auto"/>
          </w:tcPr>
          <w:p w14:paraId="0D02EC0F" w14:textId="77777777" w:rsidR="0011414E" w:rsidRPr="003A4ED1" w:rsidRDefault="0011414E" w:rsidP="00757F68">
            <w:pPr>
              <w:pStyle w:val="BodyTextTable"/>
              <w:numPr>
                <w:ilvl w:val="0"/>
                <w:numId w:val="21"/>
              </w:numPr>
              <w:rPr>
                <w:szCs w:val="18"/>
              </w:rPr>
            </w:pPr>
          </w:p>
        </w:tc>
        <w:tc>
          <w:tcPr>
            <w:tcW w:w="1171" w:type="pct"/>
            <w:tcBorders>
              <w:top w:val="single" w:sz="4" w:space="0" w:color="808080"/>
              <w:left w:val="single" w:sz="4" w:space="0" w:color="808080"/>
              <w:bottom w:val="single" w:sz="4" w:space="0" w:color="808080"/>
              <w:right w:val="single" w:sz="4" w:space="0" w:color="808080"/>
            </w:tcBorders>
            <w:shd w:val="clear" w:color="auto" w:fill="auto"/>
          </w:tcPr>
          <w:p w14:paraId="4426A807" w14:textId="77777777" w:rsidR="0011414E" w:rsidRPr="0011414E" w:rsidRDefault="0011414E" w:rsidP="00757F68">
            <w:pPr>
              <w:spacing w:before="0" w:after="0"/>
              <w:ind w:left="0"/>
            </w:pPr>
            <w:r>
              <w:t>PlaceholderStr7</w:t>
            </w:r>
          </w:p>
        </w:tc>
        <w:tc>
          <w:tcPr>
            <w:tcW w:w="629" w:type="pct"/>
            <w:tcBorders>
              <w:top w:val="single" w:sz="4" w:space="0" w:color="808080"/>
              <w:left w:val="single" w:sz="4" w:space="0" w:color="808080"/>
              <w:bottom w:val="single" w:sz="4" w:space="0" w:color="808080"/>
              <w:right w:val="single" w:sz="4" w:space="0" w:color="808080"/>
            </w:tcBorders>
            <w:shd w:val="clear" w:color="auto" w:fill="auto"/>
          </w:tcPr>
          <w:p w14:paraId="1A08E056" w14:textId="77777777" w:rsidR="0011414E" w:rsidRDefault="0011414E" w:rsidP="00757F68">
            <w:pPr>
              <w:pStyle w:val="BodyTextTable"/>
              <w:rPr>
                <w:szCs w:val="18"/>
              </w:rPr>
            </w:pPr>
            <w:r>
              <w:rPr>
                <w:szCs w:val="18"/>
              </w:rPr>
              <w:t>String</w:t>
            </w:r>
          </w:p>
        </w:tc>
        <w:tc>
          <w:tcPr>
            <w:tcW w:w="1414" w:type="pct"/>
            <w:tcBorders>
              <w:top w:val="single" w:sz="4" w:space="0" w:color="808080"/>
              <w:left w:val="single" w:sz="4" w:space="0" w:color="808080"/>
              <w:bottom w:val="single" w:sz="4" w:space="0" w:color="808080"/>
              <w:right w:val="single" w:sz="4" w:space="0" w:color="808080"/>
            </w:tcBorders>
            <w:shd w:val="clear" w:color="auto" w:fill="auto"/>
          </w:tcPr>
          <w:p w14:paraId="6192FF7C" w14:textId="77777777" w:rsidR="0011414E" w:rsidRPr="0011414E" w:rsidRDefault="0011414E" w:rsidP="00757F68">
            <w:pPr>
              <w:spacing w:before="0" w:after="0"/>
              <w:ind w:left="0"/>
              <w:rPr>
                <w:szCs w:val="18"/>
              </w:rPr>
            </w:pPr>
            <w:r>
              <w:rPr>
                <w:szCs w:val="18"/>
              </w:rPr>
              <w:t xml:space="preserve">Place holder. </w:t>
            </w:r>
          </w:p>
        </w:tc>
        <w:tc>
          <w:tcPr>
            <w:tcW w:w="684" w:type="pct"/>
            <w:tcBorders>
              <w:top w:val="single" w:sz="4" w:space="0" w:color="808080"/>
              <w:left w:val="single" w:sz="4" w:space="0" w:color="808080"/>
              <w:bottom w:val="single" w:sz="4" w:space="0" w:color="808080"/>
              <w:right w:val="single" w:sz="4" w:space="0" w:color="808080"/>
            </w:tcBorders>
            <w:shd w:val="clear" w:color="auto" w:fill="auto"/>
          </w:tcPr>
          <w:p w14:paraId="5F601362" w14:textId="77777777" w:rsidR="0011414E" w:rsidRDefault="0011414E" w:rsidP="00757F68">
            <w:pPr>
              <w:pStyle w:val="BodyTextTable"/>
              <w:rPr>
                <w:szCs w:val="18"/>
              </w:rPr>
            </w:pPr>
          </w:p>
        </w:tc>
        <w:tc>
          <w:tcPr>
            <w:tcW w:w="526" w:type="pct"/>
            <w:tcBorders>
              <w:top w:val="single" w:sz="4" w:space="0" w:color="808080"/>
              <w:left w:val="single" w:sz="4" w:space="0" w:color="808080"/>
              <w:bottom w:val="single" w:sz="4" w:space="0" w:color="808080"/>
              <w:right w:val="single" w:sz="4" w:space="0" w:color="808080"/>
            </w:tcBorders>
            <w:shd w:val="clear" w:color="auto" w:fill="auto"/>
          </w:tcPr>
          <w:p w14:paraId="03D4808E" w14:textId="77777777" w:rsidR="0011414E" w:rsidRDefault="0011414E" w:rsidP="00757F68">
            <w:pPr>
              <w:pStyle w:val="BodyTextTable"/>
              <w:rPr>
                <w:szCs w:val="18"/>
              </w:rPr>
            </w:pPr>
          </w:p>
        </w:tc>
        <w:tc>
          <w:tcPr>
            <w:tcW w:w="335" w:type="pct"/>
            <w:tcBorders>
              <w:top w:val="single" w:sz="4" w:space="0" w:color="808080"/>
              <w:left w:val="single" w:sz="4" w:space="0" w:color="808080"/>
              <w:bottom w:val="single" w:sz="4" w:space="0" w:color="808080"/>
              <w:right w:val="single" w:sz="4" w:space="0" w:color="808080"/>
            </w:tcBorders>
            <w:shd w:val="clear" w:color="auto" w:fill="auto"/>
          </w:tcPr>
          <w:p w14:paraId="0A5474EC" w14:textId="77777777" w:rsidR="0011414E" w:rsidRDefault="0011414E" w:rsidP="00757F68">
            <w:pPr>
              <w:pStyle w:val="BodyTextTable"/>
              <w:rPr>
                <w:szCs w:val="18"/>
              </w:rPr>
            </w:pPr>
            <w:r>
              <w:rPr>
                <w:szCs w:val="18"/>
              </w:rPr>
              <w:t>O</w:t>
            </w:r>
          </w:p>
        </w:tc>
      </w:tr>
      <w:tr w:rsidR="0011414E" w:rsidRPr="003A4ED1" w14:paraId="79FED664" w14:textId="77777777" w:rsidTr="0011414E">
        <w:trPr>
          <w:cantSplit/>
        </w:trPr>
        <w:tc>
          <w:tcPr>
            <w:tcW w:w="241" w:type="pct"/>
            <w:tcBorders>
              <w:top w:val="single" w:sz="4" w:space="0" w:color="808080"/>
              <w:left w:val="single" w:sz="4" w:space="0" w:color="808080"/>
              <w:bottom w:val="single" w:sz="4" w:space="0" w:color="808080"/>
              <w:right w:val="single" w:sz="4" w:space="0" w:color="808080"/>
            </w:tcBorders>
            <w:shd w:val="clear" w:color="auto" w:fill="auto"/>
          </w:tcPr>
          <w:p w14:paraId="1F661167" w14:textId="77777777" w:rsidR="0011414E" w:rsidRPr="003A4ED1" w:rsidRDefault="0011414E" w:rsidP="00757F68">
            <w:pPr>
              <w:pStyle w:val="BodyTextTable"/>
              <w:numPr>
                <w:ilvl w:val="0"/>
                <w:numId w:val="21"/>
              </w:numPr>
              <w:rPr>
                <w:szCs w:val="18"/>
              </w:rPr>
            </w:pPr>
          </w:p>
        </w:tc>
        <w:tc>
          <w:tcPr>
            <w:tcW w:w="1171" w:type="pct"/>
            <w:tcBorders>
              <w:top w:val="single" w:sz="4" w:space="0" w:color="808080"/>
              <w:left w:val="single" w:sz="4" w:space="0" w:color="808080"/>
              <w:bottom w:val="single" w:sz="4" w:space="0" w:color="808080"/>
              <w:right w:val="single" w:sz="4" w:space="0" w:color="808080"/>
            </w:tcBorders>
            <w:shd w:val="clear" w:color="auto" w:fill="auto"/>
          </w:tcPr>
          <w:p w14:paraId="29B6724A" w14:textId="77777777" w:rsidR="0011414E" w:rsidRPr="0011414E" w:rsidRDefault="0011414E" w:rsidP="00757F68">
            <w:pPr>
              <w:spacing w:before="0" w:after="0"/>
              <w:ind w:left="0"/>
            </w:pPr>
            <w:r>
              <w:t>PlaceholderStr8</w:t>
            </w:r>
          </w:p>
        </w:tc>
        <w:tc>
          <w:tcPr>
            <w:tcW w:w="629" w:type="pct"/>
            <w:tcBorders>
              <w:top w:val="single" w:sz="4" w:space="0" w:color="808080"/>
              <w:left w:val="single" w:sz="4" w:space="0" w:color="808080"/>
              <w:bottom w:val="single" w:sz="4" w:space="0" w:color="808080"/>
              <w:right w:val="single" w:sz="4" w:space="0" w:color="808080"/>
            </w:tcBorders>
            <w:shd w:val="clear" w:color="auto" w:fill="auto"/>
          </w:tcPr>
          <w:p w14:paraId="574B3A80" w14:textId="77777777" w:rsidR="0011414E" w:rsidRDefault="0011414E" w:rsidP="00757F68">
            <w:pPr>
              <w:pStyle w:val="BodyTextTable"/>
              <w:rPr>
                <w:szCs w:val="18"/>
              </w:rPr>
            </w:pPr>
            <w:r>
              <w:rPr>
                <w:szCs w:val="18"/>
              </w:rPr>
              <w:t>String</w:t>
            </w:r>
          </w:p>
        </w:tc>
        <w:tc>
          <w:tcPr>
            <w:tcW w:w="1414" w:type="pct"/>
            <w:tcBorders>
              <w:top w:val="single" w:sz="4" w:space="0" w:color="808080"/>
              <w:left w:val="single" w:sz="4" w:space="0" w:color="808080"/>
              <w:bottom w:val="single" w:sz="4" w:space="0" w:color="808080"/>
              <w:right w:val="single" w:sz="4" w:space="0" w:color="808080"/>
            </w:tcBorders>
            <w:shd w:val="clear" w:color="auto" w:fill="auto"/>
          </w:tcPr>
          <w:p w14:paraId="7C10347C" w14:textId="77777777" w:rsidR="0011414E" w:rsidRPr="0011414E" w:rsidRDefault="0011414E" w:rsidP="00757F68">
            <w:pPr>
              <w:spacing w:before="0" w:after="0"/>
              <w:ind w:left="0"/>
              <w:rPr>
                <w:szCs w:val="18"/>
              </w:rPr>
            </w:pPr>
            <w:r>
              <w:rPr>
                <w:szCs w:val="18"/>
              </w:rPr>
              <w:t xml:space="preserve">Place holder. </w:t>
            </w:r>
          </w:p>
        </w:tc>
        <w:tc>
          <w:tcPr>
            <w:tcW w:w="684" w:type="pct"/>
            <w:tcBorders>
              <w:top w:val="single" w:sz="4" w:space="0" w:color="808080"/>
              <w:left w:val="single" w:sz="4" w:space="0" w:color="808080"/>
              <w:bottom w:val="single" w:sz="4" w:space="0" w:color="808080"/>
              <w:right w:val="single" w:sz="4" w:space="0" w:color="808080"/>
            </w:tcBorders>
            <w:shd w:val="clear" w:color="auto" w:fill="auto"/>
          </w:tcPr>
          <w:p w14:paraId="14BA8025" w14:textId="77777777" w:rsidR="0011414E" w:rsidRDefault="0011414E" w:rsidP="00757F68">
            <w:pPr>
              <w:pStyle w:val="BodyTextTable"/>
              <w:rPr>
                <w:szCs w:val="18"/>
              </w:rPr>
            </w:pPr>
          </w:p>
        </w:tc>
        <w:tc>
          <w:tcPr>
            <w:tcW w:w="526" w:type="pct"/>
            <w:tcBorders>
              <w:top w:val="single" w:sz="4" w:space="0" w:color="808080"/>
              <w:left w:val="single" w:sz="4" w:space="0" w:color="808080"/>
              <w:bottom w:val="single" w:sz="4" w:space="0" w:color="808080"/>
              <w:right w:val="single" w:sz="4" w:space="0" w:color="808080"/>
            </w:tcBorders>
            <w:shd w:val="clear" w:color="auto" w:fill="auto"/>
          </w:tcPr>
          <w:p w14:paraId="51D2D219" w14:textId="77777777" w:rsidR="0011414E" w:rsidRDefault="0011414E" w:rsidP="00757F68">
            <w:pPr>
              <w:pStyle w:val="BodyTextTable"/>
              <w:rPr>
                <w:szCs w:val="18"/>
              </w:rPr>
            </w:pPr>
          </w:p>
        </w:tc>
        <w:tc>
          <w:tcPr>
            <w:tcW w:w="335" w:type="pct"/>
            <w:tcBorders>
              <w:top w:val="single" w:sz="4" w:space="0" w:color="808080"/>
              <w:left w:val="single" w:sz="4" w:space="0" w:color="808080"/>
              <w:bottom w:val="single" w:sz="4" w:space="0" w:color="808080"/>
              <w:right w:val="single" w:sz="4" w:space="0" w:color="808080"/>
            </w:tcBorders>
            <w:shd w:val="clear" w:color="auto" w:fill="auto"/>
          </w:tcPr>
          <w:p w14:paraId="1FD2EDF0" w14:textId="77777777" w:rsidR="0011414E" w:rsidRDefault="0011414E" w:rsidP="00757F68">
            <w:pPr>
              <w:pStyle w:val="BodyTextTable"/>
              <w:rPr>
                <w:szCs w:val="18"/>
              </w:rPr>
            </w:pPr>
            <w:r>
              <w:rPr>
                <w:szCs w:val="18"/>
              </w:rPr>
              <w:t>O</w:t>
            </w:r>
          </w:p>
        </w:tc>
      </w:tr>
      <w:tr w:rsidR="0011414E" w:rsidRPr="003A4ED1" w14:paraId="032DABCD" w14:textId="77777777" w:rsidTr="0011414E">
        <w:trPr>
          <w:cantSplit/>
        </w:trPr>
        <w:tc>
          <w:tcPr>
            <w:tcW w:w="241" w:type="pct"/>
            <w:tcBorders>
              <w:top w:val="single" w:sz="4" w:space="0" w:color="808080"/>
              <w:left w:val="single" w:sz="4" w:space="0" w:color="808080"/>
              <w:bottom w:val="single" w:sz="4" w:space="0" w:color="808080"/>
              <w:right w:val="single" w:sz="4" w:space="0" w:color="808080"/>
            </w:tcBorders>
            <w:shd w:val="clear" w:color="auto" w:fill="auto"/>
          </w:tcPr>
          <w:p w14:paraId="4073C219" w14:textId="77777777" w:rsidR="0011414E" w:rsidRPr="003A4ED1" w:rsidRDefault="0011414E" w:rsidP="00757F68">
            <w:pPr>
              <w:pStyle w:val="BodyTextTable"/>
              <w:numPr>
                <w:ilvl w:val="0"/>
                <w:numId w:val="21"/>
              </w:numPr>
              <w:rPr>
                <w:szCs w:val="18"/>
              </w:rPr>
            </w:pPr>
          </w:p>
        </w:tc>
        <w:tc>
          <w:tcPr>
            <w:tcW w:w="1171" w:type="pct"/>
            <w:tcBorders>
              <w:top w:val="single" w:sz="4" w:space="0" w:color="808080"/>
              <w:left w:val="single" w:sz="4" w:space="0" w:color="808080"/>
              <w:bottom w:val="single" w:sz="4" w:space="0" w:color="808080"/>
              <w:right w:val="single" w:sz="4" w:space="0" w:color="808080"/>
            </w:tcBorders>
            <w:shd w:val="clear" w:color="auto" w:fill="auto"/>
          </w:tcPr>
          <w:p w14:paraId="33EA1804" w14:textId="77777777" w:rsidR="0011414E" w:rsidRPr="0011414E" w:rsidRDefault="0011414E" w:rsidP="00757F68">
            <w:pPr>
              <w:spacing w:before="0" w:after="0"/>
              <w:ind w:left="0"/>
            </w:pPr>
            <w:r>
              <w:t>PlaceholderStr9</w:t>
            </w:r>
          </w:p>
        </w:tc>
        <w:tc>
          <w:tcPr>
            <w:tcW w:w="629" w:type="pct"/>
            <w:tcBorders>
              <w:top w:val="single" w:sz="4" w:space="0" w:color="808080"/>
              <w:left w:val="single" w:sz="4" w:space="0" w:color="808080"/>
              <w:bottom w:val="single" w:sz="4" w:space="0" w:color="808080"/>
              <w:right w:val="single" w:sz="4" w:space="0" w:color="808080"/>
            </w:tcBorders>
            <w:shd w:val="clear" w:color="auto" w:fill="auto"/>
          </w:tcPr>
          <w:p w14:paraId="36A8309D" w14:textId="77777777" w:rsidR="0011414E" w:rsidRDefault="0011414E" w:rsidP="00757F68">
            <w:pPr>
              <w:pStyle w:val="BodyTextTable"/>
              <w:rPr>
                <w:szCs w:val="18"/>
              </w:rPr>
            </w:pPr>
            <w:r>
              <w:rPr>
                <w:szCs w:val="18"/>
              </w:rPr>
              <w:t>String</w:t>
            </w:r>
          </w:p>
        </w:tc>
        <w:tc>
          <w:tcPr>
            <w:tcW w:w="1414" w:type="pct"/>
            <w:tcBorders>
              <w:top w:val="single" w:sz="4" w:space="0" w:color="808080"/>
              <w:left w:val="single" w:sz="4" w:space="0" w:color="808080"/>
              <w:bottom w:val="single" w:sz="4" w:space="0" w:color="808080"/>
              <w:right w:val="single" w:sz="4" w:space="0" w:color="808080"/>
            </w:tcBorders>
            <w:shd w:val="clear" w:color="auto" w:fill="auto"/>
          </w:tcPr>
          <w:p w14:paraId="6D5DC4BC" w14:textId="77777777" w:rsidR="0011414E" w:rsidRPr="0011414E" w:rsidRDefault="0011414E" w:rsidP="00757F68">
            <w:pPr>
              <w:spacing w:before="0" w:after="0"/>
              <w:ind w:left="0"/>
              <w:rPr>
                <w:szCs w:val="18"/>
              </w:rPr>
            </w:pPr>
            <w:r>
              <w:rPr>
                <w:szCs w:val="18"/>
              </w:rPr>
              <w:t xml:space="preserve">Place holder. </w:t>
            </w:r>
          </w:p>
        </w:tc>
        <w:tc>
          <w:tcPr>
            <w:tcW w:w="684" w:type="pct"/>
            <w:tcBorders>
              <w:top w:val="single" w:sz="4" w:space="0" w:color="808080"/>
              <w:left w:val="single" w:sz="4" w:space="0" w:color="808080"/>
              <w:bottom w:val="single" w:sz="4" w:space="0" w:color="808080"/>
              <w:right w:val="single" w:sz="4" w:space="0" w:color="808080"/>
            </w:tcBorders>
            <w:shd w:val="clear" w:color="auto" w:fill="auto"/>
          </w:tcPr>
          <w:p w14:paraId="415147FF" w14:textId="77777777" w:rsidR="0011414E" w:rsidRDefault="0011414E" w:rsidP="00757F68">
            <w:pPr>
              <w:pStyle w:val="BodyTextTable"/>
              <w:rPr>
                <w:szCs w:val="18"/>
              </w:rPr>
            </w:pPr>
          </w:p>
        </w:tc>
        <w:tc>
          <w:tcPr>
            <w:tcW w:w="526" w:type="pct"/>
            <w:tcBorders>
              <w:top w:val="single" w:sz="4" w:space="0" w:color="808080"/>
              <w:left w:val="single" w:sz="4" w:space="0" w:color="808080"/>
              <w:bottom w:val="single" w:sz="4" w:space="0" w:color="808080"/>
              <w:right w:val="single" w:sz="4" w:space="0" w:color="808080"/>
            </w:tcBorders>
            <w:shd w:val="clear" w:color="auto" w:fill="auto"/>
          </w:tcPr>
          <w:p w14:paraId="6643EA76" w14:textId="77777777" w:rsidR="0011414E" w:rsidRDefault="0011414E" w:rsidP="00757F68">
            <w:pPr>
              <w:pStyle w:val="BodyTextTable"/>
              <w:rPr>
                <w:szCs w:val="18"/>
              </w:rPr>
            </w:pPr>
          </w:p>
        </w:tc>
        <w:tc>
          <w:tcPr>
            <w:tcW w:w="335" w:type="pct"/>
            <w:tcBorders>
              <w:top w:val="single" w:sz="4" w:space="0" w:color="808080"/>
              <w:left w:val="single" w:sz="4" w:space="0" w:color="808080"/>
              <w:bottom w:val="single" w:sz="4" w:space="0" w:color="808080"/>
              <w:right w:val="single" w:sz="4" w:space="0" w:color="808080"/>
            </w:tcBorders>
            <w:shd w:val="clear" w:color="auto" w:fill="auto"/>
          </w:tcPr>
          <w:p w14:paraId="56868F20" w14:textId="77777777" w:rsidR="0011414E" w:rsidRDefault="0011414E" w:rsidP="00757F68">
            <w:pPr>
              <w:pStyle w:val="BodyTextTable"/>
              <w:rPr>
                <w:szCs w:val="18"/>
              </w:rPr>
            </w:pPr>
            <w:r>
              <w:rPr>
                <w:szCs w:val="18"/>
              </w:rPr>
              <w:t>O</w:t>
            </w:r>
          </w:p>
        </w:tc>
      </w:tr>
      <w:tr w:rsidR="0011414E" w:rsidRPr="003A4ED1" w14:paraId="68C5A5DF" w14:textId="77777777" w:rsidTr="0011414E">
        <w:trPr>
          <w:cantSplit/>
        </w:trPr>
        <w:tc>
          <w:tcPr>
            <w:tcW w:w="241" w:type="pct"/>
            <w:tcBorders>
              <w:top w:val="single" w:sz="4" w:space="0" w:color="808080"/>
              <w:left w:val="single" w:sz="4" w:space="0" w:color="808080"/>
              <w:bottom w:val="single" w:sz="4" w:space="0" w:color="808080"/>
              <w:right w:val="single" w:sz="4" w:space="0" w:color="808080"/>
            </w:tcBorders>
            <w:shd w:val="clear" w:color="auto" w:fill="auto"/>
          </w:tcPr>
          <w:p w14:paraId="0A247D8A" w14:textId="77777777" w:rsidR="0011414E" w:rsidRPr="003A4ED1" w:rsidRDefault="0011414E" w:rsidP="00757F68">
            <w:pPr>
              <w:pStyle w:val="BodyTextTable"/>
              <w:numPr>
                <w:ilvl w:val="0"/>
                <w:numId w:val="21"/>
              </w:numPr>
              <w:rPr>
                <w:szCs w:val="18"/>
              </w:rPr>
            </w:pPr>
          </w:p>
        </w:tc>
        <w:tc>
          <w:tcPr>
            <w:tcW w:w="1171" w:type="pct"/>
            <w:tcBorders>
              <w:top w:val="single" w:sz="4" w:space="0" w:color="808080"/>
              <w:left w:val="single" w:sz="4" w:space="0" w:color="808080"/>
              <w:bottom w:val="single" w:sz="4" w:space="0" w:color="808080"/>
              <w:right w:val="single" w:sz="4" w:space="0" w:color="808080"/>
            </w:tcBorders>
            <w:shd w:val="clear" w:color="auto" w:fill="auto"/>
          </w:tcPr>
          <w:p w14:paraId="34F0D51A" w14:textId="77777777" w:rsidR="0011414E" w:rsidRPr="0011414E" w:rsidRDefault="0011414E" w:rsidP="00757F68">
            <w:pPr>
              <w:spacing w:before="0" w:after="0"/>
              <w:ind w:left="0"/>
            </w:pPr>
            <w:r>
              <w:t>PlaceholderStr10</w:t>
            </w:r>
          </w:p>
        </w:tc>
        <w:tc>
          <w:tcPr>
            <w:tcW w:w="629" w:type="pct"/>
            <w:tcBorders>
              <w:top w:val="single" w:sz="4" w:space="0" w:color="808080"/>
              <w:left w:val="single" w:sz="4" w:space="0" w:color="808080"/>
              <w:bottom w:val="single" w:sz="4" w:space="0" w:color="808080"/>
              <w:right w:val="single" w:sz="4" w:space="0" w:color="808080"/>
            </w:tcBorders>
            <w:shd w:val="clear" w:color="auto" w:fill="auto"/>
          </w:tcPr>
          <w:p w14:paraId="162C193C" w14:textId="77777777" w:rsidR="0011414E" w:rsidRDefault="0011414E" w:rsidP="00757F68">
            <w:pPr>
              <w:pStyle w:val="BodyTextTable"/>
              <w:rPr>
                <w:szCs w:val="18"/>
              </w:rPr>
            </w:pPr>
            <w:r>
              <w:rPr>
                <w:szCs w:val="18"/>
              </w:rPr>
              <w:t>String</w:t>
            </w:r>
          </w:p>
        </w:tc>
        <w:tc>
          <w:tcPr>
            <w:tcW w:w="1414" w:type="pct"/>
            <w:tcBorders>
              <w:top w:val="single" w:sz="4" w:space="0" w:color="808080"/>
              <w:left w:val="single" w:sz="4" w:space="0" w:color="808080"/>
              <w:bottom w:val="single" w:sz="4" w:space="0" w:color="808080"/>
              <w:right w:val="single" w:sz="4" w:space="0" w:color="808080"/>
            </w:tcBorders>
            <w:shd w:val="clear" w:color="auto" w:fill="auto"/>
          </w:tcPr>
          <w:p w14:paraId="34D0D260" w14:textId="77777777" w:rsidR="0011414E" w:rsidRPr="0011414E" w:rsidRDefault="0011414E" w:rsidP="00757F68">
            <w:pPr>
              <w:spacing w:before="0" w:after="0"/>
              <w:ind w:left="0"/>
              <w:rPr>
                <w:szCs w:val="18"/>
              </w:rPr>
            </w:pPr>
            <w:r>
              <w:rPr>
                <w:szCs w:val="18"/>
              </w:rPr>
              <w:t xml:space="preserve">Place holder. </w:t>
            </w:r>
          </w:p>
        </w:tc>
        <w:tc>
          <w:tcPr>
            <w:tcW w:w="684" w:type="pct"/>
            <w:tcBorders>
              <w:top w:val="single" w:sz="4" w:space="0" w:color="808080"/>
              <w:left w:val="single" w:sz="4" w:space="0" w:color="808080"/>
              <w:bottom w:val="single" w:sz="4" w:space="0" w:color="808080"/>
              <w:right w:val="single" w:sz="4" w:space="0" w:color="808080"/>
            </w:tcBorders>
            <w:shd w:val="clear" w:color="auto" w:fill="auto"/>
          </w:tcPr>
          <w:p w14:paraId="4A237837" w14:textId="77777777" w:rsidR="0011414E" w:rsidRDefault="0011414E" w:rsidP="00757F68">
            <w:pPr>
              <w:pStyle w:val="BodyTextTable"/>
              <w:rPr>
                <w:szCs w:val="18"/>
              </w:rPr>
            </w:pPr>
          </w:p>
        </w:tc>
        <w:tc>
          <w:tcPr>
            <w:tcW w:w="526" w:type="pct"/>
            <w:tcBorders>
              <w:top w:val="single" w:sz="4" w:space="0" w:color="808080"/>
              <w:left w:val="single" w:sz="4" w:space="0" w:color="808080"/>
              <w:bottom w:val="single" w:sz="4" w:space="0" w:color="808080"/>
              <w:right w:val="single" w:sz="4" w:space="0" w:color="808080"/>
            </w:tcBorders>
            <w:shd w:val="clear" w:color="auto" w:fill="auto"/>
          </w:tcPr>
          <w:p w14:paraId="4DC7B52D" w14:textId="77777777" w:rsidR="0011414E" w:rsidRDefault="0011414E" w:rsidP="00757F68">
            <w:pPr>
              <w:pStyle w:val="BodyTextTable"/>
              <w:rPr>
                <w:szCs w:val="18"/>
              </w:rPr>
            </w:pPr>
          </w:p>
        </w:tc>
        <w:tc>
          <w:tcPr>
            <w:tcW w:w="335" w:type="pct"/>
            <w:tcBorders>
              <w:top w:val="single" w:sz="4" w:space="0" w:color="808080"/>
              <w:left w:val="single" w:sz="4" w:space="0" w:color="808080"/>
              <w:bottom w:val="single" w:sz="4" w:space="0" w:color="808080"/>
              <w:right w:val="single" w:sz="4" w:space="0" w:color="808080"/>
            </w:tcBorders>
            <w:shd w:val="clear" w:color="auto" w:fill="auto"/>
          </w:tcPr>
          <w:p w14:paraId="017E63C1" w14:textId="77777777" w:rsidR="0011414E" w:rsidRDefault="0011414E" w:rsidP="00757F68">
            <w:pPr>
              <w:pStyle w:val="BodyTextTable"/>
              <w:rPr>
                <w:szCs w:val="18"/>
              </w:rPr>
            </w:pPr>
            <w:r>
              <w:rPr>
                <w:szCs w:val="18"/>
              </w:rPr>
              <w:t>O</w:t>
            </w:r>
          </w:p>
        </w:tc>
      </w:tr>
    </w:tbl>
    <w:p w14:paraId="01795626" w14:textId="77777777" w:rsidR="00C70C07" w:rsidRPr="003A4ED1" w:rsidRDefault="00C70C07" w:rsidP="00C70C07">
      <w:pPr>
        <w:pStyle w:val="Heading3"/>
        <w:keepNext w:val="0"/>
        <w:keepLines w:val="0"/>
      </w:pPr>
      <w:bookmarkStart w:id="730" w:name="_Toc67559544"/>
      <w:bookmarkStart w:id="731" w:name="_Toc67559632"/>
      <w:bookmarkStart w:id="732" w:name="_Toc69816899"/>
      <w:bookmarkStart w:id="733" w:name="_Toc69816987"/>
      <w:bookmarkStart w:id="734" w:name="_Toc67559553"/>
      <w:bookmarkStart w:id="735" w:name="_Toc67559641"/>
      <w:bookmarkStart w:id="736" w:name="_Toc69816908"/>
      <w:bookmarkStart w:id="737" w:name="_Toc69816996"/>
      <w:bookmarkStart w:id="738" w:name="_Toc114647123"/>
      <w:bookmarkEnd w:id="730"/>
      <w:bookmarkEnd w:id="731"/>
      <w:bookmarkEnd w:id="732"/>
      <w:bookmarkEnd w:id="733"/>
      <w:bookmarkEnd w:id="734"/>
      <w:bookmarkEnd w:id="735"/>
      <w:bookmarkEnd w:id="736"/>
      <w:bookmarkEnd w:id="737"/>
      <w:r w:rsidRPr="003A4ED1">
        <w:t>Frequency</w:t>
      </w:r>
      <w:bookmarkStart w:id="739" w:name="_Toc369795385"/>
      <w:bookmarkEnd w:id="726"/>
      <w:bookmarkEnd w:id="728"/>
      <w:bookmarkEnd w:id="729"/>
      <w:bookmarkEnd w:id="738"/>
    </w:p>
    <w:p w14:paraId="26EAB198" w14:textId="77777777" w:rsidR="00E929E6" w:rsidRDefault="00E929E6" w:rsidP="00E929E6">
      <w:pPr>
        <w:pStyle w:val="BodyText"/>
      </w:pPr>
      <w:r w:rsidRPr="00237D81">
        <w:t xml:space="preserve">Daily file. </w:t>
      </w:r>
    </w:p>
    <w:p w14:paraId="14ABDA22" w14:textId="77777777" w:rsidR="00E929E6" w:rsidRDefault="00E929E6" w:rsidP="00E929E6">
      <w:pPr>
        <w:pStyle w:val="BodyText"/>
      </w:pPr>
      <w:r w:rsidRPr="00237D81">
        <w:t xml:space="preserve">Cut-off time: 12:00AM. </w:t>
      </w:r>
    </w:p>
    <w:p w14:paraId="1FDBF507" w14:textId="77777777" w:rsidR="00AF7E77" w:rsidRPr="00237D81" w:rsidRDefault="00AF7E77" w:rsidP="001F480B">
      <w:pPr>
        <w:pStyle w:val="BodyText"/>
      </w:pPr>
      <w:r w:rsidRPr="00237D81">
        <w:t>Extraction ready for AIA to download a</w:t>
      </w:r>
      <w:r w:rsidR="00D715AA">
        <w:t xml:space="preserve">t </w:t>
      </w:r>
      <w:r w:rsidR="00FC6779">
        <w:t>3</w:t>
      </w:r>
      <w:r w:rsidR="00FC6779" w:rsidRPr="00237D81">
        <w:t xml:space="preserve"> </w:t>
      </w:r>
      <w:r w:rsidR="00FC6779">
        <w:t>P</w:t>
      </w:r>
      <w:r w:rsidR="00FC6779" w:rsidRPr="00237D81">
        <w:t>M</w:t>
      </w:r>
      <w:r w:rsidRPr="00237D81">
        <w:t xml:space="preserve">. </w:t>
      </w:r>
    </w:p>
    <w:p w14:paraId="5453BEE2" w14:textId="77777777" w:rsidR="00C70C07" w:rsidRPr="003A4ED1" w:rsidRDefault="00C70C07" w:rsidP="00C70C07">
      <w:pPr>
        <w:pStyle w:val="Heading3"/>
        <w:keepNext w:val="0"/>
        <w:keepLines w:val="0"/>
      </w:pPr>
      <w:bookmarkStart w:id="740" w:name="_Toc483313598"/>
      <w:bookmarkStart w:id="741" w:name="_Toc114647124"/>
      <w:r w:rsidRPr="003A4ED1">
        <w:t>Error/Recovery Handling</w:t>
      </w:r>
      <w:bookmarkStart w:id="742" w:name="_Toc369795387"/>
      <w:bookmarkEnd w:id="739"/>
      <w:bookmarkEnd w:id="740"/>
      <w:bookmarkEnd w:id="741"/>
    </w:p>
    <w:p w14:paraId="2BCEC22D" w14:textId="77777777" w:rsidR="00C70C07" w:rsidRPr="00EF205A" w:rsidRDefault="00C70C07" w:rsidP="00C70C07">
      <w:pPr>
        <w:pStyle w:val="BodyText"/>
      </w:pPr>
      <w:r w:rsidRPr="00EF205A">
        <w:t>PLDT responsibility:</w:t>
      </w:r>
    </w:p>
    <w:p w14:paraId="35FC00E1" w14:textId="77777777" w:rsidR="00C70C07" w:rsidRPr="00EF205A" w:rsidRDefault="00C70C07" w:rsidP="00C70C07">
      <w:pPr>
        <w:pStyle w:val="BodyText"/>
      </w:pPr>
      <w:r w:rsidRPr="00EF205A">
        <w:t xml:space="preserve">If there </w:t>
      </w:r>
      <w:r>
        <w:t>is</w:t>
      </w:r>
      <w:r w:rsidRPr="00EF205A">
        <w:t xml:space="preserve"> an error in the file transfer, the client will retry the operation.</w:t>
      </w:r>
    </w:p>
    <w:p w14:paraId="1FBA8AFC" w14:textId="77777777" w:rsidR="00C70C07" w:rsidRPr="00EF205A" w:rsidRDefault="00C70C07" w:rsidP="00C70C07">
      <w:pPr>
        <w:pStyle w:val="BodyText"/>
      </w:pPr>
      <w:r w:rsidRPr="00EF205A">
        <w:t>Amdocs responsibility:</w:t>
      </w:r>
    </w:p>
    <w:p w14:paraId="5272B7D1" w14:textId="77777777" w:rsidR="00F706B1" w:rsidRDefault="00C70C07" w:rsidP="00566105">
      <w:pPr>
        <w:pStyle w:val="Num1"/>
        <w:numPr>
          <w:ilvl w:val="0"/>
          <w:numId w:val="30"/>
        </w:numPr>
      </w:pPr>
      <w:r w:rsidRPr="00EF205A">
        <w:t xml:space="preserve">If there </w:t>
      </w:r>
      <w:r>
        <w:t>is</w:t>
      </w:r>
      <w:r w:rsidRPr="00EF205A">
        <w:t xml:space="preserve"> an error during record loading, </w:t>
      </w:r>
      <w:r w:rsidR="00B12A8D">
        <w:t xml:space="preserve">Amdocs IC360 </w:t>
      </w:r>
      <w:r w:rsidRPr="00EF205A">
        <w:t>will write the error to an audit log.</w:t>
      </w:r>
    </w:p>
    <w:p w14:paraId="1602B7B4" w14:textId="77777777" w:rsidR="00C70C07" w:rsidRPr="00EF205A" w:rsidRDefault="00C70C07" w:rsidP="00B12A8D">
      <w:pPr>
        <w:pStyle w:val="Num1"/>
      </w:pPr>
      <w:r w:rsidRPr="00EF205A">
        <w:t xml:space="preserve">If there </w:t>
      </w:r>
      <w:r>
        <w:t>is</w:t>
      </w:r>
      <w:r w:rsidRPr="00EF205A">
        <w:t xml:space="preserve"> an error during record processing, </w:t>
      </w:r>
      <w:r w:rsidR="00B12A8D">
        <w:t xml:space="preserve">Amdocs IC360 </w:t>
      </w:r>
      <w:r w:rsidRPr="00EF205A">
        <w:t xml:space="preserve">will write the error to an audit log. </w:t>
      </w:r>
    </w:p>
    <w:p w14:paraId="014E21A7" w14:textId="77777777" w:rsidR="00C70C07" w:rsidRPr="003A4ED1" w:rsidRDefault="00C70C07" w:rsidP="00C70C07">
      <w:pPr>
        <w:pStyle w:val="Heading3"/>
        <w:keepNext w:val="0"/>
        <w:keepLines w:val="0"/>
      </w:pPr>
      <w:bookmarkStart w:id="743" w:name="_Toc483313599"/>
      <w:bookmarkStart w:id="744" w:name="_Toc114647125"/>
      <w:r w:rsidRPr="003A4ED1">
        <w:t>Interface Output File Information</w:t>
      </w:r>
      <w:bookmarkEnd w:id="742"/>
      <w:bookmarkEnd w:id="743"/>
      <w:r>
        <w:t xml:space="preserve"> – N/A</w:t>
      </w:r>
      <w:bookmarkEnd w:id="744"/>
    </w:p>
    <w:p w14:paraId="2D6DAC0E" w14:textId="77777777" w:rsidR="00C70C07" w:rsidRDefault="00C70C07" w:rsidP="00C70C07">
      <w:pPr>
        <w:pStyle w:val="Heading4"/>
        <w:keepNext w:val="0"/>
        <w:keepLines w:val="0"/>
      </w:pPr>
      <w:r w:rsidRPr="003A4ED1">
        <w:t>Output File Transfer</w:t>
      </w:r>
    </w:p>
    <w:p w14:paraId="636E6B41" w14:textId="77777777" w:rsidR="00C70C07" w:rsidRDefault="00C70C07" w:rsidP="00C70C07">
      <w:pPr>
        <w:pStyle w:val="Heading4"/>
        <w:keepNext w:val="0"/>
        <w:keepLines w:val="0"/>
      </w:pPr>
      <w:r w:rsidRPr="003A4ED1">
        <w:t>Output File Estimated/Assumed # Records and Total Size</w:t>
      </w:r>
    </w:p>
    <w:p w14:paraId="1E157D9C" w14:textId="77777777" w:rsidR="00C70C07" w:rsidRDefault="00C70C07" w:rsidP="00C70C07">
      <w:pPr>
        <w:pStyle w:val="Heading4"/>
        <w:keepNext w:val="0"/>
        <w:keepLines w:val="0"/>
      </w:pPr>
      <w:r w:rsidRPr="003A4ED1">
        <w:t>Output File Target Location</w:t>
      </w:r>
    </w:p>
    <w:p w14:paraId="39809580" w14:textId="77777777" w:rsidR="00C70C07" w:rsidRPr="003A4ED1" w:rsidRDefault="00C70C07" w:rsidP="00C70C07">
      <w:pPr>
        <w:pStyle w:val="Heading4"/>
        <w:keepNext w:val="0"/>
        <w:keepLines w:val="0"/>
      </w:pPr>
      <w:r w:rsidRPr="003A4ED1">
        <w:t>Output File Compression Method</w:t>
      </w:r>
    </w:p>
    <w:p w14:paraId="14F42273" w14:textId="77777777" w:rsidR="00C70C07" w:rsidRPr="003A4ED1" w:rsidRDefault="00C70C07" w:rsidP="00C70C07">
      <w:pPr>
        <w:pStyle w:val="Heading3"/>
        <w:keepNext w:val="0"/>
        <w:keepLines w:val="0"/>
      </w:pPr>
      <w:bookmarkStart w:id="745" w:name="_Toc483313600"/>
      <w:bookmarkStart w:id="746" w:name="_Toc114647126"/>
      <w:r w:rsidRPr="003A4ED1">
        <w:t>Archiving Handling</w:t>
      </w:r>
      <w:bookmarkEnd w:id="745"/>
      <w:bookmarkEnd w:id="746"/>
    </w:p>
    <w:p w14:paraId="74DA4C2C" w14:textId="77777777" w:rsidR="00C70C07" w:rsidRDefault="00C70C07" w:rsidP="00B12A8D">
      <w:pPr>
        <w:pStyle w:val="BodyText"/>
      </w:pPr>
      <w:r w:rsidRPr="003A4ED1">
        <w:t xml:space="preserve">It is </w:t>
      </w:r>
      <w:proofErr w:type="spellStart"/>
      <w:r w:rsidR="00B12A8D">
        <w:t>TechData</w:t>
      </w:r>
      <w:proofErr w:type="spellEnd"/>
      <w:r w:rsidR="00B12A8D">
        <w:t xml:space="preserve"> </w:t>
      </w:r>
      <w:r w:rsidRPr="003A4ED1">
        <w:t>responsibility to keep a backup of the file for case</w:t>
      </w:r>
      <w:r>
        <w:t>s in which the</w:t>
      </w:r>
      <w:r w:rsidRPr="003A4ED1">
        <w:t xml:space="preserve"> upload or process</w:t>
      </w:r>
      <w:r>
        <w:t>ing</w:t>
      </w:r>
      <w:r w:rsidRPr="003A4ED1">
        <w:t xml:space="preserve"> of the file failed.</w:t>
      </w:r>
    </w:p>
    <w:p w14:paraId="75A92F3D" w14:textId="77777777" w:rsidR="00F706B1" w:rsidRDefault="00C70C07" w:rsidP="00566105">
      <w:pPr>
        <w:pStyle w:val="BodyText"/>
        <w:numPr>
          <w:ilvl w:val="0"/>
          <w:numId w:val="23"/>
        </w:numPr>
      </w:pPr>
      <w:r w:rsidRPr="003A4ED1">
        <w:t>Archiving Process</w:t>
      </w:r>
      <w:r>
        <w:t xml:space="preserve"> – </w:t>
      </w:r>
      <w:r w:rsidR="00AF7E77" w:rsidRPr="0047031C">
        <w:t>After a file is downloaded successfully and processed, it is moved to the archive folder</w:t>
      </w:r>
    </w:p>
    <w:p w14:paraId="76862FB7" w14:textId="77777777" w:rsidR="00F706B1" w:rsidRDefault="00C70C07" w:rsidP="00566105">
      <w:pPr>
        <w:pStyle w:val="BodyText"/>
        <w:numPr>
          <w:ilvl w:val="0"/>
          <w:numId w:val="23"/>
        </w:numPr>
      </w:pPr>
      <w:r w:rsidRPr="003A4ED1">
        <w:t>Retention Period</w:t>
      </w:r>
      <w:r>
        <w:t xml:space="preserve"> – </w:t>
      </w:r>
      <w:r w:rsidR="00AF7E77" w:rsidRPr="0047031C">
        <w:t>Files will be kept in the archive folder for one month and then will be deleted</w:t>
      </w:r>
    </w:p>
    <w:p w14:paraId="14E189BA" w14:textId="77777777" w:rsidR="00C70C07" w:rsidRPr="003A4ED1" w:rsidRDefault="00C70C07" w:rsidP="00C70C07">
      <w:pPr>
        <w:pStyle w:val="Heading3"/>
        <w:keepNext w:val="0"/>
        <w:keepLines w:val="0"/>
      </w:pPr>
      <w:bookmarkStart w:id="747" w:name="_Toc483313601"/>
      <w:bookmarkStart w:id="748" w:name="_Toc114647127"/>
      <w:r w:rsidRPr="003A4ED1">
        <w:t>Data Security</w:t>
      </w:r>
      <w:bookmarkEnd w:id="747"/>
      <w:bookmarkEnd w:id="748"/>
    </w:p>
    <w:p w14:paraId="2B6D5CFE" w14:textId="77777777" w:rsidR="00C70C07" w:rsidRPr="003A4ED1" w:rsidRDefault="00C70C07" w:rsidP="00C70C07">
      <w:pPr>
        <w:pStyle w:val="BodyText"/>
      </w:pPr>
      <w:r w:rsidRPr="003A4ED1">
        <w:t>The trans</w:t>
      </w:r>
      <w:r>
        <w:t>fer</w:t>
      </w:r>
      <w:r w:rsidRPr="003A4ED1">
        <w:t xml:space="preserve"> protocol is Secured File Transfer Protocol (</w:t>
      </w:r>
      <w:proofErr w:type="spellStart"/>
      <w:r w:rsidRPr="003A4ED1">
        <w:t>sFTP</w:t>
      </w:r>
      <w:proofErr w:type="spellEnd"/>
      <w:r w:rsidRPr="003A4ED1">
        <w:t xml:space="preserve">) </w:t>
      </w:r>
      <w:r>
        <w:t>u</w:t>
      </w:r>
      <w:r w:rsidRPr="003A4ED1">
        <w:t xml:space="preserve">sing RSA authentication keys. </w:t>
      </w:r>
    </w:p>
    <w:p w14:paraId="1D954D80" w14:textId="77777777" w:rsidR="00C70C07" w:rsidRPr="003A4ED1" w:rsidRDefault="00C70C07" w:rsidP="00B12A8D">
      <w:pPr>
        <w:pStyle w:val="BodyText"/>
      </w:pPr>
      <w:r w:rsidRPr="003A4ED1">
        <w:t xml:space="preserve">All files will be pushed to </w:t>
      </w:r>
      <w:r>
        <w:t xml:space="preserve">an </w:t>
      </w:r>
      <w:r w:rsidR="00B12A8D">
        <w:t xml:space="preserve">Amdocs IC360 </w:t>
      </w:r>
      <w:r w:rsidRPr="003A4ED1">
        <w:t xml:space="preserve">provided </w:t>
      </w:r>
      <w:proofErr w:type="spellStart"/>
      <w:r w:rsidRPr="003A4ED1">
        <w:t>sFTP</w:t>
      </w:r>
      <w:proofErr w:type="spellEnd"/>
      <w:r w:rsidRPr="003A4ED1">
        <w:t xml:space="preserve"> server.</w:t>
      </w:r>
    </w:p>
    <w:p w14:paraId="03CAD715" w14:textId="77777777" w:rsidR="00C70C07" w:rsidRPr="003A4ED1" w:rsidRDefault="00C70C07" w:rsidP="00C70C07">
      <w:pPr>
        <w:pStyle w:val="Heading4"/>
        <w:keepNext w:val="0"/>
        <w:keepLines w:val="0"/>
      </w:pPr>
      <w:r w:rsidRPr="003A4ED1">
        <w:t>Encryption Protocol</w:t>
      </w:r>
      <w:r>
        <w:t xml:space="preserve"> – N/A</w:t>
      </w:r>
    </w:p>
    <w:p w14:paraId="17AA0138" w14:textId="77777777" w:rsidR="00C70C07" w:rsidRPr="003A4ED1" w:rsidRDefault="00C70C07" w:rsidP="00C70C07">
      <w:pPr>
        <w:pStyle w:val="Heading4"/>
        <w:keepNext w:val="0"/>
        <w:keepLines w:val="0"/>
      </w:pPr>
      <w:r w:rsidRPr="003A4ED1">
        <w:t>Other Security Aspects</w:t>
      </w:r>
      <w:r>
        <w:t xml:space="preserve"> – N/A</w:t>
      </w:r>
    </w:p>
    <w:p w14:paraId="6FFD8AD9" w14:textId="77777777" w:rsidR="00C70C07" w:rsidRPr="003A4ED1" w:rsidRDefault="00C70C07" w:rsidP="00C70C07">
      <w:pPr>
        <w:pStyle w:val="BodyText"/>
      </w:pPr>
    </w:p>
    <w:p w14:paraId="6CC487F0" w14:textId="77777777" w:rsidR="00C70C07" w:rsidRPr="003A4ED1" w:rsidRDefault="00C70C07" w:rsidP="00C70C07">
      <w:pPr>
        <w:pStyle w:val="BodyText"/>
        <w:sectPr w:rsidR="00C70C07" w:rsidRPr="003A4ED1" w:rsidSect="003A4ED1">
          <w:headerReference w:type="even" r:id="rId50"/>
          <w:headerReference w:type="default" r:id="rId51"/>
          <w:footerReference w:type="even" r:id="rId52"/>
          <w:footerReference w:type="default" r:id="rId53"/>
          <w:headerReference w:type="first" r:id="rId54"/>
          <w:footerReference w:type="first" r:id="rId55"/>
          <w:pgSz w:w="11909" w:h="16834" w:code="1"/>
          <w:pgMar w:top="1440" w:right="1440" w:bottom="1440" w:left="1440" w:header="1008" w:footer="494" w:gutter="0"/>
          <w:pgBorders w:offsetFrom="page">
            <w:bottom w:val="dashSmallGap" w:sz="4" w:space="24" w:color="FFFFFF"/>
          </w:pgBorders>
          <w:cols w:space="708"/>
          <w:titlePg/>
          <w:docGrid w:linePitch="360"/>
        </w:sectPr>
      </w:pPr>
    </w:p>
    <w:p w14:paraId="231853F1" w14:textId="0FFB646D" w:rsidR="00400F97" w:rsidRDefault="00400F97" w:rsidP="00C70C07">
      <w:pPr>
        <w:pStyle w:val="Heading1"/>
      </w:pPr>
      <w:bookmarkStart w:id="749" w:name="_Toc114647128"/>
      <w:bookmarkStart w:id="750" w:name="_Toc483313602"/>
      <w:r>
        <w:t>Reference Data</w:t>
      </w:r>
      <w:bookmarkEnd w:id="749"/>
    </w:p>
    <w:p w14:paraId="1BC606A8" w14:textId="4416C92B" w:rsidR="00400F97" w:rsidRDefault="00400F97" w:rsidP="00FE1D45">
      <w:pPr>
        <w:pStyle w:val="Heading2"/>
      </w:pPr>
      <w:bookmarkStart w:id="751" w:name="_Toc39622001"/>
      <w:bookmarkStart w:id="752" w:name="_Ref34579765"/>
      <w:bookmarkStart w:id="753" w:name="_Toc114647129"/>
      <w:r>
        <w:t xml:space="preserve">IMEI </w:t>
      </w:r>
      <w:r w:rsidRPr="00866AEB">
        <w:t>Information</w:t>
      </w:r>
      <w:bookmarkEnd w:id="751"/>
      <w:bookmarkEnd w:id="752"/>
      <w:bookmarkEnd w:id="753"/>
    </w:p>
    <w:p w14:paraId="4BAD0CC1" w14:textId="77777777" w:rsidR="00BB0A93" w:rsidRPr="00BB0A93" w:rsidRDefault="00BB0A93" w:rsidP="00BB0A93">
      <w:pPr>
        <w:pStyle w:val="BodyText"/>
        <w:rPr>
          <w:color w:val="FF0000"/>
        </w:rPr>
      </w:pPr>
      <w:bookmarkStart w:id="754" w:name="_Toc39622002"/>
      <w:r>
        <w:rPr>
          <w:color w:val="FF0000"/>
        </w:rPr>
        <w:t>As of Project Giga Hello, this file will be decommissioned.</w:t>
      </w:r>
    </w:p>
    <w:p w14:paraId="550F2ECF" w14:textId="77777777" w:rsidR="00400F97" w:rsidRPr="00AB35FC" w:rsidRDefault="00400F97">
      <w:pPr>
        <w:pStyle w:val="Heading3"/>
        <w:rPr>
          <w:strike/>
        </w:rPr>
      </w:pPr>
      <w:bookmarkStart w:id="755" w:name="_Toc114647130"/>
      <w:r w:rsidRPr="00AB35FC">
        <w:rPr>
          <w:strike/>
        </w:rPr>
        <w:t>Description</w:t>
      </w:r>
      <w:bookmarkEnd w:id="755"/>
    </w:p>
    <w:p w14:paraId="42838CF2" w14:textId="52439C61" w:rsidR="00400F97" w:rsidRPr="00AB35FC" w:rsidRDefault="00400F97" w:rsidP="00400F97">
      <w:pPr>
        <w:pStyle w:val="BodyText"/>
        <w:rPr>
          <w:strike/>
        </w:rPr>
      </w:pPr>
      <w:proofErr w:type="spellStart"/>
      <w:r w:rsidRPr="00AB35FC">
        <w:rPr>
          <w:strike/>
        </w:rPr>
        <w:t>TechData</w:t>
      </w:r>
      <w:proofErr w:type="spellEnd"/>
      <w:r w:rsidRPr="00AB35FC">
        <w:rPr>
          <w:strike/>
        </w:rPr>
        <w:t xml:space="preserve"> will provide Amdocs IC360 with periodic </w:t>
      </w:r>
      <w:r w:rsidR="0022331F" w:rsidRPr="00AB35FC">
        <w:rPr>
          <w:strike/>
        </w:rPr>
        <w:t>update of the IMEI database.</w:t>
      </w:r>
    </w:p>
    <w:p w14:paraId="110FC738" w14:textId="77777777" w:rsidR="00400F97" w:rsidRPr="00AB35FC" w:rsidRDefault="00400F97" w:rsidP="00400F97">
      <w:pPr>
        <w:pStyle w:val="BodyText"/>
        <w:rPr>
          <w:strike/>
        </w:rPr>
      </w:pPr>
      <w:r w:rsidRPr="00AB35FC">
        <w:rPr>
          <w:strike/>
        </w:rPr>
        <w:t xml:space="preserve">Amdocs IC360 will support a file-based interface for integrating with </w:t>
      </w:r>
      <w:proofErr w:type="spellStart"/>
      <w:r w:rsidRPr="00AB35FC">
        <w:rPr>
          <w:strike/>
        </w:rPr>
        <w:t>TechData</w:t>
      </w:r>
      <w:proofErr w:type="spellEnd"/>
      <w:r w:rsidRPr="00AB35FC">
        <w:rPr>
          <w:strike/>
        </w:rPr>
        <w:t xml:space="preserve"> via a designated physical directory.</w:t>
      </w:r>
    </w:p>
    <w:p w14:paraId="255A5D47" w14:textId="49536B3D" w:rsidR="00400F97" w:rsidRPr="00AB35FC" w:rsidRDefault="00400F97" w:rsidP="00400F97">
      <w:pPr>
        <w:pStyle w:val="BodyText"/>
        <w:rPr>
          <w:strike/>
        </w:rPr>
      </w:pPr>
      <w:r w:rsidRPr="00AB35FC">
        <w:rPr>
          <w:strike/>
        </w:rPr>
        <w:t xml:space="preserve">The information will be loaded to Amdocs IC360. </w:t>
      </w:r>
    </w:p>
    <w:p w14:paraId="16B92D89" w14:textId="77777777" w:rsidR="00400F97" w:rsidRPr="00AB35FC" w:rsidRDefault="00400F97" w:rsidP="00400F97">
      <w:pPr>
        <w:pStyle w:val="BodyText"/>
        <w:rPr>
          <w:strike/>
        </w:rPr>
      </w:pPr>
      <w:r w:rsidRPr="00AB35FC">
        <w:rPr>
          <w:strike/>
        </w:rPr>
        <w:t>Amdocs is the consumer of the file.</w:t>
      </w:r>
    </w:p>
    <w:p w14:paraId="591491D9" w14:textId="77777777" w:rsidR="00400F97" w:rsidRPr="00AB35FC" w:rsidRDefault="00400F97" w:rsidP="00400F97">
      <w:pPr>
        <w:pStyle w:val="Heading3"/>
        <w:rPr>
          <w:strike/>
        </w:rPr>
      </w:pPr>
      <w:bookmarkStart w:id="756" w:name="_Toc114647131"/>
      <w:r w:rsidRPr="00AB35FC">
        <w:rPr>
          <w:strike/>
        </w:rPr>
        <w:t>Assumptions</w:t>
      </w:r>
      <w:bookmarkEnd w:id="756"/>
    </w:p>
    <w:p w14:paraId="5F619B30" w14:textId="50BFE649" w:rsidR="00400F97" w:rsidRPr="00AB35FC" w:rsidRDefault="00400F97" w:rsidP="00866AEB">
      <w:pPr>
        <w:pStyle w:val="Heading3"/>
        <w:rPr>
          <w:strike/>
        </w:rPr>
      </w:pPr>
      <w:bookmarkStart w:id="757" w:name="_Toc114647132"/>
      <w:r w:rsidRPr="00AB35FC">
        <w:rPr>
          <w:strike/>
        </w:rPr>
        <w:t>Data Elements</w:t>
      </w:r>
      <w:bookmarkEnd w:id="754"/>
      <w:bookmarkEnd w:id="757"/>
    </w:p>
    <w:tbl>
      <w:tblPr>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81"/>
      </w:tblGrid>
      <w:tr w:rsidR="005C1949" w:rsidRPr="00BB0A93" w14:paraId="2A4708AF" w14:textId="77777777" w:rsidTr="00A37AD8">
        <w:trPr>
          <w:cantSplit/>
          <w:tblHeader/>
        </w:trPr>
        <w:tc>
          <w:tcPr>
            <w:tcW w:w="1297" w:type="pct"/>
            <w:gridSpan w:val="2"/>
            <w:shd w:val="clear" w:color="auto" w:fill="626469"/>
            <w:vAlign w:val="center"/>
          </w:tcPr>
          <w:p w14:paraId="37C5F63C" w14:textId="77777777" w:rsidR="005C1949" w:rsidRPr="00AB35FC" w:rsidRDefault="005C1949" w:rsidP="00A37AD8">
            <w:pPr>
              <w:pStyle w:val="HeaderTable"/>
              <w:rPr>
                <w:strike/>
                <w:color w:val="FFFFFF"/>
              </w:rPr>
            </w:pPr>
            <w:r w:rsidRPr="00AB35FC">
              <w:rPr>
                <w:strike/>
                <w:color w:val="FFFFFF"/>
              </w:rPr>
              <w:t>Type</w:t>
            </w:r>
          </w:p>
        </w:tc>
        <w:tc>
          <w:tcPr>
            <w:tcW w:w="3703" w:type="pct"/>
            <w:shd w:val="clear" w:color="auto" w:fill="626469"/>
            <w:vAlign w:val="center"/>
          </w:tcPr>
          <w:p w14:paraId="4084308B" w14:textId="77777777" w:rsidR="005C1949" w:rsidRPr="00AB35FC" w:rsidRDefault="005C1949" w:rsidP="00A37AD8">
            <w:pPr>
              <w:pStyle w:val="HeaderTable"/>
              <w:rPr>
                <w:strike/>
                <w:color w:val="FFFFFF"/>
              </w:rPr>
            </w:pPr>
            <w:r w:rsidRPr="00AB35FC">
              <w:rPr>
                <w:strike/>
                <w:color w:val="FFFFFF"/>
              </w:rPr>
              <w:t>Description</w:t>
            </w:r>
          </w:p>
        </w:tc>
      </w:tr>
      <w:tr w:rsidR="005C1949" w:rsidRPr="00BB0A93" w14:paraId="08FF78B0" w14:textId="77777777" w:rsidTr="00FE1D45">
        <w:trPr>
          <w:cantSplit/>
          <w:tblHeader/>
        </w:trPr>
        <w:tc>
          <w:tcPr>
            <w:tcW w:w="1290" w:type="pct"/>
            <w:tcBorders>
              <w:bottom w:val="single" w:sz="4" w:space="0" w:color="808080"/>
            </w:tcBorders>
            <w:shd w:val="clear" w:color="auto" w:fill="auto"/>
          </w:tcPr>
          <w:p w14:paraId="0224E04B" w14:textId="77777777" w:rsidR="005C1949" w:rsidRPr="00AB35FC" w:rsidRDefault="005C1949" w:rsidP="00A37AD8">
            <w:pPr>
              <w:pStyle w:val="BodyTextTable"/>
              <w:keepNext/>
              <w:keepLines/>
              <w:rPr>
                <w:b/>
                <w:bCs/>
                <w:strike/>
              </w:rPr>
            </w:pPr>
            <w:r w:rsidRPr="00AB35FC">
              <w:rPr>
                <w:b/>
                <w:bCs/>
                <w:strike/>
              </w:rPr>
              <w:t>Scope</w:t>
            </w:r>
          </w:p>
        </w:tc>
        <w:tc>
          <w:tcPr>
            <w:tcW w:w="3710" w:type="pct"/>
            <w:gridSpan w:val="2"/>
            <w:tcBorders>
              <w:bottom w:val="single" w:sz="4" w:space="0" w:color="808080"/>
            </w:tcBorders>
            <w:shd w:val="clear" w:color="auto" w:fill="auto"/>
          </w:tcPr>
          <w:p w14:paraId="5BBD51FF" w14:textId="2527C88C" w:rsidR="005C1949" w:rsidRPr="00AB35FC" w:rsidRDefault="0008567E" w:rsidP="00A37AD8">
            <w:pPr>
              <w:pStyle w:val="BodyTextTable"/>
              <w:keepNext/>
              <w:keepLines/>
              <w:rPr>
                <w:b/>
                <w:bCs/>
                <w:strike/>
              </w:rPr>
            </w:pPr>
            <w:r w:rsidRPr="00AB35FC">
              <w:rPr>
                <w:b/>
                <w:bCs/>
                <w:strike/>
              </w:rPr>
              <w:t>Full extract of the IMEI datab</w:t>
            </w:r>
            <w:r w:rsidR="00A944A9" w:rsidRPr="00AB35FC">
              <w:rPr>
                <w:b/>
                <w:bCs/>
                <w:strike/>
              </w:rPr>
              <w:t>a</w:t>
            </w:r>
            <w:r w:rsidRPr="00AB35FC">
              <w:rPr>
                <w:b/>
                <w:bCs/>
                <w:strike/>
              </w:rPr>
              <w:t>se</w:t>
            </w:r>
          </w:p>
        </w:tc>
      </w:tr>
      <w:tr w:rsidR="005C1949" w:rsidRPr="00BB0A93" w14:paraId="2C1CEE71" w14:textId="77777777" w:rsidTr="00A37AD8">
        <w:trPr>
          <w:cantSplit/>
          <w:tblHeader/>
        </w:trPr>
        <w:tc>
          <w:tcPr>
            <w:tcW w:w="1290" w:type="pct"/>
            <w:tcBorders>
              <w:bottom w:val="single" w:sz="4" w:space="0" w:color="808080"/>
            </w:tcBorders>
            <w:shd w:val="clear" w:color="auto" w:fill="auto"/>
          </w:tcPr>
          <w:p w14:paraId="4BC5A246" w14:textId="77777777" w:rsidR="005C1949" w:rsidRPr="00AB35FC" w:rsidRDefault="005C1949" w:rsidP="00A37AD8">
            <w:pPr>
              <w:pStyle w:val="BodyTextTable"/>
              <w:keepNext/>
              <w:keepLines/>
              <w:rPr>
                <w:b/>
                <w:bCs/>
                <w:strike/>
              </w:rPr>
            </w:pPr>
            <w:r w:rsidRPr="00AB35FC">
              <w:rPr>
                <w:b/>
                <w:bCs/>
                <w:strike/>
              </w:rPr>
              <w:t>File Format</w:t>
            </w:r>
          </w:p>
        </w:tc>
        <w:tc>
          <w:tcPr>
            <w:tcW w:w="3710" w:type="pct"/>
            <w:gridSpan w:val="2"/>
            <w:tcBorders>
              <w:bottom w:val="single" w:sz="4" w:space="0" w:color="808080"/>
            </w:tcBorders>
            <w:shd w:val="clear" w:color="auto" w:fill="auto"/>
          </w:tcPr>
          <w:p w14:paraId="77EF22F4" w14:textId="77777777" w:rsidR="005C1949" w:rsidRPr="00AB35FC" w:rsidRDefault="005C1949" w:rsidP="00A37AD8">
            <w:pPr>
              <w:pStyle w:val="BodyTextTable"/>
              <w:keepNext/>
              <w:keepLines/>
              <w:rPr>
                <w:strike/>
                <w:sz w:val="20"/>
                <w:szCs w:val="22"/>
              </w:rPr>
            </w:pPr>
            <w:r w:rsidRPr="00AB35FC">
              <w:rPr>
                <w:strike/>
                <w:szCs w:val="18"/>
              </w:rPr>
              <w:t>Textual, delimiter-separated values</w:t>
            </w:r>
          </w:p>
        </w:tc>
      </w:tr>
      <w:tr w:rsidR="005C1949" w:rsidRPr="00BB0A93" w14:paraId="6CD6CBF4" w14:textId="77777777" w:rsidTr="00A37AD8">
        <w:trPr>
          <w:cantSplit/>
          <w:tblHeader/>
        </w:trPr>
        <w:tc>
          <w:tcPr>
            <w:tcW w:w="1290" w:type="pct"/>
            <w:tcBorders>
              <w:bottom w:val="single" w:sz="4" w:space="0" w:color="808080"/>
            </w:tcBorders>
            <w:shd w:val="clear" w:color="auto" w:fill="auto"/>
          </w:tcPr>
          <w:p w14:paraId="6CF42C01" w14:textId="77777777" w:rsidR="005C1949" w:rsidRPr="00AB35FC" w:rsidRDefault="005C1949" w:rsidP="00A37AD8">
            <w:pPr>
              <w:pStyle w:val="BodyTextTable"/>
              <w:rPr>
                <w:b/>
                <w:bCs/>
                <w:strike/>
              </w:rPr>
            </w:pPr>
            <w:r w:rsidRPr="00AB35FC">
              <w:rPr>
                <w:b/>
                <w:bCs/>
                <w:strike/>
              </w:rPr>
              <w:t>File Name Convention</w:t>
            </w:r>
          </w:p>
        </w:tc>
        <w:tc>
          <w:tcPr>
            <w:tcW w:w="3710" w:type="pct"/>
            <w:gridSpan w:val="2"/>
            <w:tcBorders>
              <w:bottom w:val="single" w:sz="4" w:space="0" w:color="808080"/>
            </w:tcBorders>
            <w:shd w:val="clear" w:color="auto" w:fill="auto"/>
          </w:tcPr>
          <w:p w14:paraId="247C512E" w14:textId="77777777" w:rsidR="003C6550" w:rsidRPr="00AB35FC" w:rsidRDefault="003C6550" w:rsidP="003C6550">
            <w:pPr>
              <w:pStyle w:val="BodyText"/>
              <w:tabs>
                <w:tab w:val="left" w:pos="989"/>
              </w:tabs>
              <w:spacing w:before="0" w:after="0" w:line="276" w:lineRule="auto"/>
              <w:ind w:left="0"/>
              <w:rPr>
                <w:rFonts w:asciiTheme="minorHAnsi" w:hAnsiTheme="minorHAnsi" w:cstheme="minorBidi"/>
                <w:strike/>
                <w:sz w:val="18"/>
                <w:szCs w:val="18"/>
              </w:rPr>
            </w:pPr>
            <w:r w:rsidRPr="00AB35FC">
              <w:rPr>
                <w:rFonts w:asciiTheme="minorHAnsi" w:hAnsiTheme="minorHAnsi" w:cstheme="minorBidi"/>
                <w:strike/>
                <w:sz w:val="18"/>
                <w:szCs w:val="18"/>
              </w:rPr>
              <w:t>imei_#date_#count.csv</w:t>
            </w:r>
          </w:p>
          <w:p w14:paraId="504308A2" w14:textId="77777777" w:rsidR="003C6550" w:rsidRPr="00AB35FC" w:rsidRDefault="003C6550" w:rsidP="003C6550">
            <w:pPr>
              <w:pStyle w:val="BodyText"/>
              <w:tabs>
                <w:tab w:val="left" w:pos="989"/>
              </w:tabs>
              <w:spacing w:before="0" w:after="0" w:line="276" w:lineRule="auto"/>
              <w:ind w:left="0"/>
              <w:rPr>
                <w:rFonts w:asciiTheme="minorHAnsi" w:hAnsiTheme="minorHAnsi" w:cstheme="minorBidi"/>
                <w:strike/>
                <w:sz w:val="18"/>
                <w:szCs w:val="18"/>
              </w:rPr>
            </w:pPr>
            <w:r w:rsidRPr="00AB35FC">
              <w:rPr>
                <w:rFonts w:asciiTheme="minorHAnsi" w:hAnsiTheme="minorHAnsi" w:cstheme="minorBidi"/>
                <w:strike/>
                <w:sz w:val="18"/>
                <w:szCs w:val="18"/>
              </w:rPr>
              <w:t>#</w:t>
            </w:r>
            <w:proofErr w:type="gramStart"/>
            <w:r w:rsidRPr="00AB35FC">
              <w:rPr>
                <w:rFonts w:asciiTheme="minorHAnsi" w:hAnsiTheme="minorHAnsi" w:cstheme="minorBidi"/>
                <w:strike/>
                <w:sz w:val="18"/>
                <w:szCs w:val="18"/>
              </w:rPr>
              <w:t>date</w:t>
            </w:r>
            <w:proofErr w:type="gramEnd"/>
            <w:r w:rsidRPr="00AB35FC">
              <w:rPr>
                <w:rFonts w:asciiTheme="minorHAnsi" w:hAnsiTheme="minorHAnsi" w:cstheme="minorBidi"/>
                <w:strike/>
                <w:sz w:val="18"/>
                <w:szCs w:val="18"/>
              </w:rPr>
              <w:t xml:space="preserve"> - the effective day, format: YYYYMMDD</w:t>
            </w:r>
          </w:p>
          <w:p w14:paraId="36AF0E29" w14:textId="77777777" w:rsidR="003C6550" w:rsidRPr="00AB35FC" w:rsidRDefault="003C6550" w:rsidP="003C6550">
            <w:pPr>
              <w:pStyle w:val="BodyText"/>
              <w:tabs>
                <w:tab w:val="left" w:pos="989"/>
              </w:tabs>
              <w:spacing w:before="0" w:after="0" w:line="276" w:lineRule="auto"/>
              <w:ind w:left="0"/>
              <w:rPr>
                <w:rFonts w:asciiTheme="minorHAnsi" w:hAnsiTheme="minorHAnsi" w:cstheme="minorBidi"/>
                <w:strike/>
                <w:sz w:val="18"/>
                <w:szCs w:val="18"/>
              </w:rPr>
            </w:pPr>
            <w:r w:rsidRPr="00AB35FC">
              <w:rPr>
                <w:rFonts w:asciiTheme="minorHAnsi" w:hAnsiTheme="minorHAnsi" w:cstheme="minorBidi"/>
                <w:strike/>
                <w:sz w:val="18"/>
                <w:szCs w:val="18"/>
              </w:rPr>
              <w:t>#</w:t>
            </w:r>
            <w:proofErr w:type="gramStart"/>
            <w:r w:rsidRPr="00AB35FC">
              <w:rPr>
                <w:rFonts w:asciiTheme="minorHAnsi" w:hAnsiTheme="minorHAnsi" w:cstheme="minorBidi"/>
                <w:strike/>
                <w:sz w:val="18"/>
                <w:szCs w:val="18"/>
              </w:rPr>
              <w:t>count</w:t>
            </w:r>
            <w:proofErr w:type="gramEnd"/>
            <w:r w:rsidRPr="00AB35FC">
              <w:rPr>
                <w:rFonts w:asciiTheme="minorHAnsi" w:hAnsiTheme="minorHAnsi" w:cstheme="minorBidi"/>
                <w:strike/>
                <w:sz w:val="18"/>
                <w:szCs w:val="18"/>
              </w:rPr>
              <w:t xml:space="preserve"> – number of records in the file</w:t>
            </w:r>
          </w:p>
          <w:p w14:paraId="5DC51581" w14:textId="69942986" w:rsidR="005C1949" w:rsidRPr="00AB35FC" w:rsidRDefault="003C6550" w:rsidP="003C6550">
            <w:pPr>
              <w:pStyle w:val="BodyTextTable"/>
              <w:rPr>
                <w:strike/>
                <w:szCs w:val="18"/>
              </w:rPr>
            </w:pPr>
            <w:proofErr w:type="gramStart"/>
            <w:r w:rsidRPr="00AB35FC">
              <w:rPr>
                <w:rFonts w:asciiTheme="minorHAnsi" w:hAnsiTheme="minorHAnsi" w:cstheme="minorBidi"/>
                <w:strike/>
                <w:szCs w:val="18"/>
              </w:rPr>
              <w:t>E.g.</w:t>
            </w:r>
            <w:proofErr w:type="gramEnd"/>
            <w:r w:rsidRPr="00AB35FC">
              <w:rPr>
                <w:rFonts w:asciiTheme="minorHAnsi" w:hAnsiTheme="minorHAnsi" w:cstheme="minorBidi"/>
                <w:strike/>
                <w:szCs w:val="18"/>
              </w:rPr>
              <w:t xml:space="preserve"> imei_20</w:t>
            </w:r>
            <w:r w:rsidR="00AB6F0D" w:rsidRPr="00AB35FC">
              <w:rPr>
                <w:rFonts w:asciiTheme="minorHAnsi" w:hAnsiTheme="minorHAnsi" w:cstheme="minorBidi"/>
                <w:strike/>
                <w:szCs w:val="18"/>
              </w:rPr>
              <w:t>20</w:t>
            </w:r>
            <w:r w:rsidRPr="00AB35FC">
              <w:rPr>
                <w:rFonts w:asciiTheme="minorHAnsi" w:hAnsiTheme="minorHAnsi" w:cstheme="minorBidi"/>
                <w:strike/>
                <w:szCs w:val="18"/>
              </w:rPr>
              <w:t>1230_100000000.csv</w:t>
            </w:r>
          </w:p>
        </w:tc>
      </w:tr>
      <w:tr w:rsidR="005C1949" w:rsidRPr="00BB0A93" w14:paraId="4E5B3C33" w14:textId="77777777" w:rsidTr="00A37AD8">
        <w:trPr>
          <w:cantSplit/>
          <w:tblHeader/>
        </w:trPr>
        <w:tc>
          <w:tcPr>
            <w:tcW w:w="1290" w:type="pct"/>
            <w:tcBorders>
              <w:bottom w:val="single" w:sz="4" w:space="0" w:color="808080"/>
            </w:tcBorders>
            <w:shd w:val="clear" w:color="auto" w:fill="auto"/>
          </w:tcPr>
          <w:p w14:paraId="075B4488" w14:textId="77777777" w:rsidR="005C1949" w:rsidRPr="00AB35FC" w:rsidRDefault="005C1949" w:rsidP="00A37AD8">
            <w:pPr>
              <w:pStyle w:val="BodyTextTable"/>
              <w:rPr>
                <w:b/>
                <w:bCs/>
                <w:strike/>
              </w:rPr>
            </w:pPr>
            <w:r w:rsidRPr="00AB35FC">
              <w:rPr>
                <w:b/>
                <w:bCs/>
                <w:strike/>
              </w:rPr>
              <w:t>File Compression</w:t>
            </w:r>
          </w:p>
        </w:tc>
        <w:tc>
          <w:tcPr>
            <w:tcW w:w="3710" w:type="pct"/>
            <w:gridSpan w:val="2"/>
            <w:tcBorders>
              <w:bottom w:val="single" w:sz="4" w:space="0" w:color="808080"/>
            </w:tcBorders>
            <w:shd w:val="clear" w:color="auto" w:fill="auto"/>
          </w:tcPr>
          <w:p w14:paraId="5360D6AB" w14:textId="18C13C79" w:rsidR="005C1949" w:rsidRPr="00AB35FC" w:rsidRDefault="005C1949" w:rsidP="00A37AD8">
            <w:pPr>
              <w:pStyle w:val="BodyTextTable"/>
              <w:rPr>
                <w:strike/>
                <w:szCs w:val="18"/>
              </w:rPr>
            </w:pPr>
            <w:r w:rsidRPr="00AB35FC">
              <w:rPr>
                <w:strike/>
                <w:szCs w:val="18"/>
              </w:rPr>
              <w:t xml:space="preserve">Compression: gnu </w:t>
            </w:r>
            <w:proofErr w:type="spellStart"/>
            <w:r w:rsidRPr="00AB35FC">
              <w:rPr>
                <w:strike/>
                <w:szCs w:val="18"/>
              </w:rPr>
              <w:t>gzip</w:t>
            </w:r>
            <w:proofErr w:type="spellEnd"/>
            <w:r w:rsidR="003C6550" w:rsidRPr="00AB35FC">
              <w:rPr>
                <w:strike/>
                <w:szCs w:val="18"/>
              </w:rPr>
              <w:t>,</w:t>
            </w:r>
            <w:r w:rsidRPr="00AB35FC">
              <w:rPr>
                <w:strike/>
                <w:szCs w:val="18"/>
              </w:rPr>
              <w:t xml:space="preserve"> *.</w:t>
            </w:r>
            <w:proofErr w:type="spellStart"/>
            <w:r w:rsidRPr="00AB35FC">
              <w:rPr>
                <w:strike/>
                <w:szCs w:val="18"/>
              </w:rPr>
              <w:t>gz</w:t>
            </w:r>
            <w:proofErr w:type="spellEnd"/>
          </w:p>
          <w:p w14:paraId="45183FFA" w14:textId="2E1818BF" w:rsidR="005C1949" w:rsidRPr="00AB35FC" w:rsidRDefault="003C6550">
            <w:pPr>
              <w:pStyle w:val="BodyTextTable"/>
              <w:rPr>
                <w:strike/>
                <w:szCs w:val="18"/>
              </w:rPr>
            </w:pPr>
            <w:r w:rsidRPr="00AB35FC">
              <w:rPr>
                <w:rFonts w:asciiTheme="minorHAnsi" w:hAnsiTheme="minorHAnsi" w:cstheme="minorBidi"/>
                <w:strike/>
                <w:szCs w:val="18"/>
              </w:rPr>
              <w:t>imei_#date_#count.csv.gz</w:t>
            </w:r>
          </w:p>
        </w:tc>
      </w:tr>
      <w:tr w:rsidR="005C1949" w:rsidRPr="00BB0A93" w14:paraId="024A88DB" w14:textId="77777777" w:rsidTr="00A37AD8">
        <w:trPr>
          <w:cantSplit/>
          <w:tblHeader/>
        </w:trPr>
        <w:tc>
          <w:tcPr>
            <w:tcW w:w="1290" w:type="pct"/>
            <w:tcBorders>
              <w:bottom w:val="single" w:sz="4" w:space="0" w:color="808080"/>
            </w:tcBorders>
            <w:shd w:val="clear" w:color="auto" w:fill="auto"/>
          </w:tcPr>
          <w:p w14:paraId="1D215D53" w14:textId="77777777" w:rsidR="005C1949" w:rsidRPr="00AB35FC" w:rsidRDefault="005C1949" w:rsidP="00A37AD8">
            <w:pPr>
              <w:pStyle w:val="BodyTextTable"/>
              <w:rPr>
                <w:b/>
                <w:bCs/>
                <w:strike/>
              </w:rPr>
            </w:pPr>
            <w:r w:rsidRPr="00AB35FC">
              <w:rPr>
                <w:b/>
                <w:bCs/>
                <w:strike/>
              </w:rPr>
              <w:t>Record Format</w:t>
            </w:r>
          </w:p>
        </w:tc>
        <w:tc>
          <w:tcPr>
            <w:tcW w:w="3710" w:type="pct"/>
            <w:gridSpan w:val="2"/>
            <w:tcBorders>
              <w:bottom w:val="single" w:sz="4" w:space="0" w:color="808080"/>
            </w:tcBorders>
            <w:shd w:val="clear" w:color="auto" w:fill="auto"/>
          </w:tcPr>
          <w:p w14:paraId="2406091A" w14:textId="77777777" w:rsidR="005C1949" w:rsidRPr="00AB35FC" w:rsidRDefault="005C1949" w:rsidP="00A37AD8">
            <w:pPr>
              <w:pStyle w:val="BodyTextTable"/>
              <w:rPr>
                <w:strike/>
              </w:rPr>
            </w:pPr>
            <w:r w:rsidRPr="00AB35FC">
              <w:rPr>
                <w:strike/>
              </w:rPr>
              <w:t>Char Encoding: ASCII</w:t>
            </w:r>
          </w:p>
          <w:p w14:paraId="1697FD05" w14:textId="02112C74" w:rsidR="005C1949" w:rsidRPr="00AB35FC" w:rsidRDefault="005C1949" w:rsidP="00A37AD8">
            <w:pPr>
              <w:pStyle w:val="BodyTextTable"/>
              <w:rPr>
                <w:strike/>
              </w:rPr>
            </w:pPr>
            <w:r w:rsidRPr="00AB35FC">
              <w:rPr>
                <w:strike/>
              </w:rPr>
              <w:t xml:space="preserve">Fields delimiter: </w:t>
            </w:r>
            <w:r w:rsidR="004B3309" w:rsidRPr="00AB35FC">
              <w:rPr>
                <w:strike/>
              </w:rPr>
              <w:t>pipe</w:t>
            </w:r>
            <w:r w:rsidRPr="00AB35FC">
              <w:rPr>
                <w:strike/>
              </w:rPr>
              <w:t xml:space="preserve"> – '</w:t>
            </w:r>
            <w:r w:rsidR="003A2EA8" w:rsidRPr="00AB35FC">
              <w:rPr>
                <w:strike/>
              </w:rPr>
              <w:t>|</w:t>
            </w:r>
            <w:r w:rsidRPr="00AB35FC">
              <w:rPr>
                <w:strike/>
              </w:rPr>
              <w:t>'</w:t>
            </w:r>
            <w:r w:rsidRPr="00AB35FC">
              <w:rPr>
                <w:strike/>
                <w:color w:val="000000"/>
                <w:szCs w:val="18"/>
              </w:rPr>
              <w:t xml:space="preserve">. Two consecutive </w:t>
            </w:r>
            <w:r w:rsidR="003A2EA8" w:rsidRPr="00AB35FC">
              <w:rPr>
                <w:strike/>
                <w:color w:val="000000"/>
                <w:szCs w:val="18"/>
              </w:rPr>
              <w:t>pipes</w:t>
            </w:r>
            <w:r w:rsidRPr="00AB35FC">
              <w:rPr>
                <w:strike/>
                <w:color w:val="000000"/>
                <w:szCs w:val="18"/>
              </w:rPr>
              <w:t xml:space="preserve"> ‘</w:t>
            </w:r>
            <w:r w:rsidR="003A2EA8" w:rsidRPr="00AB35FC">
              <w:rPr>
                <w:strike/>
                <w:color w:val="000000"/>
                <w:szCs w:val="18"/>
              </w:rPr>
              <w:t>||</w:t>
            </w:r>
            <w:r w:rsidRPr="00AB35FC">
              <w:rPr>
                <w:strike/>
                <w:color w:val="000000"/>
                <w:szCs w:val="18"/>
              </w:rPr>
              <w:t>’ denote an empty field value.</w:t>
            </w:r>
          </w:p>
          <w:p w14:paraId="5FD262BC" w14:textId="77777777" w:rsidR="005C1949" w:rsidRPr="00AB35FC" w:rsidRDefault="005C1949" w:rsidP="00A37AD8">
            <w:pPr>
              <w:pStyle w:val="BodyTextTable"/>
              <w:rPr>
                <w:strike/>
              </w:rPr>
            </w:pPr>
            <w:r w:rsidRPr="00AB35FC">
              <w:rPr>
                <w:strike/>
              </w:rPr>
              <w:t>New Line Character: EOL (LF – 0x0A)</w:t>
            </w:r>
          </w:p>
          <w:p w14:paraId="2522AFCC" w14:textId="77777777" w:rsidR="005C1949" w:rsidRPr="00AB35FC" w:rsidRDefault="005C1949" w:rsidP="00A37AD8">
            <w:pPr>
              <w:pStyle w:val="BodyTextTable"/>
              <w:rPr>
                <w:strike/>
              </w:rPr>
            </w:pPr>
            <w:r w:rsidRPr="00AB35FC">
              <w:rPr>
                <w:strike/>
              </w:rPr>
              <w:t>Header/trailer record: No such records will be added; record count will be part of the filename.</w:t>
            </w:r>
          </w:p>
          <w:p w14:paraId="3EBEF55C" w14:textId="77777777" w:rsidR="005C1949" w:rsidRPr="00AB35FC" w:rsidRDefault="005C1949" w:rsidP="00A37AD8">
            <w:pPr>
              <w:pStyle w:val="BodyTextTable"/>
              <w:rPr>
                <w:strike/>
                <w:color w:val="000000"/>
                <w:szCs w:val="18"/>
              </w:rPr>
            </w:pPr>
            <w:r w:rsidRPr="00AB35FC">
              <w:rPr>
                <w:strike/>
                <w:color w:val="000000"/>
                <w:szCs w:val="18"/>
              </w:rPr>
              <w:t>Common Date Time format: YYYY-MM-DD HH24:</w:t>
            </w:r>
            <w:proofErr w:type="gramStart"/>
            <w:r w:rsidRPr="00AB35FC">
              <w:rPr>
                <w:strike/>
                <w:color w:val="000000"/>
                <w:szCs w:val="18"/>
              </w:rPr>
              <w:t>MM:SS</w:t>
            </w:r>
            <w:proofErr w:type="gramEnd"/>
          </w:p>
          <w:p w14:paraId="3ED79281" w14:textId="77777777" w:rsidR="005C1949" w:rsidRPr="00AB35FC" w:rsidRDefault="005C1949" w:rsidP="00A37AD8">
            <w:pPr>
              <w:pStyle w:val="BodyTextTable"/>
              <w:rPr>
                <w:strike/>
              </w:rPr>
            </w:pPr>
            <w:r w:rsidRPr="00AB35FC">
              <w:rPr>
                <w:strike/>
                <w:color w:val="000000"/>
                <w:szCs w:val="18"/>
              </w:rPr>
              <w:t>Common Date format: YYYY-MM-DD</w:t>
            </w:r>
            <w:r w:rsidRPr="00AB35FC">
              <w:rPr>
                <w:strike/>
              </w:rPr>
              <w:t xml:space="preserve"> </w:t>
            </w:r>
          </w:p>
          <w:p w14:paraId="2736F465" w14:textId="5D7860F5" w:rsidR="005C1949" w:rsidRPr="00AB35FC" w:rsidRDefault="005C1949">
            <w:pPr>
              <w:pStyle w:val="BodyTextTable"/>
              <w:rPr>
                <w:strike/>
              </w:rPr>
            </w:pPr>
            <w:r w:rsidRPr="00AB35FC">
              <w:rPr>
                <w:strike/>
              </w:rPr>
              <w:t>Common Boolean format: 1 for True, 0 for False</w:t>
            </w:r>
          </w:p>
        </w:tc>
      </w:tr>
      <w:tr w:rsidR="005C1949" w:rsidRPr="00BB0A93" w14:paraId="4CF1B52E" w14:textId="77777777" w:rsidTr="00A37AD8">
        <w:trPr>
          <w:cantSplit/>
          <w:tblHeader/>
        </w:trPr>
        <w:tc>
          <w:tcPr>
            <w:tcW w:w="1290" w:type="pct"/>
            <w:tcBorders>
              <w:bottom w:val="single" w:sz="4" w:space="0" w:color="808080"/>
            </w:tcBorders>
            <w:shd w:val="clear" w:color="auto" w:fill="auto"/>
          </w:tcPr>
          <w:p w14:paraId="0070FBF3" w14:textId="77777777" w:rsidR="005C1949" w:rsidRPr="00AB35FC" w:rsidRDefault="005C1949" w:rsidP="00A37AD8">
            <w:pPr>
              <w:pStyle w:val="BodyTextTable"/>
              <w:rPr>
                <w:b/>
                <w:bCs/>
                <w:strike/>
              </w:rPr>
            </w:pPr>
            <w:r w:rsidRPr="00AB35FC">
              <w:rPr>
                <w:b/>
                <w:bCs/>
                <w:strike/>
              </w:rPr>
              <w:t>File Place</w:t>
            </w:r>
          </w:p>
        </w:tc>
        <w:tc>
          <w:tcPr>
            <w:tcW w:w="3710" w:type="pct"/>
            <w:gridSpan w:val="2"/>
            <w:tcBorders>
              <w:bottom w:val="single" w:sz="4" w:space="0" w:color="808080"/>
            </w:tcBorders>
            <w:shd w:val="clear" w:color="auto" w:fill="auto"/>
          </w:tcPr>
          <w:p w14:paraId="097E4A36" w14:textId="77777777" w:rsidR="005C1949" w:rsidRPr="00AB35FC" w:rsidRDefault="005C1949" w:rsidP="00A37AD8">
            <w:pPr>
              <w:pStyle w:val="BodyTextTable"/>
              <w:rPr>
                <w:strike/>
              </w:rPr>
            </w:pPr>
            <w:r w:rsidRPr="00AB35FC">
              <w:rPr>
                <w:strike/>
              </w:rPr>
              <w:t>To be defined during actual integration</w:t>
            </w:r>
          </w:p>
        </w:tc>
      </w:tr>
      <w:tr w:rsidR="005C1949" w:rsidRPr="00BB0A93" w14:paraId="54920E66" w14:textId="77777777" w:rsidTr="00A37AD8">
        <w:trPr>
          <w:cantSplit/>
          <w:tblHeader/>
        </w:trPr>
        <w:tc>
          <w:tcPr>
            <w:tcW w:w="1290" w:type="pct"/>
            <w:tcBorders>
              <w:bottom w:val="single" w:sz="4" w:space="0" w:color="808080"/>
            </w:tcBorders>
            <w:shd w:val="clear" w:color="auto" w:fill="auto"/>
          </w:tcPr>
          <w:p w14:paraId="6FC07BEF" w14:textId="77777777" w:rsidR="005C1949" w:rsidRPr="00AB35FC" w:rsidRDefault="005C1949" w:rsidP="00A37AD8">
            <w:pPr>
              <w:pStyle w:val="BodyTextTable"/>
              <w:rPr>
                <w:b/>
                <w:bCs/>
                <w:strike/>
              </w:rPr>
            </w:pPr>
            <w:r w:rsidRPr="00AB35FC">
              <w:rPr>
                <w:b/>
                <w:bCs/>
                <w:strike/>
              </w:rPr>
              <w:t>User &amp; Password</w:t>
            </w:r>
          </w:p>
        </w:tc>
        <w:tc>
          <w:tcPr>
            <w:tcW w:w="3710" w:type="pct"/>
            <w:gridSpan w:val="2"/>
            <w:tcBorders>
              <w:bottom w:val="single" w:sz="4" w:space="0" w:color="808080"/>
            </w:tcBorders>
            <w:shd w:val="clear" w:color="auto" w:fill="auto"/>
          </w:tcPr>
          <w:p w14:paraId="465F6427" w14:textId="77777777" w:rsidR="005C1949" w:rsidRPr="00AB35FC" w:rsidRDefault="005C1949" w:rsidP="00A37AD8">
            <w:pPr>
              <w:pStyle w:val="BodyTextTable"/>
              <w:rPr>
                <w:strike/>
                <w:highlight w:val="yellow"/>
              </w:rPr>
            </w:pPr>
            <w:r w:rsidRPr="00AB35FC">
              <w:rPr>
                <w:strike/>
              </w:rPr>
              <w:t>To be provided by Amdocs AIA during actual integration</w:t>
            </w:r>
          </w:p>
        </w:tc>
      </w:tr>
      <w:tr w:rsidR="005C1949" w:rsidRPr="00BB0A93" w14:paraId="0EC2005B" w14:textId="77777777" w:rsidTr="00A37AD8">
        <w:trPr>
          <w:cantSplit/>
          <w:tblHeader/>
        </w:trPr>
        <w:tc>
          <w:tcPr>
            <w:tcW w:w="1290" w:type="pct"/>
            <w:tcBorders>
              <w:bottom w:val="single" w:sz="4" w:space="0" w:color="808080"/>
            </w:tcBorders>
            <w:shd w:val="clear" w:color="auto" w:fill="auto"/>
          </w:tcPr>
          <w:p w14:paraId="023F3DEB" w14:textId="2B8649A8" w:rsidR="005C1949" w:rsidRPr="00AB35FC" w:rsidRDefault="005C1949" w:rsidP="00A37AD8">
            <w:pPr>
              <w:pStyle w:val="BodyTextTable"/>
              <w:rPr>
                <w:b/>
                <w:bCs/>
                <w:strike/>
              </w:rPr>
            </w:pPr>
            <w:r w:rsidRPr="00AB35FC">
              <w:rPr>
                <w:b/>
                <w:bCs/>
                <w:strike/>
              </w:rPr>
              <w:t>Completion Rule</w:t>
            </w:r>
          </w:p>
        </w:tc>
        <w:tc>
          <w:tcPr>
            <w:tcW w:w="3710" w:type="pct"/>
            <w:gridSpan w:val="2"/>
            <w:tcBorders>
              <w:bottom w:val="single" w:sz="4" w:space="0" w:color="808080"/>
            </w:tcBorders>
            <w:shd w:val="clear" w:color="auto" w:fill="auto"/>
          </w:tcPr>
          <w:p w14:paraId="4F371233" w14:textId="7F58B9EF" w:rsidR="005C1949" w:rsidRPr="00AB35FC" w:rsidRDefault="005C1949" w:rsidP="00A37AD8">
            <w:pPr>
              <w:pStyle w:val="BodyTextTable"/>
              <w:rPr>
                <w:strike/>
                <w:highlight w:val="yellow"/>
              </w:rPr>
            </w:pPr>
            <w:r w:rsidRPr="00AB35FC">
              <w:rPr>
                <w:strike/>
                <w:color w:val="000000"/>
                <w:szCs w:val="18"/>
              </w:rPr>
              <w:t xml:space="preserve">When file </w:t>
            </w:r>
            <w:r w:rsidR="001847BE" w:rsidRPr="00AB35FC">
              <w:rPr>
                <w:strike/>
                <w:color w:val="000000"/>
                <w:szCs w:val="18"/>
              </w:rPr>
              <w:t>processing</w:t>
            </w:r>
            <w:r w:rsidRPr="00AB35FC">
              <w:rPr>
                <w:strike/>
                <w:color w:val="000000"/>
                <w:szCs w:val="18"/>
              </w:rPr>
              <w:t xml:space="preserve"> </w:t>
            </w:r>
            <w:r w:rsidR="001847BE" w:rsidRPr="00AB35FC">
              <w:rPr>
                <w:strike/>
                <w:color w:val="000000"/>
                <w:szCs w:val="18"/>
              </w:rPr>
              <w:t>is</w:t>
            </w:r>
            <w:r w:rsidRPr="00AB35FC">
              <w:rPr>
                <w:strike/>
                <w:color w:val="000000"/>
                <w:szCs w:val="18"/>
              </w:rPr>
              <w:t xml:space="preserve"> completed successfully, the file will be moved to the archive folder.</w:t>
            </w:r>
          </w:p>
        </w:tc>
      </w:tr>
    </w:tbl>
    <w:p w14:paraId="412FBECB" w14:textId="7B71888B" w:rsidR="00830DB4" w:rsidRPr="00AB35FC" w:rsidRDefault="00830DB4" w:rsidP="00FE1D45">
      <w:pPr>
        <w:pStyle w:val="Heading4"/>
        <w:rPr>
          <w:strike/>
        </w:rPr>
      </w:pPr>
      <w:r w:rsidRPr="00AB35FC">
        <w:rPr>
          <w:strike/>
        </w:rPr>
        <w:t>Detail Record</w:t>
      </w:r>
    </w:p>
    <w:tbl>
      <w:tblPr>
        <w:tblW w:w="4600" w:type="pct"/>
        <w:tblInd w:w="2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4A0" w:firstRow="1" w:lastRow="0" w:firstColumn="1" w:lastColumn="0" w:noHBand="0" w:noVBand="1"/>
      </w:tblPr>
      <w:tblGrid>
        <w:gridCol w:w="553"/>
        <w:gridCol w:w="1872"/>
        <w:gridCol w:w="1180"/>
        <w:gridCol w:w="4120"/>
        <w:gridCol w:w="572"/>
      </w:tblGrid>
      <w:tr w:rsidR="00400F97" w:rsidRPr="00BB0A93" w14:paraId="2A38B1DE" w14:textId="77777777" w:rsidTr="00400F97">
        <w:trPr>
          <w:cantSplit/>
          <w:trHeight w:val="1178"/>
          <w:tblHeader/>
        </w:trPr>
        <w:tc>
          <w:tcPr>
            <w:tcW w:w="261"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3E8B6A16" w14:textId="77777777" w:rsidR="00400F97" w:rsidRPr="00AB35FC" w:rsidRDefault="00400F97">
            <w:pPr>
              <w:pStyle w:val="HeaderTable"/>
              <w:ind w:left="72" w:right="113"/>
              <w:rPr>
                <w:rFonts w:asciiTheme="minorBidi" w:hAnsiTheme="minorBidi" w:cstheme="minorBidi"/>
                <w:strike/>
                <w:color w:val="FFFFFF"/>
                <w:sz w:val="20"/>
              </w:rPr>
            </w:pPr>
            <w:r w:rsidRPr="00AB35FC">
              <w:rPr>
                <w:rFonts w:asciiTheme="minorBidi" w:hAnsiTheme="minorBidi" w:cstheme="minorBidi"/>
                <w:strike/>
                <w:color w:val="FFFFFF"/>
                <w:sz w:val="20"/>
              </w:rPr>
              <w:t xml:space="preserve">Field No. </w:t>
            </w:r>
          </w:p>
        </w:tc>
        <w:tc>
          <w:tcPr>
            <w:tcW w:w="1146"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0571AC2E" w14:textId="77777777" w:rsidR="00400F97" w:rsidRPr="00AB35FC" w:rsidRDefault="00400F97">
            <w:pPr>
              <w:pStyle w:val="HeaderTable"/>
              <w:ind w:left="72"/>
              <w:rPr>
                <w:rFonts w:asciiTheme="minorBidi" w:hAnsiTheme="minorBidi" w:cstheme="minorBidi"/>
                <w:strike/>
                <w:color w:val="FFFFFF"/>
                <w:sz w:val="20"/>
              </w:rPr>
            </w:pPr>
            <w:r w:rsidRPr="00AB35FC">
              <w:rPr>
                <w:rFonts w:asciiTheme="minorBidi" w:hAnsiTheme="minorBidi" w:cstheme="minorBidi"/>
                <w:strike/>
                <w:color w:val="FFFFFF"/>
                <w:sz w:val="20"/>
              </w:rPr>
              <w:t>Attribute Name</w:t>
            </w:r>
          </w:p>
        </w:tc>
        <w:tc>
          <w:tcPr>
            <w:tcW w:w="729"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74E7208C" w14:textId="77777777" w:rsidR="00400F97" w:rsidRPr="00AB35FC" w:rsidRDefault="00400F97">
            <w:pPr>
              <w:pStyle w:val="HeaderTable"/>
              <w:ind w:left="72"/>
              <w:rPr>
                <w:rFonts w:asciiTheme="minorBidi" w:hAnsiTheme="minorBidi" w:cstheme="minorBidi"/>
                <w:strike/>
                <w:color w:val="FFFFFF"/>
                <w:sz w:val="20"/>
              </w:rPr>
            </w:pPr>
            <w:r w:rsidRPr="00AB35FC">
              <w:rPr>
                <w:rFonts w:asciiTheme="minorBidi" w:hAnsiTheme="minorBidi" w:cstheme="minorBidi"/>
                <w:strike/>
                <w:color w:val="FFFFFF"/>
                <w:sz w:val="20"/>
              </w:rPr>
              <w:t>Data Type</w:t>
            </w:r>
          </w:p>
        </w:tc>
        <w:tc>
          <w:tcPr>
            <w:tcW w:w="2501"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61D891C5" w14:textId="77777777" w:rsidR="00400F97" w:rsidRPr="00AB35FC" w:rsidRDefault="00400F97">
            <w:pPr>
              <w:pStyle w:val="HeaderTable"/>
              <w:ind w:left="72"/>
              <w:rPr>
                <w:rFonts w:asciiTheme="minorBidi" w:hAnsiTheme="minorBidi" w:cstheme="minorBidi"/>
                <w:strike/>
                <w:color w:val="FFFFFF"/>
                <w:sz w:val="20"/>
              </w:rPr>
            </w:pPr>
            <w:r w:rsidRPr="00AB35FC">
              <w:rPr>
                <w:rFonts w:asciiTheme="minorBidi" w:hAnsiTheme="minorBidi" w:cstheme="minorBidi"/>
                <w:strike/>
                <w:color w:val="FFFFFF"/>
                <w:sz w:val="20"/>
              </w:rPr>
              <w:t>Field Description</w:t>
            </w:r>
          </w:p>
        </w:tc>
        <w:tc>
          <w:tcPr>
            <w:tcW w:w="363"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4C5D1698" w14:textId="77777777" w:rsidR="00400F97" w:rsidRPr="00AB35FC" w:rsidRDefault="00400F97">
            <w:pPr>
              <w:pStyle w:val="HeaderTable"/>
              <w:ind w:left="72" w:right="113"/>
              <w:rPr>
                <w:rFonts w:asciiTheme="minorBidi" w:hAnsiTheme="minorBidi" w:cstheme="minorBidi"/>
                <w:strike/>
                <w:color w:val="FFFFFF"/>
                <w:sz w:val="20"/>
              </w:rPr>
            </w:pPr>
            <w:r w:rsidRPr="00AB35FC">
              <w:rPr>
                <w:rFonts w:asciiTheme="minorBidi" w:hAnsiTheme="minorBidi" w:cstheme="minorBidi"/>
                <w:strike/>
                <w:color w:val="FFFFFF"/>
                <w:sz w:val="20"/>
              </w:rPr>
              <w:t>Must be populated</w:t>
            </w:r>
          </w:p>
        </w:tc>
      </w:tr>
      <w:tr w:rsidR="00400F97" w:rsidRPr="00BB0A93" w14:paraId="10BFE739"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5C0C53A9"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5FF25535"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TAC</w:t>
            </w:r>
          </w:p>
        </w:tc>
        <w:tc>
          <w:tcPr>
            <w:tcW w:w="729" w:type="pct"/>
            <w:tcBorders>
              <w:top w:val="single" w:sz="4" w:space="0" w:color="808080"/>
              <w:left w:val="single" w:sz="4" w:space="0" w:color="808080"/>
              <w:bottom w:val="single" w:sz="4" w:space="0" w:color="808080"/>
              <w:right w:val="single" w:sz="4" w:space="0" w:color="808080"/>
            </w:tcBorders>
            <w:hideMark/>
          </w:tcPr>
          <w:p w14:paraId="6EBBB1C9"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31A05C90"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Type Allocation Code (TAC) is the initial 8-digit portion of the IMEI code used to identify wireless devices</w:t>
            </w:r>
          </w:p>
        </w:tc>
        <w:tc>
          <w:tcPr>
            <w:tcW w:w="363" w:type="pct"/>
            <w:tcBorders>
              <w:top w:val="single" w:sz="4" w:space="0" w:color="808080"/>
              <w:left w:val="single" w:sz="4" w:space="0" w:color="808080"/>
              <w:bottom w:val="single" w:sz="4" w:space="0" w:color="808080"/>
              <w:right w:val="single" w:sz="4" w:space="0" w:color="808080"/>
            </w:tcBorders>
            <w:hideMark/>
          </w:tcPr>
          <w:p w14:paraId="700BD38E"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w:t>
            </w:r>
          </w:p>
        </w:tc>
      </w:tr>
      <w:tr w:rsidR="00400F97" w:rsidRPr="00BB0A93" w14:paraId="4924302F"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2D163A45"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48C62442"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Handset Market Name</w:t>
            </w:r>
          </w:p>
        </w:tc>
        <w:tc>
          <w:tcPr>
            <w:tcW w:w="729" w:type="pct"/>
            <w:tcBorders>
              <w:top w:val="single" w:sz="4" w:space="0" w:color="808080"/>
              <w:left w:val="single" w:sz="4" w:space="0" w:color="808080"/>
              <w:bottom w:val="single" w:sz="4" w:space="0" w:color="808080"/>
              <w:right w:val="single" w:sz="4" w:space="0" w:color="808080"/>
            </w:tcBorders>
            <w:hideMark/>
          </w:tcPr>
          <w:p w14:paraId="7469E4D8"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1D7D2FC0" w14:textId="77777777" w:rsidR="00400F97" w:rsidRPr="00AB35FC" w:rsidRDefault="00400F97">
            <w:pPr>
              <w:pStyle w:val="BodyTextTable"/>
              <w:rPr>
                <w:rFonts w:asciiTheme="minorHAnsi" w:hAnsiTheme="minorHAnsi" w:cstheme="minorBidi"/>
                <w:strike/>
                <w:color w:val="000000"/>
                <w:szCs w:val="18"/>
              </w:rPr>
            </w:pPr>
            <w:r w:rsidRPr="00AB35FC">
              <w:rPr>
                <w:rFonts w:asciiTheme="minorHAnsi" w:hAnsiTheme="minorHAnsi" w:cstheme="minorBidi"/>
                <w:strike/>
                <w:color w:val="000000"/>
                <w:szCs w:val="18"/>
              </w:rPr>
              <w:t>The market name of the device</w:t>
            </w:r>
          </w:p>
        </w:tc>
        <w:tc>
          <w:tcPr>
            <w:tcW w:w="363" w:type="pct"/>
            <w:tcBorders>
              <w:top w:val="single" w:sz="4" w:space="0" w:color="808080"/>
              <w:left w:val="single" w:sz="4" w:space="0" w:color="808080"/>
              <w:bottom w:val="single" w:sz="4" w:space="0" w:color="808080"/>
              <w:right w:val="single" w:sz="4" w:space="0" w:color="808080"/>
            </w:tcBorders>
            <w:hideMark/>
          </w:tcPr>
          <w:p w14:paraId="669DA733"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w:t>
            </w:r>
          </w:p>
        </w:tc>
      </w:tr>
      <w:tr w:rsidR="00400F97" w:rsidRPr="00BB0A93" w14:paraId="582DC07B"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0C59610E"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5BED11BA"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Manufacturer</w:t>
            </w:r>
          </w:p>
        </w:tc>
        <w:tc>
          <w:tcPr>
            <w:tcW w:w="729" w:type="pct"/>
            <w:tcBorders>
              <w:top w:val="single" w:sz="4" w:space="0" w:color="808080"/>
              <w:left w:val="single" w:sz="4" w:space="0" w:color="808080"/>
              <w:bottom w:val="single" w:sz="4" w:space="0" w:color="808080"/>
              <w:right w:val="single" w:sz="4" w:space="0" w:color="808080"/>
            </w:tcBorders>
            <w:hideMark/>
          </w:tcPr>
          <w:p w14:paraId="30CDFCE4"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696B7504" w14:textId="77777777" w:rsidR="00400F97" w:rsidRPr="00AB35FC" w:rsidRDefault="00400F97">
            <w:pPr>
              <w:pStyle w:val="BodyTextTable"/>
              <w:rPr>
                <w:rFonts w:asciiTheme="minorHAnsi" w:hAnsiTheme="minorHAnsi" w:cstheme="minorBidi"/>
                <w:strike/>
                <w:color w:val="000000"/>
                <w:szCs w:val="18"/>
              </w:rPr>
            </w:pPr>
            <w:r w:rsidRPr="00AB35FC">
              <w:rPr>
                <w:rFonts w:asciiTheme="minorHAnsi" w:hAnsiTheme="minorHAnsi" w:cstheme="minorBidi"/>
                <w:strike/>
                <w:color w:val="000000"/>
                <w:szCs w:val="18"/>
              </w:rPr>
              <w:t>The device manufacturer</w:t>
            </w:r>
          </w:p>
        </w:tc>
        <w:tc>
          <w:tcPr>
            <w:tcW w:w="363" w:type="pct"/>
            <w:tcBorders>
              <w:top w:val="single" w:sz="4" w:space="0" w:color="808080"/>
              <w:left w:val="single" w:sz="4" w:space="0" w:color="808080"/>
              <w:bottom w:val="single" w:sz="4" w:space="0" w:color="808080"/>
              <w:right w:val="single" w:sz="4" w:space="0" w:color="808080"/>
            </w:tcBorders>
            <w:hideMark/>
          </w:tcPr>
          <w:p w14:paraId="5A751183"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w:t>
            </w:r>
          </w:p>
        </w:tc>
      </w:tr>
      <w:tr w:rsidR="00400F97" w:rsidRPr="00BB0A93" w14:paraId="65E56CF9"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6E3E0C1E"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5D63C824"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Band</w:t>
            </w:r>
          </w:p>
        </w:tc>
        <w:tc>
          <w:tcPr>
            <w:tcW w:w="729" w:type="pct"/>
            <w:tcBorders>
              <w:top w:val="single" w:sz="4" w:space="0" w:color="808080"/>
              <w:left w:val="single" w:sz="4" w:space="0" w:color="808080"/>
              <w:bottom w:val="single" w:sz="4" w:space="0" w:color="808080"/>
              <w:right w:val="single" w:sz="4" w:space="0" w:color="808080"/>
            </w:tcBorders>
            <w:hideMark/>
          </w:tcPr>
          <w:p w14:paraId="580206FC"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60D2DFB1" w14:textId="77777777" w:rsidR="00400F97" w:rsidRPr="00AB35FC" w:rsidRDefault="00400F97">
            <w:pPr>
              <w:pStyle w:val="BodyTextTable"/>
              <w:rPr>
                <w:rFonts w:asciiTheme="minorHAnsi" w:hAnsiTheme="minorHAnsi" w:cstheme="minorBidi"/>
                <w:strike/>
                <w:color w:val="000000"/>
                <w:szCs w:val="18"/>
              </w:rPr>
            </w:pPr>
            <w:r w:rsidRPr="00AB35FC">
              <w:rPr>
                <w:rFonts w:asciiTheme="minorHAnsi" w:hAnsiTheme="minorHAnsi" w:cstheme="minorBidi"/>
                <w:strike/>
                <w:color w:val="000000"/>
                <w:szCs w:val="18"/>
              </w:rPr>
              <w:t>GSM Frequency Supported Band</w:t>
            </w:r>
          </w:p>
        </w:tc>
        <w:tc>
          <w:tcPr>
            <w:tcW w:w="363" w:type="pct"/>
            <w:tcBorders>
              <w:top w:val="single" w:sz="4" w:space="0" w:color="808080"/>
              <w:left w:val="single" w:sz="4" w:space="0" w:color="808080"/>
              <w:bottom w:val="single" w:sz="4" w:space="0" w:color="808080"/>
              <w:right w:val="single" w:sz="4" w:space="0" w:color="808080"/>
            </w:tcBorders>
            <w:hideMark/>
          </w:tcPr>
          <w:p w14:paraId="14DC6398"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O</w:t>
            </w:r>
          </w:p>
        </w:tc>
      </w:tr>
      <w:tr w:rsidR="00400F97" w:rsidRPr="00BB0A93" w14:paraId="5F5407C7"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2D92737C"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66652C85" w14:textId="32DF6654"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 xml:space="preserve">Handset </w:t>
            </w:r>
            <w:r w:rsidR="00B140B9" w:rsidRPr="00AB35FC">
              <w:rPr>
                <w:rFonts w:asciiTheme="minorHAnsi" w:hAnsiTheme="minorHAnsi" w:cstheme="minorBidi"/>
                <w:strike/>
                <w:szCs w:val="18"/>
              </w:rPr>
              <w:t>T</w:t>
            </w:r>
            <w:r w:rsidRPr="00AB35FC">
              <w:rPr>
                <w:rFonts w:asciiTheme="minorHAnsi" w:hAnsiTheme="minorHAnsi" w:cstheme="minorBidi"/>
                <w:strike/>
                <w:szCs w:val="18"/>
              </w:rPr>
              <w:t>ype</w:t>
            </w:r>
          </w:p>
        </w:tc>
        <w:tc>
          <w:tcPr>
            <w:tcW w:w="729" w:type="pct"/>
            <w:tcBorders>
              <w:top w:val="single" w:sz="4" w:space="0" w:color="808080"/>
              <w:left w:val="single" w:sz="4" w:space="0" w:color="808080"/>
              <w:bottom w:val="single" w:sz="4" w:space="0" w:color="808080"/>
              <w:right w:val="single" w:sz="4" w:space="0" w:color="808080"/>
            </w:tcBorders>
            <w:hideMark/>
          </w:tcPr>
          <w:p w14:paraId="5269C74D"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3F0FBEC6" w14:textId="4D1A23AC"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Indicates the device type.</w:t>
            </w:r>
          </w:p>
          <w:p w14:paraId="3D6634CC" w14:textId="61618197" w:rsidR="00400F97" w:rsidRPr="00AB35FC" w:rsidRDefault="000F08C3" w:rsidP="00FE1D45">
            <w:pPr>
              <w:pStyle w:val="BodyTextTable"/>
              <w:rPr>
                <w:strike/>
                <w:color w:val="000000"/>
                <w:szCs w:val="18"/>
              </w:rPr>
            </w:pPr>
            <w:r w:rsidRPr="00AB35FC">
              <w:rPr>
                <w:strike/>
                <w:color w:val="000000"/>
                <w:szCs w:val="18"/>
              </w:rPr>
              <w:t>LOV: DONGLE, FEATUREPHONE, SMARTPHONE, TABLET, OTHERS</w:t>
            </w:r>
          </w:p>
        </w:tc>
        <w:tc>
          <w:tcPr>
            <w:tcW w:w="363" w:type="pct"/>
            <w:tcBorders>
              <w:top w:val="single" w:sz="4" w:space="0" w:color="808080"/>
              <w:left w:val="single" w:sz="4" w:space="0" w:color="808080"/>
              <w:bottom w:val="single" w:sz="4" w:space="0" w:color="808080"/>
              <w:right w:val="single" w:sz="4" w:space="0" w:color="808080"/>
            </w:tcBorders>
            <w:hideMark/>
          </w:tcPr>
          <w:p w14:paraId="15044191"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w:t>
            </w:r>
          </w:p>
        </w:tc>
      </w:tr>
      <w:tr w:rsidR="00400F97" w:rsidRPr="00BB0A93" w14:paraId="53E7FDB6"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35BB4EA9"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6DC57C6A"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Technology</w:t>
            </w:r>
          </w:p>
        </w:tc>
        <w:tc>
          <w:tcPr>
            <w:tcW w:w="729" w:type="pct"/>
            <w:tcBorders>
              <w:top w:val="single" w:sz="4" w:space="0" w:color="808080"/>
              <w:left w:val="single" w:sz="4" w:space="0" w:color="808080"/>
              <w:bottom w:val="single" w:sz="4" w:space="0" w:color="808080"/>
              <w:right w:val="single" w:sz="4" w:space="0" w:color="808080"/>
            </w:tcBorders>
            <w:hideMark/>
          </w:tcPr>
          <w:p w14:paraId="4C42D23D"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3A883F02"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Supported Wireless Device Technology.</w:t>
            </w:r>
          </w:p>
          <w:p w14:paraId="17E60932"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Possible Values:</w:t>
            </w:r>
          </w:p>
          <w:p w14:paraId="6EFB71FE" w14:textId="77777777" w:rsidR="00400F97" w:rsidRPr="00AB35FC" w:rsidRDefault="00400F97" w:rsidP="00400F97">
            <w:pPr>
              <w:pStyle w:val="ListParagraph"/>
              <w:numPr>
                <w:ilvl w:val="0"/>
                <w:numId w:val="47"/>
              </w:numPr>
              <w:spacing w:before="0" w:after="0"/>
              <w:rPr>
                <w:rFonts w:asciiTheme="minorHAnsi" w:hAnsiTheme="minorHAnsi" w:cstheme="minorBidi"/>
                <w:strike/>
                <w:sz w:val="18"/>
                <w:szCs w:val="18"/>
              </w:rPr>
            </w:pPr>
            <w:r w:rsidRPr="00AB35FC">
              <w:rPr>
                <w:rFonts w:asciiTheme="minorHAnsi" w:hAnsiTheme="minorHAnsi" w:cstheme="minorBidi"/>
                <w:strike/>
                <w:sz w:val="18"/>
                <w:szCs w:val="18"/>
              </w:rPr>
              <w:t>2G</w:t>
            </w:r>
          </w:p>
          <w:p w14:paraId="3F510B45" w14:textId="77777777" w:rsidR="00400F97" w:rsidRPr="00AB35FC" w:rsidRDefault="00400F97" w:rsidP="00400F97">
            <w:pPr>
              <w:pStyle w:val="ListParagraph"/>
              <w:numPr>
                <w:ilvl w:val="0"/>
                <w:numId w:val="47"/>
              </w:numPr>
              <w:spacing w:before="0" w:after="0"/>
              <w:rPr>
                <w:rFonts w:asciiTheme="minorHAnsi" w:hAnsiTheme="minorHAnsi" w:cstheme="minorBidi"/>
                <w:strike/>
                <w:sz w:val="18"/>
                <w:szCs w:val="18"/>
              </w:rPr>
            </w:pPr>
            <w:r w:rsidRPr="00AB35FC">
              <w:rPr>
                <w:rFonts w:asciiTheme="minorHAnsi" w:hAnsiTheme="minorHAnsi" w:cstheme="minorBidi"/>
                <w:strike/>
                <w:sz w:val="18"/>
                <w:szCs w:val="18"/>
              </w:rPr>
              <w:t>3G</w:t>
            </w:r>
          </w:p>
          <w:p w14:paraId="5A7B634F" w14:textId="77777777" w:rsidR="00400F97" w:rsidRPr="00AB35FC" w:rsidRDefault="00400F97" w:rsidP="00400F97">
            <w:pPr>
              <w:pStyle w:val="ListParagraph"/>
              <w:numPr>
                <w:ilvl w:val="0"/>
                <w:numId w:val="47"/>
              </w:numPr>
              <w:spacing w:before="0" w:after="0"/>
              <w:rPr>
                <w:rFonts w:asciiTheme="minorHAnsi" w:hAnsiTheme="minorHAnsi" w:cstheme="minorBidi"/>
                <w:strike/>
                <w:color w:val="000000"/>
                <w:sz w:val="18"/>
                <w:szCs w:val="18"/>
              </w:rPr>
            </w:pPr>
            <w:r w:rsidRPr="00AB35FC">
              <w:rPr>
                <w:rFonts w:asciiTheme="minorHAnsi" w:hAnsiTheme="minorHAnsi" w:cstheme="minorBidi"/>
                <w:strike/>
                <w:sz w:val="18"/>
                <w:szCs w:val="18"/>
              </w:rPr>
              <w:t>4G</w:t>
            </w:r>
          </w:p>
          <w:p w14:paraId="232A226C" w14:textId="466F4CFD" w:rsidR="00250FF3" w:rsidRPr="00AB35FC" w:rsidRDefault="00250FF3" w:rsidP="00400F97">
            <w:pPr>
              <w:pStyle w:val="ListParagraph"/>
              <w:numPr>
                <w:ilvl w:val="0"/>
                <w:numId w:val="47"/>
              </w:numPr>
              <w:spacing w:before="0" w:after="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5G</w:t>
            </w:r>
          </w:p>
        </w:tc>
        <w:tc>
          <w:tcPr>
            <w:tcW w:w="363" w:type="pct"/>
            <w:tcBorders>
              <w:top w:val="single" w:sz="4" w:space="0" w:color="808080"/>
              <w:left w:val="single" w:sz="4" w:space="0" w:color="808080"/>
              <w:bottom w:val="single" w:sz="4" w:space="0" w:color="808080"/>
              <w:right w:val="single" w:sz="4" w:space="0" w:color="808080"/>
            </w:tcBorders>
            <w:hideMark/>
          </w:tcPr>
          <w:p w14:paraId="2277403C"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O</w:t>
            </w:r>
          </w:p>
        </w:tc>
      </w:tr>
      <w:tr w:rsidR="00400F97" w:rsidRPr="00BB0A93" w14:paraId="42DC1D46"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05FD06A3" w14:textId="77777777" w:rsidR="00400F97" w:rsidRPr="00AB35FC" w:rsidRDefault="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56F454AF"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Radio Interface</w:t>
            </w:r>
          </w:p>
        </w:tc>
        <w:tc>
          <w:tcPr>
            <w:tcW w:w="729" w:type="pct"/>
            <w:tcBorders>
              <w:top w:val="single" w:sz="4" w:space="0" w:color="808080"/>
              <w:left w:val="single" w:sz="4" w:space="0" w:color="808080"/>
              <w:bottom w:val="single" w:sz="4" w:space="0" w:color="808080"/>
              <w:right w:val="single" w:sz="4" w:space="0" w:color="808080"/>
            </w:tcBorders>
            <w:hideMark/>
          </w:tcPr>
          <w:p w14:paraId="7661A3A0"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String</w:t>
            </w:r>
          </w:p>
        </w:tc>
        <w:tc>
          <w:tcPr>
            <w:tcW w:w="2501" w:type="pct"/>
            <w:tcBorders>
              <w:top w:val="single" w:sz="4" w:space="0" w:color="808080"/>
              <w:left w:val="single" w:sz="4" w:space="0" w:color="808080"/>
              <w:bottom w:val="single" w:sz="4" w:space="0" w:color="808080"/>
              <w:right w:val="single" w:sz="4" w:space="0" w:color="808080"/>
            </w:tcBorders>
            <w:hideMark/>
          </w:tcPr>
          <w:p w14:paraId="1ACF1A1A"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Supported Device Radio Interface.</w:t>
            </w:r>
          </w:p>
          <w:p w14:paraId="16291D5B" w14:textId="77777777" w:rsidR="00400F97" w:rsidRPr="00AB35FC" w:rsidRDefault="00400F97">
            <w:pPr>
              <w:spacing w:after="0"/>
              <w:ind w:left="0"/>
              <w:rPr>
                <w:rFonts w:asciiTheme="minorHAnsi" w:hAnsiTheme="minorHAnsi" w:cstheme="minorBidi"/>
                <w:strike/>
                <w:color w:val="000000"/>
                <w:sz w:val="18"/>
                <w:szCs w:val="18"/>
              </w:rPr>
            </w:pPr>
            <w:proofErr w:type="gramStart"/>
            <w:r w:rsidRPr="00AB35FC">
              <w:rPr>
                <w:rFonts w:asciiTheme="minorHAnsi" w:hAnsiTheme="minorHAnsi" w:cstheme="minorBidi"/>
                <w:strike/>
                <w:color w:val="000000"/>
                <w:sz w:val="18"/>
                <w:szCs w:val="18"/>
              </w:rPr>
              <w:t>e.g.</w:t>
            </w:r>
            <w:proofErr w:type="gramEnd"/>
            <w:r w:rsidRPr="00AB35FC">
              <w:rPr>
                <w:rFonts w:asciiTheme="minorHAnsi" w:hAnsiTheme="minorHAnsi" w:cstheme="minorBidi"/>
                <w:strike/>
                <w:color w:val="000000"/>
                <w:sz w:val="18"/>
                <w:szCs w:val="18"/>
              </w:rPr>
              <w:t xml:space="preserve"> GPRS, CDMA, EDGE, TDMA</w:t>
            </w:r>
          </w:p>
        </w:tc>
        <w:tc>
          <w:tcPr>
            <w:tcW w:w="363" w:type="pct"/>
            <w:tcBorders>
              <w:top w:val="single" w:sz="4" w:space="0" w:color="808080"/>
              <w:left w:val="single" w:sz="4" w:space="0" w:color="808080"/>
              <w:bottom w:val="single" w:sz="4" w:space="0" w:color="808080"/>
              <w:right w:val="single" w:sz="4" w:space="0" w:color="808080"/>
            </w:tcBorders>
            <w:hideMark/>
          </w:tcPr>
          <w:p w14:paraId="4257F198"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O</w:t>
            </w:r>
          </w:p>
        </w:tc>
      </w:tr>
      <w:tr w:rsidR="00400F97" w:rsidRPr="00BB0A93" w14:paraId="122CA6E1"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115BE418"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0D4A2225"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Smart Supported 4G</w:t>
            </w:r>
          </w:p>
        </w:tc>
        <w:tc>
          <w:tcPr>
            <w:tcW w:w="729" w:type="pct"/>
            <w:tcBorders>
              <w:top w:val="single" w:sz="4" w:space="0" w:color="808080"/>
              <w:left w:val="single" w:sz="4" w:space="0" w:color="808080"/>
              <w:bottom w:val="single" w:sz="4" w:space="0" w:color="808080"/>
              <w:right w:val="single" w:sz="4" w:space="0" w:color="808080"/>
            </w:tcBorders>
            <w:hideMark/>
          </w:tcPr>
          <w:p w14:paraId="700CAC79"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Integer</w:t>
            </w:r>
          </w:p>
        </w:tc>
        <w:tc>
          <w:tcPr>
            <w:tcW w:w="2501" w:type="pct"/>
            <w:tcBorders>
              <w:top w:val="single" w:sz="4" w:space="0" w:color="808080"/>
              <w:left w:val="single" w:sz="4" w:space="0" w:color="808080"/>
              <w:bottom w:val="single" w:sz="4" w:space="0" w:color="808080"/>
              <w:right w:val="single" w:sz="4" w:space="0" w:color="808080"/>
            </w:tcBorders>
            <w:hideMark/>
          </w:tcPr>
          <w:p w14:paraId="31417F4A"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Indicates if the device supports Smart’s 4G.</w:t>
            </w:r>
          </w:p>
          <w:p w14:paraId="38BD11ED"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Possible Values:</w:t>
            </w:r>
          </w:p>
          <w:p w14:paraId="486574FC"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0 – Not supported</w:t>
            </w:r>
          </w:p>
          <w:p w14:paraId="7745B0C0"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1 – Supported</w:t>
            </w:r>
          </w:p>
        </w:tc>
        <w:tc>
          <w:tcPr>
            <w:tcW w:w="363" w:type="pct"/>
            <w:tcBorders>
              <w:top w:val="single" w:sz="4" w:space="0" w:color="808080"/>
              <w:left w:val="single" w:sz="4" w:space="0" w:color="808080"/>
              <w:bottom w:val="single" w:sz="4" w:space="0" w:color="808080"/>
              <w:right w:val="single" w:sz="4" w:space="0" w:color="808080"/>
            </w:tcBorders>
            <w:hideMark/>
          </w:tcPr>
          <w:p w14:paraId="479AA159"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M</w:t>
            </w:r>
          </w:p>
        </w:tc>
      </w:tr>
      <w:tr w:rsidR="00400F97" w:rsidRPr="00BB0A93" w14:paraId="6E85EB39" w14:textId="77777777" w:rsidTr="00FE1D45">
        <w:trPr>
          <w:cantSplit/>
        </w:trPr>
        <w:tc>
          <w:tcPr>
            <w:tcW w:w="261" w:type="pct"/>
            <w:tcBorders>
              <w:top w:val="single" w:sz="4" w:space="0" w:color="808080"/>
              <w:left w:val="single" w:sz="4" w:space="0" w:color="808080"/>
              <w:bottom w:val="single" w:sz="4" w:space="0" w:color="808080"/>
              <w:right w:val="single" w:sz="4" w:space="0" w:color="808080"/>
            </w:tcBorders>
          </w:tcPr>
          <w:p w14:paraId="560ACD85" w14:textId="77777777" w:rsidR="00400F97" w:rsidRPr="00AB35FC" w:rsidRDefault="00400F97" w:rsidP="00400F97">
            <w:pPr>
              <w:pStyle w:val="BodyTextTable"/>
              <w:numPr>
                <w:ilvl w:val="0"/>
                <w:numId w:val="45"/>
              </w:numPr>
              <w:rPr>
                <w:rFonts w:asciiTheme="minorHAnsi" w:hAnsiTheme="minorHAnsi" w:cstheme="minorBidi"/>
                <w:strike/>
                <w:szCs w:val="18"/>
              </w:rPr>
            </w:pPr>
          </w:p>
        </w:tc>
        <w:tc>
          <w:tcPr>
            <w:tcW w:w="1146" w:type="pct"/>
            <w:tcBorders>
              <w:top w:val="single" w:sz="4" w:space="0" w:color="808080"/>
              <w:left w:val="single" w:sz="4" w:space="0" w:color="808080"/>
              <w:bottom w:val="single" w:sz="4" w:space="0" w:color="808080"/>
              <w:right w:val="single" w:sz="4" w:space="0" w:color="808080"/>
            </w:tcBorders>
            <w:hideMark/>
          </w:tcPr>
          <w:p w14:paraId="777B419A"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Data Capable</w:t>
            </w:r>
          </w:p>
        </w:tc>
        <w:tc>
          <w:tcPr>
            <w:tcW w:w="729" w:type="pct"/>
            <w:tcBorders>
              <w:top w:val="single" w:sz="4" w:space="0" w:color="808080"/>
              <w:left w:val="single" w:sz="4" w:space="0" w:color="808080"/>
              <w:bottom w:val="single" w:sz="4" w:space="0" w:color="808080"/>
              <w:right w:val="single" w:sz="4" w:space="0" w:color="808080"/>
            </w:tcBorders>
            <w:hideMark/>
          </w:tcPr>
          <w:p w14:paraId="4E90AC6D"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color w:val="000000"/>
                <w:szCs w:val="18"/>
              </w:rPr>
              <w:t>Integer</w:t>
            </w:r>
          </w:p>
        </w:tc>
        <w:tc>
          <w:tcPr>
            <w:tcW w:w="2501" w:type="pct"/>
            <w:tcBorders>
              <w:top w:val="single" w:sz="4" w:space="0" w:color="808080"/>
              <w:left w:val="single" w:sz="4" w:space="0" w:color="808080"/>
              <w:bottom w:val="single" w:sz="4" w:space="0" w:color="808080"/>
              <w:right w:val="single" w:sz="4" w:space="0" w:color="808080"/>
            </w:tcBorders>
            <w:hideMark/>
          </w:tcPr>
          <w:p w14:paraId="1F33B8A0"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Indicates if the device is data capable.</w:t>
            </w:r>
          </w:p>
          <w:p w14:paraId="1E3EA29A"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Possible Values:</w:t>
            </w:r>
          </w:p>
          <w:p w14:paraId="63F0A491"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0 – Not data capable</w:t>
            </w:r>
          </w:p>
          <w:p w14:paraId="21E6387A" w14:textId="77777777" w:rsidR="00400F97" w:rsidRPr="00AB35FC" w:rsidRDefault="00400F97">
            <w:pPr>
              <w:spacing w:after="0"/>
              <w:ind w:left="0"/>
              <w:rPr>
                <w:rFonts w:asciiTheme="minorHAnsi" w:hAnsiTheme="minorHAnsi" w:cstheme="minorBidi"/>
                <w:strike/>
                <w:color w:val="000000"/>
                <w:sz w:val="18"/>
                <w:szCs w:val="18"/>
              </w:rPr>
            </w:pPr>
            <w:r w:rsidRPr="00AB35FC">
              <w:rPr>
                <w:rFonts w:asciiTheme="minorHAnsi" w:hAnsiTheme="minorHAnsi" w:cstheme="minorBidi"/>
                <w:strike/>
                <w:color w:val="000000"/>
                <w:sz w:val="18"/>
                <w:szCs w:val="18"/>
              </w:rPr>
              <w:t>1 – Data capable</w:t>
            </w:r>
          </w:p>
        </w:tc>
        <w:tc>
          <w:tcPr>
            <w:tcW w:w="363" w:type="pct"/>
            <w:tcBorders>
              <w:top w:val="single" w:sz="4" w:space="0" w:color="808080"/>
              <w:left w:val="single" w:sz="4" w:space="0" w:color="808080"/>
              <w:bottom w:val="single" w:sz="4" w:space="0" w:color="808080"/>
              <w:right w:val="single" w:sz="4" w:space="0" w:color="808080"/>
            </w:tcBorders>
            <w:hideMark/>
          </w:tcPr>
          <w:p w14:paraId="18116615" w14:textId="77777777" w:rsidR="00400F97" w:rsidRPr="00AB35FC" w:rsidRDefault="00400F97">
            <w:pPr>
              <w:pStyle w:val="BodyTextTable"/>
              <w:rPr>
                <w:rFonts w:asciiTheme="minorHAnsi" w:hAnsiTheme="minorHAnsi" w:cstheme="minorBidi"/>
                <w:strike/>
                <w:szCs w:val="18"/>
              </w:rPr>
            </w:pPr>
            <w:r w:rsidRPr="00AB35FC">
              <w:rPr>
                <w:rFonts w:asciiTheme="minorHAnsi" w:hAnsiTheme="minorHAnsi" w:cstheme="minorBidi"/>
                <w:strike/>
                <w:szCs w:val="18"/>
              </w:rPr>
              <w:t>O</w:t>
            </w:r>
          </w:p>
        </w:tc>
      </w:tr>
    </w:tbl>
    <w:p w14:paraId="3A486877" w14:textId="77777777" w:rsidR="00400F97" w:rsidRPr="00AB35FC" w:rsidRDefault="00400F97" w:rsidP="00FE1D45">
      <w:pPr>
        <w:pStyle w:val="BodyText"/>
        <w:rPr>
          <w:strike/>
        </w:rPr>
      </w:pPr>
    </w:p>
    <w:p w14:paraId="4BDDA293" w14:textId="77777777" w:rsidR="00400F97" w:rsidRPr="00AB35FC" w:rsidRDefault="00400F97" w:rsidP="00400F97">
      <w:pPr>
        <w:pStyle w:val="Heading3"/>
        <w:keepNext w:val="0"/>
        <w:keepLines w:val="0"/>
        <w:rPr>
          <w:strike/>
        </w:rPr>
      </w:pPr>
      <w:bookmarkStart w:id="758" w:name="_Toc114647133"/>
      <w:r w:rsidRPr="00AB35FC">
        <w:rPr>
          <w:strike/>
        </w:rPr>
        <w:t>Frequency</w:t>
      </w:r>
      <w:bookmarkEnd w:id="758"/>
    </w:p>
    <w:p w14:paraId="10B2B8C6" w14:textId="734A7A0F" w:rsidR="00400F97" w:rsidRPr="00AB35FC" w:rsidRDefault="00B8482A" w:rsidP="00400F97">
      <w:pPr>
        <w:pStyle w:val="BodyText"/>
        <w:rPr>
          <w:strike/>
        </w:rPr>
      </w:pPr>
      <w:r w:rsidRPr="00AB35FC">
        <w:rPr>
          <w:strike/>
        </w:rPr>
        <w:t xml:space="preserve">Twice a month: </w:t>
      </w:r>
      <w:r w:rsidR="00C937CC" w:rsidRPr="00AB35FC">
        <w:rPr>
          <w:strike/>
        </w:rPr>
        <w:t>every 2</w:t>
      </w:r>
      <w:r w:rsidR="00C937CC" w:rsidRPr="00AB35FC">
        <w:rPr>
          <w:strike/>
          <w:vertAlign w:val="superscript"/>
        </w:rPr>
        <w:t>nd</w:t>
      </w:r>
      <w:r w:rsidR="00C937CC" w:rsidRPr="00AB35FC">
        <w:rPr>
          <w:strike/>
        </w:rPr>
        <w:t xml:space="preserve"> Tuesday</w:t>
      </w:r>
      <w:r w:rsidR="00494506" w:rsidRPr="00AB35FC">
        <w:rPr>
          <w:strike/>
        </w:rPr>
        <w:t xml:space="preserve"> and </w:t>
      </w:r>
      <w:r w:rsidRPr="00AB35FC">
        <w:rPr>
          <w:strike/>
        </w:rPr>
        <w:t>4</w:t>
      </w:r>
      <w:r w:rsidRPr="00AB35FC">
        <w:rPr>
          <w:strike/>
          <w:vertAlign w:val="superscript"/>
        </w:rPr>
        <w:t>th</w:t>
      </w:r>
      <w:r w:rsidRPr="00AB35FC">
        <w:rPr>
          <w:strike/>
        </w:rPr>
        <w:t xml:space="preserve"> </w:t>
      </w:r>
      <w:r w:rsidR="00494506" w:rsidRPr="00AB35FC">
        <w:rPr>
          <w:strike/>
        </w:rPr>
        <w:t>Tuesday</w:t>
      </w:r>
      <w:r w:rsidRPr="00AB35FC">
        <w:rPr>
          <w:strike/>
        </w:rPr>
        <w:t xml:space="preserve"> of the month.</w:t>
      </w:r>
      <w:r w:rsidR="00400F97" w:rsidRPr="00AB35FC">
        <w:rPr>
          <w:strike/>
        </w:rPr>
        <w:t xml:space="preserve"> </w:t>
      </w:r>
    </w:p>
    <w:p w14:paraId="1894B02A" w14:textId="0A35FFAF" w:rsidR="00400F97" w:rsidRPr="00AB35FC" w:rsidRDefault="00C937CC" w:rsidP="00400F97">
      <w:pPr>
        <w:pStyle w:val="BodyText"/>
        <w:rPr>
          <w:strike/>
        </w:rPr>
      </w:pPr>
      <w:r w:rsidRPr="00AB35FC">
        <w:rPr>
          <w:strike/>
        </w:rPr>
        <w:t xml:space="preserve">File will be uploaded to SFTP </w:t>
      </w:r>
      <w:r w:rsidR="00400F97" w:rsidRPr="00AB35FC">
        <w:rPr>
          <w:strike/>
        </w:rPr>
        <w:t xml:space="preserve">at 3 </w:t>
      </w:r>
      <w:r w:rsidRPr="00AB35FC">
        <w:rPr>
          <w:strike/>
        </w:rPr>
        <w:t>A</w:t>
      </w:r>
      <w:r w:rsidR="00400F97" w:rsidRPr="00AB35FC">
        <w:rPr>
          <w:strike/>
        </w:rPr>
        <w:t xml:space="preserve">M. </w:t>
      </w:r>
    </w:p>
    <w:p w14:paraId="1B36FD1F" w14:textId="77777777" w:rsidR="00400F97" w:rsidRPr="00AB35FC" w:rsidRDefault="00400F97" w:rsidP="00400F97">
      <w:pPr>
        <w:pStyle w:val="Heading3"/>
        <w:keepNext w:val="0"/>
        <w:keepLines w:val="0"/>
        <w:rPr>
          <w:strike/>
        </w:rPr>
      </w:pPr>
      <w:bookmarkStart w:id="759" w:name="_Toc114647134"/>
      <w:r w:rsidRPr="00AB35FC">
        <w:rPr>
          <w:strike/>
        </w:rPr>
        <w:t>Error/Recovery Handling</w:t>
      </w:r>
      <w:bookmarkEnd w:id="759"/>
    </w:p>
    <w:p w14:paraId="27995B24" w14:textId="77777777" w:rsidR="00400F97" w:rsidRPr="00AB35FC" w:rsidRDefault="00400F97" w:rsidP="00400F97">
      <w:pPr>
        <w:pStyle w:val="BodyText"/>
        <w:rPr>
          <w:strike/>
        </w:rPr>
      </w:pPr>
      <w:r w:rsidRPr="00AB35FC">
        <w:rPr>
          <w:strike/>
        </w:rPr>
        <w:t>PLDT responsibility:</w:t>
      </w:r>
    </w:p>
    <w:p w14:paraId="414A357E" w14:textId="77777777" w:rsidR="00400F97" w:rsidRPr="00AB35FC" w:rsidRDefault="00400F97" w:rsidP="00400F97">
      <w:pPr>
        <w:pStyle w:val="BodyText"/>
        <w:rPr>
          <w:strike/>
        </w:rPr>
      </w:pPr>
      <w:r w:rsidRPr="00AB35FC">
        <w:rPr>
          <w:strike/>
        </w:rPr>
        <w:t>If there is an error in the file transfer, the client will retry the operation.</w:t>
      </w:r>
    </w:p>
    <w:p w14:paraId="56F2EC34" w14:textId="77777777" w:rsidR="00400F97" w:rsidRPr="00AB35FC" w:rsidRDefault="00400F97" w:rsidP="00400F97">
      <w:pPr>
        <w:pStyle w:val="BodyText"/>
        <w:rPr>
          <w:strike/>
        </w:rPr>
      </w:pPr>
      <w:r w:rsidRPr="00AB35FC">
        <w:rPr>
          <w:strike/>
        </w:rPr>
        <w:t>Amdocs responsibility:</w:t>
      </w:r>
    </w:p>
    <w:p w14:paraId="405C6108" w14:textId="77777777" w:rsidR="00400F97" w:rsidRPr="00AB35FC" w:rsidRDefault="00400F97" w:rsidP="00FE1D45">
      <w:pPr>
        <w:pStyle w:val="Num1"/>
        <w:numPr>
          <w:ilvl w:val="0"/>
          <w:numId w:val="48"/>
        </w:numPr>
        <w:rPr>
          <w:strike/>
        </w:rPr>
      </w:pPr>
      <w:r w:rsidRPr="00AB35FC">
        <w:rPr>
          <w:strike/>
        </w:rPr>
        <w:t>If there is an error during record loading, Amdocs IC360 will write the error to an audit log.</w:t>
      </w:r>
    </w:p>
    <w:p w14:paraId="33033717" w14:textId="77777777" w:rsidR="00400F97" w:rsidRPr="00AB35FC" w:rsidRDefault="00400F97" w:rsidP="00400F97">
      <w:pPr>
        <w:pStyle w:val="Num1"/>
        <w:rPr>
          <w:strike/>
        </w:rPr>
      </w:pPr>
      <w:r w:rsidRPr="00AB35FC">
        <w:rPr>
          <w:strike/>
        </w:rPr>
        <w:t xml:space="preserve">If there is an error during record processing, Amdocs IC360 will write the error to an audit log. </w:t>
      </w:r>
    </w:p>
    <w:p w14:paraId="6C4A0A8B" w14:textId="77777777" w:rsidR="00400F97" w:rsidRPr="00AB35FC" w:rsidRDefault="00400F97" w:rsidP="00400F97">
      <w:pPr>
        <w:pStyle w:val="Heading3"/>
        <w:keepNext w:val="0"/>
        <w:keepLines w:val="0"/>
        <w:rPr>
          <w:strike/>
        </w:rPr>
      </w:pPr>
      <w:bookmarkStart w:id="760" w:name="_Toc114647135"/>
      <w:r w:rsidRPr="00AB35FC">
        <w:rPr>
          <w:strike/>
        </w:rPr>
        <w:t>Archiving Handling</w:t>
      </w:r>
      <w:bookmarkEnd w:id="760"/>
    </w:p>
    <w:p w14:paraId="6F835B59" w14:textId="77777777" w:rsidR="00400F97" w:rsidRPr="00AB35FC" w:rsidRDefault="00400F97" w:rsidP="00400F97">
      <w:pPr>
        <w:pStyle w:val="BodyText"/>
        <w:rPr>
          <w:strike/>
        </w:rPr>
      </w:pPr>
      <w:r w:rsidRPr="00AB35FC">
        <w:rPr>
          <w:strike/>
        </w:rPr>
        <w:t xml:space="preserve">It is </w:t>
      </w:r>
      <w:proofErr w:type="spellStart"/>
      <w:r w:rsidRPr="00AB35FC">
        <w:rPr>
          <w:strike/>
        </w:rPr>
        <w:t>TechData</w:t>
      </w:r>
      <w:proofErr w:type="spellEnd"/>
      <w:r w:rsidRPr="00AB35FC">
        <w:rPr>
          <w:strike/>
        </w:rPr>
        <w:t xml:space="preserve"> responsibility to keep a backup of the file for cases in which the upload or processing of the file failed.</w:t>
      </w:r>
    </w:p>
    <w:p w14:paraId="1D54520E" w14:textId="77777777" w:rsidR="00400F97" w:rsidRPr="00AB35FC" w:rsidRDefault="00400F97" w:rsidP="00400F97">
      <w:pPr>
        <w:pStyle w:val="BodyText"/>
        <w:numPr>
          <w:ilvl w:val="0"/>
          <w:numId w:val="23"/>
        </w:numPr>
        <w:rPr>
          <w:strike/>
        </w:rPr>
      </w:pPr>
      <w:r w:rsidRPr="00AB35FC">
        <w:rPr>
          <w:strike/>
        </w:rPr>
        <w:t>Archiving Process – After a file is downloaded successfully and processed, it is moved to the archive folder</w:t>
      </w:r>
    </w:p>
    <w:p w14:paraId="46DCAC24" w14:textId="77777777" w:rsidR="00400F97" w:rsidRPr="00AB35FC" w:rsidRDefault="00400F97" w:rsidP="00400F97">
      <w:pPr>
        <w:pStyle w:val="BodyText"/>
        <w:numPr>
          <w:ilvl w:val="0"/>
          <w:numId w:val="23"/>
        </w:numPr>
        <w:rPr>
          <w:strike/>
        </w:rPr>
      </w:pPr>
      <w:r w:rsidRPr="00AB35FC">
        <w:rPr>
          <w:strike/>
        </w:rPr>
        <w:t>Retention Period – Files will be kept in the archive folder for one month and then will be deleted</w:t>
      </w:r>
    </w:p>
    <w:p w14:paraId="31B045EE" w14:textId="77777777" w:rsidR="00400F97" w:rsidRPr="00AB35FC" w:rsidRDefault="00400F97" w:rsidP="00400F97">
      <w:pPr>
        <w:pStyle w:val="Heading3"/>
        <w:keepNext w:val="0"/>
        <w:keepLines w:val="0"/>
        <w:rPr>
          <w:strike/>
        </w:rPr>
      </w:pPr>
      <w:bookmarkStart w:id="761" w:name="_Toc114647136"/>
      <w:r w:rsidRPr="00AB35FC">
        <w:rPr>
          <w:strike/>
        </w:rPr>
        <w:t>Data Security</w:t>
      </w:r>
      <w:bookmarkEnd w:id="761"/>
    </w:p>
    <w:p w14:paraId="52778D5B" w14:textId="77777777" w:rsidR="00400F97" w:rsidRPr="00AB35FC" w:rsidRDefault="00400F97" w:rsidP="00400F97">
      <w:pPr>
        <w:pStyle w:val="BodyText"/>
        <w:rPr>
          <w:strike/>
        </w:rPr>
      </w:pPr>
      <w:r w:rsidRPr="00AB35FC">
        <w:rPr>
          <w:strike/>
        </w:rPr>
        <w:t>The transfer protocol is Secured File Transfer Protocol (</w:t>
      </w:r>
      <w:proofErr w:type="spellStart"/>
      <w:r w:rsidRPr="00AB35FC">
        <w:rPr>
          <w:strike/>
        </w:rPr>
        <w:t>sFTP</w:t>
      </w:r>
      <w:proofErr w:type="spellEnd"/>
      <w:r w:rsidRPr="00AB35FC">
        <w:rPr>
          <w:strike/>
        </w:rPr>
        <w:t xml:space="preserve">) using RSA authentication keys. </w:t>
      </w:r>
    </w:p>
    <w:p w14:paraId="4F76CA5A" w14:textId="77777777" w:rsidR="00400F97" w:rsidRPr="00AB35FC" w:rsidRDefault="00400F97" w:rsidP="00400F97">
      <w:pPr>
        <w:pStyle w:val="BodyText"/>
        <w:rPr>
          <w:strike/>
        </w:rPr>
      </w:pPr>
      <w:r w:rsidRPr="00AB35FC">
        <w:rPr>
          <w:strike/>
        </w:rPr>
        <w:t xml:space="preserve">All files will be pushed to an Amdocs IC360 provided </w:t>
      </w:r>
      <w:proofErr w:type="spellStart"/>
      <w:r w:rsidRPr="00AB35FC">
        <w:rPr>
          <w:strike/>
        </w:rPr>
        <w:t>sFTP</w:t>
      </w:r>
      <w:proofErr w:type="spellEnd"/>
      <w:r w:rsidRPr="00AB35FC">
        <w:rPr>
          <w:strike/>
        </w:rPr>
        <w:t xml:space="preserve"> server.</w:t>
      </w:r>
    </w:p>
    <w:p w14:paraId="1B9136B8" w14:textId="5FF686B4" w:rsidR="00BB0A93" w:rsidRDefault="00BB0A93" w:rsidP="00BB0A93">
      <w:pPr>
        <w:pStyle w:val="Heading2"/>
      </w:pPr>
      <w:bookmarkStart w:id="762" w:name="_Toc114647137"/>
      <w:r>
        <w:t>Handset Reference</w:t>
      </w:r>
      <w:bookmarkEnd w:id="762"/>
    </w:p>
    <w:p w14:paraId="1A4749B3" w14:textId="77777777" w:rsidR="00BB0A93" w:rsidRPr="00866AEB" w:rsidRDefault="00BB0A93" w:rsidP="00BB0A93">
      <w:pPr>
        <w:pStyle w:val="Heading3"/>
      </w:pPr>
      <w:bookmarkStart w:id="763" w:name="_Toc114647138"/>
      <w:r w:rsidRPr="00866AEB">
        <w:t>Description</w:t>
      </w:r>
      <w:bookmarkEnd w:id="763"/>
    </w:p>
    <w:p w14:paraId="3BE32355" w14:textId="77777777" w:rsidR="00BB0A93" w:rsidRDefault="00BB0A93" w:rsidP="00BB0A93">
      <w:pPr>
        <w:pStyle w:val="BodyText"/>
      </w:pPr>
      <w:proofErr w:type="spellStart"/>
      <w:r>
        <w:t>TechData</w:t>
      </w:r>
      <w:proofErr w:type="spellEnd"/>
      <w:r>
        <w:t xml:space="preserve"> will provide Amdocs IC360 with periodic update of the IMEI database.</w:t>
      </w:r>
    </w:p>
    <w:p w14:paraId="13CF3C6A" w14:textId="77777777" w:rsidR="00BB0A93" w:rsidRPr="00FD43CF" w:rsidRDefault="00BB0A93" w:rsidP="00BB0A93">
      <w:pPr>
        <w:pStyle w:val="BodyText"/>
      </w:pPr>
      <w:r w:rsidRPr="00FD43CF">
        <w:t xml:space="preserve">Amdocs </w:t>
      </w:r>
      <w:r>
        <w:t>IC360</w:t>
      </w:r>
      <w:r w:rsidRPr="00FD43CF">
        <w:t xml:space="preserve"> will </w:t>
      </w:r>
      <w:r>
        <w:t>support</w:t>
      </w:r>
      <w:r w:rsidRPr="00FD43CF">
        <w:t xml:space="preserve"> a file</w:t>
      </w:r>
      <w:r>
        <w:t>-</w:t>
      </w:r>
      <w:r w:rsidRPr="00FD43CF">
        <w:t>based interface for integrating with</w:t>
      </w:r>
      <w:r>
        <w:t xml:space="preserve"> </w:t>
      </w:r>
      <w:proofErr w:type="spellStart"/>
      <w:r>
        <w:t>TechData</w:t>
      </w:r>
      <w:proofErr w:type="spellEnd"/>
      <w:r>
        <w:t xml:space="preserve"> via</w:t>
      </w:r>
      <w:r w:rsidRPr="00FD43CF">
        <w:t xml:space="preserve"> </w:t>
      </w:r>
      <w:r>
        <w:t xml:space="preserve">a </w:t>
      </w:r>
      <w:r w:rsidRPr="00FD43CF">
        <w:t>designated physical directory.</w:t>
      </w:r>
    </w:p>
    <w:p w14:paraId="104D5B65" w14:textId="27A5D586" w:rsidR="00BB0A93" w:rsidRPr="00FD43CF" w:rsidRDefault="00BB0A93" w:rsidP="00BB0A93">
      <w:pPr>
        <w:pStyle w:val="BodyText"/>
      </w:pPr>
      <w:r>
        <w:t xml:space="preserve">The information will be downloaded by Amdocs </w:t>
      </w:r>
      <w:r w:rsidRPr="00FD43CF">
        <w:t>IC360</w:t>
      </w:r>
      <w:r>
        <w:t xml:space="preserve"> from a remote SFTP server</w:t>
      </w:r>
      <w:r w:rsidRPr="00FD43CF">
        <w:t xml:space="preserve">. </w:t>
      </w:r>
    </w:p>
    <w:p w14:paraId="02B7DD9A" w14:textId="77777777" w:rsidR="00BB0A93" w:rsidRPr="00FD43CF" w:rsidRDefault="00BB0A93" w:rsidP="00BB0A93">
      <w:pPr>
        <w:pStyle w:val="BodyText"/>
      </w:pPr>
      <w:r w:rsidRPr="00FD43CF">
        <w:t xml:space="preserve">Amdocs is the </w:t>
      </w:r>
      <w:r>
        <w:t>c</w:t>
      </w:r>
      <w:r w:rsidRPr="00FD43CF">
        <w:t xml:space="preserve">onsumer of the </w:t>
      </w:r>
      <w:r>
        <w:t>file.</w:t>
      </w:r>
    </w:p>
    <w:p w14:paraId="62BD215A" w14:textId="77777777" w:rsidR="00BB0A93" w:rsidRPr="003A4ED1" w:rsidRDefault="00BB0A93" w:rsidP="00BB0A93">
      <w:pPr>
        <w:pStyle w:val="Heading3"/>
      </w:pPr>
      <w:bookmarkStart w:id="764" w:name="_Toc114647139"/>
      <w:r w:rsidRPr="003A4ED1">
        <w:t>Assumptions</w:t>
      </w:r>
      <w:bookmarkEnd w:id="764"/>
    </w:p>
    <w:p w14:paraId="0CB573AF" w14:textId="77777777" w:rsidR="00BB0A93" w:rsidRDefault="00BB0A93" w:rsidP="00BB0A93">
      <w:pPr>
        <w:pStyle w:val="Heading3"/>
      </w:pPr>
      <w:bookmarkStart w:id="765" w:name="_Toc114647140"/>
      <w:r w:rsidRPr="00866AEB">
        <w:t>Data Elements</w:t>
      </w:r>
      <w:bookmarkEnd w:id="765"/>
    </w:p>
    <w:tbl>
      <w:tblPr>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81"/>
      </w:tblGrid>
      <w:tr w:rsidR="00BB0A93" w:rsidRPr="003A4ED1" w14:paraId="4A3948B2" w14:textId="77777777" w:rsidTr="00F65A74">
        <w:trPr>
          <w:cantSplit/>
          <w:tblHeader/>
        </w:trPr>
        <w:tc>
          <w:tcPr>
            <w:tcW w:w="1297" w:type="pct"/>
            <w:gridSpan w:val="2"/>
            <w:shd w:val="clear" w:color="auto" w:fill="626469"/>
            <w:vAlign w:val="center"/>
          </w:tcPr>
          <w:p w14:paraId="2823BFF7" w14:textId="77777777" w:rsidR="00BB0A93" w:rsidRPr="003A4ED1" w:rsidRDefault="00BB0A93" w:rsidP="00F65A74">
            <w:pPr>
              <w:pStyle w:val="HeaderTable"/>
              <w:rPr>
                <w:color w:val="FFFFFF"/>
              </w:rPr>
            </w:pPr>
            <w:r w:rsidRPr="003A4ED1">
              <w:rPr>
                <w:color w:val="FFFFFF"/>
              </w:rPr>
              <w:t>Type</w:t>
            </w:r>
          </w:p>
        </w:tc>
        <w:tc>
          <w:tcPr>
            <w:tcW w:w="3703" w:type="pct"/>
            <w:shd w:val="clear" w:color="auto" w:fill="626469"/>
            <w:vAlign w:val="center"/>
          </w:tcPr>
          <w:p w14:paraId="7E8833D4" w14:textId="77777777" w:rsidR="00BB0A93" w:rsidRPr="003A4ED1" w:rsidRDefault="00BB0A93" w:rsidP="00F65A74">
            <w:pPr>
              <w:pStyle w:val="HeaderTable"/>
              <w:rPr>
                <w:color w:val="FFFFFF"/>
              </w:rPr>
            </w:pPr>
            <w:r w:rsidRPr="003A4ED1">
              <w:rPr>
                <w:color w:val="FFFFFF"/>
              </w:rPr>
              <w:t>Description</w:t>
            </w:r>
          </w:p>
        </w:tc>
      </w:tr>
      <w:tr w:rsidR="00BB0A93" w:rsidRPr="003A4ED1" w14:paraId="63FCBF29" w14:textId="77777777" w:rsidTr="00F65A74">
        <w:trPr>
          <w:cantSplit/>
          <w:tblHeader/>
        </w:trPr>
        <w:tc>
          <w:tcPr>
            <w:tcW w:w="1290" w:type="pct"/>
            <w:tcBorders>
              <w:bottom w:val="single" w:sz="4" w:space="0" w:color="808080"/>
            </w:tcBorders>
            <w:shd w:val="clear" w:color="auto" w:fill="auto"/>
          </w:tcPr>
          <w:p w14:paraId="12A6B819" w14:textId="77777777" w:rsidR="00BB0A93" w:rsidRPr="003A4ED1" w:rsidRDefault="00BB0A93" w:rsidP="00F65A74">
            <w:pPr>
              <w:pStyle w:val="BodyTextTable"/>
              <w:keepNext/>
              <w:keepLines/>
              <w:rPr>
                <w:b/>
                <w:bCs/>
              </w:rPr>
            </w:pPr>
            <w:r>
              <w:rPr>
                <w:b/>
                <w:bCs/>
              </w:rPr>
              <w:t>Scope</w:t>
            </w:r>
          </w:p>
        </w:tc>
        <w:tc>
          <w:tcPr>
            <w:tcW w:w="3710" w:type="pct"/>
            <w:gridSpan w:val="2"/>
            <w:tcBorders>
              <w:bottom w:val="single" w:sz="4" w:space="0" w:color="808080"/>
            </w:tcBorders>
            <w:shd w:val="clear" w:color="auto" w:fill="auto"/>
          </w:tcPr>
          <w:p w14:paraId="20F14BFC" w14:textId="77777777" w:rsidR="00BB0A93" w:rsidRPr="008B4D00" w:rsidRDefault="00BB0A93" w:rsidP="00F65A74">
            <w:pPr>
              <w:pStyle w:val="BodyTextTable"/>
              <w:keepNext/>
              <w:keepLines/>
              <w:rPr>
                <w:b/>
                <w:bCs/>
              </w:rPr>
            </w:pPr>
            <w:r>
              <w:rPr>
                <w:b/>
                <w:bCs/>
              </w:rPr>
              <w:t>Full extract of the IMEI database</w:t>
            </w:r>
          </w:p>
        </w:tc>
      </w:tr>
      <w:tr w:rsidR="00BB0A93" w:rsidRPr="003A4ED1" w14:paraId="19A1B288" w14:textId="77777777" w:rsidTr="00F65A74">
        <w:trPr>
          <w:cantSplit/>
          <w:tblHeader/>
        </w:trPr>
        <w:tc>
          <w:tcPr>
            <w:tcW w:w="1290" w:type="pct"/>
            <w:tcBorders>
              <w:bottom w:val="single" w:sz="4" w:space="0" w:color="808080"/>
            </w:tcBorders>
            <w:shd w:val="clear" w:color="auto" w:fill="auto"/>
          </w:tcPr>
          <w:p w14:paraId="723E8612" w14:textId="77777777" w:rsidR="00BB0A93" w:rsidRPr="003A4ED1" w:rsidRDefault="00BB0A93" w:rsidP="00F65A74">
            <w:pPr>
              <w:pStyle w:val="BodyTextTable"/>
              <w:keepNext/>
              <w:keepLines/>
              <w:rPr>
                <w:b/>
                <w:bCs/>
              </w:rPr>
            </w:pPr>
            <w:r w:rsidRPr="003A4ED1">
              <w:rPr>
                <w:b/>
                <w:bCs/>
              </w:rPr>
              <w:t>File Format</w:t>
            </w:r>
          </w:p>
        </w:tc>
        <w:tc>
          <w:tcPr>
            <w:tcW w:w="3710" w:type="pct"/>
            <w:gridSpan w:val="2"/>
            <w:tcBorders>
              <w:bottom w:val="single" w:sz="4" w:space="0" w:color="808080"/>
            </w:tcBorders>
            <w:shd w:val="clear" w:color="auto" w:fill="auto"/>
          </w:tcPr>
          <w:p w14:paraId="63AA5C3E" w14:textId="77777777" w:rsidR="00BB0A93" w:rsidRPr="003A4ED1" w:rsidRDefault="00BB0A93" w:rsidP="00F65A74">
            <w:pPr>
              <w:pStyle w:val="BodyTextTable"/>
              <w:keepNext/>
              <w:keepLines/>
              <w:rPr>
                <w:sz w:val="20"/>
                <w:szCs w:val="22"/>
              </w:rPr>
            </w:pPr>
            <w:r>
              <w:rPr>
                <w:szCs w:val="18"/>
              </w:rPr>
              <w:t>T</w:t>
            </w:r>
            <w:r w:rsidRPr="00AD675C">
              <w:rPr>
                <w:szCs w:val="18"/>
              </w:rPr>
              <w:t xml:space="preserve">extual, </w:t>
            </w:r>
            <w:r>
              <w:rPr>
                <w:szCs w:val="18"/>
              </w:rPr>
              <w:t>delimiter-</w:t>
            </w:r>
            <w:r w:rsidRPr="00AD675C">
              <w:rPr>
                <w:szCs w:val="18"/>
              </w:rPr>
              <w:t>separated values</w:t>
            </w:r>
          </w:p>
        </w:tc>
      </w:tr>
      <w:tr w:rsidR="00BB0A93" w:rsidRPr="003A4ED1" w14:paraId="4E7947F6" w14:textId="77777777" w:rsidTr="00F65A74">
        <w:trPr>
          <w:cantSplit/>
          <w:tblHeader/>
        </w:trPr>
        <w:tc>
          <w:tcPr>
            <w:tcW w:w="1290" w:type="pct"/>
            <w:tcBorders>
              <w:bottom w:val="single" w:sz="4" w:space="0" w:color="808080"/>
            </w:tcBorders>
            <w:shd w:val="clear" w:color="auto" w:fill="auto"/>
          </w:tcPr>
          <w:p w14:paraId="6B4AD67B" w14:textId="77777777" w:rsidR="00BB0A93" w:rsidRPr="003A4ED1" w:rsidRDefault="00BB0A93" w:rsidP="00F65A74">
            <w:pPr>
              <w:pStyle w:val="BodyTextTable"/>
              <w:rPr>
                <w:b/>
                <w:bCs/>
              </w:rPr>
            </w:pPr>
            <w:r w:rsidRPr="003A4ED1">
              <w:rPr>
                <w:b/>
                <w:bCs/>
              </w:rPr>
              <w:t>File Name Convention</w:t>
            </w:r>
          </w:p>
        </w:tc>
        <w:tc>
          <w:tcPr>
            <w:tcW w:w="3710" w:type="pct"/>
            <w:gridSpan w:val="2"/>
            <w:tcBorders>
              <w:bottom w:val="single" w:sz="4" w:space="0" w:color="808080"/>
            </w:tcBorders>
            <w:shd w:val="clear" w:color="auto" w:fill="auto"/>
          </w:tcPr>
          <w:p w14:paraId="4C6B09CB" w14:textId="5D62B0D3" w:rsidR="00BB0A93" w:rsidRDefault="00BB0A93" w:rsidP="00F65A74">
            <w:pPr>
              <w:pStyle w:val="BodyText"/>
              <w:tabs>
                <w:tab w:val="left" w:pos="989"/>
              </w:tabs>
              <w:spacing w:before="0" w:after="0" w:line="276" w:lineRule="auto"/>
              <w:ind w:left="0"/>
              <w:rPr>
                <w:rFonts w:asciiTheme="minorHAnsi" w:hAnsiTheme="minorHAnsi" w:cstheme="minorBidi"/>
                <w:sz w:val="18"/>
                <w:szCs w:val="18"/>
              </w:rPr>
            </w:pPr>
            <w:r w:rsidRPr="00BB0A93">
              <w:rPr>
                <w:rFonts w:asciiTheme="minorHAnsi" w:hAnsiTheme="minorHAnsi" w:cstheme="minorBidi"/>
                <w:sz w:val="18"/>
                <w:szCs w:val="18"/>
              </w:rPr>
              <w:t>handset_info_</w:t>
            </w:r>
            <w:r>
              <w:rPr>
                <w:rFonts w:asciiTheme="minorHAnsi" w:hAnsiTheme="minorHAnsi" w:cstheme="minorBidi"/>
                <w:sz w:val="18"/>
                <w:szCs w:val="18"/>
              </w:rPr>
              <w:t>#</w:t>
            </w:r>
            <w:r w:rsidRPr="00BB0A93">
              <w:rPr>
                <w:rFonts w:asciiTheme="minorHAnsi" w:hAnsiTheme="minorHAnsi" w:cstheme="minorBidi"/>
                <w:sz w:val="18"/>
                <w:szCs w:val="18"/>
              </w:rPr>
              <w:t>date.txt</w:t>
            </w:r>
          </w:p>
          <w:p w14:paraId="47B391F4" w14:textId="58082B1E" w:rsidR="00BB0A93" w:rsidRPr="00382060" w:rsidRDefault="00BB0A93" w:rsidP="00F65A74">
            <w:pPr>
              <w:pStyle w:val="BodyText"/>
              <w:tabs>
                <w:tab w:val="left" w:pos="989"/>
              </w:tabs>
              <w:spacing w:before="0" w:after="0" w:line="276" w:lineRule="auto"/>
              <w:ind w:left="0"/>
              <w:rPr>
                <w:rFonts w:asciiTheme="minorHAnsi" w:hAnsiTheme="minorHAnsi" w:cstheme="minorBidi"/>
                <w:sz w:val="18"/>
                <w:szCs w:val="18"/>
              </w:rPr>
            </w:pPr>
            <w:r w:rsidRPr="00382060">
              <w:rPr>
                <w:rFonts w:asciiTheme="minorHAnsi" w:hAnsiTheme="minorHAnsi" w:cstheme="minorBidi"/>
                <w:sz w:val="18"/>
                <w:szCs w:val="18"/>
              </w:rPr>
              <w:t>#</w:t>
            </w:r>
            <w:proofErr w:type="gramStart"/>
            <w:r w:rsidRPr="00382060">
              <w:rPr>
                <w:rFonts w:asciiTheme="minorHAnsi" w:hAnsiTheme="minorHAnsi" w:cstheme="minorBidi"/>
                <w:sz w:val="18"/>
                <w:szCs w:val="18"/>
              </w:rPr>
              <w:t>date</w:t>
            </w:r>
            <w:proofErr w:type="gramEnd"/>
            <w:r w:rsidRPr="00382060">
              <w:rPr>
                <w:rFonts w:asciiTheme="minorHAnsi" w:hAnsiTheme="minorHAnsi" w:cstheme="minorBidi"/>
                <w:sz w:val="18"/>
                <w:szCs w:val="18"/>
              </w:rPr>
              <w:t xml:space="preserve"> - the effective day, format: YYYYMMDD</w:t>
            </w:r>
          </w:p>
          <w:p w14:paraId="5E967E54" w14:textId="2B1A74BF" w:rsidR="00BB0A93" w:rsidRPr="003A4ED1" w:rsidRDefault="00BB0A93" w:rsidP="00F65A74">
            <w:pPr>
              <w:pStyle w:val="BodyTextTable"/>
              <w:rPr>
                <w:szCs w:val="18"/>
              </w:rPr>
            </w:pPr>
            <w:proofErr w:type="gramStart"/>
            <w:r w:rsidRPr="00382060">
              <w:rPr>
                <w:rFonts w:asciiTheme="minorHAnsi" w:hAnsiTheme="minorHAnsi" w:cstheme="minorBidi"/>
                <w:szCs w:val="18"/>
              </w:rPr>
              <w:t>E.g.</w:t>
            </w:r>
            <w:proofErr w:type="gramEnd"/>
            <w:r w:rsidRPr="00382060">
              <w:rPr>
                <w:rFonts w:asciiTheme="minorHAnsi" w:hAnsiTheme="minorHAnsi" w:cstheme="minorBidi"/>
                <w:szCs w:val="18"/>
              </w:rPr>
              <w:t xml:space="preserve"> </w:t>
            </w:r>
            <w:r w:rsidRPr="00BB0A93">
              <w:rPr>
                <w:rFonts w:asciiTheme="minorHAnsi" w:hAnsiTheme="minorHAnsi" w:cstheme="minorBidi"/>
                <w:szCs w:val="18"/>
              </w:rPr>
              <w:t>handset_info</w:t>
            </w:r>
            <w:r>
              <w:rPr>
                <w:rFonts w:asciiTheme="minorHAnsi" w:hAnsiTheme="minorHAnsi" w:cstheme="minorBidi"/>
                <w:szCs w:val="18"/>
              </w:rPr>
              <w:t>_</w:t>
            </w:r>
            <w:r w:rsidRPr="00382060">
              <w:rPr>
                <w:rFonts w:asciiTheme="minorHAnsi" w:hAnsiTheme="minorHAnsi" w:cstheme="minorBidi"/>
                <w:szCs w:val="18"/>
              </w:rPr>
              <w:t>20</w:t>
            </w:r>
            <w:r>
              <w:rPr>
                <w:rFonts w:asciiTheme="minorHAnsi" w:hAnsiTheme="minorHAnsi" w:cstheme="minorBidi"/>
                <w:szCs w:val="18"/>
              </w:rPr>
              <w:t>210501</w:t>
            </w:r>
            <w:r w:rsidRPr="00382060">
              <w:rPr>
                <w:rFonts w:asciiTheme="minorHAnsi" w:hAnsiTheme="minorHAnsi" w:cstheme="minorBidi"/>
                <w:szCs w:val="18"/>
              </w:rPr>
              <w:t>.</w:t>
            </w:r>
            <w:r>
              <w:rPr>
                <w:rFonts w:asciiTheme="minorHAnsi" w:hAnsiTheme="minorHAnsi" w:cstheme="minorBidi"/>
                <w:szCs w:val="18"/>
              </w:rPr>
              <w:t>txt</w:t>
            </w:r>
          </w:p>
        </w:tc>
      </w:tr>
      <w:tr w:rsidR="00BB0A93" w:rsidRPr="003A4ED1" w14:paraId="0CADFFC8" w14:textId="77777777" w:rsidTr="00F65A74">
        <w:trPr>
          <w:cantSplit/>
          <w:tblHeader/>
        </w:trPr>
        <w:tc>
          <w:tcPr>
            <w:tcW w:w="1290" w:type="pct"/>
            <w:tcBorders>
              <w:bottom w:val="single" w:sz="4" w:space="0" w:color="808080"/>
            </w:tcBorders>
            <w:shd w:val="clear" w:color="auto" w:fill="auto"/>
          </w:tcPr>
          <w:p w14:paraId="1DCA9457" w14:textId="77777777" w:rsidR="00BB0A93" w:rsidRPr="003A4ED1" w:rsidRDefault="00BB0A93" w:rsidP="00F65A74">
            <w:pPr>
              <w:pStyle w:val="BodyTextTable"/>
              <w:rPr>
                <w:b/>
                <w:bCs/>
              </w:rPr>
            </w:pPr>
            <w:r w:rsidRPr="003A4ED1">
              <w:rPr>
                <w:b/>
                <w:bCs/>
              </w:rPr>
              <w:t>File Compression</w:t>
            </w:r>
          </w:p>
        </w:tc>
        <w:tc>
          <w:tcPr>
            <w:tcW w:w="3710" w:type="pct"/>
            <w:gridSpan w:val="2"/>
            <w:tcBorders>
              <w:bottom w:val="single" w:sz="4" w:space="0" w:color="808080"/>
            </w:tcBorders>
            <w:shd w:val="clear" w:color="auto" w:fill="auto"/>
          </w:tcPr>
          <w:p w14:paraId="29110308" w14:textId="6E7E1740" w:rsidR="00BB0A93" w:rsidRPr="003A4ED1" w:rsidRDefault="00BB0A93">
            <w:pPr>
              <w:pStyle w:val="BodyTextTable"/>
              <w:rPr>
                <w:szCs w:val="18"/>
              </w:rPr>
            </w:pPr>
            <w:r w:rsidRPr="00AD675C">
              <w:rPr>
                <w:szCs w:val="18"/>
              </w:rPr>
              <w:t xml:space="preserve">Compression: </w:t>
            </w:r>
            <w:r>
              <w:rPr>
                <w:szCs w:val="18"/>
              </w:rPr>
              <w:t>None</w:t>
            </w:r>
          </w:p>
        </w:tc>
      </w:tr>
      <w:tr w:rsidR="00BB0A93" w:rsidRPr="003A4ED1" w14:paraId="67B4CCBD" w14:textId="77777777" w:rsidTr="00F65A74">
        <w:trPr>
          <w:cantSplit/>
          <w:tblHeader/>
        </w:trPr>
        <w:tc>
          <w:tcPr>
            <w:tcW w:w="1290" w:type="pct"/>
            <w:tcBorders>
              <w:bottom w:val="single" w:sz="4" w:space="0" w:color="808080"/>
            </w:tcBorders>
            <w:shd w:val="clear" w:color="auto" w:fill="auto"/>
          </w:tcPr>
          <w:p w14:paraId="0A3A6623" w14:textId="77777777" w:rsidR="00BB0A93" w:rsidRPr="003A4ED1" w:rsidRDefault="00BB0A93" w:rsidP="00F65A74">
            <w:pPr>
              <w:pStyle w:val="BodyTextTable"/>
              <w:rPr>
                <w:b/>
                <w:bCs/>
              </w:rPr>
            </w:pPr>
            <w:r w:rsidRPr="003A4ED1">
              <w:rPr>
                <w:b/>
                <w:bCs/>
              </w:rPr>
              <w:t>Record Format</w:t>
            </w:r>
          </w:p>
        </w:tc>
        <w:tc>
          <w:tcPr>
            <w:tcW w:w="3710" w:type="pct"/>
            <w:gridSpan w:val="2"/>
            <w:tcBorders>
              <w:bottom w:val="single" w:sz="4" w:space="0" w:color="808080"/>
            </w:tcBorders>
            <w:shd w:val="clear" w:color="auto" w:fill="auto"/>
          </w:tcPr>
          <w:p w14:paraId="7D6D1551" w14:textId="77777777" w:rsidR="00BB0A93" w:rsidRPr="003A4ED1" w:rsidRDefault="00BB0A93" w:rsidP="00F65A74">
            <w:pPr>
              <w:pStyle w:val="BodyTextTable"/>
            </w:pPr>
            <w:r w:rsidRPr="003A4ED1">
              <w:t>Char Encoding: ASCII</w:t>
            </w:r>
          </w:p>
          <w:p w14:paraId="5CD7C500" w14:textId="77777777" w:rsidR="00BB0A93" w:rsidRPr="003A4ED1" w:rsidRDefault="00BB0A93" w:rsidP="00F65A74">
            <w:pPr>
              <w:pStyle w:val="BodyTextTable"/>
            </w:pPr>
            <w:r w:rsidRPr="003A4ED1">
              <w:t xml:space="preserve">Fields delimiter: </w:t>
            </w:r>
            <w:r>
              <w:t>pipe</w:t>
            </w:r>
            <w:r w:rsidRPr="003A4ED1">
              <w:t xml:space="preserve"> – '</w:t>
            </w:r>
            <w:r>
              <w:t>|</w:t>
            </w:r>
            <w:r w:rsidRPr="003A4ED1">
              <w:t>'</w:t>
            </w:r>
            <w:r>
              <w:rPr>
                <w:color w:val="000000"/>
                <w:szCs w:val="18"/>
              </w:rPr>
              <w:t>. Two consecutive pipes ‘||’ denote an empty field value.</w:t>
            </w:r>
          </w:p>
          <w:p w14:paraId="5CAD8583" w14:textId="77777777" w:rsidR="00BB0A93" w:rsidRPr="003A4ED1" w:rsidRDefault="00BB0A93" w:rsidP="00F65A74">
            <w:pPr>
              <w:pStyle w:val="BodyTextTable"/>
            </w:pPr>
            <w:r w:rsidRPr="003A4ED1">
              <w:t xml:space="preserve">New Line Character: EOL </w:t>
            </w:r>
            <w:r w:rsidRPr="0028728E">
              <w:t>(LF</w:t>
            </w:r>
            <w:r>
              <w:t xml:space="preserve"> – 0x0A</w:t>
            </w:r>
            <w:r w:rsidRPr="0028728E">
              <w:t>)</w:t>
            </w:r>
          </w:p>
          <w:p w14:paraId="07E7DDBE" w14:textId="77777777" w:rsidR="00BB0A93" w:rsidRDefault="00BB0A93" w:rsidP="00F65A74">
            <w:pPr>
              <w:pStyle w:val="BodyTextTable"/>
            </w:pPr>
            <w:r w:rsidRPr="003A4ED1">
              <w:t>Header/trailer record: No such records will be added</w:t>
            </w:r>
            <w:r>
              <w:t>;</w:t>
            </w:r>
            <w:r w:rsidRPr="003A4ED1">
              <w:t xml:space="preserve"> record count will be part of the filename.</w:t>
            </w:r>
          </w:p>
          <w:p w14:paraId="65326BC2" w14:textId="77777777" w:rsidR="00BB0A93" w:rsidRDefault="00BB0A93" w:rsidP="00F65A74">
            <w:pPr>
              <w:pStyle w:val="BodyTextTable"/>
              <w:rPr>
                <w:color w:val="000000"/>
                <w:szCs w:val="18"/>
              </w:rPr>
            </w:pPr>
            <w:r>
              <w:rPr>
                <w:color w:val="000000"/>
                <w:szCs w:val="18"/>
              </w:rPr>
              <w:t>Common Date Time format</w:t>
            </w:r>
            <w:r w:rsidRPr="00E25EEC">
              <w:rPr>
                <w:color w:val="000000"/>
                <w:szCs w:val="18"/>
              </w:rPr>
              <w:t>: YYYY-MM-DD HH</w:t>
            </w:r>
            <w:r>
              <w:rPr>
                <w:color w:val="000000"/>
                <w:szCs w:val="18"/>
              </w:rPr>
              <w:t>24</w:t>
            </w:r>
            <w:r w:rsidRPr="00E25EEC">
              <w:rPr>
                <w:color w:val="000000"/>
                <w:szCs w:val="18"/>
              </w:rPr>
              <w:t>:</w:t>
            </w:r>
            <w:proofErr w:type="gramStart"/>
            <w:r w:rsidRPr="00E25EEC">
              <w:rPr>
                <w:color w:val="000000"/>
                <w:szCs w:val="18"/>
              </w:rPr>
              <w:t>MM:SS</w:t>
            </w:r>
            <w:proofErr w:type="gramEnd"/>
          </w:p>
          <w:p w14:paraId="5A5CD1FC" w14:textId="77777777" w:rsidR="00BB0A93" w:rsidRDefault="00BB0A93" w:rsidP="00F65A74">
            <w:pPr>
              <w:pStyle w:val="BodyTextTable"/>
            </w:pPr>
            <w:r>
              <w:rPr>
                <w:color w:val="000000"/>
                <w:szCs w:val="18"/>
              </w:rPr>
              <w:t>Common Date format: YYYY-MM-DD</w:t>
            </w:r>
            <w:r>
              <w:t xml:space="preserve"> </w:t>
            </w:r>
          </w:p>
          <w:p w14:paraId="35F08897" w14:textId="77777777" w:rsidR="00BB0A93" w:rsidRPr="003A4ED1" w:rsidRDefault="00BB0A93" w:rsidP="00F65A74">
            <w:pPr>
              <w:pStyle w:val="BodyTextTable"/>
            </w:pPr>
            <w:r>
              <w:t>Common Boolean format: 1 for True, 0 for False</w:t>
            </w:r>
          </w:p>
        </w:tc>
      </w:tr>
      <w:tr w:rsidR="00BB0A93" w:rsidRPr="003A4ED1" w14:paraId="182EEDAB" w14:textId="77777777" w:rsidTr="00F65A74">
        <w:trPr>
          <w:cantSplit/>
          <w:tblHeader/>
        </w:trPr>
        <w:tc>
          <w:tcPr>
            <w:tcW w:w="1290" w:type="pct"/>
            <w:tcBorders>
              <w:bottom w:val="single" w:sz="4" w:space="0" w:color="808080"/>
            </w:tcBorders>
            <w:shd w:val="clear" w:color="auto" w:fill="auto"/>
          </w:tcPr>
          <w:p w14:paraId="1E1F5E3B" w14:textId="77777777" w:rsidR="00BB0A93" w:rsidRPr="003A4ED1" w:rsidRDefault="00BB0A93" w:rsidP="00F65A74">
            <w:pPr>
              <w:pStyle w:val="BodyTextTable"/>
              <w:rPr>
                <w:b/>
                <w:bCs/>
              </w:rPr>
            </w:pPr>
            <w:r w:rsidRPr="003A4ED1">
              <w:rPr>
                <w:b/>
                <w:bCs/>
              </w:rPr>
              <w:t>File Place</w:t>
            </w:r>
          </w:p>
        </w:tc>
        <w:tc>
          <w:tcPr>
            <w:tcW w:w="3710" w:type="pct"/>
            <w:gridSpan w:val="2"/>
            <w:tcBorders>
              <w:bottom w:val="single" w:sz="4" w:space="0" w:color="808080"/>
            </w:tcBorders>
            <w:shd w:val="clear" w:color="auto" w:fill="auto"/>
          </w:tcPr>
          <w:p w14:paraId="346EC2AB" w14:textId="77777777" w:rsidR="00BB0A93" w:rsidRPr="003A4ED1" w:rsidRDefault="00BB0A93" w:rsidP="00F65A74">
            <w:pPr>
              <w:pStyle w:val="BodyTextTable"/>
            </w:pPr>
            <w:r w:rsidRPr="00205C8C">
              <w:t>To be defined during actual integration</w:t>
            </w:r>
          </w:p>
        </w:tc>
      </w:tr>
      <w:tr w:rsidR="00BB0A93" w:rsidRPr="003A4ED1" w14:paraId="35253DB4" w14:textId="77777777" w:rsidTr="00F65A74">
        <w:trPr>
          <w:cantSplit/>
          <w:tblHeader/>
        </w:trPr>
        <w:tc>
          <w:tcPr>
            <w:tcW w:w="1290" w:type="pct"/>
            <w:tcBorders>
              <w:bottom w:val="single" w:sz="4" w:space="0" w:color="808080"/>
            </w:tcBorders>
            <w:shd w:val="clear" w:color="auto" w:fill="auto"/>
          </w:tcPr>
          <w:p w14:paraId="4FF633A8" w14:textId="6DF0E906" w:rsidR="00BB0A93" w:rsidRPr="003A4ED1" w:rsidRDefault="00BB0A93" w:rsidP="00F65A74">
            <w:pPr>
              <w:pStyle w:val="BodyTextTable"/>
              <w:rPr>
                <w:b/>
                <w:bCs/>
              </w:rPr>
            </w:pPr>
            <w:r>
              <w:rPr>
                <w:b/>
                <w:bCs/>
              </w:rPr>
              <w:t>Data Transfer</w:t>
            </w:r>
          </w:p>
        </w:tc>
        <w:tc>
          <w:tcPr>
            <w:tcW w:w="3710" w:type="pct"/>
            <w:gridSpan w:val="2"/>
            <w:tcBorders>
              <w:bottom w:val="single" w:sz="4" w:space="0" w:color="808080"/>
            </w:tcBorders>
            <w:shd w:val="clear" w:color="auto" w:fill="auto"/>
          </w:tcPr>
          <w:p w14:paraId="65AC95BE" w14:textId="77777777" w:rsidR="00BB0A93" w:rsidRDefault="00BB0A93" w:rsidP="00F65A74">
            <w:pPr>
              <w:pStyle w:val="BodyTextTable"/>
            </w:pPr>
            <w:r>
              <w:t>Download from remote SFTP</w:t>
            </w:r>
          </w:p>
          <w:p w14:paraId="3328893A" w14:textId="55BAE58B" w:rsidR="009646F8" w:rsidRPr="00205C8C" w:rsidRDefault="009646F8" w:rsidP="00F65A74">
            <w:pPr>
              <w:pStyle w:val="BodyTextTable"/>
            </w:pPr>
            <w:r>
              <w:t xml:space="preserve">Amdocs IC360 will delete the </w:t>
            </w:r>
            <w:r w:rsidR="008672C3">
              <w:t xml:space="preserve">remote </w:t>
            </w:r>
            <w:r>
              <w:t xml:space="preserve">file </w:t>
            </w:r>
            <w:r w:rsidR="008672C3">
              <w:t>after successful download</w:t>
            </w:r>
          </w:p>
        </w:tc>
      </w:tr>
      <w:tr w:rsidR="00BB0A93" w:rsidRPr="003A4ED1" w14:paraId="7502C249" w14:textId="77777777" w:rsidTr="00F65A74">
        <w:trPr>
          <w:cantSplit/>
          <w:tblHeader/>
        </w:trPr>
        <w:tc>
          <w:tcPr>
            <w:tcW w:w="1290" w:type="pct"/>
            <w:tcBorders>
              <w:bottom w:val="single" w:sz="4" w:space="0" w:color="808080"/>
            </w:tcBorders>
            <w:shd w:val="clear" w:color="auto" w:fill="auto"/>
          </w:tcPr>
          <w:p w14:paraId="79BE67CD" w14:textId="73ADF557" w:rsidR="00BB0A93" w:rsidRDefault="00BB0A93" w:rsidP="00F65A74">
            <w:pPr>
              <w:pStyle w:val="BodyTextTable"/>
              <w:rPr>
                <w:b/>
                <w:bCs/>
              </w:rPr>
            </w:pPr>
            <w:r>
              <w:rPr>
                <w:b/>
                <w:bCs/>
              </w:rPr>
              <w:t>Authentication</w:t>
            </w:r>
          </w:p>
        </w:tc>
        <w:tc>
          <w:tcPr>
            <w:tcW w:w="3710" w:type="pct"/>
            <w:gridSpan w:val="2"/>
            <w:tcBorders>
              <w:bottom w:val="single" w:sz="4" w:space="0" w:color="808080"/>
            </w:tcBorders>
            <w:shd w:val="clear" w:color="auto" w:fill="auto"/>
          </w:tcPr>
          <w:p w14:paraId="18A109D4" w14:textId="044ADA16" w:rsidR="00BB0A93" w:rsidRDefault="00DA383C">
            <w:pPr>
              <w:pStyle w:val="BodyTextTable"/>
            </w:pPr>
            <w:r>
              <w:t xml:space="preserve">Password-less, using </w:t>
            </w:r>
            <w:r w:rsidR="00BB0A93">
              <w:t>RSA Public Key</w:t>
            </w:r>
          </w:p>
        </w:tc>
      </w:tr>
    </w:tbl>
    <w:p w14:paraId="12EE5D0C" w14:textId="77777777" w:rsidR="00BB0A93" w:rsidRPr="00FE1D45" w:rsidRDefault="00BB0A93" w:rsidP="00BB0A93">
      <w:pPr>
        <w:pStyle w:val="Heading4"/>
      </w:pPr>
      <w:r>
        <w:t>Detail Record</w:t>
      </w:r>
    </w:p>
    <w:tbl>
      <w:tblPr>
        <w:tblW w:w="4600" w:type="pct"/>
        <w:tblInd w:w="2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4A0" w:firstRow="1" w:lastRow="0" w:firstColumn="1" w:lastColumn="0" w:noHBand="0" w:noVBand="1"/>
      </w:tblPr>
      <w:tblGrid>
        <w:gridCol w:w="553"/>
        <w:gridCol w:w="1871"/>
        <w:gridCol w:w="1179"/>
        <w:gridCol w:w="4121"/>
        <w:gridCol w:w="573"/>
      </w:tblGrid>
      <w:tr w:rsidR="00BB0A93" w14:paraId="206C504C" w14:textId="77777777" w:rsidTr="00AB35FC">
        <w:trPr>
          <w:cantSplit/>
          <w:trHeight w:val="1178"/>
          <w:tblHeader/>
        </w:trPr>
        <w:tc>
          <w:tcPr>
            <w:tcW w:w="325"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5D745B1E" w14:textId="77777777" w:rsidR="00BB0A93" w:rsidRDefault="00BB0A93" w:rsidP="00F65A74">
            <w:pPr>
              <w:pStyle w:val="HeaderTable"/>
              <w:ind w:left="72" w:right="113"/>
              <w:rPr>
                <w:rFonts w:asciiTheme="minorBidi" w:hAnsiTheme="minorBidi" w:cstheme="minorBidi"/>
                <w:color w:val="FFFFFF"/>
                <w:sz w:val="20"/>
              </w:rPr>
            </w:pPr>
            <w:r>
              <w:rPr>
                <w:rFonts w:asciiTheme="minorBidi" w:hAnsiTheme="minorBidi" w:cstheme="minorBidi"/>
                <w:color w:val="FFFFFF"/>
                <w:sz w:val="20"/>
              </w:rPr>
              <w:t xml:space="preserve">Field No. </w:t>
            </w:r>
          </w:p>
        </w:tc>
        <w:tc>
          <w:tcPr>
            <w:tcW w:w="1130"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53D86BDC" w14:textId="77777777" w:rsidR="00BB0A93" w:rsidRDefault="00BB0A93" w:rsidP="00F65A74">
            <w:pPr>
              <w:pStyle w:val="HeaderTable"/>
              <w:ind w:left="72"/>
              <w:rPr>
                <w:rFonts w:asciiTheme="minorBidi" w:hAnsiTheme="minorBidi" w:cstheme="minorBidi"/>
                <w:color w:val="FFFFFF"/>
                <w:sz w:val="20"/>
              </w:rPr>
            </w:pPr>
            <w:r>
              <w:rPr>
                <w:rFonts w:asciiTheme="minorBidi" w:hAnsiTheme="minorBidi" w:cstheme="minorBidi"/>
                <w:color w:val="FFFFFF"/>
                <w:sz w:val="20"/>
              </w:rPr>
              <w:t>Attribute Name</w:t>
            </w:r>
          </w:p>
        </w:tc>
        <w:tc>
          <w:tcPr>
            <w:tcW w:w="713"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30AEA838" w14:textId="77777777" w:rsidR="00BB0A93" w:rsidRDefault="00BB0A93" w:rsidP="00F65A74">
            <w:pPr>
              <w:pStyle w:val="HeaderTable"/>
              <w:ind w:left="72"/>
              <w:rPr>
                <w:rFonts w:asciiTheme="minorBidi" w:hAnsiTheme="minorBidi" w:cstheme="minorBidi"/>
                <w:color w:val="FFFFFF"/>
                <w:sz w:val="20"/>
              </w:rPr>
            </w:pPr>
            <w:r>
              <w:rPr>
                <w:rFonts w:asciiTheme="minorBidi" w:hAnsiTheme="minorBidi" w:cstheme="minorBidi"/>
                <w:color w:val="FFFFFF"/>
                <w:sz w:val="20"/>
              </w:rPr>
              <w:t>Data Type</w:t>
            </w:r>
          </w:p>
        </w:tc>
        <w:tc>
          <w:tcPr>
            <w:tcW w:w="2485"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37784941" w14:textId="77777777" w:rsidR="00BB0A93" w:rsidRDefault="00BB0A93" w:rsidP="00F65A74">
            <w:pPr>
              <w:pStyle w:val="HeaderTable"/>
              <w:ind w:left="72"/>
              <w:rPr>
                <w:rFonts w:asciiTheme="minorBidi" w:hAnsiTheme="minorBidi" w:cstheme="minorBidi"/>
                <w:color w:val="FFFFFF"/>
                <w:sz w:val="20"/>
              </w:rPr>
            </w:pPr>
            <w:r>
              <w:rPr>
                <w:rFonts w:asciiTheme="minorBidi" w:hAnsiTheme="minorBidi" w:cstheme="minorBidi"/>
                <w:color w:val="FFFFFF"/>
                <w:sz w:val="20"/>
              </w:rPr>
              <w:t>Field Description</w:t>
            </w:r>
          </w:p>
        </w:tc>
        <w:tc>
          <w:tcPr>
            <w:tcW w:w="347"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1C9F2572" w14:textId="77777777" w:rsidR="00BB0A93" w:rsidRDefault="00BB0A93" w:rsidP="00F65A74">
            <w:pPr>
              <w:pStyle w:val="HeaderTable"/>
              <w:ind w:left="72" w:right="113"/>
              <w:rPr>
                <w:rFonts w:asciiTheme="minorBidi" w:hAnsiTheme="minorBidi" w:cstheme="minorBidi"/>
                <w:color w:val="FFFFFF"/>
                <w:sz w:val="20"/>
              </w:rPr>
            </w:pPr>
            <w:r>
              <w:rPr>
                <w:rFonts w:asciiTheme="minorBidi" w:hAnsiTheme="minorBidi" w:cstheme="minorBidi"/>
                <w:color w:val="FFFFFF"/>
                <w:sz w:val="20"/>
              </w:rPr>
              <w:t>Must be populated</w:t>
            </w:r>
          </w:p>
        </w:tc>
      </w:tr>
      <w:tr w:rsidR="00BB0A93" w:rsidRPr="00E65D1C" w14:paraId="4A1E5DC5" w14:textId="77777777" w:rsidTr="00AB35FC">
        <w:trPr>
          <w:cantSplit/>
        </w:trPr>
        <w:tc>
          <w:tcPr>
            <w:tcW w:w="325" w:type="pct"/>
            <w:tcBorders>
              <w:top w:val="single" w:sz="4" w:space="0" w:color="808080"/>
              <w:left w:val="single" w:sz="4" w:space="0" w:color="808080"/>
              <w:bottom w:val="single" w:sz="4" w:space="0" w:color="808080"/>
              <w:right w:val="single" w:sz="4" w:space="0" w:color="808080"/>
            </w:tcBorders>
          </w:tcPr>
          <w:p w14:paraId="76512AD4" w14:textId="77777777" w:rsidR="00BB0A93" w:rsidRPr="00FE1D45" w:rsidRDefault="00BB0A93" w:rsidP="00AB35FC">
            <w:pPr>
              <w:pStyle w:val="BodyTextTable"/>
              <w:numPr>
                <w:ilvl w:val="0"/>
                <w:numId w:val="50"/>
              </w:numPr>
              <w:rPr>
                <w:rFonts w:asciiTheme="minorHAnsi" w:hAnsiTheme="minorHAnsi" w:cstheme="minorBidi"/>
                <w:szCs w:val="18"/>
              </w:rPr>
            </w:pPr>
          </w:p>
        </w:tc>
        <w:tc>
          <w:tcPr>
            <w:tcW w:w="1130" w:type="pct"/>
            <w:tcBorders>
              <w:top w:val="single" w:sz="4" w:space="0" w:color="808080"/>
              <w:left w:val="single" w:sz="4" w:space="0" w:color="808080"/>
              <w:bottom w:val="single" w:sz="4" w:space="0" w:color="808080"/>
              <w:right w:val="single" w:sz="4" w:space="0" w:color="808080"/>
            </w:tcBorders>
            <w:hideMark/>
          </w:tcPr>
          <w:p w14:paraId="22E50233" w14:textId="77777777" w:rsidR="00BB0A93" w:rsidRPr="00FE1D45" w:rsidRDefault="00BB0A93" w:rsidP="00F65A74">
            <w:pPr>
              <w:pStyle w:val="BodyTextTable"/>
              <w:rPr>
                <w:rFonts w:asciiTheme="minorHAnsi" w:hAnsiTheme="minorHAnsi" w:cstheme="minorBidi"/>
                <w:szCs w:val="18"/>
              </w:rPr>
            </w:pPr>
            <w:r w:rsidRPr="00FE1D45">
              <w:rPr>
                <w:rFonts w:asciiTheme="minorHAnsi" w:hAnsiTheme="minorHAnsi" w:cstheme="minorBidi"/>
                <w:szCs w:val="18"/>
              </w:rPr>
              <w:t>TAC</w:t>
            </w:r>
          </w:p>
        </w:tc>
        <w:tc>
          <w:tcPr>
            <w:tcW w:w="713" w:type="pct"/>
            <w:tcBorders>
              <w:top w:val="single" w:sz="4" w:space="0" w:color="808080"/>
              <w:left w:val="single" w:sz="4" w:space="0" w:color="808080"/>
              <w:bottom w:val="single" w:sz="4" w:space="0" w:color="808080"/>
              <w:right w:val="single" w:sz="4" w:space="0" w:color="808080"/>
            </w:tcBorders>
            <w:hideMark/>
          </w:tcPr>
          <w:p w14:paraId="469229AE" w14:textId="77777777" w:rsidR="00BB0A93" w:rsidRPr="00FE1D45" w:rsidRDefault="00BB0A93" w:rsidP="00F65A74">
            <w:pPr>
              <w:pStyle w:val="BodyTextTable"/>
              <w:rPr>
                <w:rFonts w:asciiTheme="minorHAnsi" w:hAnsiTheme="minorHAnsi" w:cstheme="minorBidi"/>
                <w:szCs w:val="18"/>
              </w:rPr>
            </w:pPr>
            <w:r w:rsidRPr="00FE1D45">
              <w:rPr>
                <w:rFonts w:asciiTheme="minorHAnsi" w:hAnsiTheme="minorHAnsi" w:cstheme="minorBidi"/>
                <w:color w:val="000000"/>
                <w:szCs w:val="18"/>
              </w:rPr>
              <w:t>String</w:t>
            </w:r>
          </w:p>
        </w:tc>
        <w:tc>
          <w:tcPr>
            <w:tcW w:w="2485" w:type="pct"/>
            <w:tcBorders>
              <w:top w:val="single" w:sz="4" w:space="0" w:color="808080"/>
              <w:left w:val="single" w:sz="4" w:space="0" w:color="808080"/>
              <w:bottom w:val="single" w:sz="4" w:space="0" w:color="808080"/>
              <w:right w:val="single" w:sz="4" w:space="0" w:color="808080"/>
            </w:tcBorders>
            <w:hideMark/>
          </w:tcPr>
          <w:p w14:paraId="7055D92A" w14:textId="77777777" w:rsidR="00BB0A93" w:rsidRPr="00FE1D45" w:rsidRDefault="00BB0A93" w:rsidP="00F65A74">
            <w:pPr>
              <w:pStyle w:val="BodyTextTable"/>
              <w:rPr>
                <w:rFonts w:asciiTheme="minorHAnsi" w:hAnsiTheme="minorHAnsi" w:cstheme="minorBidi"/>
                <w:szCs w:val="18"/>
              </w:rPr>
            </w:pPr>
            <w:r w:rsidRPr="00FE1D45">
              <w:rPr>
                <w:rFonts w:asciiTheme="minorHAnsi" w:hAnsiTheme="minorHAnsi" w:cstheme="minorBidi"/>
                <w:color w:val="000000"/>
                <w:szCs w:val="18"/>
              </w:rPr>
              <w:t>Type Allocation Code (TAC) is the initial 8-digit portion of the IMEI code used to identify wireless devices</w:t>
            </w:r>
          </w:p>
        </w:tc>
        <w:tc>
          <w:tcPr>
            <w:tcW w:w="347" w:type="pct"/>
            <w:tcBorders>
              <w:top w:val="single" w:sz="4" w:space="0" w:color="808080"/>
              <w:left w:val="single" w:sz="4" w:space="0" w:color="808080"/>
              <w:bottom w:val="single" w:sz="4" w:space="0" w:color="808080"/>
              <w:right w:val="single" w:sz="4" w:space="0" w:color="808080"/>
            </w:tcBorders>
            <w:hideMark/>
          </w:tcPr>
          <w:p w14:paraId="2879221C" w14:textId="77777777" w:rsidR="00BB0A93" w:rsidRPr="00FE1D45" w:rsidRDefault="00BB0A93" w:rsidP="00F65A74">
            <w:pPr>
              <w:pStyle w:val="BodyTextTable"/>
              <w:rPr>
                <w:rFonts w:asciiTheme="minorHAnsi" w:hAnsiTheme="minorHAnsi" w:cstheme="minorBidi"/>
                <w:szCs w:val="18"/>
              </w:rPr>
            </w:pPr>
            <w:r w:rsidRPr="00FE1D45">
              <w:rPr>
                <w:rFonts w:asciiTheme="minorHAnsi" w:hAnsiTheme="minorHAnsi" w:cstheme="minorBidi"/>
                <w:szCs w:val="18"/>
              </w:rPr>
              <w:t>M</w:t>
            </w:r>
          </w:p>
        </w:tc>
      </w:tr>
      <w:tr w:rsidR="0063594F" w:rsidRPr="00E65D1C" w14:paraId="1C51DD8D" w14:textId="77777777" w:rsidTr="0063594F">
        <w:trPr>
          <w:cantSplit/>
        </w:trPr>
        <w:tc>
          <w:tcPr>
            <w:tcW w:w="325" w:type="pct"/>
            <w:tcBorders>
              <w:top w:val="single" w:sz="4" w:space="0" w:color="808080"/>
              <w:left w:val="single" w:sz="4" w:space="0" w:color="808080"/>
              <w:bottom w:val="single" w:sz="4" w:space="0" w:color="808080"/>
              <w:right w:val="single" w:sz="4" w:space="0" w:color="808080"/>
            </w:tcBorders>
          </w:tcPr>
          <w:p w14:paraId="0A0020FE" w14:textId="762BADAB" w:rsidR="0063594F" w:rsidRPr="00FE1D45" w:rsidRDefault="00DA7135" w:rsidP="00AB35FC">
            <w:pPr>
              <w:pStyle w:val="BodyTextTable"/>
              <w:rPr>
                <w:rFonts w:asciiTheme="minorHAnsi" w:hAnsiTheme="minorHAnsi" w:cstheme="minorBidi"/>
                <w:szCs w:val="18"/>
              </w:rPr>
            </w:pPr>
            <w:r>
              <w:rPr>
                <w:rFonts w:asciiTheme="minorHAnsi" w:hAnsiTheme="minorHAnsi" w:cstheme="minorBidi"/>
                <w:szCs w:val="18"/>
              </w:rPr>
              <w:t>2 to 186</w:t>
            </w:r>
          </w:p>
        </w:tc>
        <w:tc>
          <w:tcPr>
            <w:tcW w:w="4675" w:type="pct"/>
            <w:gridSpan w:val="4"/>
            <w:tcBorders>
              <w:top w:val="single" w:sz="4" w:space="0" w:color="808080"/>
              <w:left w:val="single" w:sz="4" w:space="0" w:color="808080"/>
              <w:bottom w:val="single" w:sz="4" w:space="0" w:color="808080"/>
              <w:right w:val="single" w:sz="4" w:space="0" w:color="808080"/>
            </w:tcBorders>
          </w:tcPr>
          <w:p w14:paraId="159CEBB3" w14:textId="77777777" w:rsidR="0063594F" w:rsidRDefault="0063594F" w:rsidP="00DA7135">
            <w:pPr>
              <w:pStyle w:val="BodyTextTable"/>
              <w:rPr>
                <w:rFonts w:asciiTheme="minorHAnsi" w:hAnsiTheme="minorHAnsi" w:cstheme="minorBidi"/>
                <w:szCs w:val="18"/>
              </w:rPr>
            </w:pPr>
            <w:r>
              <w:rPr>
                <w:rFonts w:asciiTheme="minorHAnsi" w:hAnsiTheme="minorHAnsi" w:cstheme="minorBidi"/>
                <w:szCs w:val="18"/>
              </w:rPr>
              <w:t>Refer to attached excel for full list of attributes</w:t>
            </w:r>
          </w:p>
          <w:bookmarkStart w:id="766" w:name="_MON_1681547258"/>
          <w:bookmarkEnd w:id="766"/>
          <w:p w14:paraId="4B83DA13" w14:textId="0681DE6C" w:rsidR="00DA7135" w:rsidRPr="00FE1D45" w:rsidRDefault="00011A76">
            <w:pPr>
              <w:pStyle w:val="BodyTextTable"/>
              <w:rPr>
                <w:rFonts w:asciiTheme="minorHAnsi" w:hAnsiTheme="minorHAnsi" w:cstheme="minorBidi"/>
                <w:szCs w:val="18"/>
              </w:rPr>
            </w:pPr>
            <w:r>
              <w:object w:dxaOrig="1596" w:dyaOrig="1033" w14:anchorId="0D16BBD5">
                <v:shape id="_x0000_i1026" type="#_x0000_t75" style="width:79.85pt;height:52.05pt" o:ole="">
                  <v:imagedata r:id="rId56" o:title=""/>
                </v:shape>
                <o:OLEObject Type="Embed" ProgID="Excel.Sheet.12" ShapeID="_x0000_i1026" DrawAspect="Icon" ObjectID="_1729593595" r:id="rId57"/>
              </w:object>
            </w:r>
          </w:p>
        </w:tc>
      </w:tr>
    </w:tbl>
    <w:p w14:paraId="101F53D9" w14:textId="77777777" w:rsidR="00BB0A93" w:rsidRPr="00A37AD8" w:rsidRDefault="00BB0A93" w:rsidP="00BB0A93">
      <w:pPr>
        <w:pStyle w:val="BodyText"/>
      </w:pPr>
    </w:p>
    <w:p w14:paraId="1CE0680A" w14:textId="77777777" w:rsidR="00BB0A93" w:rsidRPr="003A4ED1" w:rsidRDefault="00BB0A93" w:rsidP="00BB0A93">
      <w:pPr>
        <w:pStyle w:val="Heading3"/>
        <w:keepNext w:val="0"/>
        <w:keepLines w:val="0"/>
      </w:pPr>
      <w:bookmarkStart w:id="767" w:name="_Toc114647141"/>
      <w:r w:rsidRPr="003A4ED1">
        <w:t>Frequency</w:t>
      </w:r>
      <w:bookmarkEnd w:id="767"/>
    </w:p>
    <w:p w14:paraId="68040C4D" w14:textId="6B46A479" w:rsidR="00BB0A93" w:rsidRDefault="0018493B" w:rsidP="00BB0A93">
      <w:pPr>
        <w:pStyle w:val="BodyText"/>
      </w:pPr>
      <w:r>
        <w:t>Daily</w:t>
      </w:r>
    </w:p>
    <w:p w14:paraId="7E58E529" w14:textId="47DDE278" w:rsidR="00BB0A93" w:rsidRPr="00237D81" w:rsidRDefault="00BB0A93" w:rsidP="00BB0A93">
      <w:pPr>
        <w:pStyle w:val="BodyText"/>
      </w:pPr>
      <w:r>
        <w:t xml:space="preserve">File will be </w:t>
      </w:r>
      <w:r w:rsidR="0018493B">
        <w:t>ready at the remote folder</w:t>
      </w:r>
      <w:r>
        <w:t xml:space="preserve"> </w:t>
      </w:r>
      <w:r w:rsidRPr="00237D81">
        <w:t>a</w:t>
      </w:r>
      <w:r>
        <w:t xml:space="preserve">t </w:t>
      </w:r>
      <w:r w:rsidR="0018493B" w:rsidRPr="00AB35FC">
        <w:rPr>
          <w:highlight w:val="yellow"/>
        </w:rPr>
        <w:t>TBD</w:t>
      </w:r>
      <w:r w:rsidR="0018493B">
        <w:t>.</w:t>
      </w:r>
      <w:r w:rsidRPr="00237D81">
        <w:t xml:space="preserve"> </w:t>
      </w:r>
    </w:p>
    <w:p w14:paraId="335C4FBB" w14:textId="77777777" w:rsidR="00BB0A93" w:rsidRPr="003A4ED1" w:rsidRDefault="00BB0A93" w:rsidP="00BB0A93">
      <w:pPr>
        <w:pStyle w:val="Heading3"/>
        <w:keepNext w:val="0"/>
        <w:keepLines w:val="0"/>
      </w:pPr>
      <w:bookmarkStart w:id="768" w:name="_Toc114647142"/>
      <w:r w:rsidRPr="003A4ED1">
        <w:t>Error/Recovery Handling</w:t>
      </w:r>
      <w:bookmarkEnd w:id="768"/>
    </w:p>
    <w:p w14:paraId="610FA4C8" w14:textId="77777777" w:rsidR="00BB0A93" w:rsidRPr="00EF205A" w:rsidRDefault="00BB0A93" w:rsidP="00BB0A93">
      <w:pPr>
        <w:pStyle w:val="BodyText"/>
      </w:pPr>
      <w:r w:rsidRPr="00EF205A">
        <w:t>Amdocs responsibility:</w:t>
      </w:r>
    </w:p>
    <w:p w14:paraId="303185F7" w14:textId="0DE5D4EE" w:rsidR="00BB0A93" w:rsidRDefault="00BB0A93" w:rsidP="00AB35FC">
      <w:pPr>
        <w:pStyle w:val="Num1"/>
        <w:numPr>
          <w:ilvl w:val="0"/>
          <w:numId w:val="51"/>
        </w:numPr>
      </w:pPr>
      <w:r w:rsidRPr="00EF205A">
        <w:t xml:space="preserve">If there </w:t>
      </w:r>
      <w:r>
        <w:t>is</w:t>
      </w:r>
      <w:r w:rsidRPr="00EF205A">
        <w:t xml:space="preserve"> an error during </w:t>
      </w:r>
      <w:r w:rsidR="00EA068D">
        <w:t>download</w:t>
      </w:r>
      <w:r w:rsidRPr="00EF205A">
        <w:t xml:space="preserve">, </w:t>
      </w:r>
      <w:r>
        <w:t xml:space="preserve">Amdocs IC360 </w:t>
      </w:r>
      <w:r w:rsidRPr="00EF205A">
        <w:t xml:space="preserve">will </w:t>
      </w:r>
      <w:r w:rsidR="00EA068D">
        <w:t>retry the operation</w:t>
      </w:r>
      <w:r w:rsidRPr="00EF205A">
        <w:t>.</w:t>
      </w:r>
    </w:p>
    <w:p w14:paraId="76ED317D" w14:textId="77777777" w:rsidR="00BB0A93" w:rsidRPr="00EF205A" w:rsidRDefault="00BB0A93" w:rsidP="00BB0A93">
      <w:pPr>
        <w:pStyle w:val="Num1"/>
      </w:pPr>
      <w:r w:rsidRPr="00EF205A">
        <w:t xml:space="preserve">If there </w:t>
      </w:r>
      <w:r>
        <w:t>is</w:t>
      </w:r>
      <w:r w:rsidRPr="00EF205A">
        <w:t xml:space="preserve"> an error during record processing, </w:t>
      </w:r>
      <w:r>
        <w:t xml:space="preserve">Amdocs IC360 </w:t>
      </w:r>
      <w:r w:rsidRPr="00EF205A">
        <w:t xml:space="preserve">will write the error to an audit log. </w:t>
      </w:r>
    </w:p>
    <w:p w14:paraId="049083AC" w14:textId="77777777" w:rsidR="00BB0A93" w:rsidRPr="003A4ED1" w:rsidRDefault="00BB0A93" w:rsidP="00BB0A93">
      <w:pPr>
        <w:pStyle w:val="Heading3"/>
        <w:keepNext w:val="0"/>
        <w:keepLines w:val="0"/>
      </w:pPr>
      <w:bookmarkStart w:id="769" w:name="_Toc114647143"/>
      <w:r w:rsidRPr="003A4ED1">
        <w:t>Archiving Handling</w:t>
      </w:r>
      <w:bookmarkEnd w:id="769"/>
    </w:p>
    <w:p w14:paraId="302A4C3B" w14:textId="1BA3ECC1" w:rsidR="00BB0A93" w:rsidRDefault="00BB0A93" w:rsidP="00AB35FC">
      <w:pPr>
        <w:pStyle w:val="BodyText"/>
      </w:pPr>
      <w:r w:rsidRPr="003A4ED1">
        <w:t>Archiving Process</w:t>
      </w:r>
      <w:r>
        <w:t xml:space="preserve"> – </w:t>
      </w:r>
      <w:r w:rsidRPr="0047031C">
        <w:t>After a file is downloaded successfully and processed, it is moved to the archive folder</w:t>
      </w:r>
      <w:r w:rsidR="00EA068D">
        <w:t>.</w:t>
      </w:r>
    </w:p>
    <w:p w14:paraId="61BB4B2C" w14:textId="2B4BF287" w:rsidR="00BB0A93" w:rsidRDefault="00BB0A93" w:rsidP="00AB35FC">
      <w:pPr>
        <w:pStyle w:val="BodyText"/>
      </w:pPr>
      <w:r w:rsidRPr="003A4ED1">
        <w:t>Retention Period</w:t>
      </w:r>
      <w:r>
        <w:t xml:space="preserve"> – </w:t>
      </w:r>
      <w:r w:rsidRPr="0047031C">
        <w:t>Files will be kept in the archive folder for one month and then will be deleted</w:t>
      </w:r>
      <w:r w:rsidR="00EA068D">
        <w:t>.</w:t>
      </w:r>
    </w:p>
    <w:p w14:paraId="693FCBB8" w14:textId="77777777" w:rsidR="00BB0A93" w:rsidRPr="003A4ED1" w:rsidRDefault="00BB0A93" w:rsidP="00BB0A93">
      <w:pPr>
        <w:pStyle w:val="Heading3"/>
        <w:keepNext w:val="0"/>
        <w:keepLines w:val="0"/>
      </w:pPr>
      <w:bookmarkStart w:id="770" w:name="_Toc114647144"/>
      <w:r w:rsidRPr="003A4ED1">
        <w:t>Data Security</w:t>
      </w:r>
      <w:bookmarkEnd w:id="770"/>
    </w:p>
    <w:p w14:paraId="4F7751E5" w14:textId="77777777" w:rsidR="00BB0A93" w:rsidRPr="003A4ED1" w:rsidRDefault="00BB0A93" w:rsidP="00BB0A93">
      <w:pPr>
        <w:pStyle w:val="BodyText"/>
      </w:pPr>
      <w:r w:rsidRPr="003A4ED1">
        <w:t>The trans</w:t>
      </w:r>
      <w:r>
        <w:t>fer</w:t>
      </w:r>
      <w:r w:rsidRPr="003A4ED1">
        <w:t xml:space="preserve"> protocol is Secured File Transfer Protocol (</w:t>
      </w:r>
      <w:proofErr w:type="spellStart"/>
      <w:r w:rsidRPr="003A4ED1">
        <w:t>sFTP</w:t>
      </w:r>
      <w:proofErr w:type="spellEnd"/>
      <w:r w:rsidRPr="003A4ED1">
        <w:t xml:space="preserve">) </w:t>
      </w:r>
      <w:r>
        <w:t>u</w:t>
      </w:r>
      <w:r w:rsidRPr="003A4ED1">
        <w:t xml:space="preserve">sing RSA authentication keys. </w:t>
      </w:r>
    </w:p>
    <w:p w14:paraId="4DD4043A" w14:textId="77777777" w:rsidR="00C87AD5" w:rsidRDefault="00C87AD5" w:rsidP="00C87AD5">
      <w:pPr>
        <w:pStyle w:val="Heading2"/>
        <w:rPr>
          <w:ins w:id="771" w:author="Eyal Bekerman" w:date="2022-09-21T10:44:00Z"/>
        </w:rPr>
      </w:pPr>
      <w:bookmarkStart w:id="772" w:name="_Toc114647145"/>
      <w:bookmarkStart w:id="773" w:name="_Toc114647153"/>
      <w:ins w:id="774" w:author="Eyal Bekerman" w:date="2022-09-21T10:44:00Z">
        <w:r>
          <w:t>LAC/CI Reference</w:t>
        </w:r>
        <w:bookmarkEnd w:id="772"/>
      </w:ins>
    </w:p>
    <w:p w14:paraId="59B2F71E" w14:textId="77777777" w:rsidR="00C87AD5" w:rsidRPr="00866AEB" w:rsidRDefault="00C87AD5" w:rsidP="00C87AD5">
      <w:pPr>
        <w:pStyle w:val="Heading3"/>
        <w:rPr>
          <w:ins w:id="775" w:author="Eyal Bekerman" w:date="2022-09-21T10:44:00Z"/>
        </w:rPr>
      </w:pPr>
      <w:bookmarkStart w:id="776" w:name="_Toc114647146"/>
      <w:ins w:id="777" w:author="Eyal Bekerman" w:date="2022-09-21T10:44:00Z">
        <w:r w:rsidRPr="00866AEB">
          <w:t>Description</w:t>
        </w:r>
        <w:bookmarkEnd w:id="776"/>
      </w:ins>
    </w:p>
    <w:p w14:paraId="41BF0FC4" w14:textId="77777777" w:rsidR="00C87AD5" w:rsidRDefault="00C87AD5" w:rsidP="00C87AD5">
      <w:pPr>
        <w:pStyle w:val="BodyText"/>
        <w:rPr>
          <w:ins w:id="778" w:author="Eyal Bekerman" w:date="2022-09-21T10:44:00Z"/>
        </w:rPr>
      </w:pPr>
      <w:proofErr w:type="spellStart"/>
      <w:ins w:id="779" w:author="Eyal Bekerman" w:date="2022-09-21T10:44:00Z">
        <w:r>
          <w:t>TechData</w:t>
        </w:r>
        <w:proofErr w:type="spellEnd"/>
        <w:r>
          <w:t xml:space="preserve"> will provide Amdocs IC360 with periodic update of the LAC/CI reference for 2g and 3g sites.</w:t>
        </w:r>
      </w:ins>
    </w:p>
    <w:p w14:paraId="59CCB22F" w14:textId="77777777" w:rsidR="00C87AD5" w:rsidRPr="00FD43CF" w:rsidRDefault="00C87AD5" w:rsidP="00C87AD5">
      <w:pPr>
        <w:pStyle w:val="BodyText"/>
        <w:rPr>
          <w:ins w:id="780" w:author="Eyal Bekerman" w:date="2022-09-21T10:44:00Z"/>
        </w:rPr>
      </w:pPr>
      <w:ins w:id="781" w:author="Eyal Bekerman" w:date="2022-09-21T10:44:00Z">
        <w:r w:rsidRPr="00FD43CF">
          <w:t xml:space="preserve">Amdocs </w:t>
        </w:r>
        <w:r>
          <w:t>IC360</w:t>
        </w:r>
        <w:r w:rsidRPr="00FD43CF">
          <w:t xml:space="preserve"> will </w:t>
        </w:r>
        <w:r>
          <w:t>support</w:t>
        </w:r>
        <w:r w:rsidRPr="00FD43CF">
          <w:t xml:space="preserve"> a file</w:t>
        </w:r>
        <w:r>
          <w:t>-</w:t>
        </w:r>
        <w:r w:rsidRPr="00FD43CF">
          <w:t>based interface for integrating with</w:t>
        </w:r>
        <w:r>
          <w:t xml:space="preserve"> </w:t>
        </w:r>
        <w:proofErr w:type="spellStart"/>
        <w:r>
          <w:t>TechData</w:t>
        </w:r>
        <w:proofErr w:type="spellEnd"/>
        <w:r>
          <w:t xml:space="preserve"> via</w:t>
        </w:r>
        <w:r w:rsidRPr="00FD43CF">
          <w:t xml:space="preserve"> </w:t>
        </w:r>
        <w:r>
          <w:t xml:space="preserve">a </w:t>
        </w:r>
        <w:r w:rsidRPr="00FD43CF">
          <w:t>designated physical directory.</w:t>
        </w:r>
      </w:ins>
    </w:p>
    <w:p w14:paraId="1CDCA911" w14:textId="77777777" w:rsidR="00C87AD5" w:rsidRPr="00FD43CF" w:rsidRDefault="00C87AD5" w:rsidP="00C87AD5">
      <w:pPr>
        <w:pStyle w:val="BodyText"/>
        <w:rPr>
          <w:ins w:id="782" w:author="Eyal Bekerman" w:date="2022-09-21T10:44:00Z"/>
        </w:rPr>
      </w:pPr>
      <w:ins w:id="783" w:author="Eyal Bekerman" w:date="2022-09-21T10:44:00Z">
        <w:r>
          <w:t xml:space="preserve">The information will be uploaded by </w:t>
        </w:r>
        <w:proofErr w:type="spellStart"/>
        <w:r>
          <w:t>TechData</w:t>
        </w:r>
        <w:proofErr w:type="spellEnd"/>
        <w:r>
          <w:t xml:space="preserve"> to a remote SFTP server</w:t>
        </w:r>
        <w:r w:rsidRPr="00FD43CF">
          <w:t xml:space="preserve">. </w:t>
        </w:r>
      </w:ins>
    </w:p>
    <w:p w14:paraId="584EAB8B" w14:textId="77777777" w:rsidR="00C87AD5" w:rsidRPr="00FD43CF" w:rsidRDefault="00C87AD5" w:rsidP="00C87AD5">
      <w:pPr>
        <w:pStyle w:val="BodyText"/>
        <w:rPr>
          <w:ins w:id="784" w:author="Eyal Bekerman" w:date="2022-09-21T10:44:00Z"/>
        </w:rPr>
      </w:pPr>
      <w:ins w:id="785" w:author="Eyal Bekerman" w:date="2022-09-21T10:44:00Z">
        <w:r w:rsidRPr="00FD43CF">
          <w:t xml:space="preserve">Amdocs is the </w:t>
        </w:r>
        <w:r>
          <w:t>c</w:t>
        </w:r>
        <w:r w:rsidRPr="00FD43CF">
          <w:t xml:space="preserve">onsumer of the </w:t>
        </w:r>
        <w:r>
          <w:t>file.</w:t>
        </w:r>
      </w:ins>
    </w:p>
    <w:p w14:paraId="5D17E071" w14:textId="77777777" w:rsidR="00C87AD5" w:rsidRPr="003A4ED1" w:rsidRDefault="00C87AD5" w:rsidP="00C87AD5">
      <w:pPr>
        <w:pStyle w:val="Heading3"/>
        <w:rPr>
          <w:ins w:id="786" w:author="Eyal Bekerman" w:date="2022-09-21T10:44:00Z"/>
        </w:rPr>
      </w:pPr>
      <w:bookmarkStart w:id="787" w:name="_Toc114647147"/>
      <w:ins w:id="788" w:author="Eyal Bekerman" w:date="2022-09-21T10:44:00Z">
        <w:r w:rsidRPr="003A4ED1">
          <w:t>Assumptions</w:t>
        </w:r>
        <w:bookmarkEnd w:id="787"/>
      </w:ins>
    </w:p>
    <w:p w14:paraId="780A2CEF" w14:textId="77777777" w:rsidR="00C87AD5" w:rsidRDefault="00C87AD5" w:rsidP="00C87AD5">
      <w:pPr>
        <w:pStyle w:val="Heading3"/>
        <w:rPr>
          <w:ins w:id="789" w:author="Eyal Bekerman" w:date="2022-09-21T10:44:00Z"/>
        </w:rPr>
      </w:pPr>
      <w:bookmarkStart w:id="790" w:name="_Toc114647148"/>
      <w:ins w:id="791" w:author="Eyal Bekerman" w:date="2022-09-21T10:44:00Z">
        <w:r w:rsidRPr="00866AEB">
          <w:t>Data Elements</w:t>
        </w:r>
        <w:bookmarkEnd w:id="790"/>
      </w:ins>
    </w:p>
    <w:tbl>
      <w:tblPr>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04"/>
        <w:gridCol w:w="6717"/>
        <w:tblGridChange w:id="792">
          <w:tblGrid>
            <w:gridCol w:w="2304"/>
            <w:gridCol w:w="61"/>
            <w:gridCol w:w="6656"/>
            <w:gridCol w:w="240"/>
          </w:tblGrid>
        </w:tblGridChange>
      </w:tblGrid>
      <w:tr w:rsidR="00C87AD5" w:rsidRPr="003A4ED1" w14:paraId="34571301" w14:textId="77777777" w:rsidTr="00334F95">
        <w:trPr>
          <w:cantSplit/>
          <w:tblHeader/>
          <w:ins w:id="793" w:author="Eyal Bekerman" w:date="2022-09-21T10:44:00Z"/>
        </w:trPr>
        <w:tc>
          <w:tcPr>
            <w:tcW w:w="1277" w:type="pct"/>
            <w:shd w:val="clear" w:color="auto" w:fill="626469"/>
            <w:vAlign w:val="center"/>
          </w:tcPr>
          <w:p w14:paraId="396ABD84" w14:textId="77777777" w:rsidR="00C87AD5" w:rsidRPr="003A4ED1" w:rsidRDefault="00C87AD5" w:rsidP="00334F95">
            <w:pPr>
              <w:pStyle w:val="HeaderTable"/>
              <w:rPr>
                <w:ins w:id="794" w:author="Eyal Bekerman" w:date="2022-09-21T10:44:00Z"/>
                <w:color w:val="FFFFFF"/>
              </w:rPr>
            </w:pPr>
            <w:ins w:id="795" w:author="Eyal Bekerman" w:date="2022-09-21T10:44:00Z">
              <w:r w:rsidRPr="003A4ED1">
                <w:rPr>
                  <w:color w:val="FFFFFF"/>
                </w:rPr>
                <w:t>Type</w:t>
              </w:r>
            </w:ins>
          </w:p>
        </w:tc>
        <w:tc>
          <w:tcPr>
            <w:tcW w:w="3723" w:type="pct"/>
            <w:shd w:val="clear" w:color="auto" w:fill="626469"/>
            <w:vAlign w:val="center"/>
          </w:tcPr>
          <w:p w14:paraId="4EF551FC" w14:textId="77777777" w:rsidR="00C87AD5" w:rsidRPr="003A4ED1" w:rsidRDefault="00C87AD5" w:rsidP="00334F95">
            <w:pPr>
              <w:pStyle w:val="HeaderTable"/>
              <w:rPr>
                <w:ins w:id="796" w:author="Eyal Bekerman" w:date="2022-09-21T10:44:00Z"/>
                <w:color w:val="FFFFFF"/>
              </w:rPr>
            </w:pPr>
            <w:ins w:id="797" w:author="Eyal Bekerman" w:date="2022-09-21T10:44:00Z">
              <w:r w:rsidRPr="003A4ED1">
                <w:rPr>
                  <w:color w:val="FFFFFF"/>
                </w:rPr>
                <w:t>Description</w:t>
              </w:r>
            </w:ins>
          </w:p>
        </w:tc>
      </w:tr>
      <w:tr w:rsidR="00C87AD5" w:rsidRPr="003A4ED1" w14:paraId="20B25DF5" w14:textId="77777777" w:rsidTr="00334F95">
        <w:trPr>
          <w:cantSplit/>
          <w:tblHeader/>
          <w:ins w:id="798" w:author="Eyal Bekerman" w:date="2022-09-21T10:44:00Z"/>
        </w:trPr>
        <w:tc>
          <w:tcPr>
            <w:tcW w:w="1277" w:type="pct"/>
            <w:tcBorders>
              <w:bottom w:val="single" w:sz="4" w:space="0" w:color="808080"/>
            </w:tcBorders>
            <w:shd w:val="clear" w:color="auto" w:fill="auto"/>
          </w:tcPr>
          <w:p w14:paraId="0B80DAC5" w14:textId="77777777" w:rsidR="00C87AD5" w:rsidRPr="003A4ED1" w:rsidRDefault="00C87AD5" w:rsidP="00334F95">
            <w:pPr>
              <w:pStyle w:val="BodyTextTable"/>
              <w:keepNext/>
              <w:keepLines/>
              <w:rPr>
                <w:ins w:id="799" w:author="Eyal Bekerman" w:date="2022-09-21T10:44:00Z"/>
                <w:b/>
                <w:bCs/>
              </w:rPr>
            </w:pPr>
            <w:ins w:id="800" w:author="Eyal Bekerman" w:date="2022-09-21T10:44:00Z">
              <w:r>
                <w:rPr>
                  <w:b/>
                  <w:bCs/>
                </w:rPr>
                <w:t>Scope</w:t>
              </w:r>
            </w:ins>
          </w:p>
        </w:tc>
        <w:tc>
          <w:tcPr>
            <w:tcW w:w="3723" w:type="pct"/>
            <w:tcBorders>
              <w:bottom w:val="single" w:sz="4" w:space="0" w:color="808080"/>
            </w:tcBorders>
            <w:shd w:val="clear" w:color="auto" w:fill="auto"/>
          </w:tcPr>
          <w:p w14:paraId="69555D07" w14:textId="77777777" w:rsidR="00C87AD5" w:rsidRDefault="00C87AD5" w:rsidP="00334F95">
            <w:pPr>
              <w:pStyle w:val="BodyTextTable"/>
              <w:keepNext/>
              <w:keepLines/>
              <w:rPr>
                <w:ins w:id="801" w:author="Eyal Bekerman" w:date="2022-09-21T10:44:00Z"/>
              </w:rPr>
            </w:pPr>
            <w:ins w:id="802" w:author="Eyal Bekerman" w:date="2022-09-21T10:44:00Z">
              <w:r w:rsidRPr="00901851">
                <w:rPr>
                  <w:rPrChange w:id="803" w:author="Eyal Bekerman" w:date="2022-09-20T11:08:00Z">
                    <w:rPr>
                      <w:b/>
                      <w:bCs/>
                    </w:rPr>
                  </w:rPrChange>
                </w:rPr>
                <w:t xml:space="preserve">Full extract of the </w:t>
              </w:r>
              <w:r>
                <w:t>LAC/CI reference data.</w:t>
              </w:r>
            </w:ins>
          </w:p>
          <w:p w14:paraId="0ADECEDB" w14:textId="77777777" w:rsidR="00C87AD5" w:rsidRPr="00901851" w:rsidRDefault="00C87AD5" w:rsidP="00334F95">
            <w:pPr>
              <w:pStyle w:val="BodyTextTable"/>
              <w:keepNext/>
              <w:keepLines/>
              <w:rPr>
                <w:ins w:id="804" w:author="Eyal Bekerman" w:date="2022-09-21T10:44:00Z"/>
                <w:rPrChange w:id="805" w:author="Eyal Bekerman" w:date="2022-09-20T11:08:00Z">
                  <w:rPr>
                    <w:ins w:id="806" w:author="Eyal Bekerman" w:date="2022-09-21T10:44:00Z"/>
                    <w:b/>
                    <w:bCs/>
                  </w:rPr>
                </w:rPrChange>
              </w:rPr>
            </w:pPr>
            <w:ins w:id="807" w:author="Eyal Bekerman" w:date="2022-09-21T10:44:00Z">
              <w:r w:rsidRPr="0000642F">
                <w:t>There can be duplicate records with the same L</w:t>
              </w:r>
              <w:r>
                <w:t>A</w:t>
              </w:r>
              <w:r w:rsidRPr="0000642F">
                <w:t>C/CI (test sites)</w:t>
              </w:r>
              <w:r>
                <w:t>.</w:t>
              </w:r>
            </w:ins>
          </w:p>
        </w:tc>
      </w:tr>
      <w:tr w:rsidR="00C87AD5" w:rsidRPr="003A4ED1" w14:paraId="54B20F6F" w14:textId="77777777" w:rsidTr="00334F95">
        <w:trPr>
          <w:cantSplit/>
          <w:tblHeader/>
          <w:ins w:id="808" w:author="Eyal Bekerman" w:date="2022-09-21T10:44:00Z"/>
        </w:trPr>
        <w:tc>
          <w:tcPr>
            <w:tcW w:w="1277" w:type="pct"/>
            <w:tcBorders>
              <w:bottom w:val="single" w:sz="4" w:space="0" w:color="808080"/>
            </w:tcBorders>
            <w:shd w:val="clear" w:color="auto" w:fill="auto"/>
          </w:tcPr>
          <w:p w14:paraId="75CB54E5" w14:textId="77777777" w:rsidR="00C87AD5" w:rsidRPr="003A4ED1" w:rsidRDefault="00C87AD5" w:rsidP="00334F95">
            <w:pPr>
              <w:pStyle w:val="BodyTextTable"/>
              <w:keepNext/>
              <w:keepLines/>
              <w:rPr>
                <w:ins w:id="809" w:author="Eyal Bekerman" w:date="2022-09-21T10:44:00Z"/>
                <w:b/>
                <w:bCs/>
              </w:rPr>
            </w:pPr>
            <w:ins w:id="810" w:author="Eyal Bekerman" w:date="2022-09-21T10:44:00Z">
              <w:r w:rsidRPr="003A4ED1">
                <w:rPr>
                  <w:b/>
                  <w:bCs/>
                </w:rPr>
                <w:t>File Format</w:t>
              </w:r>
            </w:ins>
          </w:p>
        </w:tc>
        <w:tc>
          <w:tcPr>
            <w:tcW w:w="3723" w:type="pct"/>
            <w:tcBorders>
              <w:bottom w:val="single" w:sz="4" w:space="0" w:color="808080"/>
            </w:tcBorders>
            <w:shd w:val="clear" w:color="auto" w:fill="auto"/>
          </w:tcPr>
          <w:p w14:paraId="1484CDAE" w14:textId="77777777" w:rsidR="00C87AD5" w:rsidRDefault="00C87AD5" w:rsidP="00334F95">
            <w:pPr>
              <w:pStyle w:val="BodyTextTable"/>
              <w:keepNext/>
              <w:keepLines/>
              <w:rPr>
                <w:ins w:id="811" w:author="Eyal Bekerman" w:date="2022-09-21T10:44:00Z"/>
                <w:szCs w:val="18"/>
              </w:rPr>
            </w:pPr>
            <w:ins w:id="812" w:author="Eyal Bekerman" w:date="2022-09-21T10:44:00Z">
              <w:r>
                <w:rPr>
                  <w:szCs w:val="18"/>
                </w:rPr>
                <w:t>T</w:t>
              </w:r>
              <w:r w:rsidRPr="00AD675C">
                <w:rPr>
                  <w:szCs w:val="18"/>
                </w:rPr>
                <w:t xml:space="preserve">extual, </w:t>
              </w:r>
              <w:r>
                <w:rPr>
                  <w:szCs w:val="18"/>
                </w:rPr>
                <w:t>delimiter-</w:t>
              </w:r>
              <w:r w:rsidRPr="00AD675C">
                <w:rPr>
                  <w:szCs w:val="18"/>
                </w:rPr>
                <w:t>separated values</w:t>
              </w:r>
            </w:ins>
          </w:p>
          <w:p w14:paraId="45D342AF" w14:textId="77777777" w:rsidR="00C87AD5" w:rsidRPr="00E73C50" w:rsidRDefault="00C87AD5" w:rsidP="00334F95">
            <w:pPr>
              <w:pStyle w:val="BodyTextTable"/>
              <w:rPr>
                <w:ins w:id="813" w:author="Eyal Bekerman" w:date="2022-09-21T10:44:00Z"/>
              </w:rPr>
            </w:pPr>
            <w:ins w:id="814" w:author="Eyal Bekerman" w:date="2022-09-21T10:44:00Z">
              <w:r w:rsidRPr="003A4ED1">
                <w:t xml:space="preserve">Char Encoding: </w:t>
              </w:r>
              <w:r>
                <w:t>UTF-8</w:t>
              </w:r>
            </w:ins>
          </w:p>
        </w:tc>
      </w:tr>
      <w:tr w:rsidR="00C87AD5" w:rsidRPr="00203059" w14:paraId="75A8059A" w14:textId="77777777" w:rsidTr="00334F95">
        <w:trPr>
          <w:cantSplit/>
          <w:tblHeader/>
          <w:ins w:id="815" w:author="Eyal Bekerman" w:date="2022-09-21T10:44:00Z"/>
        </w:trPr>
        <w:tc>
          <w:tcPr>
            <w:tcW w:w="1277" w:type="pct"/>
            <w:tcBorders>
              <w:bottom w:val="single" w:sz="4" w:space="0" w:color="808080"/>
            </w:tcBorders>
            <w:shd w:val="clear" w:color="auto" w:fill="auto"/>
          </w:tcPr>
          <w:p w14:paraId="4E0709B0" w14:textId="77777777" w:rsidR="00C87AD5" w:rsidRPr="003A4ED1" w:rsidRDefault="00C87AD5" w:rsidP="00334F95">
            <w:pPr>
              <w:pStyle w:val="BodyTextTable"/>
              <w:rPr>
                <w:ins w:id="816" w:author="Eyal Bekerman" w:date="2022-09-21T10:44:00Z"/>
                <w:b/>
                <w:bCs/>
              </w:rPr>
            </w:pPr>
            <w:ins w:id="817" w:author="Eyal Bekerman" w:date="2022-09-21T10:44:00Z">
              <w:r w:rsidRPr="003A4ED1">
                <w:rPr>
                  <w:b/>
                  <w:bCs/>
                </w:rPr>
                <w:t>File Name Convention</w:t>
              </w:r>
            </w:ins>
          </w:p>
        </w:tc>
        <w:tc>
          <w:tcPr>
            <w:tcW w:w="3723" w:type="pct"/>
            <w:tcBorders>
              <w:bottom w:val="single" w:sz="4" w:space="0" w:color="808080"/>
            </w:tcBorders>
            <w:shd w:val="clear" w:color="auto" w:fill="auto"/>
          </w:tcPr>
          <w:p w14:paraId="7F0B8225" w14:textId="77777777" w:rsidR="00C87AD5" w:rsidRDefault="00C87AD5" w:rsidP="00334F95">
            <w:pPr>
              <w:pStyle w:val="BodyText"/>
              <w:tabs>
                <w:tab w:val="left" w:pos="989"/>
              </w:tabs>
              <w:spacing w:before="0" w:after="0" w:line="276" w:lineRule="auto"/>
              <w:ind w:left="0"/>
              <w:rPr>
                <w:ins w:id="818" w:author="Eyal Bekerman" w:date="2022-09-21T10:44:00Z"/>
                <w:rFonts w:asciiTheme="minorHAnsi" w:hAnsiTheme="minorHAnsi" w:cstheme="minorBidi"/>
                <w:sz w:val="18"/>
                <w:szCs w:val="18"/>
              </w:rPr>
            </w:pPr>
            <w:ins w:id="819" w:author="Eyal Bekerman" w:date="2022-09-21T10:44:00Z">
              <w:r>
                <w:rPr>
                  <w:rFonts w:asciiTheme="minorHAnsi" w:hAnsiTheme="minorHAnsi" w:cstheme="minorBidi"/>
                  <w:sz w:val="18"/>
                  <w:szCs w:val="18"/>
                </w:rPr>
                <w:t>lacci</w:t>
              </w:r>
              <w:r w:rsidRPr="00BB0A93">
                <w:rPr>
                  <w:rFonts w:asciiTheme="minorHAnsi" w:hAnsiTheme="minorHAnsi" w:cstheme="minorBidi"/>
                  <w:sz w:val="18"/>
                  <w:szCs w:val="18"/>
                </w:rPr>
                <w:t>_info_</w:t>
              </w:r>
              <w:r>
                <w:rPr>
                  <w:rFonts w:asciiTheme="minorHAnsi" w:hAnsiTheme="minorHAnsi" w:cstheme="minorBidi"/>
                  <w:sz w:val="18"/>
                  <w:szCs w:val="18"/>
                </w:rPr>
                <w:t>#</w:t>
              </w:r>
              <w:r w:rsidRPr="00BB0A93">
                <w:rPr>
                  <w:rFonts w:asciiTheme="minorHAnsi" w:hAnsiTheme="minorHAnsi" w:cstheme="minorBidi"/>
                  <w:sz w:val="18"/>
                  <w:szCs w:val="18"/>
                </w:rPr>
                <w:t>date</w:t>
              </w:r>
              <w:r w:rsidRPr="001B013E">
                <w:rPr>
                  <w:rFonts w:asciiTheme="minorHAnsi" w:hAnsiTheme="minorHAnsi" w:cstheme="minorBidi"/>
                  <w:sz w:val="18"/>
                  <w:szCs w:val="18"/>
                </w:rPr>
                <w:t>_#count</w:t>
              </w:r>
              <w:r w:rsidRPr="00BB0A93">
                <w:rPr>
                  <w:rFonts w:asciiTheme="minorHAnsi" w:hAnsiTheme="minorHAnsi" w:cstheme="minorBidi"/>
                  <w:sz w:val="18"/>
                  <w:szCs w:val="18"/>
                </w:rPr>
                <w:t>.</w:t>
              </w:r>
              <w:r>
                <w:rPr>
                  <w:rFonts w:asciiTheme="minorHAnsi" w:hAnsiTheme="minorHAnsi" w:cstheme="minorBidi"/>
                  <w:sz w:val="18"/>
                  <w:szCs w:val="18"/>
                </w:rPr>
                <w:t>csv</w:t>
              </w:r>
            </w:ins>
          </w:p>
          <w:p w14:paraId="778CC424" w14:textId="77777777" w:rsidR="00C87AD5" w:rsidRDefault="00C87AD5" w:rsidP="00334F95">
            <w:pPr>
              <w:pStyle w:val="BodyText"/>
              <w:tabs>
                <w:tab w:val="left" w:pos="989"/>
              </w:tabs>
              <w:spacing w:before="0" w:after="0" w:line="276" w:lineRule="auto"/>
              <w:ind w:left="0"/>
              <w:rPr>
                <w:ins w:id="820" w:author="Eyal Bekerman" w:date="2022-09-21T10:44:00Z"/>
                <w:rFonts w:asciiTheme="minorHAnsi" w:hAnsiTheme="minorHAnsi" w:cstheme="minorBidi"/>
                <w:sz w:val="18"/>
                <w:szCs w:val="18"/>
              </w:rPr>
            </w:pPr>
            <w:ins w:id="821" w:author="Eyal Bekerman" w:date="2022-09-21T10:44:00Z">
              <w:r w:rsidRPr="00382060">
                <w:rPr>
                  <w:rFonts w:asciiTheme="minorHAnsi" w:hAnsiTheme="minorHAnsi" w:cstheme="minorBidi"/>
                  <w:sz w:val="18"/>
                  <w:szCs w:val="18"/>
                </w:rPr>
                <w:t>#</w:t>
              </w:r>
              <w:proofErr w:type="gramStart"/>
              <w:r w:rsidRPr="00382060">
                <w:rPr>
                  <w:rFonts w:asciiTheme="minorHAnsi" w:hAnsiTheme="minorHAnsi" w:cstheme="minorBidi"/>
                  <w:sz w:val="18"/>
                  <w:szCs w:val="18"/>
                </w:rPr>
                <w:t>date</w:t>
              </w:r>
              <w:proofErr w:type="gramEnd"/>
              <w:r w:rsidRPr="00382060">
                <w:rPr>
                  <w:rFonts w:asciiTheme="minorHAnsi" w:hAnsiTheme="minorHAnsi" w:cstheme="minorBidi"/>
                  <w:sz w:val="18"/>
                  <w:szCs w:val="18"/>
                </w:rPr>
                <w:t xml:space="preserve"> - the effective day, format: YYYYMMDD</w:t>
              </w:r>
            </w:ins>
          </w:p>
          <w:p w14:paraId="6E4D9F46" w14:textId="77777777" w:rsidR="00C87AD5" w:rsidRPr="00382060" w:rsidRDefault="00C87AD5" w:rsidP="00334F95">
            <w:pPr>
              <w:pStyle w:val="BodyText"/>
              <w:tabs>
                <w:tab w:val="left" w:pos="989"/>
              </w:tabs>
              <w:spacing w:before="0" w:after="0" w:line="276" w:lineRule="auto"/>
              <w:ind w:left="0"/>
              <w:rPr>
                <w:ins w:id="822" w:author="Eyal Bekerman" w:date="2022-09-21T10:44:00Z"/>
                <w:rFonts w:asciiTheme="minorHAnsi" w:hAnsiTheme="minorHAnsi" w:cstheme="minorBidi"/>
                <w:sz w:val="18"/>
                <w:szCs w:val="18"/>
              </w:rPr>
            </w:pPr>
            <w:ins w:id="823" w:author="Eyal Bekerman" w:date="2022-09-21T10:44:00Z">
              <w:r w:rsidRPr="0000642F">
                <w:rPr>
                  <w:rFonts w:asciiTheme="minorHAnsi" w:hAnsiTheme="minorHAnsi" w:cstheme="minorBidi"/>
                  <w:sz w:val="18"/>
                  <w:szCs w:val="18"/>
                </w:rPr>
                <w:t>#</w:t>
              </w:r>
              <w:proofErr w:type="gramStart"/>
              <w:r w:rsidRPr="0000642F">
                <w:rPr>
                  <w:rFonts w:asciiTheme="minorHAnsi" w:hAnsiTheme="minorHAnsi" w:cstheme="minorBidi"/>
                  <w:sz w:val="18"/>
                  <w:szCs w:val="18"/>
                </w:rPr>
                <w:t>count</w:t>
              </w:r>
              <w:proofErr w:type="gramEnd"/>
              <w:r w:rsidRPr="0000642F">
                <w:rPr>
                  <w:rFonts w:asciiTheme="minorHAnsi" w:hAnsiTheme="minorHAnsi" w:cstheme="minorBidi"/>
                  <w:sz w:val="18"/>
                  <w:szCs w:val="18"/>
                </w:rPr>
                <w:t xml:space="preserve"> – number of records in the file</w:t>
              </w:r>
            </w:ins>
          </w:p>
          <w:p w14:paraId="32E4268F" w14:textId="77777777" w:rsidR="00C87AD5" w:rsidRPr="00203059" w:rsidRDefault="00C87AD5" w:rsidP="00334F95">
            <w:pPr>
              <w:pStyle w:val="BodyTextTable"/>
              <w:rPr>
                <w:ins w:id="824" w:author="Eyal Bekerman" w:date="2022-09-21T10:44:00Z"/>
                <w:szCs w:val="18"/>
                <w:lang w:val="fr-FR"/>
                <w:rPrChange w:id="825" w:author="Eyal Bekerman" w:date="2022-09-20T11:09:00Z">
                  <w:rPr>
                    <w:ins w:id="826" w:author="Eyal Bekerman" w:date="2022-09-21T10:44:00Z"/>
                    <w:szCs w:val="18"/>
                  </w:rPr>
                </w:rPrChange>
              </w:rPr>
            </w:pPr>
            <w:ins w:id="827" w:author="Eyal Bekerman" w:date="2022-09-21T10:44:00Z">
              <w:r w:rsidRPr="00203059">
                <w:rPr>
                  <w:rFonts w:asciiTheme="minorHAnsi" w:hAnsiTheme="minorHAnsi" w:cstheme="minorBidi"/>
                  <w:szCs w:val="18"/>
                  <w:lang w:val="fr-FR"/>
                  <w:rPrChange w:id="828" w:author="Eyal Bekerman" w:date="2022-09-20T11:09:00Z">
                    <w:rPr>
                      <w:rFonts w:asciiTheme="minorHAnsi" w:hAnsiTheme="minorHAnsi" w:cstheme="minorBidi"/>
                      <w:szCs w:val="18"/>
                    </w:rPr>
                  </w:rPrChange>
                </w:rPr>
                <w:t>E.g. lacci_info_20210501</w:t>
              </w:r>
              <w:r>
                <w:rPr>
                  <w:rFonts w:asciiTheme="minorHAnsi" w:hAnsiTheme="minorHAnsi" w:cstheme="minorBidi"/>
                  <w:szCs w:val="18"/>
                  <w:lang w:val="fr-FR"/>
                </w:rPr>
                <w:t>_110000</w:t>
              </w:r>
              <w:r w:rsidRPr="00203059">
                <w:rPr>
                  <w:rFonts w:asciiTheme="minorHAnsi" w:hAnsiTheme="minorHAnsi" w:cstheme="minorBidi"/>
                  <w:szCs w:val="18"/>
                  <w:lang w:val="fr-FR"/>
                  <w:rPrChange w:id="829" w:author="Eyal Bekerman" w:date="2022-09-20T11:09:00Z">
                    <w:rPr>
                      <w:rFonts w:asciiTheme="minorHAnsi" w:hAnsiTheme="minorHAnsi" w:cstheme="minorBidi"/>
                      <w:szCs w:val="18"/>
                    </w:rPr>
                  </w:rPrChange>
                </w:rPr>
                <w:t>.c</w:t>
              </w:r>
              <w:r>
                <w:rPr>
                  <w:rFonts w:asciiTheme="minorHAnsi" w:hAnsiTheme="minorHAnsi" w:cstheme="minorBidi"/>
                  <w:szCs w:val="18"/>
                  <w:lang w:val="fr-FR"/>
                </w:rPr>
                <w:t>sv</w:t>
              </w:r>
            </w:ins>
          </w:p>
        </w:tc>
      </w:tr>
      <w:tr w:rsidR="00C87AD5" w:rsidRPr="003A4ED1" w14:paraId="22697AD8" w14:textId="77777777" w:rsidTr="00334F95">
        <w:trPr>
          <w:cantSplit/>
          <w:tblHeader/>
          <w:ins w:id="830" w:author="Eyal Bekerman" w:date="2022-09-21T10:44:00Z"/>
        </w:trPr>
        <w:tc>
          <w:tcPr>
            <w:tcW w:w="1277" w:type="pct"/>
            <w:tcBorders>
              <w:bottom w:val="single" w:sz="4" w:space="0" w:color="808080"/>
            </w:tcBorders>
            <w:shd w:val="clear" w:color="auto" w:fill="auto"/>
          </w:tcPr>
          <w:p w14:paraId="49EBD3FD" w14:textId="77777777" w:rsidR="00C87AD5" w:rsidRPr="003A4ED1" w:rsidRDefault="00C87AD5" w:rsidP="00334F95">
            <w:pPr>
              <w:pStyle w:val="BodyTextTable"/>
              <w:rPr>
                <w:ins w:id="831" w:author="Eyal Bekerman" w:date="2022-09-21T10:44:00Z"/>
                <w:b/>
                <w:bCs/>
              </w:rPr>
            </w:pPr>
            <w:ins w:id="832" w:author="Eyal Bekerman" w:date="2022-09-21T10:44:00Z">
              <w:r w:rsidRPr="003A4ED1">
                <w:rPr>
                  <w:b/>
                  <w:bCs/>
                </w:rPr>
                <w:t>File Compression</w:t>
              </w:r>
            </w:ins>
          </w:p>
        </w:tc>
        <w:tc>
          <w:tcPr>
            <w:tcW w:w="3723" w:type="pct"/>
            <w:tcBorders>
              <w:bottom w:val="single" w:sz="4" w:space="0" w:color="808080"/>
            </w:tcBorders>
            <w:shd w:val="clear" w:color="auto" w:fill="auto"/>
          </w:tcPr>
          <w:p w14:paraId="7730723D" w14:textId="77777777" w:rsidR="00C87AD5" w:rsidRPr="003A4ED1" w:rsidRDefault="00C87AD5" w:rsidP="00334F95">
            <w:pPr>
              <w:pStyle w:val="BodyTextTable"/>
              <w:rPr>
                <w:ins w:id="833" w:author="Eyal Bekerman" w:date="2022-09-21T10:44:00Z"/>
                <w:szCs w:val="18"/>
              </w:rPr>
            </w:pPr>
            <w:ins w:id="834" w:author="Eyal Bekerman" w:date="2022-09-21T10:44:00Z">
              <w:r w:rsidRPr="003A4ED1">
                <w:rPr>
                  <w:szCs w:val="18"/>
                </w:rPr>
                <w:t>*.</w:t>
              </w:r>
              <w:proofErr w:type="spellStart"/>
              <w:r w:rsidRPr="003A4ED1">
                <w:rPr>
                  <w:szCs w:val="18"/>
                </w:rPr>
                <w:t>gz</w:t>
              </w:r>
              <w:proofErr w:type="spellEnd"/>
            </w:ins>
          </w:p>
          <w:p w14:paraId="189B8C7E" w14:textId="77777777" w:rsidR="00C87AD5" w:rsidRPr="0000642F" w:rsidRDefault="00C87AD5" w:rsidP="00334F95">
            <w:pPr>
              <w:pStyle w:val="BodyText"/>
              <w:tabs>
                <w:tab w:val="left" w:pos="989"/>
              </w:tabs>
              <w:spacing w:before="0" w:after="0" w:line="276" w:lineRule="auto"/>
              <w:ind w:left="0"/>
              <w:rPr>
                <w:ins w:id="835" w:author="Eyal Bekerman" w:date="2022-09-21T10:44:00Z"/>
                <w:rFonts w:asciiTheme="minorHAnsi" w:hAnsiTheme="minorHAnsi" w:cstheme="minorBidi"/>
                <w:sz w:val="18"/>
                <w:szCs w:val="18"/>
              </w:rPr>
            </w:pPr>
            <w:ins w:id="836" w:author="Eyal Bekerman" w:date="2022-09-21T10:44:00Z">
              <w:r>
                <w:rPr>
                  <w:rFonts w:asciiTheme="minorHAnsi" w:hAnsiTheme="minorHAnsi" w:cstheme="minorBidi"/>
                  <w:sz w:val="18"/>
                  <w:szCs w:val="18"/>
                </w:rPr>
                <w:t>lacci</w:t>
              </w:r>
              <w:r w:rsidRPr="00BB0A93">
                <w:rPr>
                  <w:rFonts w:asciiTheme="minorHAnsi" w:hAnsiTheme="minorHAnsi" w:cstheme="minorBidi"/>
                  <w:sz w:val="18"/>
                  <w:szCs w:val="18"/>
                </w:rPr>
                <w:t>_info_</w:t>
              </w:r>
              <w:r>
                <w:rPr>
                  <w:rFonts w:asciiTheme="minorHAnsi" w:hAnsiTheme="minorHAnsi" w:cstheme="minorBidi"/>
                  <w:sz w:val="18"/>
                  <w:szCs w:val="18"/>
                </w:rPr>
                <w:t>#</w:t>
              </w:r>
              <w:r w:rsidRPr="00BB0A93">
                <w:rPr>
                  <w:rFonts w:asciiTheme="minorHAnsi" w:hAnsiTheme="minorHAnsi" w:cstheme="minorBidi"/>
                  <w:sz w:val="18"/>
                  <w:szCs w:val="18"/>
                </w:rPr>
                <w:t>date</w:t>
              </w:r>
              <w:r w:rsidRPr="001B013E">
                <w:rPr>
                  <w:rFonts w:asciiTheme="minorHAnsi" w:hAnsiTheme="minorHAnsi" w:cstheme="minorBidi"/>
                  <w:sz w:val="18"/>
                  <w:szCs w:val="18"/>
                </w:rPr>
                <w:t>_#count</w:t>
              </w:r>
              <w:r w:rsidRPr="00BB0A93">
                <w:rPr>
                  <w:rFonts w:asciiTheme="minorHAnsi" w:hAnsiTheme="minorHAnsi" w:cstheme="minorBidi"/>
                  <w:sz w:val="18"/>
                  <w:szCs w:val="18"/>
                </w:rPr>
                <w:t>.</w:t>
              </w:r>
              <w:r>
                <w:rPr>
                  <w:rFonts w:asciiTheme="minorHAnsi" w:hAnsiTheme="minorHAnsi" w:cstheme="minorBidi"/>
                  <w:sz w:val="18"/>
                  <w:szCs w:val="18"/>
                </w:rPr>
                <w:t>csv</w:t>
              </w:r>
              <w:r w:rsidRPr="003A4ED1">
                <w:rPr>
                  <w:szCs w:val="18"/>
                </w:rPr>
                <w:t>.gz</w:t>
              </w:r>
            </w:ins>
          </w:p>
        </w:tc>
      </w:tr>
      <w:tr w:rsidR="00C87AD5" w:rsidRPr="003A4ED1" w14:paraId="579BE3CC" w14:textId="77777777" w:rsidTr="00334F95">
        <w:trPr>
          <w:cantSplit/>
          <w:tblHeader/>
          <w:ins w:id="837" w:author="Eyal Bekerman" w:date="2022-09-21T10:44:00Z"/>
        </w:trPr>
        <w:tc>
          <w:tcPr>
            <w:tcW w:w="1277" w:type="pct"/>
            <w:tcBorders>
              <w:bottom w:val="single" w:sz="4" w:space="0" w:color="808080"/>
            </w:tcBorders>
            <w:shd w:val="clear" w:color="auto" w:fill="auto"/>
          </w:tcPr>
          <w:p w14:paraId="439A655E" w14:textId="77777777" w:rsidR="00C87AD5" w:rsidRPr="003A4ED1" w:rsidRDefault="00C87AD5" w:rsidP="00334F95">
            <w:pPr>
              <w:pStyle w:val="BodyTextTable"/>
              <w:rPr>
                <w:ins w:id="838" w:author="Eyal Bekerman" w:date="2022-09-21T10:44:00Z"/>
                <w:b/>
                <w:bCs/>
              </w:rPr>
            </w:pPr>
            <w:ins w:id="839" w:author="Eyal Bekerman" w:date="2022-09-21T10:44:00Z">
              <w:r w:rsidRPr="003A4ED1">
                <w:rPr>
                  <w:b/>
                  <w:bCs/>
                </w:rPr>
                <w:t>Record Format</w:t>
              </w:r>
            </w:ins>
          </w:p>
        </w:tc>
        <w:tc>
          <w:tcPr>
            <w:tcW w:w="3723" w:type="pct"/>
            <w:tcBorders>
              <w:bottom w:val="single" w:sz="4" w:space="0" w:color="808080"/>
            </w:tcBorders>
            <w:shd w:val="clear" w:color="auto" w:fill="auto"/>
          </w:tcPr>
          <w:p w14:paraId="152FAA22" w14:textId="77777777" w:rsidR="00C87AD5" w:rsidRPr="003A4ED1" w:rsidRDefault="00C87AD5" w:rsidP="00334F95">
            <w:pPr>
              <w:pStyle w:val="BodyTextTable"/>
              <w:rPr>
                <w:ins w:id="840" w:author="Eyal Bekerman" w:date="2022-09-21T10:44:00Z"/>
              </w:rPr>
            </w:pPr>
            <w:ins w:id="841" w:author="Eyal Bekerman" w:date="2022-09-21T10:44:00Z">
              <w:r w:rsidRPr="003A4ED1">
                <w:t xml:space="preserve">Fields delimiter: </w:t>
              </w:r>
              <w:r>
                <w:t>pipe</w:t>
              </w:r>
              <w:r w:rsidRPr="003A4ED1">
                <w:t xml:space="preserve"> – '</w:t>
              </w:r>
              <w:r>
                <w:t>|</w:t>
              </w:r>
              <w:r w:rsidRPr="003A4ED1">
                <w:t>'</w:t>
              </w:r>
              <w:r>
                <w:rPr>
                  <w:color w:val="000000"/>
                  <w:szCs w:val="18"/>
                </w:rPr>
                <w:t>. Two consecutive pipes ‘||’ denote an empty field value.</w:t>
              </w:r>
            </w:ins>
          </w:p>
          <w:p w14:paraId="609E8BCD" w14:textId="77777777" w:rsidR="00C87AD5" w:rsidRPr="003A4ED1" w:rsidRDefault="00C87AD5" w:rsidP="00334F95">
            <w:pPr>
              <w:pStyle w:val="BodyTextTable"/>
              <w:rPr>
                <w:ins w:id="842" w:author="Eyal Bekerman" w:date="2022-09-21T10:44:00Z"/>
              </w:rPr>
            </w:pPr>
            <w:ins w:id="843" w:author="Eyal Bekerman" w:date="2022-09-21T10:44:00Z">
              <w:r w:rsidRPr="003A4ED1">
                <w:t xml:space="preserve">New Line Character: EOL </w:t>
              </w:r>
              <w:r w:rsidRPr="0028728E">
                <w:t>(LF</w:t>
              </w:r>
              <w:r>
                <w:t xml:space="preserve"> – 0x0A</w:t>
              </w:r>
              <w:r w:rsidRPr="0028728E">
                <w:t>)</w:t>
              </w:r>
            </w:ins>
          </w:p>
          <w:p w14:paraId="3D66332E" w14:textId="77777777" w:rsidR="00C87AD5" w:rsidRDefault="00C87AD5" w:rsidP="00334F95">
            <w:pPr>
              <w:pStyle w:val="BodyTextTable"/>
              <w:rPr>
                <w:ins w:id="844" w:author="Eyal Bekerman" w:date="2022-09-21T10:44:00Z"/>
              </w:rPr>
            </w:pPr>
            <w:ins w:id="845" w:author="Eyal Bekerman" w:date="2022-09-21T10:44:00Z">
              <w:r w:rsidRPr="003A4ED1">
                <w:t xml:space="preserve">Header/trailer record: </w:t>
              </w:r>
              <w:r>
                <w:t>Header will be included with the column names</w:t>
              </w:r>
            </w:ins>
          </w:p>
          <w:p w14:paraId="14C64148" w14:textId="77777777" w:rsidR="00C87AD5" w:rsidRDefault="00C87AD5" w:rsidP="00334F95">
            <w:pPr>
              <w:pStyle w:val="BodyTextTable"/>
              <w:rPr>
                <w:ins w:id="846" w:author="Eyal Bekerman" w:date="2022-09-21T10:44:00Z"/>
                <w:color w:val="000000"/>
                <w:szCs w:val="18"/>
              </w:rPr>
            </w:pPr>
            <w:ins w:id="847" w:author="Eyal Bekerman" w:date="2022-09-21T10:44:00Z">
              <w:r>
                <w:rPr>
                  <w:color w:val="000000"/>
                  <w:szCs w:val="18"/>
                </w:rPr>
                <w:t>Common Date Time format</w:t>
              </w:r>
              <w:r w:rsidRPr="00E25EEC">
                <w:rPr>
                  <w:color w:val="000000"/>
                  <w:szCs w:val="18"/>
                </w:rPr>
                <w:t>: YYYY-MM-DD HH</w:t>
              </w:r>
              <w:r>
                <w:rPr>
                  <w:color w:val="000000"/>
                  <w:szCs w:val="18"/>
                </w:rPr>
                <w:t>24</w:t>
              </w:r>
              <w:r w:rsidRPr="00E25EEC">
                <w:rPr>
                  <w:color w:val="000000"/>
                  <w:szCs w:val="18"/>
                </w:rPr>
                <w:t>:</w:t>
              </w:r>
              <w:proofErr w:type="gramStart"/>
              <w:r w:rsidRPr="00E25EEC">
                <w:rPr>
                  <w:color w:val="000000"/>
                  <w:szCs w:val="18"/>
                </w:rPr>
                <w:t>MM:SS</w:t>
              </w:r>
              <w:proofErr w:type="gramEnd"/>
            </w:ins>
          </w:p>
          <w:p w14:paraId="14C32B45" w14:textId="77777777" w:rsidR="00C87AD5" w:rsidRDefault="00C87AD5" w:rsidP="00334F95">
            <w:pPr>
              <w:pStyle w:val="BodyTextTable"/>
              <w:rPr>
                <w:ins w:id="848" w:author="Eyal Bekerman" w:date="2022-09-21T10:44:00Z"/>
              </w:rPr>
            </w:pPr>
            <w:ins w:id="849" w:author="Eyal Bekerman" w:date="2022-09-21T10:44:00Z">
              <w:r>
                <w:rPr>
                  <w:color w:val="000000"/>
                  <w:szCs w:val="18"/>
                </w:rPr>
                <w:t>Common Date format: YYYY-MM-DD</w:t>
              </w:r>
              <w:r>
                <w:t xml:space="preserve"> </w:t>
              </w:r>
            </w:ins>
          </w:p>
          <w:p w14:paraId="1E5FADD1" w14:textId="77777777" w:rsidR="00C87AD5" w:rsidRPr="003A4ED1" w:rsidRDefault="00C87AD5" w:rsidP="00334F95">
            <w:pPr>
              <w:pStyle w:val="BodyTextTable"/>
              <w:rPr>
                <w:ins w:id="850" w:author="Eyal Bekerman" w:date="2022-09-21T10:44:00Z"/>
              </w:rPr>
            </w:pPr>
            <w:ins w:id="851" w:author="Eyal Bekerman" w:date="2022-09-21T10:44:00Z">
              <w:r>
                <w:t>Common Boolean format: 1 for True, 0 for False</w:t>
              </w:r>
            </w:ins>
          </w:p>
        </w:tc>
      </w:tr>
      <w:tr w:rsidR="00C87AD5" w:rsidRPr="003A4ED1" w14:paraId="62549A36" w14:textId="77777777" w:rsidTr="00334F95">
        <w:trPr>
          <w:cantSplit/>
          <w:tblHeader/>
          <w:ins w:id="852" w:author="Eyal Bekerman" w:date="2022-09-21T10:44:00Z"/>
        </w:trPr>
        <w:tc>
          <w:tcPr>
            <w:tcW w:w="1277" w:type="pct"/>
            <w:tcBorders>
              <w:bottom w:val="single" w:sz="4" w:space="0" w:color="808080"/>
            </w:tcBorders>
            <w:shd w:val="clear" w:color="auto" w:fill="auto"/>
          </w:tcPr>
          <w:p w14:paraId="127EDDC8" w14:textId="77777777" w:rsidR="00C87AD5" w:rsidRPr="003A4ED1" w:rsidRDefault="00C87AD5" w:rsidP="00334F95">
            <w:pPr>
              <w:pStyle w:val="BodyTextTable"/>
              <w:rPr>
                <w:ins w:id="853" w:author="Eyal Bekerman" w:date="2022-09-21T10:44:00Z"/>
                <w:b/>
                <w:bCs/>
              </w:rPr>
            </w:pPr>
            <w:ins w:id="854" w:author="Eyal Bekerman" w:date="2022-09-21T10:44:00Z">
              <w:r w:rsidRPr="003A4ED1">
                <w:rPr>
                  <w:b/>
                  <w:bCs/>
                </w:rPr>
                <w:t>File Place</w:t>
              </w:r>
            </w:ins>
          </w:p>
        </w:tc>
        <w:tc>
          <w:tcPr>
            <w:tcW w:w="3723" w:type="pct"/>
            <w:tcBorders>
              <w:bottom w:val="single" w:sz="4" w:space="0" w:color="808080"/>
            </w:tcBorders>
            <w:shd w:val="clear" w:color="auto" w:fill="auto"/>
          </w:tcPr>
          <w:p w14:paraId="280EFEE0" w14:textId="77777777" w:rsidR="00C87AD5" w:rsidRPr="003A4ED1" w:rsidRDefault="00C87AD5" w:rsidP="00334F95">
            <w:pPr>
              <w:pStyle w:val="BodyTextTable"/>
              <w:rPr>
                <w:ins w:id="855" w:author="Eyal Bekerman" w:date="2022-09-21T10:44:00Z"/>
              </w:rPr>
            </w:pPr>
            <w:ins w:id="856" w:author="Eyal Bekerman" w:date="2022-09-21T10:44:00Z">
              <w:r w:rsidRPr="00205C8C">
                <w:t>To be defined during actual integration</w:t>
              </w:r>
            </w:ins>
          </w:p>
        </w:tc>
      </w:tr>
      <w:tr w:rsidR="00C87AD5" w:rsidRPr="003A4ED1" w14:paraId="1C187B6D" w14:textId="77777777" w:rsidTr="00334F95">
        <w:tblPrEx>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ExChange w:id="857" w:author="Eyal Bekerman" w:date="2022-09-20T11:40:00Z">
            <w:tblPrEx>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Ex>
          </w:tblPrExChange>
        </w:tblPrEx>
        <w:trPr>
          <w:cantSplit/>
          <w:tblHeader/>
          <w:ins w:id="858" w:author="Eyal Bekerman" w:date="2022-09-21T10:44:00Z"/>
          <w:trPrChange w:id="859" w:author="Eyal Bekerman" w:date="2022-09-20T11:40:00Z">
            <w:trPr>
              <w:cantSplit/>
              <w:tblHeader/>
            </w:trPr>
          </w:trPrChange>
        </w:trPr>
        <w:tc>
          <w:tcPr>
            <w:tcW w:w="1277" w:type="pct"/>
            <w:shd w:val="clear" w:color="auto" w:fill="auto"/>
            <w:tcPrChange w:id="860" w:author="Eyal Bekerman" w:date="2022-09-20T11:40:00Z">
              <w:tcPr>
                <w:tcW w:w="1277" w:type="pct"/>
                <w:gridSpan w:val="2"/>
                <w:tcBorders>
                  <w:bottom w:val="single" w:sz="4" w:space="0" w:color="808080"/>
                </w:tcBorders>
                <w:shd w:val="clear" w:color="auto" w:fill="auto"/>
              </w:tcPr>
            </w:tcPrChange>
          </w:tcPr>
          <w:p w14:paraId="62ACE45B" w14:textId="77777777" w:rsidR="00C87AD5" w:rsidRDefault="00C87AD5" w:rsidP="00334F95">
            <w:pPr>
              <w:pStyle w:val="BodyTextTable"/>
              <w:rPr>
                <w:ins w:id="861" w:author="Eyal Bekerman" w:date="2022-09-21T10:44:00Z"/>
                <w:b/>
                <w:bCs/>
              </w:rPr>
            </w:pPr>
            <w:ins w:id="862" w:author="Eyal Bekerman" w:date="2022-09-21T10:44:00Z">
              <w:r>
                <w:rPr>
                  <w:b/>
                  <w:bCs/>
                </w:rPr>
                <w:t>Authentication</w:t>
              </w:r>
            </w:ins>
          </w:p>
        </w:tc>
        <w:tc>
          <w:tcPr>
            <w:tcW w:w="3723" w:type="pct"/>
            <w:shd w:val="clear" w:color="auto" w:fill="auto"/>
            <w:tcPrChange w:id="863" w:author="Eyal Bekerman" w:date="2022-09-20T11:40:00Z">
              <w:tcPr>
                <w:tcW w:w="3723" w:type="pct"/>
                <w:gridSpan w:val="2"/>
                <w:tcBorders>
                  <w:bottom w:val="single" w:sz="4" w:space="0" w:color="808080"/>
                </w:tcBorders>
                <w:shd w:val="clear" w:color="auto" w:fill="auto"/>
              </w:tcPr>
            </w:tcPrChange>
          </w:tcPr>
          <w:p w14:paraId="1DC14FA0" w14:textId="77777777" w:rsidR="00C87AD5" w:rsidRDefault="00C87AD5" w:rsidP="00334F95">
            <w:pPr>
              <w:pStyle w:val="BodyTextTable"/>
              <w:rPr>
                <w:ins w:id="864" w:author="Eyal Bekerman" w:date="2022-09-21T10:44:00Z"/>
              </w:rPr>
            </w:pPr>
            <w:ins w:id="865" w:author="Eyal Bekerman" w:date="2022-09-21T10:44:00Z">
              <w:r>
                <w:t>Password-less, using RSA Public Key</w:t>
              </w:r>
            </w:ins>
          </w:p>
        </w:tc>
      </w:tr>
      <w:tr w:rsidR="00C87AD5" w:rsidRPr="003A4ED1" w14:paraId="61C59746" w14:textId="77777777" w:rsidTr="00334F95">
        <w:trPr>
          <w:cantSplit/>
          <w:tblHeader/>
          <w:ins w:id="866" w:author="Eyal Bekerman" w:date="2022-09-21T10:44:00Z"/>
        </w:trPr>
        <w:tc>
          <w:tcPr>
            <w:tcW w:w="1277" w:type="pct"/>
            <w:tcBorders>
              <w:bottom w:val="single" w:sz="4" w:space="0" w:color="808080"/>
            </w:tcBorders>
            <w:shd w:val="clear" w:color="auto" w:fill="auto"/>
          </w:tcPr>
          <w:p w14:paraId="7243D751" w14:textId="77777777" w:rsidR="00C87AD5" w:rsidRDefault="00C87AD5" w:rsidP="00334F95">
            <w:pPr>
              <w:pStyle w:val="BodyTextTable"/>
              <w:rPr>
                <w:ins w:id="867" w:author="Eyal Bekerman" w:date="2022-09-21T10:44:00Z"/>
                <w:b/>
                <w:bCs/>
              </w:rPr>
            </w:pPr>
            <w:ins w:id="868" w:author="Eyal Bekerman" w:date="2022-09-21T10:44:00Z">
              <w:r>
                <w:rPr>
                  <w:b/>
                  <w:bCs/>
                </w:rPr>
                <w:t>Number of records</w:t>
              </w:r>
            </w:ins>
          </w:p>
        </w:tc>
        <w:tc>
          <w:tcPr>
            <w:tcW w:w="3723" w:type="pct"/>
            <w:tcBorders>
              <w:bottom w:val="single" w:sz="4" w:space="0" w:color="808080"/>
            </w:tcBorders>
            <w:shd w:val="clear" w:color="auto" w:fill="auto"/>
          </w:tcPr>
          <w:p w14:paraId="2FA82CA6" w14:textId="77777777" w:rsidR="00C87AD5" w:rsidRDefault="00C87AD5" w:rsidP="00334F95">
            <w:pPr>
              <w:pStyle w:val="BodyTextTable"/>
              <w:rPr>
                <w:ins w:id="869" w:author="Eyal Bekerman" w:date="2022-09-21T10:44:00Z"/>
              </w:rPr>
            </w:pPr>
            <w:ins w:id="870" w:author="Eyal Bekerman" w:date="2022-09-21T10:44:00Z">
              <w:r>
                <w:t>Up to 120K</w:t>
              </w:r>
            </w:ins>
          </w:p>
        </w:tc>
      </w:tr>
    </w:tbl>
    <w:p w14:paraId="74493065" w14:textId="77777777" w:rsidR="00C87AD5" w:rsidRPr="00FE1D45" w:rsidRDefault="00C87AD5" w:rsidP="00C87AD5">
      <w:pPr>
        <w:pStyle w:val="Heading4"/>
        <w:rPr>
          <w:ins w:id="871" w:author="Eyal Bekerman" w:date="2022-09-21T10:44:00Z"/>
        </w:rPr>
      </w:pPr>
      <w:ins w:id="872" w:author="Eyal Bekerman" w:date="2022-09-21T10:44:00Z">
        <w:r>
          <w:t>Detail Record</w:t>
        </w:r>
      </w:ins>
    </w:p>
    <w:tbl>
      <w:tblPr>
        <w:tblW w:w="4600" w:type="pct"/>
        <w:tblInd w:w="2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4A0" w:firstRow="1" w:lastRow="0" w:firstColumn="1" w:lastColumn="0" w:noHBand="0" w:noVBand="1"/>
      </w:tblPr>
      <w:tblGrid>
        <w:gridCol w:w="553"/>
        <w:gridCol w:w="2398"/>
        <w:gridCol w:w="966"/>
        <w:gridCol w:w="3827"/>
        <w:gridCol w:w="553"/>
      </w:tblGrid>
      <w:tr w:rsidR="00C87AD5" w14:paraId="1B44147E" w14:textId="77777777" w:rsidTr="00334F95">
        <w:trPr>
          <w:cantSplit/>
          <w:trHeight w:val="1178"/>
          <w:tblHeader/>
          <w:ins w:id="873" w:author="Eyal Bekerman" w:date="2022-09-21T10:44:00Z"/>
        </w:trPr>
        <w:tc>
          <w:tcPr>
            <w:tcW w:w="325"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36D275F9" w14:textId="77777777" w:rsidR="00C87AD5" w:rsidRDefault="00C87AD5" w:rsidP="00334F95">
            <w:pPr>
              <w:pStyle w:val="HeaderTable"/>
              <w:ind w:left="72" w:right="113"/>
              <w:rPr>
                <w:ins w:id="874" w:author="Eyal Bekerman" w:date="2022-09-21T10:44:00Z"/>
                <w:rFonts w:asciiTheme="minorBidi" w:hAnsiTheme="minorBidi" w:cstheme="minorBidi"/>
                <w:color w:val="FFFFFF"/>
                <w:sz w:val="20"/>
              </w:rPr>
            </w:pPr>
            <w:ins w:id="875" w:author="Eyal Bekerman" w:date="2022-09-21T10:44:00Z">
              <w:r>
                <w:rPr>
                  <w:rFonts w:asciiTheme="minorBidi" w:hAnsiTheme="minorBidi" w:cstheme="minorBidi"/>
                  <w:color w:val="FFFFFF"/>
                  <w:sz w:val="20"/>
                </w:rPr>
                <w:t xml:space="preserve">Field No. </w:t>
              </w:r>
            </w:ins>
          </w:p>
        </w:tc>
        <w:tc>
          <w:tcPr>
            <w:tcW w:w="1259"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43049EDC" w14:textId="77777777" w:rsidR="00C87AD5" w:rsidRDefault="00C87AD5" w:rsidP="00334F95">
            <w:pPr>
              <w:pStyle w:val="HeaderTable"/>
              <w:ind w:left="72"/>
              <w:rPr>
                <w:ins w:id="876" w:author="Eyal Bekerman" w:date="2022-09-21T10:44:00Z"/>
                <w:rFonts w:asciiTheme="minorBidi" w:hAnsiTheme="minorBidi" w:cstheme="minorBidi"/>
                <w:color w:val="FFFFFF"/>
                <w:sz w:val="20"/>
              </w:rPr>
            </w:pPr>
            <w:ins w:id="877" w:author="Eyal Bekerman" w:date="2022-09-21T10:44:00Z">
              <w:r>
                <w:rPr>
                  <w:rFonts w:asciiTheme="minorBidi" w:hAnsiTheme="minorBidi" w:cstheme="minorBidi"/>
                  <w:color w:val="FFFFFF"/>
                  <w:sz w:val="20"/>
                </w:rPr>
                <w:t>Attribute Name</w:t>
              </w:r>
            </w:ins>
          </w:p>
        </w:tc>
        <w:tc>
          <w:tcPr>
            <w:tcW w:w="644"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234F29C0" w14:textId="77777777" w:rsidR="00C87AD5" w:rsidRDefault="00C87AD5" w:rsidP="00334F95">
            <w:pPr>
              <w:pStyle w:val="HeaderTable"/>
              <w:ind w:left="72"/>
              <w:rPr>
                <w:ins w:id="878" w:author="Eyal Bekerman" w:date="2022-09-21T10:44:00Z"/>
                <w:rFonts w:asciiTheme="minorBidi" w:hAnsiTheme="minorBidi" w:cstheme="minorBidi"/>
                <w:color w:val="FFFFFF"/>
                <w:sz w:val="20"/>
              </w:rPr>
            </w:pPr>
            <w:ins w:id="879" w:author="Eyal Bekerman" w:date="2022-09-21T10:44:00Z">
              <w:r>
                <w:rPr>
                  <w:rFonts w:asciiTheme="minorBidi" w:hAnsiTheme="minorBidi" w:cstheme="minorBidi"/>
                  <w:color w:val="FFFFFF"/>
                  <w:sz w:val="20"/>
                </w:rPr>
                <w:t>Data Type</w:t>
              </w:r>
            </w:ins>
          </w:p>
        </w:tc>
        <w:tc>
          <w:tcPr>
            <w:tcW w:w="2448"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2F017DB2" w14:textId="77777777" w:rsidR="00C87AD5" w:rsidRDefault="00C87AD5" w:rsidP="00334F95">
            <w:pPr>
              <w:pStyle w:val="HeaderTable"/>
              <w:ind w:left="72"/>
              <w:rPr>
                <w:ins w:id="880" w:author="Eyal Bekerman" w:date="2022-09-21T10:44:00Z"/>
                <w:rFonts w:asciiTheme="minorBidi" w:hAnsiTheme="minorBidi" w:cstheme="minorBidi"/>
                <w:color w:val="FFFFFF"/>
                <w:sz w:val="20"/>
              </w:rPr>
            </w:pPr>
            <w:ins w:id="881" w:author="Eyal Bekerman" w:date="2022-09-21T10:44:00Z">
              <w:r>
                <w:rPr>
                  <w:rFonts w:asciiTheme="minorBidi" w:hAnsiTheme="minorBidi" w:cstheme="minorBidi"/>
                  <w:color w:val="FFFFFF"/>
                  <w:sz w:val="20"/>
                </w:rPr>
                <w:t>Field Description</w:t>
              </w:r>
            </w:ins>
          </w:p>
        </w:tc>
        <w:tc>
          <w:tcPr>
            <w:tcW w:w="325"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673FF26C" w14:textId="77777777" w:rsidR="00C87AD5" w:rsidRDefault="00C87AD5" w:rsidP="00334F95">
            <w:pPr>
              <w:pStyle w:val="HeaderTable"/>
              <w:ind w:left="72" w:right="113"/>
              <w:rPr>
                <w:ins w:id="882" w:author="Eyal Bekerman" w:date="2022-09-21T10:44:00Z"/>
                <w:rFonts w:asciiTheme="minorBidi" w:hAnsiTheme="minorBidi" w:cstheme="minorBidi"/>
                <w:color w:val="FFFFFF"/>
                <w:sz w:val="20"/>
              </w:rPr>
            </w:pPr>
            <w:ins w:id="883" w:author="Eyal Bekerman" w:date="2022-09-21T10:44:00Z">
              <w:r>
                <w:rPr>
                  <w:rFonts w:asciiTheme="minorBidi" w:hAnsiTheme="minorBidi" w:cstheme="minorBidi"/>
                  <w:color w:val="FFFFFF"/>
                  <w:sz w:val="20"/>
                </w:rPr>
                <w:t>Must be populated</w:t>
              </w:r>
            </w:ins>
          </w:p>
        </w:tc>
      </w:tr>
      <w:tr w:rsidR="00C87AD5" w:rsidRPr="00E65D1C" w14:paraId="65FDD9EF" w14:textId="77777777" w:rsidTr="00334F95">
        <w:trPr>
          <w:cantSplit/>
          <w:ins w:id="884"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1DD2F7E6" w14:textId="77777777" w:rsidR="00C87AD5" w:rsidRPr="00FE1D45" w:rsidRDefault="00C87AD5">
            <w:pPr>
              <w:pStyle w:val="BodyTextTable"/>
              <w:numPr>
                <w:ilvl w:val="0"/>
                <w:numId w:val="52"/>
              </w:numPr>
              <w:rPr>
                <w:ins w:id="885" w:author="Eyal Bekerman" w:date="2022-09-21T10:44:00Z"/>
                <w:rFonts w:asciiTheme="minorHAnsi" w:hAnsiTheme="minorHAnsi" w:cstheme="minorBidi"/>
                <w:szCs w:val="18"/>
              </w:rPr>
              <w:pPrChange w:id="886" w:author="Eyal Bekerman" w:date="2022-09-20T11:21:00Z">
                <w:pPr>
                  <w:pStyle w:val="BodyTextTable"/>
                  <w:numPr>
                    <w:numId w:val="50"/>
                  </w:numPr>
                  <w:ind w:left="360" w:hanging="360"/>
                </w:pPr>
              </w:pPrChange>
            </w:pPr>
          </w:p>
        </w:tc>
        <w:tc>
          <w:tcPr>
            <w:tcW w:w="1259" w:type="pct"/>
            <w:tcBorders>
              <w:top w:val="single" w:sz="4" w:space="0" w:color="808080"/>
              <w:left w:val="single" w:sz="4" w:space="0" w:color="808080"/>
              <w:bottom w:val="single" w:sz="4" w:space="0" w:color="808080"/>
              <w:right w:val="single" w:sz="4" w:space="0" w:color="808080"/>
            </w:tcBorders>
          </w:tcPr>
          <w:p w14:paraId="417CE907" w14:textId="77777777" w:rsidR="00C87AD5" w:rsidRPr="00FE1D45" w:rsidRDefault="00C87AD5" w:rsidP="00334F95">
            <w:pPr>
              <w:pStyle w:val="BodyTextTable"/>
              <w:rPr>
                <w:ins w:id="887" w:author="Eyal Bekerman" w:date="2022-09-21T10:44:00Z"/>
                <w:rFonts w:asciiTheme="minorHAnsi" w:hAnsiTheme="minorHAnsi" w:cstheme="minorBidi"/>
                <w:szCs w:val="18"/>
              </w:rPr>
            </w:pPr>
            <w:ins w:id="888" w:author="Eyal Bekerman" w:date="2022-09-21T10:44:00Z">
              <w:r>
                <w:rPr>
                  <w:rFonts w:asciiTheme="minorHAnsi" w:hAnsiTheme="minorHAnsi" w:cstheme="minorBidi"/>
                  <w:szCs w:val="18"/>
                </w:rPr>
                <w:t>MSC/MSS</w:t>
              </w:r>
            </w:ins>
          </w:p>
        </w:tc>
        <w:tc>
          <w:tcPr>
            <w:tcW w:w="644" w:type="pct"/>
            <w:tcBorders>
              <w:top w:val="single" w:sz="4" w:space="0" w:color="808080"/>
              <w:left w:val="single" w:sz="4" w:space="0" w:color="808080"/>
              <w:bottom w:val="single" w:sz="4" w:space="0" w:color="808080"/>
              <w:right w:val="single" w:sz="4" w:space="0" w:color="808080"/>
            </w:tcBorders>
          </w:tcPr>
          <w:p w14:paraId="70048D67" w14:textId="77777777" w:rsidR="00C87AD5" w:rsidRPr="00FE1D45" w:rsidRDefault="00C87AD5" w:rsidP="00334F95">
            <w:pPr>
              <w:pStyle w:val="BodyTextTable"/>
              <w:rPr>
                <w:ins w:id="889" w:author="Eyal Bekerman" w:date="2022-09-21T10:44:00Z"/>
                <w:rFonts w:asciiTheme="minorHAnsi" w:hAnsiTheme="minorHAnsi" w:cstheme="minorBidi"/>
                <w:szCs w:val="18"/>
              </w:rPr>
            </w:pPr>
          </w:p>
        </w:tc>
        <w:tc>
          <w:tcPr>
            <w:tcW w:w="2448" w:type="pct"/>
            <w:tcBorders>
              <w:top w:val="single" w:sz="4" w:space="0" w:color="808080"/>
              <w:left w:val="single" w:sz="4" w:space="0" w:color="808080"/>
              <w:bottom w:val="single" w:sz="4" w:space="0" w:color="808080"/>
              <w:right w:val="single" w:sz="4" w:space="0" w:color="808080"/>
            </w:tcBorders>
          </w:tcPr>
          <w:p w14:paraId="79B19CC7" w14:textId="77777777" w:rsidR="00C87AD5" w:rsidRPr="00FE1D45" w:rsidRDefault="00C87AD5" w:rsidP="00334F95">
            <w:pPr>
              <w:pStyle w:val="BodyTextTable"/>
              <w:rPr>
                <w:ins w:id="890"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2DD881F2" w14:textId="77777777" w:rsidR="00C87AD5" w:rsidRPr="00FE1D45" w:rsidRDefault="00C87AD5" w:rsidP="00334F95">
            <w:pPr>
              <w:pStyle w:val="BodyTextTable"/>
              <w:rPr>
                <w:ins w:id="891" w:author="Eyal Bekerman" w:date="2022-09-21T10:44:00Z"/>
                <w:rFonts w:asciiTheme="minorHAnsi" w:hAnsiTheme="minorHAnsi" w:cstheme="minorBidi"/>
                <w:szCs w:val="18"/>
              </w:rPr>
            </w:pPr>
          </w:p>
        </w:tc>
      </w:tr>
      <w:tr w:rsidR="00C87AD5" w:rsidRPr="00E65D1C" w14:paraId="7A219170" w14:textId="77777777" w:rsidTr="00334F95">
        <w:trPr>
          <w:cantSplit/>
          <w:ins w:id="892"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569E886E" w14:textId="77777777" w:rsidR="00C87AD5" w:rsidRPr="00FE1D45" w:rsidRDefault="00C87AD5" w:rsidP="00334F95">
            <w:pPr>
              <w:pStyle w:val="BodyTextTable"/>
              <w:numPr>
                <w:ilvl w:val="0"/>
                <w:numId w:val="52"/>
              </w:numPr>
              <w:rPr>
                <w:ins w:id="893"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1AE4BF4D" w14:textId="77777777" w:rsidR="00C87AD5" w:rsidRPr="00FE1D45" w:rsidRDefault="00C87AD5" w:rsidP="00334F95">
            <w:pPr>
              <w:pStyle w:val="BodyTextTable"/>
              <w:rPr>
                <w:ins w:id="894" w:author="Eyal Bekerman" w:date="2022-09-21T10:44:00Z"/>
                <w:rFonts w:asciiTheme="minorHAnsi" w:hAnsiTheme="minorHAnsi" w:cstheme="minorBidi"/>
                <w:szCs w:val="18"/>
              </w:rPr>
            </w:pPr>
            <w:ins w:id="895" w:author="Eyal Bekerman" w:date="2022-09-21T10:44:00Z">
              <w:r>
                <w:rPr>
                  <w:rFonts w:asciiTheme="minorHAnsi" w:hAnsiTheme="minorHAnsi" w:cstheme="minorBidi"/>
                  <w:szCs w:val="18"/>
                </w:rPr>
                <w:t>BSC/RNC</w:t>
              </w:r>
            </w:ins>
          </w:p>
        </w:tc>
        <w:tc>
          <w:tcPr>
            <w:tcW w:w="644" w:type="pct"/>
            <w:tcBorders>
              <w:top w:val="single" w:sz="4" w:space="0" w:color="808080"/>
              <w:left w:val="single" w:sz="4" w:space="0" w:color="808080"/>
              <w:bottom w:val="single" w:sz="4" w:space="0" w:color="808080"/>
              <w:right w:val="single" w:sz="4" w:space="0" w:color="808080"/>
            </w:tcBorders>
          </w:tcPr>
          <w:p w14:paraId="548BB08F" w14:textId="77777777" w:rsidR="00C87AD5" w:rsidRPr="00FE1D45" w:rsidRDefault="00C87AD5" w:rsidP="00334F95">
            <w:pPr>
              <w:pStyle w:val="BodyTextTable"/>
              <w:rPr>
                <w:ins w:id="896" w:author="Eyal Bekerman" w:date="2022-09-21T10:44:00Z"/>
                <w:rFonts w:asciiTheme="minorHAnsi" w:hAnsiTheme="minorHAnsi" w:cstheme="minorBidi"/>
                <w:szCs w:val="18"/>
              </w:rPr>
            </w:pPr>
          </w:p>
        </w:tc>
        <w:tc>
          <w:tcPr>
            <w:tcW w:w="2448" w:type="pct"/>
            <w:tcBorders>
              <w:top w:val="single" w:sz="4" w:space="0" w:color="808080"/>
              <w:left w:val="single" w:sz="4" w:space="0" w:color="808080"/>
              <w:bottom w:val="single" w:sz="4" w:space="0" w:color="808080"/>
              <w:right w:val="single" w:sz="4" w:space="0" w:color="808080"/>
            </w:tcBorders>
          </w:tcPr>
          <w:p w14:paraId="0E0131A6" w14:textId="77777777" w:rsidR="00C87AD5" w:rsidRPr="00FE1D45" w:rsidRDefault="00C87AD5" w:rsidP="00334F95">
            <w:pPr>
              <w:pStyle w:val="BodyTextTable"/>
              <w:rPr>
                <w:ins w:id="897"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5EDA5CA8" w14:textId="77777777" w:rsidR="00C87AD5" w:rsidRPr="00FE1D45" w:rsidRDefault="00C87AD5" w:rsidP="00334F95">
            <w:pPr>
              <w:pStyle w:val="BodyTextTable"/>
              <w:rPr>
                <w:ins w:id="898" w:author="Eyal Bekerman" w:date="2022-09-21T10:44:00Z"/>
                <w:rFonts w:asciiTheme="minorHAnsi" w:hAnsiTheme="minorHAnsi" w:cstheme="minorBidi"/>
                <w:szCs w:val="18"/>
              </w:rPr>
            </w:pPr>
          </w:p>
        </w:tc>
      </w:tr>
      <w:tr w:rsidR="00C87AD5" w:rsidRPr="00E65D1C" w14:paraId="61E7AE0E" w14:textId="77777777" w:rsidTr="00334F95">
        <w:trPr>
          <w:cantSplit/>
          <w:ins w:id="899"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74D571EA" w14:textId="77777777" w:rsidR="00C87AD5" w:rsidRPr="00FE1D45" w:rsidRDefault="00C87AD5" w:rsidP="00334F95">
            <w:pPr>
              <w:pStyle w:val="BodyTextTable"/>
              <w:numPr>
                <w:ilvl w:val="0"/>
                <w:numId w:val="52"/>
              </w:numPr>
              <w:rPr>
                <w:ins w:id="900"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3B802481" w14:textId="77777777" w:rsidR="00C87AD5" w:rsidRPr="00FE1D45" w:rsidRDefault="00C87AD5" w:rsidP="00334F95">
            <w:pPr>
              <w:pStyle w:val="BodyTextTable"/>
              <w:rPr>
                <w:ins w:id="901" w:author="Eyal Bekerman" w:date="2022-09-21T10:44:00Z"/>
                <w:rFonts w:asciiTheme="minorHAnsi" w:hAnsiTheme="minorHAnsi" w:cstheme="minorBidi"/>
                <w:szCs w:val="18"/>
              </w:rPr>
            </w:pPr>
            <w:ins w:id="902" w:author="Eyal Bekerman" w:date="2022-09-21T10:44:00Z">
              <w:r>
                <w:rPr>
                  <w:rFonts w:asciiTheme="minorHAnsi" w:hAnsiTheme="minorHAnsi" w:cstheme="minorBidi"/>
                  <w:szCs w:val="18"/>
                </w:rPr>
                <w:t>SITENO</w:t>
              </w:r>
            </w:ins>
          </w:p>
        </w:tc>
        <w:tc>
          <w:tcPr>
            <w:tcW w:w="644" w:type="pct"/>
            <w:tcBorders>
              <w:top w:val="single" w:sz="4" w:space="0" w:color="808080"/>
              <w:left w:val="single" w:sz="4" w:space="0" w:color="808080"/>
              <w:bottom w:val="single" w:sz="4" w:space="0" w:color="808080"/>
              <w:right w:val="single" w:sz="4" w:space="0" w:color="808080"/>
            </w:tcBorders>
          </w:tcPr>
          <w:p w14:paraId="3E054480" w14:textId="77777777" w:rsidR="00C87AD5" w:rsidRPr="00FE1D45" w:rsidRDefault="00C87AD5" w:rsidP="00334F95">
            <w:pPr>
              <w:pStyle w:val="BodyTextTable"/>
              <w:rPr>
                <w:ins w:id="903" w:author="Eyal Bekerman" w:date="2022-09-21T10:44:00Z"/>
                <w:rFonts w:asciiTheme="minorHAnsi" w:hAnsiTheme="minorHAnsi" w:cstheme="minorBidi"/>
                <w:szCs w:val="18"/>
              </w:rPr>
            </w:pPr>
          </w:p>
        </w:tc>
        <w:tc>
          <w:tcPr>
            <w:tcW w:w="2448" w:type="pct"/>
            <w:tcBorders>
              <w:top w:val="single" w:sz="4" w:space="0" w:color="808080"/>
              <w:left w:val="single" w:sz="4" w:space="0" w:color="808080"/>
              <w:bottom w:val="single" w:sz="4" w:space="0" w:color="808080"/>
              <w:right w:val="single" w:sz="4" w:space="0" w:color="808080"/>
            </w:tcBorders>
          </w:tcPr>
          <w:p w14:paraId="6B21C1F5" w14:textId="77777777" w:rsidR="00C87AD5" w:rsidRPr="00FE1D45" w:rsidRDefault="00C87AD5" w:rsidP="00334F95">
            <w:pPr>
              <w:pStyle w:val="BodyTextTable"/>
              <w:rPr>
                <w:ins w:id="904"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091ABD95" w14:textId="77777777" w:rsidR="00C87AD5" w:rsidRPr="00FE1D45" w:rsidRDefault="00C87AD5" w:rsidP="00334F95">
            <w:pPr>
              <w:pStyle w:val="BodyTextTable"/>
              <w:rPr>
                <w:ins w:id="905" w:author="Eyal Bekerman" w:date="2022-09-21T10:44:00Z"/>
                <w:rFonts w:asciiTheme="minorHAnsi" w:hAnsiTheme="minorHAnsi" w:cstheme="minorBidi"/>
                <w:szCs w:val="18"/>
              </w:rPr>
            </w:pPr>
          </w:p>
        </w:tc>
      </w:tr>
      <w:tr w:rsidR="00C87AD5" w:rsidRPr="00E65D1C" w14:paraId="66B6B221" w14:textId="77777777" w:rsidTr="00334F95">
        <w:trPr>
          <w:cantSplit/>
          <w:ins w:id="906"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100D4061" w14:textId="77777777" w:rsidR="00C87AD5" w:rsidRPr="00FE1D45" w:rsidRDefault="00C87AD5">
            <w:pPr>
              <w:pStyle w:val="BodyTextTable"/>
              <w:numPr>
                <w:ilvl w:val="0"/>
                <w:numId w:val="52"/>
              </w:numPr>
              <w:rPr>
                <w:ins w:id="907" w:author="Eyal Bekerman" w:date="2022-09-21T10:44:00Z"/>
                <w:rFonts w:asciiTheme="minorHAnsi" w:hAnsiTheme="minorHAnsi" w:cstheme="minorBidi"/>
                <w:szCs w:val="18"/>
              </w:rPr>
              <w:pPrChange w:id="908" w:author="Eyal Bekerman" w:date="2022-09-20T11:21:00Z">
                <w:pPr>
                  <w:pStyle w:val="BodyTextTable"/>
                  <w:numPr>
                    <w:numId w:val="50"/>
                  </w:numPr>
                  <w:ind w:left="360" w:hanging="360"/>
                </w:pPr>
              </w:pPrChange>
            </w:pPr>
          </w:p>
        </w:tc>
        <w:tc>
          <w:tcPr>
            <w:tcW w:w="1259" w:type="pct"/>
            <w:tcBorders>
              <w:top w:val="single" w:sz="4" w:space="0" w:color="808080"/>
              <w:left w:val="single" w:sz="4" w:space="0" w:color="808080"/>
              <w:bottom w:val="single" w:sz="4" w:space="0" w:color="808080"/>
              <w:right w:val="single" w:sz="4" w:space="0" w:color="808080"/>
            </w:tcBorders>
            <w:hideMark/>
          </w:tcPr>
          <w:p w14:paraId="676B954A" w14:textId="77777777" w:rsidR="00C87AD5" w:rsidRPr="00FE1D45" w:rsidRDefault="00C87AD5" w:rsidP="00334F95">
            <w:pPr>
              <w:pStyle w:val="BodyTextTable"/>
              <w:rPr>
                <w:ins w:id="909" w:author="Eyal Bekerman" w:date="2022-09-21T10:44:00Z"/>
                <w:rFonts w:asciiTheme="minorHAnsi" w:hAnsiTheme="minorHAnsi" w:cstheme="minorBidi"/>
                <w:szCs w:val="18"/>
              </w:rPr>
            </w:pPr>
            <w:ins w:id="910" w:author="Eyal Bekerman" w:date="2022-09-21T10:44:00Z">
              <w:r>
                <w:rPr>
                  <w:rFonts w:asciiTheme="minorHAnsi" w:hAnsiTheme="minorHAnsi" w:cstheme="minorBidi"/>
                  <w:szCs w:val="18"/>
                </w:rPr>
                <w:t>LAC</w:t>
              </w:r>
            </w:ins>
          </w:p>
        </w:tc>
        <w:tc>
          <w:tcPr>
            <w:tcW w:w="644" w:type="pct"/>
            <w:tcBorders>
              <w:top w:val="single" w:sz="4" w:space="0" w:color="808080"/>
              <w:left w:val="single" w:sz="4" w:space="0" w:color="808080"/>
              <w:bottom w:val="single" w:sz="4" w:space="0" w:color="808080"/>
              <w:right w:val="single" w:sz="4" w:space="0" w:color="808080"/>
            </w:tcBorders>
            <w:hideMark/>
          </w:tcPr>
          <w:p w14:paraId="254B1FBC" w14:textId="77777777" w:rsidR="00C87AD5" w:rsidRPr="00FE1D45" w:rsidRDefault="00C87AD5" w:rsidP="00334F95">
            <w:pPr>
              <w:pStyle w:val="BodyTextTable"/>
              <w:rPr>
                <w:ins w:id="911" w:author="Eyal Bekerman" w:date="2022-09-21T10:44:00Z"/>
                <w:rFonts w:asciiTheme="minorHAnsi" w:hAnsiTheme="minorHAnsi" w:cstheme="minorBidi"/>
                <w:szCs w:val="18"/>
              </w:rPr>
            </w:pPr>
            <w:ins w:id="912" w:author="Eyal Bekerman" w:date="2022-09-21T10:44:00Z">
              <w:r>
                <w:rPr>
                  <w:rFonts w:asciiTheme="minorHAnsi" w:hAnsiTheme="minorHAnsi" w:cstheme="minorBidi"/>
                  <w:color w:val="000000"/>
                  <w:szCs w:val="18"/>
                </w:rPr>
                <w:t>Numeric</w:t>
              </w:r>
            </w:ins>
          </w:p>
        </w:tc>
        <w:tc>
          <w:tcPr>
            <w:tcW w:w="2448" w:type="pct"/>
            <w:tcBorders>
              <w:top w:val="single" w:sz="4" w:space="0" w:color="808080"/>
              <w:left w:val="single" w:sz="4" w:space="0" w:color="808080"/>
              <w:bottom w:val="single" w:sz="4" w:space="0" w:color="808080"/>
              <w:right w:val="single" w:sz="4" w:space="0" w:color="808080"/>
            </w:tcBorders>
            <w:hideMark/>
          </w:tcPr>
          <w:p w14:paraId="4E0D3FB2" w14:textId="77777777" w:rsidR="00C87AD5" w:rsidRPr="00FE1D45" w:rsidRDefault="00C87AD5" w:rsidP="00334F95">
            <w:pPr>
              <w:pStyle w:val="BodyTextTable"/>
              <w:rPr>
                <w:ins w:id="913" w:author="Eyal Bekerman" w:date="2022-09-21T10:44:00Z"/>
                <w:rFonts w:asciiTheme="minorHAnsi" w:hAnsiTheme="minorHAnsi" w:cstheme="minorBidi"/>
                <w:szCs w:val="18"/>
              </w:rPr>
            </w:pPr>
            <w:ins w:id="914" w:author="Eyal Bekerman" w:date="2022-09-21T10:44:00Z">
              <w:r>
                <w:rPr>
                  <w:color w:val="000000"/>
                  <w:szCs w:val="18"/>
                </w:rPr>
                <w:t>U</w:t>
              </w:r>
              <w:r w:rsidRPr="00D05ABA">
                <w:rPr>
                  <w:color w:val="000000"/>
                  <w:szCs w:val="18"/>
                </w:rPr>
                <w:t>nique number given to each location area within the network</w:t>
              </w:r>
              <w:r>
                <w:rPr>
                  <w:color w:val="000000"/>
                  <w:szCs w:val="18"/>
                </w:rPr>
                <w:t>.</w:t>
              </w:r>
            </w:ins>
          </w:p>
        </w:tc>
        <w:tc>
          <w:tcPr>
            <w:tcW w:w="325" w:type="pct"/>
            <w:tcBorders>
              <w:top w:val="single" w:sz="4" w:space="0" w:color="808080"/>
              <w:left w:val="single" w:sz="4" w:space="0" w:color="808080"/>
              <w:bottom w:val="single" w:sz="4" w:space="0" w:color="808080"/>
              <w:right w:val="single" w:sz="4" w:space="0" w:color="808080"/>
            </w:tcBorders>
            <w:hideMark/>
          </w:tcPr>
          <w:p w14:paraId="6D5165AE" w14:textId="77777777" w:rsidR="00C87AD5" w:rsidRPr="00FE1D45" w:rsidRDefault="00C87AD5" w:rsidP="00334F95">
            <w:pPr>
              <w:pStyle w:val="BodyTextTable"/>
              <w:rPr>
                <w:ins w:id="915" w:author="Eyal Bekerman" w:date="2022-09-21T10:44:00Z"/>
                <w:rFonts w:asciiTheme="minorHAnsi" w:hAnsiTheme="minorHAnsi" w:cstheme="minorBidi"/>
                <w:szCs w:val="18"/>
              </w:rPr>
            </w:pPr>
            <w:ins w:id="916" w:author="Eyal Bekerman" w:date="2022-09-21T10:44:00Z">
              <w:r w:rsidRPr="00FE1D45">
                <w:rPr>
                  <w:rFonts w:asciiTheme="minorHAnsi" w:hAnsiTheme="minorHAnsi" w:cstheme="minorBidi"/>
                  <w:szCs w:val="18"/>
                </w:rPr>
                <w:t>M</w:t>
              </w:r>
            </w:ins>
          </w:p>
        </w:tc>
      </w:tr>
      <w:tr w:rsidR="00C87AD5" w:rsidRPr="00E65D1C" w14:paraId="1D39DDB6" w14:textId="77777777" w:rsidTr="00334F95">
        <w:trPr>
          <w:cantSplit/>
          <w:ins w:id="917"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09DC87D0" w14:textId="77777777" w:rsidR="00C87AD5" w:rsidRPr="00FE1D45" w:rsidRDefault="00C87AD5" w:rsidP="00334F95">
            <w:pPr>
              <w:pStyle w:val="BodyTextTable"/>
              <w:numPr>
                <w:ilvl w:val="0"/>
                <w:numId w:val="52"/>
              </w:numPr>
              <w:rPr>
                <w:ins w:id="918"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6C52F8A6" w14:textId="77777777" w:rsidR="00C87AD5" w:rsidRDefault="00C87AD5" w:rsidP="00334F95">
            <w:pPr>
              <w:pStyle w:val="BodyTextTable"/>
              <w:rPr>
                <w:ins w:id="919" w:author="Eyal Bekerman" w:date="2022-09-21T10:44:00Z"/>
                <w:rFonts w:asciiTheme="minorHAnsi" w:hAnsiTheme="minorHAnsi" w:cstheme="minorBidi"/>
                <w:szCs w:val="18"/>
              </w:rPr>
            </w:pPr>
            <w:ins w:id="920" w:author="Eyal Bekerman" w:date="2022-09-21T10:44:00Z">
              <w:r w:rsidRPr="001F4F0B">
                <w:rPr>
                  <w:rFonts w:asciiTheme="minorHAnsi" w:hAnsiTheme="minorHAnsi" w:cstheme="minorBidi"/>
                  <w:szCs w:val="18"/>
                </w:rPr>
                <w:t>CELLID/SAC</w:t>
              </w:r>
            </w:ins>
          </w:p>
        </w:tc>
        <w:tc>
          <w:tcPr>
            <w:tcW w:w="644" w:type="pct"/>
            <w:tcBorders>
              <w:top w:val="single" w:sz="4" w:space="0" w:color="808080"/>
              <w:left w:val="single" w:sz="4" w:space="0" w:color="808080"/>
              <w:bottom w:val="single" w:sz="4" w:space="0" w:color="808080"/>
              <w:right w:val="single" w:sz="4" w:space="0" w:color="808080"/>
            </w:tcBorders>
          </w:tcPr>
          <w:p w14:paraId="4619DA16" w14:textId="77777777" w:rsidR="00C87AD5" w:rsidRPr="00FE1D45" w:rsidRDefault="00C87AD5" w:rsidP="00334F95">
            <w:pPr>
              <w:pStyle w:val="BodyTextTable"/>
              <w:rPr>
                <w:ins w:id="921" w:author="Eyal Bekerman" w:date="2022-09-21T10:44:00Z"/>
                <w:rFonts w:asciiTheme="minorHAnsi" w:hAnsiTheme="minorHAnsi" w:cstheme="minorBidi"/>
                <w:color w:val="000000"/>
                <w:szCs w:val="18"/>
              </w:rPr>
            </w:pPr>
            <w:ins w:id="922" w:author="Eyal Bekerman" w:date="2022-09-21T10:44:00Z">
              <w:r>
                <w:rPr>
                  <w:rFonts w:asciiTheme="minorHAnsi" w:hAnsiTheme="minorHAnsi" w:cstheme="minorBidi"/>
                  <w:color w:val="000000"/>
                  <w:szCs w:val="18"/>
                </w:rPr>
                <w:t>Numeric</w:t>
              </w:r>
            </w:ins>
          </w:p>
        </w:tc>
        <w:tc>
          <w:tcPr>
            <w:tcW w:w="2448" w:type="pct"/>
            <w:tcBorders>
              <w:top w:val="single" w:sz="4" w:space="0" w:color="808080"/>
              <w:left w:val="single" w:sz="4" w:space="0" w:color="808080"/>
              <w:bottom w:val="single" w:sz="4" w:space="0" w:color="808080"/>
              <w:right w:val="single" w:sz="4" w:space="0" w:color="808080"/>
            </w:tcBorders>
          </w:tcPr>
          <w:p w14:paraId="68D0597A" w14:textId="77777777" w:rsidR="00C87AD5" w:rsidRPr="00CA79D1" w:rsidRDefault="00C87AD5" w:rsidP="00334F95">
            <w:pPr>
              <w:pStyle w:val="BodyTextTable"/>
              <w:rPr>
                <w:ins w:id="923" w:author="Eyal Bekerman" w:date="2022-09-21T10:44:00Z"/>
                <w:color w:val="000000"/>
                <w:szCs w:val="18"/>
                <w:rPrChange w:id="924" w:author="Eyal Bekerman" w:date="2022-09-20T11:36:00Z">
                  <w:rPr>
                    <w:ins w:id="925" w:author="Eyal Bekerman" w:date="2022-09-21T10:44:00Z"/>
                    <w:rFonts w:asciiTheme="minorHAnsi" w:hAnsiTheme="minorHAnsi" w:cstheme="minorBidi"/>
                    <w:szCs w:val="18"/>
                  </w:rPr>
                </w:rPrChange>
              </w:rPr>
            </w:pPr>
            <w:ins w:id="926" w:author="Eyal Bekerman" w:date="2022-09-21T10:44:00Z">
              <w:r>
                <w:rPr>
                  <w:color w:val="000000"/>
                  <w:szCs w:val="18"/>
                </w:rPr>
                <w:t xml:space="preserve">Unique number given to </w:t>
              </w:r>
              <w:r w:rsidRPr="00D05ABA">
                <w:rPr>
                  <w:color w:val="000000"/>
                  <w:szCs w:val="18"/>
                </w:rPr>
                <w:t xml:space="preserve">each base station </w:t>
              </w:r>
              <w:r>
                <w:rPr>
                  <w:color w:val="000000"/>
                  <w:szCs w:val="18"/>
                </w:rPr>
                <w:t>w</w:t>
              </w:r>
              <w:r w:rsidRPr="00D05ABA">
                <w:rPr>
                  <w:color w:val="000000"/>
                  <w:szCs w:val="18"/>
                </w:rPr>
                <w:t>ithin a location area</w:t>
              </w:r>
              <w:r>
                <w:rPr>
                  <w:color w:val="000000"/>
                  <w:szCs w:val="18"/>
                </w:rPr>
                <w:t>.</w:t>
              </w:r>
            </w:ins>
          </w:p>
        </w:tc>
        <w:tc>
          <w:tcPr>
            <w:tcW w:w="325" w:type="pct"/>
            <w:tcBorders>
              <w:top w:val="single" w:sz="4" w:space="0" w:color="808080"/>
              <w:left w:val="single" w:sz="4" w:space="0" w:color="808080"/>
              <w:bottom w:val="single" w:sz="4" w:space="0" w:color="808080"/>
              <w:right w:val="single" w:sz="4" w:space="0" w:color="808080"/>
            </w:tcBorders>
          </w:tcPr>
          <w:p w14:paraId="1C059535" w14:textId="77777777" w:rsidR="00C87AD5" w:rsidRPr="00FE1D45" w:rsidRDefault="00C87AD5" w:rsidP="00334F95">
            <w:pPr>
              <w:pStyle w:val="BodyTextTable"/>
              <w:rPr>
                <w:ins w:id="927" w:author="Eyal Bekerman" w:date="2022-09-21T10:44:00Z"/>
                <w:rFonts w:asciiTheme="minorHAnsi" w:hAnsiTheme="minorHAnsi" w:cstheme="minorBidi"/>
                <w:szCs w:val="18"/>
              </w:rPr>
            </w:pPr>
            <w:ins w:id="928" w:author="Eyal Bekerman" w:date="2022-09-21T10:44:00Z">
              <w:r>
                <w:rPr>
                  <w:rFonts w:asciiTheme="minorHAnsi" w:hAnsiTheme="minorHAnsi" w:cstheme="minorBidi"/>
                  <w:szCs w:val="18"/>
                </w:rPr>
                <w:t>M</w:t>
              </w:r>
            </w:ins>
          </w:p>
        </w:tc>
      </w:tr>
      <w:tr w:rsidR="00C87AD5" w:rsidRPr="00E65D1C" w14:paraId="0F3678F0" w14:textId="77777777" w:rsidTr="00334F95">
        <w:trPr>
          <w:cantSplit/>
          <w:ins w:id="929"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4FFB3F38" w14:textId="77777777" w:rsidR="00C87AD5" w:rsidRPr="00FE1D45" w:rsidRDefault="00C87AD5" w:rsidP="00334F95">
            <w:pPr>
              <w:pStyle w:val="BodyTextTable"/>
              <w:numPr>
                <w:ilvl w:val="0"/>
                <w:numId w:val="52"/>
              </w:numPr>
              <w:rPr>
                <w:ins w:id="930"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74B538B5" w14:textId="77777777" w:rsidR="00C87AD5" w:rsidRDefault="00C87AD5" w:rsidP="00334F95">
            <w:pPr>
              <w:pStyle w:val="BodyTextTable"/>
              <w:rPr>
                <w:ins w:id="931" w:author="Eyal Bekerman" w:date="2022-09-21T10:44:00Z"/>
                <w:rFonts w:asciiTheme="minorHAnsi" w:hAnsiTheme="minorHAnsi" w:cstheme="minorBidi"/>
                <w:szCs w:val="18"/>
              </w:rPr>
            </w:pPr>
            <w:ins w:id="932" w:author="Eyal Bekerman" w:date="2022-09-21T10:44:00Z">
              <w:r w:rsidRPr="001F4F0B">
                <w:rPr>
                  <w:rFonts w:asciiTheme="minorHAnsi" w:hAnsiTheme="minorHAnsi" w:cstheme="minorBidi"/>
                  <w:szCs w:val="18"/>
                </w:rPr>
                <w:t>BCFNAME/WBTSNAME</w:t>
              </w:r>
            </w:ins>
          </w:p>
        </w:tc>
        <w:tc>
          <w:tcPr>
            <w:tcW w:w="644" w:type="pct"/>
            <w:tcBorders>
              <w:top w:val="single" w:sz="4" w:space="0" w:color="808080"/>
              <w:left w:val="single" w:sz="4" w:space="0" w:color="808080"/>
              <w:bottom w:val="single" w:sz="4" w:space="0" w:color="808080"/>
              <w:right w:val="single" w:sz="4" w:space="0" w:color="808080"/>
            </w:tcBorders>
          </w:tcPr>
          <w:p w14:paraId="674D7123" w14:textId="77777777" w:rsidR="00C87AD5" w:rsidRDefault="00C87AD5" w:rsidP="00334F95">
            <w:pPr>
              <w:pStyle w:val="BodyTextTable"/>
              <w:rPr>
                <w:ins w:id="933"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20FA2F72" w14:textId="77777777" w:rsidR="00C87AD5" w:rsidRDefault="00C87AD5" w:rsidP="00334F95">
            <w:pPr>
              <w:pStyle w:val="BodyTextTable"/>
              <w:rPr>
                <w:ins w:id="934"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38FAF930" w14:textId="77777777" w:rsidR="00C87AD5" w:rsidRDefault="00C87AD5" w:rsidP="00334F95">
            <w:pPr>
              <w:pStyle w:val="BodyTextTable"/>
              <w:rPr>
                <w:ins w:id="935" w:author="Eyal Bekerman" w:date="2022-09-21T10:44:00Z"/>
                <w:rFonts w:asciiTheme="minorHAnsi" w:hAnsiTheme="minorHAnsi" w:cstheme="minorBidi"/>
                <w:szCs w:val="18"/>
              </w:rPr>
            </w:pPr>
          </w:p>
        </w:tc>
      </w:tr>
      <w:tr w:rsidR="00C87AD5" w:rsidRPr="00E65D1C" w14:paraId="0B50C70D" w14:textId="77777777" w:rsidTr="00334F95">
        <w:trPr>
          <w:cantSplit/>
          <w:ins w:id="936"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37CA4224" w14:textId="77777777" w:rsidR="00C87AD5" w:rsidRPr="00FE1D45" w:rsidRDefault="00C87AD5" w:rsidP="00334F95">
            <w:pPr>
              <w:pStyle w:val="BodyTextTable"/>
              <w:numPr>
                <w:ilvl w:val="0"/>
                <w:numId w:val="52"/>
              </w:numPr>
              <w:rPr>
                <w:ins w:id="937"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65582655" w14:textId="77777777" w:rsidR="00C87AD5" w:rsidRPr="001F4F0B" w:rsidRDefault="00C87AD5" w:rsidP="00334F95">
            <w:pPr>
              <w:pStyle w:val="BodyTextTable"/>
              <w:rPr>
                <w:ins w:id="938" w:author="Eyal Bekerman" w:date="2022-09-21T10:44:00Z"/>
                <w:rFonts w:asciiTheme="minorHAnsi" w:hAnsiTheme="minorHAnsi" w:cstheme="minorBidi"/>
                <w:szCs w:val="18"/>
              </w:rPr>
            </w:pPr>
            <w:ins w:id="939" w:author="Eyal Bekerman" w:date="2022-09-21T10:44:00Z">
              <w:r w:rsidRPr="001F4F0B">
                <w:rPr>
                  <w:rFonts w:asciiTheme="minorHAnsi" w:hAnsiTheme="minorHAnsi" w:cstheme="minorBidi"/>
                  <w:szCs w:val="18"/>
                </w:rPr>
                <w:t>CELLNAME</w:t>
              </w:r>
            </w:ins>
          </w:p>
        </w:tc>
        <w:tc>
          <w:tcPr>
            <w:tcW w:w="644" w:type="pct"/>
            <w:tcBorders>
              <w:top w:val="single" w:sz="4" w:space="0" w:color="808080"/>
              <w:left w:val="single" w:sz="4" w:space="0" w:color="808080"/>
              <w:bottom w:val="single" w:sz="4" w:space="0" w:color="808080"/>
              <w:right w:val="single" w:sz="4" w:space="0" w:color="808080"/>
            </w:tcBorders>
          </w:tcPr>
          <w:p w14:paraId="01C3811F" w14:textId="77777777" w:rsidR="00C87AD5" w:rsidRDefault="00C87AD5" w:rsidP="00334F95">
            <w:pPr>
              <w:pStyle w:val="BodyTextTable"/>
              <w:rPr>
                <w:ins w:id="940"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443D2780" w14:textId="77777777" w:rsidR="00C87AD5" w:rsidRDefault="00C87AD5" w:rsidP="00334F95">
            <w:pPr>
              <w:pStyle w:val="BodyTextTable"/>
              <w:rPr>
                <w:ins w:id="941"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79213DE7" w14:textId="77777777" w:rsidR="00C87AD5" w:rsidRDefault="00C87AD5" w:rsidP="00334F95">
            <w:pPr>
              <w:pStyle w:val="BodyTextTable"/>
              <w:rPr>
                <w:ins w:id="942" w:author="Eyal Bekerman" w:date="2022-09-21T10:44:00Z"/>
                <w:rFonts w:asciiTheme="minorHAnsi" w:hAnsiTheme="minorHAnsi" w:cstheme="minorBidi"/>
                <w:szCs w:val="18"/>
              </w:rPr>
            </w:pPr>
          </w:p>
        </w:tc>
      </w:tr>
      <w:tr w:rsidR="00C87AD5" w:rsidRPr="00E65D1C" w14:paraId="25526FEF" w14:textId="77777777" w:rsidTr="00334F95">
        <w:trPr>
          <w:cantSplit/>
          <w:ins w:id="943"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34F0E237" w14:textId="77777777" w:rsidR="00C87AD5" w:rsidRPr="00FE1D45" w:rsidRDefault="00C87AD5" w:rsidP="00334F95">
            <w:pPr>
              <w:pStyle w:val="BodyTextTable"/>
              <w:numPr>
                <w:ilvl w:val="0"/>
                <w:numId w:val="52"/>
              </w:numPr>
              <w:rPr>
                <w:ins w:id="944"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18231D11" w14:textId="77777777" w:rsidR="00C87AD5" w:rsidRPr="001F4F0B" w:rsidRDefault="00C87AD5" w:rsidP="00334F95">
            <w:pPr>
              <w:pStyle w:val="BodyTextTable"/>
              <w:rPr>
                <w:ins w:id="945" w:author="Eyal Bekerman" w:date="2022-09-21T10:44:00Z"/>
                <w:rFonts w:asciiTheme="minorHAnsi" w:hAnsiTheme="minorHAnsi" w:cstheme="minorBidi"/>
                <w:szCs w:val="18"/>
              </w:rPr>
            </w:pPr>
            <w:ins w:id="946" w:author="Eyal Bekerman" w:date="2022-09-21T10:44:00Z">
              <w:r w:rsidRPr="001F4F0B">
                <w:rPr>
                  <w:rFonts w:asciiTheme="minorHAnsi" w:hAnsiTheme="minorHAnsi" w:cstheme="minorBidi"/>
                  <w:szCs w:val="18"/>
                </w:rPr>
                <w:t>FREQUENCY</w:t>
              </w:r>
            </w:ins>
          </w:p>
        </w:tc>
        <w:tc>
          <w:tcPr>
            <w:tcW w:w="644" w:type="pct"/>
            <w:tcBorders>
              <w:top w:val="single" w:sz="4" w:space="0" w:color="808080"/>
              <w:left w:val="single" w:sz="4" w:space="0" w:color="808080"/>
              <w:bottom w:val="single" w:sz="4" w:space="0" w:color="808080"/>
              <w:right w:val="single" w:sz="4" w:space="0" w:color="808080"/>
            </w:tcBorders>
          </w:tcPr>
          <w:p w14:paraId="161EDAC9" w14:textId="77777777" w:rsidR="00C87AD5" w:rsidRDefault="00C87AD5" w:rsidP="00334F95">
            <w:pPr>
              <w:pStyle w:val="BodyTextTable"/>
              <w:rPr>
                <w:ins w:id="947"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38BC210B" w14:textId="77777777" w:rsidR="00C87AD5" w:rsidRDefault="00C87AD5" w:rsidP="00334F95">
            <w:pPr>
              <w:pStyle w:val="BodyTextTable"/>
              <w:rPr>
                <w:ins w:id="948"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244C7C8A" w14:textId="77777777" w:rsidR="00C87AD5" w:rsidRDefault="00C87AD5" w:rsidP="00334F95">
            <w:pPr>
              <w:pStyle w:val="BodyTextTable"/>
              <w:rPr>
                <w:ins w:id="949" w:author="Eyal Bekerman" w:date="2022-09-21T10:44:00Z"/>
                <w:rFonts w:asciiTheme="minorHAnsi" w:hAnsiTheme="minorHAnsi" w:cstheme="minorBidi"/>
                <w:szCs w:val="18"/>
              </w:rPr>
            </w:pPr>
          </w:p>
        </w:tc>
      </w:tr>
      <w:tr w:rsidR="00C87AD5" w:rsidRPr="00E65D1C" w14:paraId="737DC144" w14:textId="77777777" w:rsidTr="00334F95">
        <w:trPr>
          <w:cantSplit/>
          <w:ins w:id="950"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669CE755" w14:textId="77777777" w:rsidR="00C87AD5" w:rsidRPr="00FE1D45" w:rsidRDefault="00C87AD5" w:rsidP="00334F95">
            <w:pPr>
              <w:pStyle w:val="BodyTextTable"/>
              <w:numPr>
                <w:ilvl w:val="0"/>
                <w:numId w:val="52"/>
              </w:numPr>
              <w:rPr>
                <w:ins w:id="951"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2C639AF8" w14:textId="77777777" w:rsidR="00C87AD5" w:rsidRPr="001F4F0B" w:rsidRDefault="00C87AD5" w:rsidP="00334F95">
            <w:pPr>
              <w:pStyle w:val="BodyTextTable"/>
              <w:rPr>
                <w:ins w:id="952" w:author="Eyal Bekerman" w:date="2022-09-21T10:44:00Z"/>
                <w:rFonts w:asciiTheme="minorHAnsi" w:hAnsiTheme="minorHAnsi" w:cstheme="minorBidi"/>
                <w:szCs w:val="18"/>
              </w:rPr>
            </w:pPr>
            <w:ins w:id="953" w:author="Eyal Bekerman" w:date="2022-09-21T10:44:00Z">
              <w:r>
                <w:rPr>
                  <w:rFonts w:asciiTheme="minorHAnsi" w:hAnsiTheme="minorHAnsi" w:cstheme="minorBidi"/>
                  <w:szCs w:val="18"/>
                </w:rPr>
                <w:t>TECH</w:t>
              </w:r>
            </w:ins>
          </w:p>
        </w:tc>
        <w:tc>
          <w:tcPr>
            <w:tcW w:w="644" w:type="pct"/>
            <w:tcBorders>
              <w:top w:val="single" w:sz="4" w:space="0" w:color="808080"/>
              <w:left w:val="single" w:sz="4" w:space="0" w:color="808080"/>
              <w:bottom w:val="single" w:sz="4" w:space="0" w:color="808080"/>
              <w:right w:val="single" w:sz="4" w:space="0" w:color="808080"/>
            </w:tcBorders>
          </w:tcPr>
          <w:p w14:paraId="043CF5F0" w14:textId="77777777" w:rsidR="00C87AD5" w:rsidRDefault="00C87AD5" w:rsidP="00334F95">
            <w:pPr>
              <w:pStyle w:val="BodyTextTable"/>
              <w:rPr>
                <w:ins w:id="954"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31B3A37F" w14:textId="77777777" w:rsidR="00C87AD5" w:rsidRDefault="00C87AD5" w:rsidP="00334F95">
            <w:pPr>
              <w:pStyle w:val="BodyTextTable"/>
              <w:rPr>
                <w:ins w:id="955"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53941886" w14:textId="77777777" w:rsidR="00C87AD5" w:rsidRDefault="00C87AD5" w:rsidP="00334F95">
            <w:pPr>
              <w:pStyle w:val="BodyTextTable"/>
              <w:rPr>
                <w:ins w:id="956" w:author="Eyal Bekerman" w:date="2022-09-21T10:44:00Z"/>
                <w:rFonts w:asciiTheme="minorHAnsi" w:hAnsiTheme="minorHAnsi" w:cstheme="minorBidi"/>
                <w:szCs w:val="18"/>
              </w:rPr>
            </w:pPr>
          </w:p>
        </w:tc>
      </w:tr>
      <w:tr w:rsidR="00C87AD5" w:rsidRPr="00E65D1C" w14:paraId="340E29BF" w14:textId="77777777" w:rsidTr="00334F95">
        <w:trPr>
          <w:cantSplit/>
          <w:ins w:id="957"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3A6C3FD2" w14:textId="77777777" w:rsidR="00C87AD5" w:rsidRPr="00FE1D45" w:rsidRDefault="00C87AD5" w:rsidP="00334F95">
            <w:pPr>
              <w:pStyle w:val="BodyTextTable"/>
              <w:numPr>
                <w:ilvl w:val="0"/>
                <w:numId w:val="52"/>
              </w:numPr>
              <w:rPr>
                <w:ins w:id="958"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65D92757" w14:textId="77777777" w:rsidR="00C87AD5" w:rsidRPr="001F4F0B" w:rsidRDefault="00C87AD5" w:rsidP="00334F95">
            <w:pPr>
              <w:pStyle w:val="BodyTextTable"/>
              <w:rPr>
                <w:ins w:id="959" w:author="Eyal Bekerman" w:date="2022-09-21T10:44:00Z"/>
                <w:rFonts w:asciiTheme="minorHAnsi" w:hAnsiTheme="minorHAnsi" w:cstheme="minorBidi"/>
                <w:szCs w:val="18"/>
              </w:rPr>
            </w:pPr>
            <w:ins w:id="960" w:author="Eyal Bekerman" w:date="2022-09-21T10:44:00Z">
              <w:r>
                <w:rPr>
                  <w:rFonts w:asciiTheme="minorHAnsi" w:hAnsiTheme="minorHAnsi" w:cstheme="minorBidi"/>
                  <w:szCs w:val="18"/>
                </w:rPr>
                <w:t>SITENAME</w:t>
              </w:r>
            </w:ins>
          </w:p>
        </w:tc>
        <w:tc>
          <w:tcPr>
            <w:tcW w:w="644" w:type="pct"/>
            <w:tcBorders>
              <w:top w:val="single" w:sz="4" w:space="0" w:color="808080"/>
              <w:left w:val="single" w:sz="4" w:space="0" w:color="808080"/>
              <w:bottom w:val="single" w:sz="4" w:space="0" w:color="808080"/>
              <w:right w:val="single" w:sz="4" w:space="0" w:color="808080"/>
            </w:tcBorders>
          </w:tcPr>
          <w:p w14:paraId="56C71C74" w14:textId="77777777" w:rsidR="00C87AD5" w:rsidRDefault="00C87AD5" w:rsidP="00334F95">
            <w:pPr>
              <w:pStyle w:val="BodyTextTable"/>
              <w:rPr>
                <w:ins w:id="961"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2F9B84E7" w14:textId="77777777" w:rsidR="00C87AD5" w:rsidRDefault="00C87AD5" w:rsidP="00334F95">
            <w:pPr>
              <w:pStyle w:val="BodyTextTable"/>
              <w:rPr>
                <w:ins w:id="962"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7C4667EF" w14:textId="77777777" w:rsidR="00C87AD5" w:rsidRDefault="00C87AD5" w:rsidP="00334F95">
            <w:pPr>
              <w:pStyle w:val="BodyTextTable"/>
              <w:rPr>
                <w:ins w:id="963" w:author="Eyal Bekerman" w:date="2022-09-21T10:44:00Z"/>
                <w:rFonts w:asciiTheme="minorHAnsi" w:hAnsiTheme="minorHAnsi" w:cstheme="minorBidi"/>
                <w:szCs w:val="18"/>
              </w:rPr>
            </w:pPr>
          </w:p>
        </w:tc>
      </w:tr>
      <w:tr w:rsidR="00C87AD5" w:rsidRPr="00E65D1C" w14:paraId="0E3EB227" w14:textId="77777777" w:rsidTr="00334F95">
        <w:trPr>
          <w:cantSplit/>
          <w:ins w:id="964"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1E6449D9" w14:textId="77777777" w:rsidR="00C87AD5" w:rsidRPr="00FE1D45" w:rsidRDefault="00C87AD5" w:rsidP="00334F95">
            <w:pPr>
              <w:pStyle w:val="BodyTextTable"/>
              <w:numPr>
                <w:ilvl w:val="0"/>
                <w:numId w:val="52"/>
              </w:numPr>
              <w:rPr>
                <w:ins w:id="965"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0871CBEC" w14:textId="77777777" w:rsidR="00C87AD5" w:rsidRPr="001F4F0B" w:rsidRDefault="00C87AD5" w:rsidP="00334F95">
            <w:pPr>
              <w:pStyle w:val="BodyTextTable"/>
              <w:rPr>
                <w:ins w:id="966" w:author="Eyal Bekerman" w:date="2022-09-21T10:44:00Z"/>
                <w:rFonts w:asciiTheme="minorHAnsi" w:hAnsiTheme="minorHAnsi" w:cstheme="minorBidi"/>
                <w:szCs w:val="18"/>
              </w:rPr>
            </w:pPr>
            <w:ins w:id="967" w:author="Eyal Bekerman" w:date="2022-09-21T10:44:00Z">
              <w:r>
                <w:rPr>
                  <w:rFonts w:asciiTheme="minorHAnsi" w:hAnsiTheme="minorHAnsi" w:cstheme="minorBidi"/>
                  <w:szCs w:val="18"/>
                </w:rPr>
                <w:t>ADDRESS</w:t>
              </w:r>
            </w:ins>
          </w:p>
        </w:tc>
        <w:tc>
          <w:tcPr>
            <w:tcW w:w="644" w:type="pct"/>
            <w:tcBorders>
              <w:top w:val="single" w:sz="4" w:space="0" w:color="808080"/>
              <w:left w:val="single" w:sz="4" w:space="0" w:color="808080"/>
              <w:bottom w:val="single" w:sz="4" w:space="0" w:color="808080"/>
              <w:right w:val="single" w:sz="4" w:space="0" w:color="808080"/>
            </w:tcBorders>
          </w:tcPr>
          <w:p w14:paraId="10A8D828" w14:textId="77777777" w:rsidR="00C87AD5" w:rsidRDefault="00C87AD5" w:rsidP="00334F95">
            <w:pPr>
              <w:pStyle w:val="BodyTextTable"/>
              <w:rPr>
                <w:ins w:id="968"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38792B95" w14:textId="77777777" w:rsidR="00C87AD5" w:rsidRDefault="00C87AD5" w:rsidP="00334F95">
            <w:pPr>
              <w:pStyle w:val="BodyTextTable"/>
              <w:rPr>
                <w:ins w:id="969" w:author="Eyal Bekerman" w:date="2022-09-21T10:44:00Z"/>
                <w:color w:val="000000"/>
                <w:szCs w:val="18"/>
              </w:rPr>
            </w:pPr>
          </w:p>
        </w:tc>
        <w:tc>
          <w:tcPr>
            <w:tcW w:w="325" w:type="pct"/>
            <w:tcBorders>
              <w:top w:val="single" w:sz="4" w:space="0" w:color="808080"/>
              <w:left w:val="single" w:sz="4" w:space="0" w:color="808080"/>
              <w:bottom w:val="single" w:sz="4" w:space="0" w:color="808080"/>
              <w:right w:val="single" w:sz="4" w:space="0" w:color="808080"/>
            </w:tcBorders>
          </w:tcPr>
          <w:p w14:paraId="1B89BDAF" w14:textId="77777777" w:rsidR="00C87AD5" w:rsidRDefault="00C87AD5" w:rsidP="00334F95">
            <w:pPr>
              <w:pStyle w:val="BodyTextTable"/>
              <w:rPr>
                <w:ins w:id="970" w:author="Eyal Bekerman" w:date="2022-09-21T10:44:00Z"/>
                <w:rFonts w:asciiTheme="minorHAnsi" w:hAnsiTheme="minorHAnsi" w:cstheme="minorBidi"/>
                <w:szCs w:val="18"/>
              </w:rPr>
            </w:pPr>
          </w:p>
        </w:tc>
      </w:tr>
      <w:tr w:rsidR="00C87AD5" w:rsidRPr="00E65D1C" w14:paraId="68231DD6" w14:textId="77777777" w:rsidTr="00334F95">
        <w:trPr>
          <w:cantSplit/>
          <w:ins w:id="971"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164531E6" w14:textId="77777777" w:rsidR="00C87AD5" w:rsidRPr="00FE1D45" w:rsidRDefault="00C87AD5" w:rsidP="00334F95">
            <w:pPr>
              <w:pStyle w:val="BodyTextTable"/>
              <w:numPr>
                <w:ilvl w:val="0"/>
                <w:numId w:val="52"/>
              </w:numPr>
              <w:rPr>
                <w:ins w:id="972"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77981314" w14:textId="77777777" w:rsidR="00C87AD5" w:rsidRDefault="00C87AD5" w:rsidP="00334F95">
            <w:pPr>
              <w:pStyle w:val="BodyTextTable"/>
              <w:rPr>
                <w:ins w:id="973" w:author="Eyal Bekerman" w:date="2022-09-21T10:44:00Z"/>
                <w:rFonts w:asciiTheme="minorHAnsi" w:hAnsiTheme="minorHAnsi" w:cstheme="minorBidi"/>
                <w:szCs w:val="18"/>
              </w:rPr>
            </w:pPr>
            <w:ins w:id="974" w:author="Eyal Bekerman" w:date="2022-09-21T10:44:00Z">
              <w:r w:rsidRPr="001F4F0B">
                <w:rPr>
                  <w:rFonts w:asciiTheme="minorHAnsi" w:hAnsiTheme="minorHAnsi" w:cstheme="minorBidi"/>
                  <w:szCs w:val="18"/>
                </w:rPr>
                <w:t>MUNICIPALITY</w:t>
              </w:r>
            </w:ins>
          </w:p>
        </w:tc>
        <w:tc>
          <w:tcPr>
            <w:tcW w:w="644" w:type="pct"/>
            <w:tcBorders>
              <w:top w:val="single" w:sz="4" w:space="0" w:color="808080"/>
              <w:left w:val="single" w:sz="4" w:space="0" w:color="808080"/>
              <w:bottom w:val="single" w:sz="4" w:space="0" w:color="808080"/>
              <w:right w:val="single" w:sz="4" w:space="0" w:color="808080"/>
            </w:tcBorders>
          </w:tcPr>
          <w:p w14:paraId="2020CDE5" w14:textId="77777777" w:rsidR="00C87AD5" w:rsidRPr="00FE1D45" w:rsidRDefault="00C87AD5" w:rsidP="00334F95">
            <w:pPr>
              <w:pStyle w:val="BodyTextTable"/>
              <w:rPr>
                <w:ins w:id="975" w:author="Eyal Bekerman" w:date="2022-09-21T10:44:00Z"/>
                <w:rFonts w:asciiTheme="minorHAnsi" w:hAnsiTheme="minorHAnsi" w:cstheme="minorBidi"/>
                <w:color w:val="000000"/>
                <w:szCs w:val="18"/>
              </w:rPr>
            </w:pPr>
            <w:ins w:id="976" w:author="Eyal Bekerman" w:date="2022-09-21T10:44:00Z">
              <w:r>
                <w:rPr>
                  <w:rFonts w:asciiTheme="minorHAnsi" w:hAnsiTheme="minorHAnsi" w:cstheme="minorBidi"/>
                  <w:color w:val="000000"/>
                  <w:szCs w:val="18"/>
                </w:rPr>
                <w:t>String</w:t>
              </w:r>
            </w:ins>
          </w:p>
        </w:tc>
        <w:tc>
          <w:tcPr>
            <w:tcW w:w="2448" w:type="pct"/>
            <w:tcBorders>
              <w:top w:val="single" w:sz="4" w:space="0" w:color="808080"/>
              <w:left w:val="single" w:sz="4" w:space="0" w:color="808080"/>
              <w:bottom w:val="single" w:sz="4" w:space="0" w:color="808080"/>
              <w:right w:val="single" w:sz="4" w:space="0" w:color="808080"/>
            </w:tcBorders>
          </w:tcPr>
          <w:p w14:paraId="258785C3" w14:textId="77777777" w:rsidR="00C87AD5" w:rsidRDefault="00C87AD5" w:rsidP="00334F95">
            <w:pPr>
              <w:pStyle w:val="BodyTextTable"/>
              <w:rPr>
                <w:ins w:id="977" w:author="Eyal Bekerman" w:date="2022-09-21T10:44:00Z"/>
                <w:rFonts w:asciiTheme="minorHAnsi" w:hAnsiTheme="minorHAnsi" w:cstheme="minorBidi"/>
                <w:szCs w:val="18"/>
              </w:rPr>
            </w:pPr>
            <w:ins w:id="978" w:author="Eyal Bekerman" w:date="2022-09-21T10:44:00Z">
              <w:r>
                <w:rPr>
                  <w:rFonts w:asciiTheme="minorHAnsi" w:hAnsiTheme="minorHAnsi" w:cstheme="minorBidi"/>
                  <w:szCs w:val="18"/>
                </w:rPr>
                <w:t xml:space="preserve">The site city, e.g., </w:t>
              </w:r>
              <w:r w:rsidRPr="00CA79D1">
                <w:rPr>
                  <w:rFonts w:asciiTheme="minorHAnsi" w:hAnsiTheme="minorHAnsi" w:cstheme="minorBidi"/>
                  <w:szCs w:val="18"/>
                </w:rPr>
                <w:t>PASAY CITY</w:t>
              </w:r>
            </w:ins>
          </w:p>
          <w:p w14:paraId="5B234CD3" w14:textId="77777777" w:rsidR="00C87AD5" w:rsidRPr="00FE1D45" w:rsidRDefault="00C87AD5" w:rsidP="00334F95">
            <w:pPr>
              <w:pStyle w:val="BodyTextTable"/>
              <w:rPr>
                <w:ins w:id="979" w:author="Eyal Bekerman" w:date="2022-09-21T10:44:00Z"/>
                <w:rFonts w:asciiTheme="minorHAnsi" w:hAnsiTheme="minorHAnsi" w:cstheme="minorBidi"/>
                <w:szCs w:val="18"/>
              </w:rPr>
            </w:pPr>
            <w:ins w:id="980" w:author="Eyal Bekerman" w:date="2022-09-21T10:44:00Z">
              <w:r>
                <w:rPr>
                  <w:rFonts w:asciiTheme="minorHAnsi" w:hAnsiTheme="minorHAnsi" w:cstheme="minorBidi"/>
                  <w:szCs w:val="18"/>
                </w:rPr>
                <w:t xml:space="preserve">Can include special characters, e.g., </w:t>
              </w:r>
              <w:r w:rsidRPr="001F4F0B">
                <w:rPr>
                  <w:rFonts w:asciiTheme="minorHAnsi" w:hAnsiTheme="minorHAnsi" w:cstheme="minorBidi"/>
                  <w:szCs w:val="18"/>
                </w:rPr>
                <w:t xml:space="preserve">CITY OF </w:t>
              </w:r>
              <w:proofErr w:type="gramStart"/>
              <w:r w:rsidRPr="001F4F0B">
                <w:rPr>
                  <w:rFonts w:asciiTheme="minorHAnsi" w:hAnsiTheme="minorHAnsi" w:cstheme="minorBidi"/>
                  <w:szCs w:val="18"/>
                </w:rPr>
                <w:t>DASMARIÃ‘</w:t>
              </w:r>
              <w:proofErr w:type="gramEnd"/>
              <w:r w:rsidRPr="001F4F0B">
                <w:rPr>
                  <w:rFonts w:asciiTheme="minorHAnsi" w:hAnsiTheme="minorHAnsi" w:cstheme="minorBidi"/>
                  <w:szCs w:val="18"/>
                </w:rPr>
                <w:t>AS</w:t>
              </w:r>
            </w:ins>
          </w:p>
        </w:tc>
        <w:tc>
          <w:tcPr>
            <w:tcW w:w="325" w:type="pct"/>
            <w:tcBorders>
              <w:top w:val="single" w:sz="4" w:space="0" w:color="808080"/>
              <w:left w:val="single" w:sz="4" w:space="0" w:color="808080"/>
              <w:bottom w:val="single" w:sz="4" w:space="0" w:color="808080"/>
              <w:right w:val="single" w:sz="4" w:space="0" w:color="808080"/>
            </w:tcBorders>
          </w:tcPr>
          <w:p w14:paraId="74472353" w14:textId="77777777" w:rsidR="00C87AD5" w:rsidRPr="00FE1D45" w:rsidRDefault="00C87AD5" w:rsidP="00334F95">
            <w:pPr>
              <w:pStyle w:val="BodyTextTable"/>
              <w:rPr>
                <w:ins w:id="981" w:author="Eyal Bekerman" w:date="2022-09-21T10:44:00Z"/>
                <w:rFonts w:asciiTheme="minorHAnsi" w:hAnsiTheme="minorHAnsi" w:cstheme="minorBidi"/>
                <w:szCs w:val="18"/>
              </w:rPr>
            </w:pPr>
            <w:ins w:id="982" w:author="Eyal Bekerman" w:date="2022-09-21T10:44:00Z">
              <w:r>
                <w:rPr>
                  <w:rFonts w:asciiTheme="minorHAnsi" w:hAnsiTheme="minorHAnsi" w:cstheme="minorBidi"/>
                  <w:szCs w:val="18"/>
                </w:rPr>
                <w:t>O</w:t>
              </w:r>
            </w:ins>
          </w:p>
        </w:tc>
      </w:tr>
      <w:tr w:rsidR="00C87AD5" w:rsidRPr="00E65D1C" w14:paraId="3C7DE668" w14:textId="77777777" w:rsidTr="00334F95">
        <w:trPr>
          <w:cantSplit/>
          <w:ins w:id="983"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263C9028" w14:textId="77777777" w:rsidR="00C87AD5" w:rsidRPr="00FE1D45" w:rsidRDefault="00C87AD5" w:rsidP="00334F95">
            <w:pPr>
              <w:pStyle w:val="BodyTextTable"/>
              <w:numPr>
                <w:ilvl w:val="0"/>
                <w:numId w:val="52"/>
              </w:numPr>
              <w:rPr>
                <w:ins w:id="984"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7C731A35" w14:textId="77777777" w:rsidR="00C87AD5" w:rsidRDefault="00C87AD5" w:rsidP="00334F95">
            <w:pPr>
              <w:pStyle w:val="BodyTextTable"/>
              <w:rPr>
                <w:ins w:id="985" w:author="Eyal Bekerman" w:date="2022-09-21T10:44:00Z"/>
                <w:rFonts w:asciiTheme="minorHAnsi" w:hAnsiTheme="minorHAnsi" w:cstheme="minorBidi"/>
                <w:szCs w:val="18"/>
              </w:rPr>
            </w:pPr>
            <w:ins w:id="986" w:author="Eyal Bekerman" w:date="2022-09-21T10:44:00Z">
              <w:r w:rsidRPr="001F4F0B">
                <w:rPr>
                  <w:rFonts w:asciiTheme="minorHAnsi" w:hAnsiTheme="minorHAnsi" w:cstheme="minorBidi"/>
                  <w:szCs w:val="18"/>
                </w:rPr>
                <w:t>PROVINCE</w:t>
              </w:r>
            </w:ins>
          </w:p>
        </w:tc>
        <w:tc>
          <w:tcPr>
            <w:tcW w:w="644" w:type="pct"/>
            <w:tcBorders>
              <w:top w:val="single" w:sz="4" w:space="0" w:color="808080"/>
              <w:left w:val="single" w:sz="4" w:space="0" w:color="808080"/>
              <w:bottom w:val="single" w:sz="4" w:space="0" w:color="808080"/>
              <w:right w:val="single" w:sz="4" w:space="0" w:color="808080"/>
            </w:tcBorders>
          </w:tcPr>
          <w:p w14:paraId="66C14EA0" w14:textId="77777777" w:rsidR="00C87AD5" w:rsidRPr="00FE1D45" w:rsidRDefault="00C87AD5" w:rsidP="00334F95">
            <w:pPr>
              <w:pStyle w:val="BodyTextTable"/>
              <w:rPr>
                <w:ins w:id="987" w:author="Eyal Bekerman" w:date="2022-09-21T10:44:00Z"/>
                <w:rFonts w:asciiTheme="minorHAnsi" w:hAnsiTheme="minorHAnsi" w:cstheme="minorBidi"/>
                <w:color w:val="000000"/>
                <w:szCs w:val="18"/>
              </w:rPr>
            </w:pPr>
            <w:ins w:id="988" w:author="Eyal Bekerman" w:date="2022-09-21T10:44:00Z">
              <w:r>
                <w:rPr>
                  <w:rFonts w:asciiTheme="minorHAnsi" w:hAnsiTheme="minorHAnsi" w:cstheme="minorBidi"/>
                  <w:color w:val="000000"/>
                  <w:szCs w:val="18"/>
                </w:rPr>
                <w:t>String</w:t>
              </w:r>
            </w:ins>
          </w:p>
        </w:tc>
        <w:tc>
          <w:tcPr>
            <w:tcW w:w="2448" w:type="pct"/>
            <w:tcBorders>
              <w:top w:val="single" w:sz="4" w:space="0" w:color="808080"/>
              <w:left w:val="single" w:sz="4" w:space="0" w:color="808080"/>
              <w:bottom w:val="single" w:sz="4" w:space="0" w:color="808080"/>
              <w:right w:val="single" w:sz="4" w:space="0" w:color="808080"/>
            </w:tcBorders>
          </w:tcPr>
          <w:p w14:paraId="20F23535" w14:textId="77777777" w:rsidR="00C87AD5" w:rsidRPr="00FE1D45" w:rsidRDefault="00C87AD5" w:rsidP="00334F95">
            <w:pPr>
              <w:pStyle w:val="BodyTextTable"/>
              <w:rPr>
                <w:ins w:id="989" w:author="Eyal Bekerman" w:date="2022-09-21T10:44:00Z"/>
                <w:rFonts w:asciiTheme="minorHAnsi" w:hAnsiTheme="minorHAnsi" w:cstheme="minorBidi"/>
                <w:szCs w:val="18"/>
              </w:rPr>
            </w:pPr>
            <w:ins w:id="990" w:author="Eyal Bekerman" w:date="2022-09-21T10:44:00Z">
              <w:r>
                <w:rPr>
                  <w:rFonts w:asciiTheme="minorHAnsi" w:hAnsiTheme="minorHAnsi" w:cstheme="minorBidi"/>
                  <w:szCs w:val="18"/>
                </w:rPr>
                <w:t xml:space="preserve">The site province, e.g., </w:t>
              </w:r>
              <w:r w:rsidRPr="00CA79D1">
                <w:rPr>
                  <w:rFonts w:asciiTheme="minorHAnsi" w:hAnsiTheme="minorHAnsi" w:cstheme="minorBidi"/>
                  <w:szCs w:val="18"/>
                </w:rPr>
                <w:t>QUEZON</w:t>
              </w:r>
            </w:ins>
          </w:p>
        </w:tc>
        <w:tc>
          <w:tcPr>
            <w:tcW w:w="325" w:type="pct"/>
            <w:tcBorders>
              <w:top w:val="single" w:sz="4" w:space="0" w:color="808080"/>
              <w:left w:val="single" w:sz="4" w:space="0" w:color="808080"/>
              <w:bottom w:val="single" w:sz="4" w:space="0" w:color="808080"/>
              <w:right w:val="single" w:sz="4" w:space="0" w:color="808080"/>
            </w:tcBorders>
          </w:tcPr>
          <w:p w14:paraId="06EFE702" w14:textId="77777777" w:rsidR="00C87AD5" w:rsidRPr="00FE1D45" w:rsidRDefault="00C87AD5" w:rsidP="00334F95">
            <w:pPr>
              <w:pStyle w:val="BodyTextTable"/>
              <w:rPr>
                <w:ins w:id="991" w:author="Eyal Bekerman" w:date="2022-09-21T10:44:00Z"/>
                <w:rFonts w:asciiTheme="minorHAnsi" w:hAnsiTheme="minorHAnsi" w:cstheme="minorBidi"/>
                <w:szCs w:val="18"/>
              </w:rPr>
            </w:pPr>
            <w:ins w:id="992" w:author="Eyal Bekerman" w:date="2022-09-21T10:44:00Z">
              <w:r>
                <w:rPr>
                  <w:rFonts w:asciiTheme="minorHAnsi" w:hAnsiTheme="minorHAnsi" w:cstheme="minorBidi"/>
                  <w:szCs w:val="18"/>
                </w:rPr>
                <w:t>O</w:t>
              </w:r>
            </w:ins>
          </w:p>
        </w:tc>
      </w:tr>
      <w:tr w:rsidR="00C87AD5" w:rsidRPr="00E65D1C" w14:paraId="400D3670" w14:textId="77777777" w:rsidTr="00334F95">
        <w:trPr>
          <w:cantSplit/>
          <w:ins w:id="993"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44FD03D7" w14:textId="77777777" w:rsidR="00C87AD5" w:rsidRPr="00FE1D45" w:rsidRDefault="00C87AD5" w:rsidP="00334F95">
            <w:pPr>
              <w:pStyle w:val="BodyTextTable"/>
              <w:numPr>
                <w:ilvl w:val="0"/>
                <w:numId w:val="52"/>
              </w:numPr>
              <w:rPr>
                <w:ins w:id="994"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398923B3" w14:textId="77777777" w:rsidR="00C87AD5" w:rsidRDefault="00C87AD5" w:rsidP="00334F95">
            <w:pPr>
              <w:pStyle w:val="BodyTextTable"/>
              <w:rPr>
                <w:ins w:id="995" w:author="Eyal Bekerman" w:date="2022-09-21T10:44:00Z"/>
                <w:rFonts w:asciiTheme="minorHAnsi" w:hAnsiTheme="minorHAnsi" w:cstheme="minorBidi"/>
                <w:szCs w:val="18"/>
              </w:rPr>
            </w:pPr>
            <w:ins w:id="996" w:author="Eyal Bekerman" w:date="2022-09-21T10:44:00Z">
              <w:r>
                <w:rPr>
                  <w:rFonts w:asciiTheme="minorHAnsi" w:hAnsiTheme="minorHAnsi" w:cstheme="minorBidi"/>
                  <w:szCs w:val="18"/>
                </w:rPr>
                <w:t>AREA</w:t>
              </w:r>
            </w:ins>
          </w:p>
        </w:tc>
        <w:tc>
          <w:tcPr>
            <w:tcW w:w="644" w:type="pct"/>
            <w:tcBorders>
              <w:top w:val="single" w:sz="4" w:space="0" w:color="808080"/>
              <w:left w:val="single" w:sz="4" w:space="0" w:color="808080"/>
              <w:bottom w:val="single" w:sz="4" w:space="0" w:color="808080"/>
              <w:right w:val="single" w:sz="4" w:space="0" w:color="808080"/>
            </w:tcBorders>
          </w:tcPr>
          <w:p w14:paraId="5D2B66A3" w14:textId="77777777" w:rsidR="00C87AD5" w:rsidRPr="00FE1D45" w:rsidRDefault="00C87AD5" w:rsidP="00334F95">
            <w:pPr>
              <w:pStyle w:val="BodyTextTable"/>
              <w:rPr>
                <w:ins w:id="997" w:author="Eyal Bekerman" w:date="2022-09-21T10:44:00Z"/>
                <w:rFonts w:asciiTheme="minorHAnsi" w:hAnsiTheme="minorHAnsi" w:cstheme="minorBidi"/>
                <w:color w:val="000000"/>
                <w:szCs w:val="18"/>
              </w:rPr>
            </w:pPr>
            <w:ins w:id="998" w:author="Eyal Bekerman" w:date="2022-09-21T10:44:00Z">
              <w:r>
                <w:rPr>
                  <w:rFonts w:asciiTheme="minorHAnsi" w:hAnsiTheme="minorHAnsi" w:cstheme="minorBidi"/>
                  <w:color w:val="000000"/>
                  <w:szCs w:val="18"/>
                </w:rPr>
                <w:t>String</w:t>
              </w:r>
            </w:ins>
          </w:p>
        </w:tc>
        <w:tc>
          <w:tcPr>
            <w:tcW w:w="2448" w:type="pct"/>
            <w:tcBorders>
              <w:top w:val="single" w:sz="4" w:space="0" w:color="808080"/>
              <w:left w:val="single" w:sz="4" w:space="0" w:color="808080"/>
              <w:bottom w:val="single" w:sz="4" w:space="0" w:color="808080"/>
              <w:right w:val="single" w:sz="4" w:space="0" w:color="808080"/>
            </w:tcBorders>
          </w:tcPr>
          <w:p w14:paraId="650D6889" w14:textId="77777777" w:rsidR="00C87AD5" w:rsidRPr="00FE1D45" w:rsidRDefault="00C87AD5" w:rsidP="00334F95">
            <w:pPr>
              <w:pStyle w:val="BodyTextTable"/>
              <w:rPr>
                <w:ins w:id="999" w:author="Eyal Bekerman" w:date="2022-09-21T10:44:00Z"/>
                <w:rFonts w:asciiTheme="minorHAnsi" w:hAnsiTheme="minorHAnsi" w:cstheme="minorBidi"/>
                <w:szCs w:val="18"/>
              </w:rPr>
            </w:pPr>
            <w:ins w:id="1000" w:author="Eyal Bekerman" w:date="2022-09-21T10:44:00Z">
              <w:r>
                <w:rPr>
                  <w:rFonts w:asciiTheme="minorHAnsi" w:hAnsiTheme="minorHAnsi" w:cstheme="minorBidi"/>
                  <w:szCs w:val="18"/>
                </w:rPr>
                <w:t xml:space="preserve">The site area, e.g., </w:t>
              </w:r>
              <w:r w:rsidRPr="00CA79D1">
                <w:rPr>
                  <w:rFonts w:asciiTheme="minorHAnsi" w:hAnsiTheme="minorHAnsi" w:cstheme="minorBidi"/>
                  <w:szCs w:val="18"/>
                </w:rPr>
                <w:t>Metro Manila</w:t>
              </w:r>
            </w:ins>
          </w:p>
        </w:tc>
        <w:tc>
          <w:tcPr>
            <w:tcW w:w="325" w:type="pct"/>
            <w:tcBorders>
              <w:top w:val="single" w:sz="4" w:space="0" w:color="808080"/>
              <w:left w:val="single" w:sz="4" w:space="0" w:color="808080"/>
              <w:bottom w:val="single" w:sz="4" w:space="0" w:color="808080"/>
              <w:right w:val="single" w:sz="4" w:space="0" w:color="808080"/>
            </w:tcBorders>
          </w:tcPr>
          <w:p w14:paraId="4E702A22" w14:textId="77777777" w:rsidR="00C87AD5" w:rsidRPr="00FE1D45" w:rsidRDefault="00C87AD5" w:rsidP="00334F95">
            <w:pPr>
              <w:pStyle w:val="BodyTextTable"/>
              <w:rPr>
                <w:ins w:id="1001" w:author="Eyal Bekerman" w:date="2022-09-21T10:44:00Z"/>
                <w:rFonts w:asciiTheme="minorHAnsi" w:hAnsiTheme="minorHAnsi" w:cstheme="minorBidi"/>
                <w:szCs w:val="18"/>
              </w:rPr>
            </w:pPr>
            <w:ins w:id="1002" w:author="Eyal Bekerman" w:date="2022-09-21T10:44:00Z">
              <w:r>
                <w:rPr>
                  <w:rFonts w:asciiTheme="minorHAnsi" w:hAnsiTheme="minorHAnsi" w:cstheme="minorBidi"/>
                  <w:szCs w:val="18"/>
                </w:rPr>
                <w:t>O</w:t>
              </w:r>
            </w:ins>
          </w:p>
        </w:tc>
      </w:tr>
      <w:tr w:rsidR="00C87AD5" w:rsidRPr="00E65D1C" w14:paraId="3D6875AA" w14:textId="77777777" w:rsidTr="00334F95">
        <w:trPr>
          <w:cantSplit/>
          <w:ins w:id="1003"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55EE4998" w14:textId="77777777" w:rsidR="00C87AD5" w:rsidRPr="00FE1D45" w:rsidRDefault="00C87AD5" w:rsidP="00334F95">
            <w:pPr>
              <w:pStyle w:val="BodyTextTable"/>
              <w:numPr>
                <w:ilvl w:val="0"/>
                <w:numId w:val="52"/>
              </w:numPr>
              <w:rPr>
                <w:ins w:id="1004"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318A1D11" w14:textId="77777777" w:rsidR="00C87AD5" w:rsidRDefault="00C87AD5" w:rsidP="00334F95">
            <w:pPr>
              <w:pStyle w:val="BodyTextTable"/>
              <w:rPr>
                <w:ins w:id="1005" w:author="Eyal Bekerman" w:date="2022-09-21T10:44:00Z"/>
                <w:rFonts w:asciiTheme="minorHAnsi" w:hAnsiTheme="minorHAnsi" w:cstheme="minorBidi"/>
                <w:szCs w:val="18"/>
              </w:rPr>
            </w:pPr>
            <w:ins w:id="1006" w:author="Eyal Bekerman" w:date="2022-09-21T10:44:00Z">
              <w:r w:rsidRPr="001F4F0B">
                <w:rPr>
                  <w:rFonts w:asciiTheme="minorHAnsi" w:hAnsiTheme="minorHAnsi" w:cstheme="minorBidi"/>
                  <w:szCs w:val="18"/>
                </w:rPr>
                <w:t>SITE TYPE</w:t>
              </w:r>
            </w:ins>
          </w:p>
        </w:tc>
        <w:tc>
          <w:tcPr>
            <w:tcW w:w="644" w:type="pct"/>
            <w:tcBorders>
              <w:top w:val="single" w:sz="4" w:space="0" w:color="808080"/>
              <w:left w:val="single" w:sz="4" w:space="0" w:color="808080"/>
              <w:bottom w:val="single" w:sz="4" w:space="0" w:color="808080"/>
              <w:right w:val="single" w:sz="4" w:space="0" w:color="808080"/>
            </w:tcBorders>
          </w:tcPr>
          <w:p w14:paraId="1A89EEA5" w14:textId="77777777" w:rsidR="00C87AD5" w:rsidRDefault="00C87AD5" w:rsidP="00334F95">
            <w:pPr>
              <w:pStyle w:val="BodyTextTable"/>
              <w:rPr>
                <w:ins w:id="1007"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3894DEC6" w14:textId="77777777" w:rsidR="00C87AD5" w:rsidRDefault="00C87AD5" w:rsidP="00334F95">
            <w:pPr>
              <w:pStyle w:val="BodyTextTable"/>
              <w:rPr>
                <w:ins w:id="1008"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42331990" w14:textId="77777777" w:rsidR="00C87AD5" w:rsidRDefault="00C87AD5" w:rsidP="00334F95">
            <w:pPr>
              <w:pStyle w:val="BodyTextTable"/>
              <w:rPr>
                <w:ins w:id="1009" w:author="Eyal Bekerman" w:date="2022-09-21T10:44:00Z"/>
                <w:rFonts w:asciiTheme="minorHAnsi" w:hAnsiTheme="minorHAnsi" w:cstheme="minorBidi"/>
                <w:szCs w:val="18"/>
              </w:rPr>
            </w:pPr>
          </w:p>
        </w:tc>
      </w:tr>
      <w:tr w:rsidR="00C87AD5" w:rsidRPr="00E65D1C" w14:paraId="458FBB74" w14:textId="77777777" w:rsidTr="00334F95">
        <w:trPr>
          <w:cantSplit/>
          <w:ins w:id="1010"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6B76D81E" w14:textId="77777777" w:rsidR="00C87AD5" w:rsidRPr="00FE1D45" w:rsidRDefault="00C87AD5" w:rsidP="00334F95">
            <w:pPr>
              <w:pStyle w:val="BodyTextTable"/>
              <w:numPr>
                <w:ilvl w:val="0"/>
                <w:numId w:val="52"/>
              </w:numPr>
              <w:rPr>
                <w:ins w:id="1011"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494DDD2D" w14:textId="77777777" w:rsidR="00C87AD5" w:rsidRPr="001F4F0B" w:rsidRDefault="00C87AD5" w:rsidP="00334F95">
            <w:pPr>
              <w:pStyle w:val="BodyTextTable"/>
              <w:rPr>
                <w:ins w:id="1012" w:author="Eyal Bekerman" w:date="2022-09-21T10:44:00Z"/>
                <w:rFonts w:asciiTheme="minorHAnsi" w:hAnsiTheme="minorHAnsi" w:cstheme="minorBidi"/>
                <w:szCs w:val="18"/>
              </w:rPr>
            </w:pPr>
            <w:ins w:id="1013" w:author="Eyal Bekerman" w:date="2022-09-21T10:44:00Z">
              <w:r w:rsidRPr="001F4F0B">
                <w:rPr>
                  <w:rFonts w:asciiTheme="minorHAnsi" w:hAnsiTheme="minorHAnsi" w:cstheme="minorBidi"/>
                  <w:szCs w:val="18"/>
                </w:rPr>
                <w:t>3G CELL_ID</w:t>
              </w:r>
            </w:ins>
          </w:p>
        </w:tc>
        <w:tc>
          <w:tcPr>
            <w:tcW w:w="644" w:type="pct"/>
            <w:tcBorders>
              <w:top w:val="single" w:sz="4" w:space="0" w:color="808080"/>
              <w:left w:val="single" w:sz="4" w:space="0" w:color="808080"/>
              <w:bottom w:val="single" w:sz="4" w:space="0" w:color="808080"/>
              <w:right w:val="single" w:sz="4" w:space="0" w:color="808080"/>
            </w:tcBorders>
          </w:tcPr>
          <w:p w14:paraId="4B2ADEF0" w14:textId="77777777" w:rsidR="00C87AD5" w:rsidRDefault="00C87AD5" w:rsidP="00334F95">
            <w:pPr>
              <w:pStyle w:val="BodyTextTable"/>
              <w:rPr>
                <w:ins w:id="1014"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46B783FD" w14:textId="77777777" w:rsidR="00C87AD5" w:rsidRDefault="00C87AD5" w:rsidP="00334F95">
            <w:pPr>
              <w:pStyle w:val="BodyTextTable"/>
              <w:rPr>
                <w:ins w:id="1015"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094F62D8" w14:textId="77777777" w:rsidR="00C87AD5" w:rsidRDefault="00C87AD5" w:rsidP="00334F95">
            <w:pPr>
              <w:pStyle w:val="BodyTextTable"/>
              <w:rPr>
                <w:ins w:id="1016" w:author="Eyal Bekerman" w:date="2022-09-21T10:44:00Z"/>
                <w:rFonts w:asciiTheme="minorHAnsi" w:hAnsiTheme="minorHAnsi" w:cstheme="minorBidi"/>
                <w:szCs w:val="18"/>
              </w:rPr>
            </w:pPr>
          </w:p>
        </w:tc>
      </w:tr>
      <w:tr w:rsidR="00C87AD5" w:rsidRPr="00E65D1C" w14:paraId="6510D2D9" w14:textId="77777777" w:rsidTr="00334F95">
        <w:trPr>
          <w:cantSplit/>
          <w:ins w:id="1017"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361739D1" w14:textId="77777777" w:rsidR="00C87AD5" w:rsidRPr="00FE1D45" w:rsidRDefault="00C87AD5" w:rsidP="00334F95">
            <w:pPr>
              <w:pStyle w:val="BodyTextTable"/>
              <w:numPr>
                <w:ilvl w:val="0"/>
                <w:numId w:val="52"/>
              </w:numPr>
              <w:rPr>
                <w:ins w:id="1018"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3411D740" w14:textId="77777777" w:rsidR="00C87AD5" w:rsidRPr="001F4F0B" w:rsidRDefault="00C87AD5" w:rsidP="00334F95">
            <w:pPr>
              <w:pStyle w:val="BodyTextTable"/>
              <w:rPr>
                <w:ins w:id="1019" w:author="Eyal Bekerman" w:date="2022-09-21T10:44:00Z"/>
                <w:rFonts w:asciiTheme="minorHAnsi" w:hAnsiTheme="minorHAnsi" w:cstheme="minorBidi"/>
                <w:szCs w:val="18"/>
              </w:rPr>
            </w:pPr>
            <w:ins w:id="1020" w:author="Eyal Bekerman" w:date="2022-09-21T10:44:00Z">
              <w:r w:rsidRPr="001F4F0B">
                <w:rPr>
                  <w:rFonts w:asciiTheme="minorHAnsi" w:hAnsiTheme="minorHAnsi" w:cstheme="minorBidi"/>
                  <w:szCs w:val="18"/>
                </w:rPr>
                <w:t>VENDOR</w:t>
              </w:r>
            </w:ins>
          </w:p>
        </w:tc>
        <w:tc>
          <w:tcPr>
            <w:tcW w:w="644" w:type="pct"/>
            <w:tcBorders>
              <w:top w:val="single" w:sz="4" w:space="0" w:color="808080"/>
              <w:left w:val="single" w:sz="4" w:space="0" w:color="808080"/>
              <w:bottom w:val="single" w:sz="4" w:space="0" w:color="808080"/>
              <w:right w:val="single" w:sz="4" w:space="0" w:color="808080"/>
            </w:tcBorders>
          </w:tcPr>
          <w:p w14:paraId="2B7B814D" w14:textId="77777777" w:rsidR="00C87AD5" w:rsidRDefault="00C87AD5" w:rsidP="00334F95">
            <w:pPr>
              <w:pStyle w:val="BodyTextTable"/>
              <w:rPr>
                <w:ins w:id="1021"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3C1C32A7" w14:textId="77777777" w:rsidR="00C87AD5" w:rsidRDefault="00C87AD5" w:rsidP="00334F95">
            <w:pPr>
              <w:pStyle w:val="BodyTextTable"/>
              <w:rPr>
                <w:ins w:id="1022"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20CFF5AE" w14:textId="77777777" w:rsidR="00C87AD5" w:rsidRDefault="00C87AD5" w:rsidP="00334F95">
            <w:pPr>
              <w:pStyle w:val="BodyTextTable"/>
              <w:rPr>
                <w:ins w:id="1023" w:author="Eyal Bekerman" w:date="2022-09-21T10:44:00Z"/>
                <w:rFonts w:asciiTheme="minorHAnsi" w:hAnsiTheme="minorHAnsi" w:cstheme="minorBidi"/>
                <w:szCs w:val="18"/>
              </w:rPr>
            </w:pPr>
          </w:p>
        </w:tc>
      </w:tr>
      <w:tr w:rsidR="00C87AD5" w:rsidRPr="00E65D1C" w14:paraId="4E395F72" w14:textId="77777777" w:rsidTr="00334F95">
        <w:trPr>
          <w:cantSplit/>
          <w:ins w:id="1024"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5175C957" w14:textId="77777777" w:rsidR="00C87AD5" w:rsidRPr="00FE1D45" w:rsidRDefault="00C87AD5" w:rsidP="00334F95">
            <w:pPr>
              <w:pStyle w:val="BodyTextTable"/>
              <w:numPr>
                <w:ilvl w:val="0"/>
                <w:numId w:val="52"/>
              </w:numPr>
              <w:rPr>
                <w:ins w:id="1025"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2EB9E7C6" w14:textId="77777777" w:rsidR="00C87AD5" w:rsidRPr="001F4F0B" w:rsidRDefault="00C87AD5" w:rsidP="00334F95">
            <w:pPr>
              <w:pStyle w:val="BodyTextTable"/>
              <w:rPr>
                <w:ins w:id="1026" w:author="Eyal Bekerman" w:date="2022-09-21T10:44:00Z"/>
                <w:rFonts w:asciiTheme="minorHAnsi" w:hAnsiTheme="minorHAnsi" w:cstheme="minorBidi"/>
                <w:szCs w:val="18"/>
              </w:rPr>
            </w:pPr>
            <w:ins w:id="1027" w:author="Eyal Bekerman" w:date="2022-09-21T10:44:00Z">
              <w:r w:rsidRPr="001F4F0B">
                <w:rPr>
                  <w:rFonts w:asciiTheme="minorHAnsi" w:hAnsiTheme="minorHAnsi" w:cstheme="minorBidi"/>
                  <w:szCs w:val="18"/>
                </w:rPr>
                <w:t>MUNICIPALITY_PSGCODE</w:t>
              </w:r>
            </w:ins>
          </w:p>
        </w:tc>
        <w:tc>
          <w:tcPr>
            <w:tcW w:w="644" w:type="pct"/>
            <w:tcBorders>
              <w:top w:val="single" w:sz="4" w:space="0" w:color="808080"/>
              <w:left w:val="single" w:sz="4" w:space="0" w:color="808080"/>
              <w:bottom w:val="single" w:sz="4" w:space="0" w:color="808080"/>
              <w:right w:val="single" w:sz="4" w:space="0" w:color="808080"/>
            </w:tcBorders>
          </w:tcPr>
          <w:p w14:paraId="2CFD5040" w14:textId="77777777" w:rsidR="00C87AD5" w:rsidRDefault="00C87AD5" w:rsidP="00334F95">
            <w:pPr>
              <w:pStyle w:val="BodyTextTable"/>
              <w:rPr>
                <w:ins w:id="1028"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0CFC7F5E" w14:textId="77777777" w:rsidR="00C87AD5" w:rsidRDefault="00C87AD5" w:rsidP="00334F95">
            <w:pPr>
              <w:pStyle w:val="BodyTextTable"/>
              <w:rPr>
                <w:ins w:id="1029"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4DAF0400" w14:textId="77777777" w:rsidR="00C87AD5" w:rsidRDefault="00C87AD5" w:rsidP="00334F95">
            <w:pPr>
              <w:pStyle w:val="BodyTextTable"/>
              <w:rPr>
                <w:ins w:id="1030" w:author="Eyal Bekerman" w:date="2022-09-21T10:44:00Z"/>
                <w:rFonts w:asciiTheme="minorHAnsi" w:hAnsiTheme="minorHAnsi" w:cstheme="minorBidi"/>
                <w:szCs w:val="18"/>
              </w:rPr>
            </w:pPr>
          </w:p>
        </w:tc>
      </w:tr>
      <w:tr w:rsidR="00C87AD5" w:rsidRPr="00E65D1C" w14:paraId="1F69B69E" w14:textId="77777777" w:rsidTr="00334F95">
        <w:trPr>
          <w:cantSplit/>
          <w:ins w:id="1031"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0A0F8464" w14:textId="77777777" w:rsidR="00C87AD5" w:rsidRPr="00FE1D45" w:rsidRDefault="00C87AD5" w:rsidP="00334F95">
            <w:pPr>
              <w:pStyle w:val="BodyTextTable"/>
              <w:numPr>
                <w:ilvl w:val="0"/>
                <w:numId w:val="52"/>
              </w:numPr>
              <w:rPr>
                <w:ins w:id="1032"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105699FE" w14:textId="77777777" w:rsidR="00C87AD5" w:rsidRPr="001F4F0B" w:rsidRDefault="00C87AD5" w:rsidP="00334F95">
            <w:pPr>
              <w:pStyle w:val="BodyTextTable"/>
              <w:rPr>
                <w:ins w:id="1033" w:author="Eyal Bekerman" w:date="2022-09-21T10:44:00Z"/>
                <w:rFonts w:asciiTheme="minorHAnsi" w:hAnsiTheme="minorHAnsi" w:cstheme="minorBidi"/>
                <w:szCs w:val="18"/>
              </w:rPr>
            </w:pPr>
            <w:ins w:id="1034" w:author="Eyal Bekerman" w:date="2022-09-21T10:44:00Z">
              <w:r w:rsidRPr="001F4F0B">
                <w:rPr>
                  <w:rFonts w:asciiTheme="minorHAnsi" w:hAnsiTheme="minorHAnsi" w:cstheme="minorBidi"/>
                  <w:szCs w:val="18"/>
                </w:rPr>
                <w:t>PROVINCE_PSGCODE</w:t>
              </w:r>
            </w:ins>
          </w:p>
        </w:tc>
        <w:tc>
          <w:tcPr>
            <w:tcW w:w="644" w:type="pct"/>
            <w:tcBorders>
              <w:top w:val="single" w:sz="4" w:space="0" w:color="808080"/>
              <w:left w:val="single" w:sz="4" w:space="0" w:color="808080"/>
              <w:bottom w:val="single" w:sz="4" w:space="0" w:color="808080"/>
              <w:right w:val="single" w:sz="4" w:space="0" w:color="808080"/>
            </w:tcBorders>
          </w:tcPr>
          <w:p w14:paraId="655E5873" w14:textId="77777777" w:rsidR="00C87AD5" w:rsidRDefault="00C87AD5" w:rsidP="00334F95">
            <w:pPr>
              <w:pStyle w:val="BodyTextTable"/>
              <w:rPr>
                <w:ins w:id="1035"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6F740FF0" w14:textId="77777777" w:rsidR="00C87AD5" w:rsidRDefault="00C87AD5" w:rsidP="00334F95">
            <w:pPr>
              <w:pStyle w:val="BodyTextTable"/>
              <w:rPr>
                <w:ins w:id="1036" w:author="Eyal Bekerman" w:date="2022-09-21T10:44:00Z"/>
                <w:rFonts w:asciiTheme="minorHAnsi" w:hAnsiTheme="minorHAnsi" w:cstheme="minorBidi"/>
                <w:szCs w:val="18"/>
              </w:rPr>
            </w:pPr>
          </w:p>
        </w:tc>
        <w:tc>
          <w:tcPr>
            <w:tcW w:w="325" w:type="pct"/>
            <w:tcBorders>
              <w:top w:val="single" w:sz="4" w:space="0" w:color="808080"/>
              <w:left w:val="single" w:sz="4" w:space="0" w:color="808080"/>
              <w:bottom w:val="single" w:sz="4" w:space="0" w:color="808080"/>
              <w:right w:val="single" w:sz="4" w:space="0" w:color="808080"/>
            </w:tcBorders>
          </w:tcPr>
          <w:p w14:paraId="5294540F" w14:textId="77777777" w:rsidR="00C87AD5" w:rsidRDefault="00C87AD5" w:rsidP="00334F95">
            <w:pPr>
              <w:pStyle w:val="BodyTextTable"/>
              <w:rPr>
                <w:ins w:id="1037" w:author="Eyal Bekerman" w:date="2022-09-21T10:44:00Z"/>
                <w:rFonts w:asciiTheme="minorHAnsi" w:hAnsiTheme="minorHAnsi" w:cstheme="minorBidi"/>
                <w:szCs w:val="18"/>
              </w:rPr>
            </w:pPr>
          </w:p>
        </w:tc>
      </w:tr>
      <w:tr w:rsidR="00C87AD5" w:rsidRPr="00E65D1C" w14:paraId="3DCA188D" w14:textId="77777777" w:rsidTr="00334F95">
        <w:trPr>
          <w:cantSplit/>
          <w:ins w:id="1038" w:author="Eyal Bekerman" w:date="2022-09-21T10:44:00Z"/>
        </w:trPr>
        <w:tc>
          <w:tcPr>
            <w:tcW w:w="325" w:type="pct"/>
            <w:tcBorders>
              <w:top w:val="single" w:sz="4" w:space="0" w:color="808080"/>
              <w:left w:val="single" w:sz="4" w:space="0" w:color="808080"/>
              <w:bottom w:val="single" w:sz="4" w:space="0" w:color="808080"/>
              <w:right w:val="single" w:sz="4" w:space="0" w:color="808080"/>
            </w:tcBorders>
          </w:tcPr>
          <w:p w14:paraId="358F85D8" w14:textId="77777777" w:rsidR="00C87AD5" w:rsidRPr="00FE1D45" w:rsidRDefault="00C87AD5" w:rsidP="00334F95">
            <w:pPr>
              <w:pStyle w:val="BodyTextTable"/>
              <w:numPr>
                <w:ilvl w:val="0"/>
                <w:numId w:val="52"/>
              </w:numPr>
              <w:rPr>
                <w:ins w:id="1039" w:author="Eyal Bekerman" w:date="2022-09-21T10:44:00Z"/>
                <w:rFonts w:asciiTheme="minorHAnsi" w:hAnsiTheme="minorHAnsi" w:cstheme="minorBidi"/>
                <w:szCs w:val="18"/>
              </w:rPr>
            </w:pPr>
          </w:p>
        </w:tc>
        <w:tc>
          <w:tcPr>
            <w:tcW w:w="1259" w:type="pct"/>
            <w:tcBorders>
              <w:top w:val="single" w:sz="4" w:space="0" w:color="808080"/>
              <w:left w:val="single" w:sz="4" w:space="0" w:color="808080"/>
              <w:bottom w:val="single" w:sz="4" w:space="0" w:color="808080"/>
              <w:right w:val="single" w:sz="4" w:space="0" w:color="808080"/>
            </w:tcBorders>
          </w:tcPr>
          <w:p w14:paraId="5E0E7D05" w14:textId="77777777" w:rsidR="00C87AD5" w:rsidRPr="001F4F0B" w:rsidRDefault="00C87AD5" w:rsidP="00334F95">
            <w:pPr>
              <w:pStyle w:val="BodyTextTable"/>
              <w:rPr>
                <w:ins w:id="1040" w:author="Eyal Bekerman" w:date="2022-09-21T10:44:00Z"/>
                <w:rFonts w:asciiTheme="minorHAnsi" w:hAnsiTheme="minorHAnsi" w:cstheme="minorBidi"/>
                <w:szCs w:val="18"/>
              </w:rPr>
            </w:pPr>
            <w:ins w:id="1041" w:author="Eyal Bekerman" w:date="2022-09-21T10:44:00Z">
              <w:r>
                <w:rPr>
                  <w:rFonts w:asciiTheme="minorHAnsi" w:hAnsiTheme="minorHAnsi" w:cstheme="minorBidi"/>
                  <w:szCs w:val="18"/>
                </w:rPr>
                <w:t>1</w:t>
              </w:r>
            </w:ins>
          </w:p>
        </w:tc>
        <w:tc>
          <w:tcPr>
            <w:tcW w:w="644" w:type="pct"/>
            <w:tcBorders>
              <w:top w:val="single" w:sz="4" w:space="0" w:color="808080"/>
              <w:left w:val="single" w:sz="4" w:space="0" w:color="808080"/>
              <w:bottom w:val="single" w:sz="4" w:space="0" w:color="808080"/>
              <w:right w:val="single" w:sz="4" w:space="0" w:color="808080"/>
            </w:tcBorders>
          </w:tcPr>
          <w:p w14:paraId="6CDF0294" w14:textId="77777777" w:rsidR="00C87AD5" w:rsidRDefault="00C87AD5" w:rsidP="00334F95">
            <w:pPr>
              <w:pStyle w:val="BodyTextTable"/>
              <w:rPr>
                <w:ins w:id="1042" w:author="Eyal Bekerman" w:date="2022-09-21T10:44:00Z"/>
                <w:rFonts w:asciiTheme="minorHAnsi" w:hAnsiTheme="minorHAnsi" w:cstheme="minorBidi"/>
                <w:color w:val="000000"/>
                <w:szCs w:val="18"/>
              </w:rPr>
            </w:pPr>
          </w:p>
        </w:tc>
        <w:tc>
          <w:tcPr>
            <w:tcW w:w="2448" w:type="pct"/>
            <w:tcBorders>
              <w:top w:val="single" w:sz="4" w:space="0" w:color="808080"/>
              <w:left w:val="single" w:sz="4" w:space="0" w:color="808080"/>
              <w:bottom w:val="single" w:sz="4" w:space="0" w:color="808080"/>
              <w:right w:val="single" w:sz="4" w:space="0" w:color="808080"/>
            </w:tcBorders>
          </w:tcPr>
          <w:p w14:paraId="4272D8D5" w14:textId="77777777" w:rsidR="00C87AD5" w:rsidRDefault="00C87AD5" w:rsidP="00334F95">
            <w:pPr>
              <w:pStyle w:val="BodyTextTable"/>
              <w:rPr>
                <w:ins w:id="1043" w:author="Eyal Bekerman" w:date="2022-09-21T10:44:00Z"/>
                <w:rFonts w:asciiTheme="minorHAnsi" w:hAnsiTheme="minorHAnsi" w:cstheme="minorBidi"/>
                <w:szCs w:val="18"/>
              </w:rPr>
            </w:pPr>
            <w:ins w:id="1044" w:author="Eyal Bekerman" w:date="2022-09-21T10:44:00Z">
              <w:r>
                <w:rPr>
                  <w:rFonts w:asciiTheme="minorHAnsi" w:hAnsiTheme="minorHAnsi" w:cstheme="minorBidi"/>
                  <w:szCs w:val="18"/>
                </w:rPr>
                <w:t>Not used</w:t>
              </w:r>
            </w:ins>
          </w:p>
        </w:tc>
        <w:tc>
          <w:tcPr>
            <w:tcW w:w="325" w:type="pct"/>
            <w:tcBorders>
              <w:top w:val="single" w:sz="4" w:space="0" w:color="808080"/>
              <w:left w:val="single" w:sz="4" w:space="0" w:color="808080"/>
              <w:bottom w:val="single" w:sz="4" w:space="0" w:color="808080"/>
              <w:right w:val="single" w:sz="4" w:space="0" w:color="808080"/>
            </w:tcBorders>
          </w:tcPr>
          <w:p w14:paraId="4AF540F7" w14:textId="77777777" w:rsidR="00C87AD5" w:rsidRDefault="00C87AD5" w:rsidP="00334F95">
            <w:pPr>
              <w:pStyle w:val="BodyTextTable"/>
              <w:rPr>
                <w:ins w:id="1045" w:author="Eyal Bekerman" w:date="2022-09-21T10:44:00Z"/>
                <w:rFonts w:asciiTheme="minorHAnsi" w:hAnsiTheme="minorHAnsi" w:cstheme="minorBidi"/>
                <w:szCs w:val="18"/>
              </w:rPr>
            </w:pPr>
          </w:p>
        </w:tc>
      </w:tr>
    </w:tbl>
    <w:p w14:paraId="0D1CA461" w14:textId="77777777" w:rsidR="00C87AD5" w:rsidRDefault="00C87AD5" w:rsidP="00C87AD5">
      <w:pPr>
        <w:pStyle w:val="BodyText"/>
        <w:ind w:left="180"/>
        <w:rPr>
          <w:ins w:id="1046" w:author="Eyal Bekerman" w:date="2022-09-21T10:44:00Z"/>
        </w:rPr>
      </w:pPr>
      <w:ins w:id="1047" w:author="Eyal Bekerman" w:date="2022-09-21T10:44:00Z">
        <w:r w:rsidRPr="0000642F">
          <w:rPr>
            <w:noProof/>
          </w:rPr>
          <w:drawing>
            <wp:inline distT="0" distB="0" distL="0" distR="0" wp14:anchorId="064570C9" wp14:editId="5D0C57EA">
              <wp:extent cx="11027121" cy="118466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139406" cy="1196724"/>
                      </a:xfrm>
                      <a:prstGeom prst="rect">
                        <a:avLst/>
                      </a:prstGeom>
                    </pic:spPr>
                  </pic:pic>
                </a:graphicData>
              </a:graphic>
            </wp:inline>
          </w:drawing>
        </w:r>
      </w:ins>
    </w:p>
    <w:p w14:paraId="1EDAD7D6" w14:textId="77777777" w:rsidR="00C87AD5" w:rsidRPr="003A4ED1" w:rsidRDefault="00C87AD5" w:rsidP="00C87AD5">
      <w:pPr>
        <w:pStyle w:val="Heading3"/>
        <w:keepNext w:val="0"/>
        <w:keepLines w:val="0"/>
        <w:rPr>
          <w:ins w:id="1048" w:author="Eyal Bekerman" w:date="2022-09-21T10:44:00Z"/>
        </w:rPr>
      </w:pPr>
      <w:bookmarkStart w:id="1049" w:name="_Toc114647149"/>
      <w:ins w:id="1050" w:author="Eyal Bekerman" w:date="2022-09-21T10:44:00Z">
        <w:r w:rsidRPr="003A4ED1">
          <w:t>Frequency</w:t>
        </w:r>
        <w:bookmarkEnd w:id="1049"/>
      </w:ins>
    </w:p>
    <w:p w14:paraId="4C96E1DE" w14:textId="77777777" w:rsidR="00C87AD5" w:rsidRDefault="00C87AD5" w:rsidP="00C87AD5">
      <w:pPr>
        <w:pStyle w:val="BodyText"/>
        <w:rPr>
          <w:ins w:id="1051" w:author="Eyal Bekerman" w:date="2022-09-21T10:44:00Z"/>
        </w:rPr>
      </w:pPr>
      <w:ins w:id="1052" w:author="Eyal Bekerman" w:date="2022-09-21T10:44:00Z">
        <w:r>
          <w:t>Upon change in the source data</w:t>
        </w:r>
      </w:ins>
    </w:p>
    <w:p w14:paraId="5363D32B" w14:textId="77777777" w:rsidR="00C87AD5" w:rsidRPr="00237D81" w:rsidRDefault="00C87AD5" w:rsidP="00C87AD5">
      <w:pPr>
        <w:pStyle w:val="BodyText"/>
        <w:rPr>
          <w:ins w:id="1053" w:author="Eyal Bekerman" w:date="2022-09-21T10:44:00Z"/>
        </w:rPr>
      </w:pPr>
      <w:ins w:id="1054" w:author="Eyal Bekerman" w:date="2022-09-21T10:44:00Z">
        <w:r>
          <w:t>File will be ready at the remote folder at around 3PM.</w:t>
        </w:r>
        <w:r w:rsidRPr="00237D81">
          <w:t xml:space="preserve"> </w:t>
        </w:r>
      </w:ins>
    </w:p>
    <w:p w14:paraId="37A90A70" w14:textId="77777777" w:rsidR="00C87AD5" w:rsidRPr="003A4ED1" w:rsidRDefault="00C87AD5" w:rsidP="00C87AD5">
      <w:pPr>
        <w:pStyle w:val="Heading3"/>
        <w:keepNext w:val="0"/>
        <w:keepLines w:val="0"/>
        <w:rPr>
          <w:ins w:id="1055" w:author="Eyal Bekerman" w:date="2022-09-21T10:44:00Z"/>
        </w:rPr>
      </w:pPr>
      <w:bookmarkStart w:id="1056" w:name="_Toc114647150"/>
      <w:ins w:id="1057" w:author="Eyal Bekerman" w:date="2022-09-21T10:44:00Z">
        <w:r w:rsidRPr="003A4ED1">
          <w:t>Error/Recovery Handling</w:t>
        </w:r>
        <w:bookmarkEnd w:id="1056"/>
      </w:ins>
    </w:p>
    <w:p w14:paraId="6B024127" w14:textId="77777777" w:rsidR="00C87AD5" w:rsidRPr="00EF205A" w:rsidRDefault="00C87AD5" w:rsidP="00C87AD5">
      <w:pPr>
        <w:pStyle w:val="BodyText"/>
        <w:rPr>
          <w:ins w:id="1058" w:author="Eyal Bekerman" w:date="2022-09-21T10:44:00Z"/>
        </w:rPr>
      </w:pPr>
      <w:ins w:id="1059" w:author="Eyal Bekerman" w:date="2022-09-21T10:44:00Z">
        <w:r w:rsidRPr="00EF205A">
          <w:t>Amdocs responsibility:</w:t>
        </w:r>
      </w:ins>
    </w:p>
    <w:p w14:paraId="508A6689" w14:textId="77777777" w:rsidR="00C87AD5" w:rsidRDefault="00C87AD5">
      <w:pPr>
        <w:pStyle w:val="Num1"/>
        <w:numPr>
          <w:ilvl w:val="0"/>
          <w:numId w:val="53"/>
        </w:numPr>
        <w:rPr>
          <w:ins w:id="1060" w:author="Eyal Bekerman" w:date="2022-09-21T10:44:00Z"/>
        </w:rPr>
        <w:pPrChange w:id="1061" w:author="Eyal Bekerman" w:date="2022-09-20T11:21:00Z">
          <w:pPr>
            <w:pStyle w:val="Num1"/>
            <w:numPr>
              <w:numId w:val="51"/>
            </w:numPr>
          </w:pPr>
        </w:pPrChange>
      </w:pPr>
      <w:ins w:id="1062" w:author="Eyal Bekerman" w:date="2022-09-21T10:44:00Z">
        <w:r w:rsidRPr="00EF205A">
          <w:t xml:space="preserve">If there </w:t>
        </w:r>
        <w:r>
          <w:t>is</w:t>
        </w:r>
        <w:r w:rsidRPr="00EF205A">
          <w:t xml:space="preserve"> an error during </w:t>
        </w:r>
        <w:r>
          <w:t>download</w:t>
        </w:r>
        <w:r w:rsidRPr="00EF205A">
          <w:t xml:space="preserve">, </w:t>
        </w:r>
        <w:r>
          <w:t xml:space="preserve">Amdocs IC360 </w:t>
        </w:r>
        <w:r w:rsidRPr="00EF205A">
          <w:t xml:space="preserve">will </w:t>
        </w:r>
        <w:r>
          <w:t>retry the operation</w:t>
        </w:r>
        <w:r w:rsidRPr="00EF205A">
          <w:t>.</w:t>
        </w:r>
      </w:ins>
    </w:p>
    <w:p w14:paraId="688C68DD" w14:textId="77777777" w:rsidR="00C87AD5" w:rsidRPr="00EF205A" w:rsidRDefault="00C87AD5" w:rsidP="00C87AD5">
      <w:pPr>
        <w:pStyle w:val="Num1"/>
        <w:rPr>
          <w:ins w:id="1063" w:author="Eyal Bekerman" w:date="2022-09-21T10:44:00Z"/>
        </w:rPr>
      </w:pPr>
      <w:ins w:id="1064" w:author="Eyal Bekerman" w:date="2022-09-21T10:44:00Z">
        <w:r w:rsidRPr="00EF205A">
          <w:t xml:space="preserve">If there </w:t>
        </w:r>
        <w:r>
          <w:t>is</w:t>
        </w:r>
        <w:r w:rsidRPr="00EF205A">
          <w:t xml:space="preserve"> an error during record processing, </w:t>
        </w:r>
        <w:r>
          <w:t xml:space="preserve">Amdocs IC360 </w:t>
        </w:r>
        <w:r w:rsidRPr="00EF205A">
          <w:t xml:space="preserve">will write the error to an audit log. </w:t>
        </w:r>
      </w:ins>
    </w:p>
    <w:p w14:paraId="6D9FD0FB" w14:textId="77777777" w:rsidR="00C87AD5" w:rsidRPr="003A4ED1" w:rsidRDefault="00C87AD5" w:rsidP="00C87AD5">
      <w:pPr>
        <w:pStyle w:val="Heading3"/>
        <w:keepNext w:val="0"/>
        <w:keepLines w:val="0"/>
        <w:rPr>
          <w:ins w:id="1065" w:author="Eyal Bekerman" w:date="2022-09-21T10:44:00Z"/>
        </w:rPr>
      </w:pPr>
      <w:bookmarkStart w:id="1066" w:name="_Toc114647151"/>
      <w:ins w:id="1067" w:author="Eyal Bekerman" w:date="2022-09-21T10:44:00Z">
        <w:r w:rsidRPr="003A4ED1">
          <w:t>Archiving Handling</w:t>
        </w:r>
        <w:bookmarkEnd w:id="1066"/>
      </w:ins>
    </w:p>
    <w:p w14:paraId="27212033" w14:textId="77777777" w:rsidR="00C87AD5" w:rsidRDefault="00C87AD5" w:rsidP="00C87AD5">
      <w:pPr>
        <w:pStyle w:val="BodyText"/>
        <w:rPr>
          <w:ins w:id="1068" w:author="Eyal Bekerman" w:date="2022-09-21T10:44:00Z"/>
        </w:rPr>
      </w:pPr>
      <w:ins w:id="1069" w:author="Eyal Bekerman" w:date="2022-09-21T10:44:00Z">
        <w:r w:rsidRPr="003A4ED1">
          <w:t>Archiving Process</w:t>
        </w:r>
        <w:r>
          <w:t xml:space="preserve"> – </w:t>
        </w:r>
        <w:r w:rsidRPr="0047031C">
          <w:t>After a file is downloaded successfully and processed, it is moved to the archive folder</w:t>
        </w:r>
        <w:r>
          <w:t>.</w:t>
        </w:r>
      </w:ins>
    </w:p>
    <w:p w14:paraId="3CDD1779" w14:textId="77777777" w:rsidR="00C87AD5" w:rsidRDefault="00C87AD5" w:rsidP="00C87AD5">
      <w:pPr>
        <w:pStyle w:val="BodyText"/>
        <w:rPr>
          <w:ins w:id="1070" w:author="Eyal Bekerman" w:date="2022-09-21T10:44:00Z"/>
        </w:rPr>
      </w:pPr>
      <w:ins w:id="1071" w:author="Eyal Bekerman" w:date="2022-09-21T10:44:00Z">
        <w:r w:rsidRPr="003A4ED1">
          <w:t>Retention Period</w:t>
        </w:r>
        <w:r>
          <w:t xml:space="preserve"> – </w:t>
        </w:r>
        <w:r w:rsidRPr="0047031C">
          <w:t>Files will be kept in the archive folder for one month and then will be deleted</w:t>
        </w:r>
        <w:r>
          <w:t>.</w:t>
        </w:r>
      </w:ins>
    </w:p>
    <w:p w14:paraId="08DA59B9" w14:textId="77777777" w:rsidR="00C87AD5" w:rsidRPr="003A4ED1" w:rsidRDefault="00C87AD5" w:rsidP="00C87AD5">
      <w:pPr>
        <w:pStyle w:val="Heading3"/>
        <w:keepNext w:val="0"/>
        <w:keepLines w:val="0"/>
        <w:rPr>
          <w:ins w:id="1072" w:author="Eyal Bekerman" w:date="2022-09-21T10:44:00Z"/>
        </w:rPr>
      </w:pPr>
      <w:bookmarkStart w:id="1073" w:name="_Toc114647152"/>
      <w:ins w:id="1074" w:author="Eyal Bekerman" w:date="2022-09-21T10:44:00Z">
        <w:r w:rsidRPr="003A4ED1">
          <w:t>Data Security</w:t>
        </w:r>
        <w:bookmarkEnd w:id="1073"/>
      </w:ins>
    </w:p>
    <w:p w14:paraId="3BB0BCBD" w14:textId="77777777" w:rsidR="00C87AD5" w:rsidRPr="003A4ED1" w:rsidRDefault="00C87AD5" w:rsidP="00C87AD5">
      <w:pPr>
        <w:pStyle w:val="BodyText"/>
        <w:rPr>
          <w:ins w:id="1075" w:author="Eyal Bekerman" w:date="2022-09-21T10:44:00Z"/>
        </w:rPr>
      </w:pPr>
      <w:ins w:id="1076" w:author="Eyal Bekerman" w:date="2022-09-21T10:44:00Z">
        <w:r w:rsidRPr="003A4ED1">
          <w:t>The trans</w:t>
        </w:r>
        <w:r>
          <w:t>fer</w:t>
        </w:r>
        <w:r w:rsidRPr="003A4ED1">
          <w:t xml:space="preserve"> protocol is Secured File Transfer Protocol (</w:t>
        </w:r>
        <w:proofErr w:type="spellStart"/>
        <w:r w:rsidRPr="003A4ED1">
          <w:t>sFTP</w:t>
        </w:r>
        <w:proofErr w:type="spellEnd"/>
        <w:r w:rsidRPr="003A4ED1">
          <w:t xml:space="preserve">) </w:t>
        </w:r>
        <w:r>
          <w:t>u</w:t>
        </w:r>
        <w:r w:rsidRPr="003A4ED1">
          <w:t xml:space="preserve">sing RSA authentication keys. </w:t>
        </w:r>
      </w:ins>
    </w:p>
    <w:p w14:paraId="3DC86F4E" w14:textId="7DC9D9CC" w:rsidR="00CC14D0" w:rsidRDefault="00CC14D0" w:rsidP="00CC14D0">
      <w:pPr>
        <w:pStyle w:val="Heading1"/>
      </w:pPr>
      <w:r>
        <w:t>Initial Load</w:t>
      </w:r>
      <w:bookmarkEnd w:id="773"/>
    </w:p>
    <w:p w14:paraId="4D62C9EB" w14:textId="037A77DE" w:rsidR="00CC14D0" w:rsidRDefault="00CC14D0" w:rsidP="00CC14D0">
      <w:pPr>
        <w:pStyle w:val="Heading2"/>
        <w:rPr>
          <w:rFonts w:ascii="Arial" w:hAnsi="Arial"/>
        </w:rPr>
      </w:pPr>
      <w:bookmarkStart w:id="1077" w:name="_Toc114647154"/>
      <w:r>
        <w:t>IMEI Registration</w:t>
      </w:r>
      <w:bookmarkEnd w:id="1077"/>
    </w:p>
    <w:p w14:paraId="61E91A41" w14:textId="77777777" w:rsidR="00CC14D0" w:rsidRPr="00866AEB" w:rsidRDefault="00CC14D0" w:rsidP="00CC14D0">
      <w:pPr>
        <w:pStyle w:val="Heading3"/>
      </w:pPr>
      <w:bookmarkStart w:id="1078" w:name="_Toc114647155"/>
      <w:r w:rsidRPr="00866AEB">
        <w:t>Description</w:t>
      </w:r>
      <w:bookmarkEnd w:id="1078"/>
    </w:p>
    <w:p w14:paraId="46A1204E" w14:textId="05D07C45" w:rsidR="00CC14D0" w:rsidRDefault="00CC14D0" w:rsidP="00CC14D0">
      <w:pPr>
        <w:pStyle w:val="BodyText"/>
      </w:pPr>
      <w:proofErr w:type="spellStart"/>
      <w:r>
        <w:t>TechData</w:t>
      </w:r>
      <w:proofErr w:type="spellEnd"/>
      <w:r>
        <w:t xml:space="preserve"> will provide Amdocs IC360 with a one-time update of historical IMEI network registrations.</w:t>
      </w:r>
    </w:p>
    <w:p w14:paraId="2E61315F" w14:textId="77777777" w:rsidR="00CC14D0" w:rsidRPr="00FD43CF" w:rsidRDefault="00CC14D0" w:rsidP="00CC14D0">
      <w:pPr>
        <w:pStyle w:val="BodyText"/>
      </w:pPr>
      <w:r w:rsidRPr="00FD43CF">
        <w:t xml:space="preserve">Amdocs </w:t>
      </w:r>
      <w:r>
        <w:t>IC360</w:t>
      </w:r>
      <w:r w:rsidRPr="00FD43CF">
        <w:t xml:space="preserve"> will </w:t>
      </w:r>
      <w:r>
        <w:t>support</w:t>
      </w:r>
      <w:r w:rsidRPr="00FD43CF">
        <w:t xml:space="preserve"> a file</w:t>
      </w:r>
      <w:r>
        <w:t>-</w:t>
      </w:r>
      <w:r w:rsidRPr="00FD43CF">
        <w:t>based interface for integrating with</w:t>
      </w:r>
      <w:r>
        <w:t xml:space="preserve"> </w:t>
      </w:r>
      <w:proofErr w:type="spellStart"/>
      <w:r>
        <w:t>TechData</w:t>
      </w:r>
      <w:proofErr w:type="spellEnd"/>
      <w:r>
        <w:t xml:space="preserve"> via</w:t>
      </w:r>
      <w:r w:rsidRPr="00FD43CF">
        <w:t xml:space="preserve"> </w:t>
      </w:r>
      <w:r>
        <w:t xml:space="preserve">a </w:t>
      </w:r>
      <w:r w:rsidRPr="00FD43CF">
        <w:t>designated physical directory.</w:t>
      </w:r>
    </w:p>
    <w:p w14:paraId="61AFC59A" w14:textId="77777777" w:rsidR="00CC14D0" w:rsidRPr="00FD43CF" w:rsidRDefault="00CC14D0" w:rsidP="00CC14D0">
      <w:pPr>
        <w:pStyle w:val="BodyText"/>
      </w:pPr>
      <w:r>
        <w:t xml:space="preserve">The information will be loaded to Amdocs </w:t>
      </w:r>
      <w:r w:rsidRPr="00FD43CF">
        <w:t xml:space="preserve">IC360. </w:t>
      </w:r>
    </w:p>
    <w:p w14:paraId="2F3C98B6" w14:textId="77777777" w:rsidR="00CC14D0" w:rsidRPr="00FD43CF" w:rsidRDefault="00CC14D0" w:rsidP="00CC14D0">
      <w:pPr>
        <w:pStyle w:val="BodyText"/>
      </w:pPr>
      <w:r w:rsidRPr="00FD43CF">
        <w:t xml:space="preserve">Amdocs is the </w:t>
      </w:r>
      <w:r>
        <w:t>c</w:t>
      </w:r>
      <w:r w:rsidRPr="00FD43CF">
        <w:t xml:space="preserve">onsumer of the </w:t>
      </w:r>
      <w:r>
        <w:t>file.</w:t>
      </w:r>
    </w:p>
    <w:p w14:paraId="42BB49F2" w14:textId="77777777" w:rsidR="00CC14D0" w:rsidRPr="003A4ED1" w:rsidRDefault="00CC14D0" w:rsidP="00CC14D0">
      <w:pPr>
        <w:pStyle w:val="Heading3"/>
      </w:pPr>
      <w:bookmarkStart w:id="1079" w:name="_Toc114647156"/>
      <w:r w:rsidRPr="003A4ED1">
        <w:t>Assumptions</w:t>
      </w:r>
      <w:bookmarkEnd w:id="1079"/>
    </w:p>
    <w:p w14:paraId="26109BDD" w14:textId="77777777" w:rsidR="00CC14D0" w:rsidRDefault="00CC14D0" w:rsidP="00CC14D0">
      <w:pPr>
        <w:pStyle w:val="Heading3"/>
      </w:pPr>
      <w:bookmarkStart w:id="1080" w:name="_Toc114647157"/>
      <w:r w:rsidRPr="00866AEB">
        <w:t>Data Elements</w:t>
      </w:r>
      <w:bookmarkEnd w:id="1080"/>
    </w:p>
    <w:tbl>
      <w:tblPr>
        <w:tblW w:w="5001"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115" w:type="dxa"/>
          <w:right w:w="115" w:type="dxa"/>
        </w:tblCellMar>
        <w:tblLook w:val="0000" w:firstRow="0" w:lastRow="0" w:firstColumn="0" w:lastColumn="0" w:noHBand="0" w:noVBand="0"/>
      </w:tblPr>
      <w:tblGrid>
        <w:gridCol w:w="2327"/>
        <w:gridCol w:w="13"/>
        <w:gridCol w:w="6681"/>
      </w:tblGrid>
      <w:tr w:rsidR="00CC14D0" w:rsidRPr="003A4ED1" w14:paraId="154D5EB8" w14:textId="77777777" w:rsidTr="0044413A">
        <w:trPr>
          <w:cantSplit/>
          <w:tblHeader/>
        </w:trPr>
        <w:tc>
          <w:tcPr>
            <w:tcW w:w="1297" w:type="pct"/>
            <w:gridSpan w:val="2"/>
            <w:shd w:val="clear" w:color="auto" w:fill="626469"/>
            <w:vAlign w:val="center"/>
          </w:tcPr>
          <w:p w14:paraId="663823AE" w14:textId="77777777" w:rsidR="00CC14D0" w:rsidRPr="003A4ED1" w:rsidRDefault="00CC14D0" w:rsidP="0044413A">
            <w:pPr>
              <w:pStyle w:val="HeaderTable"/>
              <w:rPr>
                <w:color w:val="FFFFFF"/>
              </w:rPr>
            </w:pPr>
            <w:r w:rsidRPr="003A4ED1">
              <w:rPr>
                <w:color w:val="FFFFFF"/>
              </w:rPr>
              <w:t>Type</w:t>
            </w:r>
          </w:p>
        </w:tc>
        <w:tc>
          <w:tcPr>
            <w:tcW w:w="3703" w:type="pct"/>
            <w:shd w:val="clear" w:color="auto" w:fill="626469"/>
            <w:vAlign w:val="center"/>
          </w:tcPr>
          <w:p w14:paraId="12BDC579" w14:textId="77777777" w:rsidR="00CC14D0" w:rsidRPr="003A4ED1" w:rsidRDefault="00CC14D0" w:rsidP="0044413A">
            <w:pPr>
              <w:pStyle w:val="HeaderTable"/>
              <w:rPr>
                <w:color w:val="FFFFFF"/>
              </w:rPr>
            </w:pPr>
            <w:r w:rsidRPr="003A4ED1">
              <w:rPr>
                <w:color w:val="FFFFFF"/>
              </w:rPr>
              <w:t>Description</w:t>
            </w:r>
          </w:p>
        </w:tc>
      </w:tr>
      <w:tr w:rsidR="00CC14D0" w:rsidRPr="003A4ED1" w14:paraId="067FAEE3" w14:textId="77777777" w:rsidTr="0044413A">
        <w:trPr>
          <w:cantSplit/>
          <w:tblHeader/>
        </w:trPr>
        <w:tc>
          <w:tcPr>
            <w:tcW w:w="1290" w:type="pct"/>
            <w:tcBorders>
              <w:bottom w:val="single" w:sz="4" w:space="0" w:color="808080"/>
            </w:tcBorders>
            <w:shd w:val="clear" w:color="auto" w:fill="auto"/>
          </w:tcPr>
          <w:p w14:paraId="54376F51" w14:textId="77777777" w:rsidR="00CC14D0" w:rsidRPr="003A4ED1" w:rsidRDefault="00CC14D0" w:rsidP="0044413A">
            <w:pPr>
              <w:pStyle w:val="BodyTextTable"/>
              <w:keepNext/>
              <w:keepLines/>
              <w:rPr>
                <w:b/>
                <w:bCs/>
              </w:rPr>
            </w:pPr>
            <w:r>
              <w:rPr>
                <w:b/>
                <w:bCs/>
              </w:rPr>
              <w:t>Scope</w:t>
            </w:r>
          </w:p>
        </w:tc>
        <w:tc>
          <w:tcPr>
            <w:tcW w:w="3710" w:type="pct"/>
            <w:gridSpan w:val="2"/>
            <w:tcBorders>
              <w:bottom w:val="single" w:sz="4" w:space="0" w:color="808080"/>
            </w:tcBorders>
            <w:shd w:val="clear" w:color="auto" w:fill="auto"/>
          </w:tcPr>
          <w:p w14:paraId="6DB65249" w14:textId="2D91A638" w:rsidR="00CC14D0" w:rsidRPr="008B4D00" w:rsidRDefault="00CC14D0" w:rsidP="0044413A">
            <w:pPr>
              <w:pStyle w:val="BodyTextTable"/>
              <w:keepNext/>
              <w:keepLines/>
              <w:rPr>
                <w:b/>
                <w:bCs/>
              </w:rPr>
            </w:pPr>
            <w:r>
              <w:rPr>
                <w:b/>
                <w:bCs/>
              </w:rPr>
              <w:t>Historical extract of IMEI registrations for the past 6 months</w:t>
            </w:r>
          </w:p>
        </w:tc>
      </w:tr>
      <w:tr w:rsidR="00CC14D0" w:rsidRPr="003A4ED1" w14:paraId="38345311" w14:textId="77777777" w:rsidTr="0044413A">
        <w:trPr>
          <w:cantSplit/>
          <w:tblHeader/>
        </w:trPr>
        <w:tc>
          <w:tcPr>
            <w:tcW w:w="1290" w:type="pct"/>
            <w:tcBorders>
              <w:bottom w:val="single" w:sz="4" w:space="0" w:color="808080"/>
            </w:tcBorders>
            <w:shd w:val="clear" w:color="auto" w:fill="auto"/>
          </w:tcPr>
          <w:p w14:paraId="6B64F163" w14:textId="77777777" w:rsidR="00CC14D0" w:rsidRPr="003A4ED1" w:rsidRDefault="00CC14D0" w:rsidP="0044413A">
            <w:pPr>
              <w:pStyle w:val="BodyTextTable"/>
              <w:keepNext/>
              <w:keepLines/>
              <w:rPr>
                <w:b/>
                <w:bCs/>
              </w:rPr>
            </w:pPr>
            <w:r w:rsidRPr="003A4ED1">
              <w:rPr>
                <w:b/>
                <w:bCs/>
              </w:rPr>
              <w:t>File Format</w:t>
            </w:r>
          </w:p>
        </w:tc>
        <w:tc>
          <w:tcPr>
            <w:tcW w:w="3710" w:type="pct"/>
            <w:gridSpan w:val="2"/>
            <w:tcBorders>
              <w:bottom w:val="single" w:sz="4" w:space="0" w:color="808080"/>
            </w:tcBorders>
            <w:shd w:val="clear" w:color="auto" w:fill="auto"/>
          </w:tcPr>
          <w:p w14:paraId="1A8D4247" w14:textId="77777777" w:rsidR="00CC14D0" w:rsidRPr="003A4ED1" w:rsidRDefault="00CC14D0" w:rsidP="0044413A">
            <w:pPr>
              <w:pStyle w:val="BodyTextTable"/>
              <w:keepNext/>
              <w:keepLines/>
              <w:rPr>
                <w:sz w:val="20"/>
                <w:szCs w:val="22"/>
              </w:rPr>
            </w:pPr>
            <w:r>
              <w:rPr>
                <w:szCs w:val="18"/>
              </w:rPr>
              <w:t>T</w:t>
            </w:r>
            <w:r w:rsidRPr="00AD675C">
              <w:rPr>
                <w:szCs w:val="18"/>
              </w:rPr>
              <w:t xml:space="preserve">extual, </w:t>
            </w:r>
            <w:r>
              <w:rPr>
                <w:szCs w:val="18"/>
              </w:rPr>
              <w:t>delimiter-</w:t>
            </w:r>
            <w:r w:rsidRPr="00AD675C">
              <w:rPr>
                <w:szCs w:val="18"/>
              </w:rPr>
              <w:t>separated values</w:t>
            </w:r>
          </w:p>
        </w:tc>
      </w:tr>
      <w:tr w:rsidR="00CC14D0" w:rsidRPr="003A4ED1" w14:paraId="69C20BD7" w14:textId="77777777" w:rsidTr="0044413A">
        <w:trPr>
          <w:cantSplit/>
          <w:tblHeader/>
        </w:trPr>
        <w:tc>
          <w:tcPr>
            <w:tcW w:w="1290" w:type="pct"/>
            <w:tcBorders>
              <w:bottom w:val="single" w:sz="4" w:space="0" w:color="808080"/>
            </w:tcBorders>
            <w:shd w:val="clear" w:color="auto" w:fill="auto"/>
          </w:tcPr>
          <w:p w14:paraId="4A6392A2" w14:textId="77777777" w:rsidR="00CC14D0" w:rsidRPr="003A4ED1" w:rsidRDefault="00CC14D0" w:rsidP="0044413A">
            <w:pPr>
              <w:pStyle w:val="BodyTextTable"/>
              <w:rPr>
                <w:b/>
                <w:bCs/>
              </w:rPr>
            </w:pPr>
            <w:r w:rsidRPr="003A4ED1">
              <w:rPr>
                <w:b/>
                <w:bCs/>
              </w:rPr>
              <w:t>File Name Convention</w:t>
            </w:r>
          </w:p>
        </w:tc>
        <w:tc>
          <w:tcPr>
            <w:tcW w:w="3710" w:type="pct"/>
            <w:gridSpan w:val="2"/>
            <w:tcBorders>
              <w:bottom w:val="single" w:sz="4" w:space="0" w:color="808080"/>
            </w:tcBorders>
            <w:shd w:val="clear" w:color="auto" w:fill="auto"/>
          </w:tcPr>
          <w:p w14:paraId="68FD3A6C" w14:textId="1EBD62B6" w:rsidR="00CC14D0" w:rsidRPr="00382060" w:rsidRDefault="00CC14D0" w:rsidP="0044413A">
            <w:pPr>
              <w:pStyle w:val="BodyText"/>
              <w:tabs>
                <w:tab w:val="left" w:pos="989"/>
              </w:tabs>
              <w:spacing w:before="0" w:after="0" w:line="276" w:lineRule="auto"/>
              <w:ind w:left="0"/>
              <w:rPr>
                <w:rFonts w:asciiTheme="minorHAnsi" w:hAnsiTheme="minorHAnsi" w:cstheme="minorBidi"/>
                <w:sz w:val="18"/>
                <w:szCs w:val="18"/>
              </w:rPr>
            </w:pPr>
            <w:r w:rsidRPr="00382060">
              <w:rPr>
                <w:rFonts w:asciiTheme="minorHAnsi" w:hAnsiTheme="minorHAnsi" w:cstheme="minorBidi"/>
                <w:sz w:val="18"/>
                <w:szCs w:val="18"/>
              </w:rPr>
              <w:t>imei_</w:t>
            </w:r>
            <w:r>
              <w:rPr>
                <w:rFonts w:asciiTheme="minorHAnsi" w:hAnsiTheme="minorHAnsi" w:cstheme="minorBidi"/>
                <w:sz w:val="18"/>
                <w:szCs w:val="18"/>
              </w:rPr>
              <w:t>registrations_</w:t>
            </w:r>
            <w:r w:rsidRPr="00382060">
              <w:rPr>
                <w:rFonts w:asciiTheme="minorHAnsi" w:hAnsiTheme="minorHAnsi" w:cstheme="minorBidi"/>
                <w:sz w:val="18"/>
                <w:szCs w:val="18"/>
              </w:rPr>
              <w:t>#date_#count.csv</w:t>
            </w:r>
          </w:p>
          <w:p w14:paraId="55B73ED0" w14:textId="77777777" w:rsidR="00CC14D0" w:rsidRPr="00382060" w:rsidRDefault="00CC14D0" w:rsidP="0044413A">
            <w:pPr>
              <w:pStyle w:val="BodyText"/>
              <w:tabs>
                <w:tab w:val="left" w:pos="989"/>
              </w:tabs>
              <w:spacing w:before="0" w:after="0" w:line="276" w:lineRule="auto"/>
              <w:ind w:left="0"/>
              <w:rPr>
                <w:rFonts w:asciiTheme="minorHAnsi" w:hAnsiTheme="minorHAnsi" w:cstheme="minorBidi"/>
                <w:sz w:val="18"/>
                <w:szCs w:val="18"/>
              </w:rPr>
            </w:pPr>
            <w:r w:rsidRPr="00382060">
              <w:rPr>
                <w:rFonts w:asciiTheme="minorHAnsi" w:hAnsiTheme="minorHAnsi" w:cstheme="minorBidi"/>
                <w:sz w:val="18"/>
                <w:szCs w:val="18"/>
              </w:rPr>
              <w:t>#</w:t>
            </w:r>
            <w:proofErr w:type="gramStart"/>
            <w:r w:rsidRPr="00382060">
              <w:rPr>
                <w:rFonts w:asciiTheme="minorHAnsi" w:hAnsiTheme="minorHAnsi" w:cstheme="minorBidi"/>
                <w:sz w:val="18"/>
                <w:szCs w:val="18"/>
              </w:rPr>
              <w:t>date</w:t>
            </w:r>
            <w:proofErr w:type="gramEnd"/>
            <w:r w:rsidRPr="00382060">
              <w:rPr>
                <w:rFonts w:asciiTheme="minorHAnsi" w:hAnsiTheme="minorHAnsi" w:cstheme="minorBidi"/>
                <w:sz w:val="18"/>
                <w:szCs w:val="18"/>
              </w:rPr>
              <w:t xml:space="preserve"> - the effective day, format: YYYYMMDD</w:t>
            </w:r>
          </w:p>
          <w:p w14:paraId="71F19BE2" w14:textId="77777777" w:rsidR="00CC14D0" w:rsidRPr="00382060" w:rsidRDefault="00CC14D0" w:rsidP="0044413A">
            <w:pPr>
              <w:pStyle w:val="BodyText"/>
              <w:tabs>
                <w:tab w:val="left" w:pos="989"/>
              </w:tabs>
              <w:spacing w:before="0" w:after="0" w:line="276" w:lineRule="auto"/>
              <w:ind w:left="0"/>
              <w:rPr>
                <w:rFonts w:asciiTheme="minorHAnsi" w:hAnsiTheme="minorHAnsi" w:cstheme="minorBidi"/>
                <w:sz w:val="18"/>
                <w:szCs w:val="18"/>
              </w:rPr>
            </w:pPr>
            <w:r w:rsidRPr="00382060">
              <w:rPr>
                <w:rFonts w:asciiTheme="minorHAnsi" w:hAnsiTheme="minorHAnsi" w:cstheme="minorBidi"/>
                <w:sz w:val="18"/>
                <w:szCs w:val="18"/>
              </w:rPr>
              <w:t>#</w:t>
            </w:r>
            <w:proofErr w:type="gramStart"/>
            <w:r w:rsidRPr="00382060">
              <w:rPr>
                <w:rFonts w:asciiTheme="minorHAnsi" w:hAnsiTheme="minorHAnsi" w:cstheme="minorBidi"/>
                <w:sz w:val="18"/>
                <w:szCs w:val="18"/>
              </w:rPr>
              <w:t>count</w:t>
            </w:r>
            <w:proofErr w:type="gramEnd"/>
            <w:r w:rsidRPr="00382060">
              <w:rPr>
                <w:rFonts w:asciiTheme="minorHAnsi" w:hAnsiTheme="minorHAnsi" w:cstheme="minorBidi"/>
                <w:sz w:val="18"/>
                <w:szCs w:val="18"/>
              </w:rPr>
              <w:t xml:space="preserve"> – number of records in the file</w:t>
            </w:r>
          </w:p>
          <w:p w14:paraId="5CF623A3" w14:textId="4FF806A2" w:rsidR="00CC14D0" w:rsidRPr="003A4ED1" w:rsidRDefault="00CC14D0" w:rsidP="0044413A">
            <w:pPr>
              <w:pStyle w:val="BodyTextTable"/>
              <w:rPr>
                <w:szCs w:val="18"/>
              </w:rPr>
            </w:pPr>
            <w:proofErr w:type="gramStart"/>
            <w:r w:rsidRPr="00382060">
              <w:rPr>
                <w:rFonts w:asciiTheme="minorHAnsi" w:hAnsiTheme="minorHAnsi" w:cstheme="minorBidi"/>
                <w:szCs w:val="18"/>
              </w:rPr>
              <w:t>E.g.</w:t>
            </w:r>
            <w:proofErr w:type="gramEnd"/>
            <w:r w:rsidRPr="00382060">
              <w:rPr>
                <w:rFonts w:asciiTheme="minorHAnsi" w:hAnsiTheme="minorHAnsi" w:cstheme="minorBidi"/>
                <w:szCs w:val="18"/>
              </w:rPr>
              <w:t xml:space="preserve"> imei_</w:t>
            </w:r>
            <w:r>
              <w:rPr>
                <w:rFonts w:asciiTheme="minorHAnsi" w:hAnsiTheme="minorHAnsi" w:cstheme="minorBidi"/>
                <w:szCs w:val="18"/>
              </w:rPr>
              <w:t>registrations_</w:t>
            </w:r>
            <w:r w:rsidRPr="00382060">
              <w:rPr>
                <w:rFonts w:asciiTheme="minorHAnsi" w:hAnsiTheme="minorHAnsi" w:cstheme="minorBidi"/>
                <w:szCs w:val="18"/>
              </w:rPr>
              <w:t>20</w:t>
            </w:r>
            <w:r>
              <w:rPr>
                <w:rFonts w:asciiTheme="minorHAnsi" w:hAnsiTheme="minorHAnsi" w:cstheme="minorBidi"/>
                <w:szCs w:val="18"/>
              </w:rPr>
              <w:t>20</w:t>
            </w:r>
            <w:r w:rsidRPr="00382060">
              <w:rPr>
                <w:rFonts w:asciiTheme="minorHAnsi" w:hAnsiTheme="minorHAnsi" w:cstheme="minorBidi"/>
                <w:szCs w:val="18"/>
              </w:rPr>
              <w:t>1230_100000000.csv</w:t>
            </w:r>
          </w:p>
        </w:tc>
      </w:tr>
      <w:tr w:rsidR="00CC14D0" w:rsidRPr="003A4ED1" w14:paraId="61472605" w14:textId="77777777" w:rsidTr="0044413A">
        <w:trPr>
          <w:cantSplit/>
          <w:tblHeader/>
        </w:trPr>
        <w:tc>
          <w:tcPr>
            <w:tcW w:w="1290" w:type="pct"/>
            <w:tcBorders>
              <w:bottom w:val="single" w:sz="4" w:space="0" w:color="808080"/>
            </w:tcBorders>
            <w:shd w:val="clear" w:color="auto" w:fill="auto"/>
          </w:tcPr>
          <w:p w14:paraId="544D18F6" w14:textId="77777777" w:rsidR="00CC14D0" w:rsidRPr="003A4ED1" w:rsidRDefault="00CC14D0" w:rsidP="0044413A">
            <w:pPr>
              <w:pStyle w:val="BodyTextTable"/>
              <w:rPr>
                <w:b/>
                <w:bCs/>
              </w:rPr>
            </w:pPr>
            <w:r w:rsidRPr="003A4ED1">
              <w:rPr>
                <w:b/>
                <w:bCs/>
              </w:rPr>
              <w:t>File Compression</w:t>
            </w:r>
          </w:p>
        </w:tc>
        <w:tc>
          <w:tcPr>
            <w:tcW w:w="3710" w:type="pct"/>
            <w:gridSpan w:val="2"/>
            <w:tcBorders>
              <w:bottom w:val="single" w:sz="4" w:space="0" w:color="808080"/>
            </w:tcBorders>
            <w:shd w:val="clear" w:color="auto" w:fill="auto"/>
          </w:tcPr>
          <w:p w14:paraId="2CC377C0" w14:textId="77777777" w:rsidR="00CC14D0" w:rsidRDefault="00CC14D0" w:rsidP="0044413A">
            <w:pPr>
              <w:pStyle w:val="BodyTextTable"/>
              <w:rPr>
                <w:szCs w:val="18"/>
              </w:rPr>
            </w:pPr>
            <w:r w:rsidRPr="00AD675C">
              <w:rPr>
                <w:szCs w:val="18"/>
              </w:rPr>
              <w:t xml:space="preserve">Compression: gnu </w:t>
            </w:r>
            <w:proofErr w:type="spellStart"/>
            <w:r w:rsidRPr="00AD675C">
              <w:rPr>
                <w:szCs w:val="18"/>
              </w:rPr>
              <w:t>gzip</w:t>
            </w:r>
            <w:proofErr w:type="spellEnd"/>
            <w:r>
              <w:rPr>
                <w:szCs w:val="18"/>
              </w:rPr>
              <w:t>,</w:t>
            </w:r>
            <w:r w:rsidRPr="0018177E">
              <w:rPr>
                <w:szCs w:val="18"/>
              </w:rPr>
              <w:t xml:space="preserve"> *.</w:t>
            </w:r>
            <w:proofErr w:type="spellStart"/>
            <w:r w:rsidRPr="0018177E">
              <w:rPr>
                <w:szCs w:val="18"/>
              </w:rPr>
              <w:t>gz</w:t>
            </w:r>
            <w:proofErr w:type="spellEnd"/>
          </w:p>
          <w:p w14:paraId="61D5C72E" w14:textId="717F63C8" w:rsidR="00CC14D0" w:rsidRPr="003A4ED1" w:rsidRDefault="00CC14D0" w:rsidP="0044413A">
            <w:pPr>
              <w:pStyle w:val="BodyTextTable"/>
              <w:rPr>
                <w:szCs w:val="18"/>
              </w:rPr>
            </w:pPr>
            <w:r w:rsidRPr="00382060">
              <w:rPr>
                <w:rFonts w:asciiTheme="minorHAnsi" w:hAnsiTheme="minorHAnsi" w:cstheme="minorBidi"/>
                <w:szCs w:val="18"/>
              </w:rPr>
              <w:t>imei_</w:t>
            </w:r>
            <w:r>
              <w:rPr>
                <w:rFonts w:asciiTheme="minorHAnsi" w:hAnsiTheme="minorHAnsi" w:cstheme="minorBidi"/>
                <w:szCs w:val="18"/>
              </w:rPr>
              <w:t>registrations_</w:t>
            </w:r>
            <w:r w:rsidRPr="00382060">
              <w:rPr>
                <w:rFonts w:asciiTheme="minorHAnsi" w:hAnsiTheme="minorHAnsi" w:cstheme="minorBidi"/>
                <w:szCs w:val="18"/>
              </w:rPr>
              <w:t>#date_#count.csv.gz</w:t>
            </w:r>
          </w:p>
        </w:tc>
      </w:tr>
      <w:tr w:rsidR="00CC14D0" w:rsidRPr="003A4ED1" w14:paraId="52AA37DE" w14:textId="77777777" w:rsidTr="0044413A">
        <w:trPr>
          <w:cantSplit/>
          <w:tblHeader/>
        </w:trPr>
        <w:tc>
          <w:tcPr>
            <w:tcW w:w="1290" w:type="pct"/>
            <w:tcBorders>
              <w:bottom w:val="single" w:sz="4" w:space="0" w:color="808080"/>
            </w:tcBorders>
            <w:shd w:val="clear" w:color="auto" w:fill="auto"/>
          </w:tcPr>
          <w:p w14:paraId="018A86C1" w14:textId="77777777" w:rsidR="00CC14D0" w:rsidRPr="003A4ED1" w:rsidRDefault="00CC14D0" w:rsidP="0044413A">
            <w:pPr>
              <w:pStyle w:val="BodyTextTable"/>
              <w:rPr>
                <w:b/>
                <w:bCs/>
              </w:rPr>
            </w:pPr>
            <w:r w:rsidRPr="003A4ED1">
              <w:rPr>
                <w:b/>
                <w:bCs/>
              </w:rPr>
              <w:t>Record Format</w:t>
            </w:r>
          </w:p>
        </w:tc>
        <w:tc>
          <w:tcPr>
            <w:tcW w:w="3710" w:type="pct"/>
            <w:gridSpan w:val="2"/>
            <w:tcBorders>
              <w:bottom w:val="single" w:sz="4" w:space="0" w:color="808080"/>
            </w:tcBorders>
            <w:shd w:val="clear" w:color="auto" w:fill="auto"/>
          </w:tcPr>
          <w:p w14:paraId="3A605409" w14:textId="77777777" w:rsidR="00CC14D0" w:rsidRPr="003A4ED1" w:rsidRDefault="00CC14D0" w:rsidP="0044413A">
            <w:pPr>
              <w:pStyle w:val="BodyTextTable"/>
            </w:pPr>
            <w:r w:rsidRPr="003A4ED1">
              <w:t>Char Encoding: ASCII</w:t>
            </w:r>
          </w:p>
          <w:p w14:paraId="1C84A069" w14:textId="77777777" w:rsidR="00CC14D0" w:rsidRPr="003A4ED1" w:rsidRDefault="00CC14D0" w:rsidP="0044413A">
            <w:pPr>
              <w:pStyle w:val="BodyTextTable"/>
            </w:pPr>
            <w:r w:rsidRPr="003A4ED1">
              <w:t xml:space="preserve">Fields delimiter: </w:t>
            </w:r>
            <w:r>
              <w:t>pipe</w:t>
            </w:r>
            <w:r w:rsidRPr="003A4ED1">
              <w:t xml:space="preserve"> – '</w:t>
            </w:r>
            <w:r>
              <w:t>|</w:t>
            </w:r>
            <w:r w:rsidRPr="003A4ED1">
              <w:t>'</w:t>
            </w:r>
            <w:r>
              <w:rPr>
                <w:color w:val="000000"/>
                <w:szCs w:val="18"/>
              </w:rPr>
              <w:t>. Two consecutive pipes ‘||’ denote an empty field value.</w:t>
            </w:r>
          </w:p>
          <w:p w14:paraId="270A917F" w14:textId="77777777" w:rsidR="00CC14D0" w:rsidRPr="003A4ED1" w:rsidRDefault="00CC14D0" w:rsidP="0044413A">
            <w:pPr>
              <w:pStyle w:val="BodyTextTable"/>
            </w:pPr>
            <w:r w:rsidRPr="003A4ED1">
              <w:t xml:space="preserve">New Line Character: EOL </w:t>
            </w:r>
            <w:r w:rsidRPr="0028728E">
              <w:t>(LF</w:t>
            </w:r>
            <w:r>
              <w:t xml:space="preserve"> – 0x0A</w:t>
            </w:r>
            <w:r w:rsidRPr="0028728E">
              <w:t>)</w:t>
            </w:r>
          </w:p>
          <w:p w14:paraId="5B7C7533" w14:textId="77777777" w:rsidR="00CC14D0" w:rsidRDefault="00CC14D0" w:rsidP="0044413A">
            <w:pPr>
              <w:pStyle w:val="BodyTextTable"/>
            </w:pPr>
            <w:r w:rsidRPr="003A4ED1">
              <w:t>Header/trailer record: No such records will be added</w:t>
            </w:r>
            <w:r>
              <w:t>;</w:t>
            </w:r>
            <w:r w:rsidRPr="003A4ED1">
              <w:t xml:space="preserve"> record count will be part of the filename.</w:t>
            </w:r>
          </w:p>
          <w:p w14:paraId="50A90AFB" w14:textId="77777777" w:rsidR="00CC14D0" w:rsidRDefault="00CC14D0" w:rsidP="0044413A">
            <w:pPr>
              <w:pStyle w:val="BodyTextTable"/>
              <w:rPr>
                <w:color w:val="000000"/>
                <w:szCs w:val="18"/>
              </w:rPr>
            </w:pPr>
            <w:r>
              <w:rPr>
                <w:color w:val="000000"/>
                <w:szCs w:val="18"/>
              </w:rPr>
              <w:t>Common Date Time format</w:t>
            </w:r>
            <w:r w:rsidRPr="00E25EEC">
              <w:rPr>
                <w:color w:val="000000"/>
                <w:szCs w:val="18"/>
              </w:rPr>
              <w:t>: YYYY-MM-DD HH</w:t>
            </w:r>
            <w:r>
              <w:rPr>
                <w:color w:val="000000"/>
                <w:szCs w:val="18"/>
              </w:rPr>
              <w:t>24</w:t>
            </w:r>
            <w:r w:rsidRPr="00E25EEC">
              <w:rPr>
                <w:color w:val="000000"/>
                <w:szCs w:val="18"/>
              </w:rPr>
              <w:t>:</w:t>
            </w:r>
            <w:proofErr w:type="gramStart"/>
            <w:r w:rsidRPr="00E25EEC">
              <w:rPr>
                <w:color w:val="000000"/>
                <w:szCs w:val="18"/>
              </w:rPr>
              <w:t>MM:SS</w:t>
            </w:r>
            <w:proofErr w:type="gramEnd"/>
          </w:p>
          <w:p w14:paraId="001716C7" w14:textId="77777777" w:rsidR="00CC14D0" w:rsidRDefault="00CC14D0" w:rsidP="0044413A">
            <w:pPr>
              <w:pStyle w:val="BodyTextTable"/>
            </w:pPr>
            <w:r>
              <w:rPr>
                <w:color w:val="000000"/>
                <w:szCs w:val="18"/>
              </w:rPr>
              <w:t>Common Date format: YYYY-MM-DD</w:t>
            </w:r>
            <w:r>
              <w:t xml:space="preserve"> </w:t>
            </w:r>
          </w:p>
          <w:p w14:paraId="10D190BC" w14:textId="77777777" w:rsidR="00CC14D0" w:rsidRPr="003A4ED1" w:rsidRDefault="00CC14D0" w:rsidP="0044413A">
            <w:pPr>
              <w:pStyle w:val="BodyTextTable"/>
            </w:pPr>
            <w:r>
              <w:t>Common Boolean format: 1 for True, 0 for False</w:t>
            </w:r>
          </w:p>
        </w:tc>
      </w:tr>
      <w:tr w:rsidR="00CC14D0" w:rsidRPr="003A4ED1" w14:paraId="76D6DAF8" w14:textId="77777777" w:rsidTr="0044413A">
        <w:trPr>
          <w:cantSplit/>
          <w:tblHeader/>
        </w:trPr>
        <w:tc>
          <w:tcPr>
            <w:tcW w:w="1290" w:type="pct"/>
            <w:tcBorders>
              <w:bottom w:val="single" w:sz="4" w:space="0" w:color="808080"/>
            </w:tcBorders>
            <w:shd w:val="clear" w:color="auto" w:fill="auto"/>
          </w:tcPr>
          <w:p w14:paraId="672E104A" w14:textId="77777777" w:rsidR="00CC14D0" w:rsidRPr="003A4ED1" w:rsidRDefault="00CC14D0" w:rsidP="0044413A">
            <w:pPr>
              <w:pStyle w:val="BodyTextTable"/>
              <w:rPr>
                <w:b/>
                <w:bCs/>
              </w:rPr>
            </w:pPr>
            <w:r w:rsidRPr="003A4ED1">
              <w:rPr>
                <w:b/>
                <w:bCs/>
              </w:rPr>
              <w:t>File Place</w:t>
            </w:r>
          </w:p>
        </w:tc>
        <w:tc>
          <w:tcPr>
            <w:tcW w:w="3710" w:type="pct"/>
            <w:gridSpan w:val="2"/>
            <w:tcBorders>
              <w:bottom w:val="single" w:sz="4" w:space="0" w:color="808080"/>
            </w:tcBorders>
            <w:shd w:val="clear" w:color="auto" w:fill="auto"/>
          </w:tcPr>
          <w:p w14:paraId="6D33C9F0" w14:textId="77777777" w:rsidR="00CC14D0" w:rsidRPr="003A4ED1" w:rsidRDefault="00CC14D0" w:rsidP="0044413A">
            <w:pPr>
              <w:pStyle w:val="BodyTextTable"/>
            </w:pPr>
            <w:r w:rsidRPr="00205C8C">
              <w:t>To be defined during actual integration</w:t>
            </w:r>
          </w:p>
        </w:tc>
      </w:tr>
      <w:tr w:rsidR="00CC14D0" w:rsidRPr="003A4ED1" w14:paraId="034FD8E3" w14:textId="77777777" w:rsidTr="0044413A">
        <w:trPr>
          <w:cantSplit/>
          <w:tblHeader/>
        </w:trPr>
        <w:tc>
          <w:tcPr>
            <w:tcW w:w="1290" w:type="pct"/>
            <w:tcBorders>
              <w:bottom w:val="single" w:sz="4" w:space="0" w:color="808080"/>
            </w:tcBorders>
            <w:shd w:val="clear" w:color="auto" w:fill="auto"/>
          </w:tcPr>
          <w:p w14:paraId="2B9B53C1" w14:textId="77777777" w:rsidR="00CC14D0" w:rsidRPr="003A4ED1" w:rsidRDefault="00CC14D0" w:rsidP="0044413A">
            <w:pPr>
              <w:pStyle w:val="BodyTextTable"/>
              <w:rPr>
                <w:b/>
                <w:bCs/>
              </w:rPr>
            </w:pPr>
            <w:r>
              <w:rPr>
                <w:b/>
                <w:bCs/>
              </w:rPr>
              <w:t>User &amp; Password</w:t>
            </w:r>
          </w:p>
        </w:tc>
        <w:tc>
          <w:tcPr>
            <w:tcW w:w="3710" w:type="pct"/>
            <w:gridSpan w:val="2"/>
            <w:tcBorders>
              <w:bottom w:val="single" w:sz="4" w:space="0" w:color="808080"/>
            </w:tcBorders>
            <w:shd w:val="clear" w:color="auto" w:fill="auto"/>
          </w:tcPr>
          <w:p w14:paraId="00E8F01A" w14:textId="77777777" w:rsidR="00CC14D0" w:rsidRPr="003A4ED1" w:rsidRDefault="00CC14D0" w:rsidP="0044413A">
            <w:pPr>
              <w:pStyle w:val="BodyTextTable"/>
              <w:rPr>
                <w:highlight w:val="yellow"/>
              </w:rPr>
            </w:pPr>
            <w:r w:rsidRPr="00205C8C">
              <w:t xml:space="preserve">To be </w:t>
            </w:r>
            <w:r>
              <w:t>provided by Amdocs AIA</w:t>
            </w:r>
            <w:r w:rsidRPr="00205C8C">
              <w:t xml:space="preserve"> during actual integration</w:t>
            </w:r>
          </w:p>
        </w:tc>
      </w:tr>
      <w:tr w:rsidR="00CC14D0" w:rsidRPr="003A4ED1" w14:paraId="2670688C" w14:textId="77777777" w:rsidTr="0044413A">
        <w:trPr>
          <w:cantSplit/>
          <w:tblHeader/>
        </w:trPr>
        <w:tc>
          <w:tcPr>
            <w:tcW w:w="1290" w:type="pct"/>
            <w:tcBorders>
              <w:bottom w:val="single" w:sz="4" w:space="0" w:color="808080"/>
            </w:tcBorders>
            <w:shd w:val="clear" w:color="auto" w:fill="auto"/>
          </w:tcPr>
          <w:p w14:paraId="29401BDD" w14:textId="77777777" w:rsidR="00CC14D0" w:rsidRPr="003A4ED1" w:rsidRDefault="00CC14D0" w:rsidP="0044413A">
            <w:pPr>
              <w:pStyle w:val="BodyTextTable"/>
              <w:rPr>
                <w:b/>
                <w:bCs/>
              </w:rPr>
            </w:pPr>
            <w:r>
              <w:rPr>
                <w:b/>
                <w:bCs/>
              </w:rPr>
              <w:t>Completion Rule</w:t>
            </w:r>
          </w:p>
        </w:tc>
        <w:tc>
          <w:tcPr>
            <w:tcW w:w="3710" w:type="pct"/>
            <w:gridSpan w:val="2"/>
            <w:tcBorders>
              <w:bottom w:val="single" w:sz="4" w:space="0" w:color="808080"/>
            </w:tcBorders>
            <w:shd w:val="clear" w:color="auto" w:fill="auto"/>
          </w:tcPr>
          <w:p w14:paraId="1B79B062" w14:textId="77777777" w:rsidR="00CC14D0" w:rsidRPr="003A4ED1" w:rsidRDefault="00CC14D0" w:rsidP="0044413A">
            <w:pPr>
              <w:pStyle w:val="BodyTextTable"/>
              <w:rPr>
                <w:highlight w:val="yellow"/>
              </w:rPr>
            </w:pPr>
            <w:r w:rsidRPr="00B22201">
              <w:rPr>
                <w:color w:val="000000"/>
                <w:szCs w:val="18"/>
              </w:rPr>
              <w:t xml:space="preserve">When file </w:t>
            </w:r>
            <w:r>
              <w:rPr>
                <w:color w:val="000000"/>
                <w:szCs w:val="18"/>
              </w:rPr>
              <w:t>processing</w:t>
            </w:r>
            <w:r w:rsidRPr="00B22201">
              <w:rPr>
                <w:color w:val="000000"/>
                <w:szCs w:val="18"/>
              </w:rPr>
              <w:t xml:space="preserve"> </w:t>
            </w:r>
            <w:r>
              <w:rPr>
                <w:color w:val="000000"/>
                <w:szCs w:val="18"/>
              </w:rPr>
              <w:t>is</w:t>
            </w:r>
            <w:r w:rsidRPr="00B22201">
              <w:rPr>
                <w:color w:val="000000"/>
                <w:szCs w:val="18"/>
              </w:rPr>
              <w:t xml:space="preserve"> completed successfully, the f</w:t>
            </w:r>
            <w:r w:rsidRPr="005E0AD3">
              <w:rPr>
                <w:color w:val="000000"/>
                <w:szCs w:val="18"/>
              </w:rPr>
              <w:t>ile will be moved to the archive</w:t>
            </w:r>
            <w:r w:rsidRPr="00B22201">
              <w:rPr>
                <w:color w:val="000000"/>
                <w:szCs w:val="18"/>
              </w:rPr>
              <w:t xml:space="preserve"> folder.</w:t>
            </w:r>
          </w:p>
        </w:tc>
      </w:tr>
    </w:tbl>
    <w:p w14:paraId="416782E3" w14:textId="77777777" w:rsidR="00CC14D0" w:rsidRPr="00FE1D45" w:rsidRDefault="00CC14D0" w:rsidP="00CC14D0">
      <w:pPr>
        <w:pStyle w:val="Heading4"/>
      </w:pPr>
      <w:r>
        <w:t>Detail Record</w:t>
      </w:r>
    </w:p>
    <w:tbl>
      <w:tblPr>
        <w:tblW w:w="4600" w:type="pct"/>
        <w:tblInd w:w="2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left w:w="115" w:type="dxa"/>
          <w:right w:w="115" w:type="dxa"/>
        </w:tblCellMar>
        <w:tblLook w:val="04A0" w:firstRow="1" w:lastRow="0" w:firstColumn="1" w:lastColumn="0" w:noHBand="0" w:noVBand="1"/>
      </w:tblPr>
      <w:tblGrid>
        <w:gridCol w:w="553"/>
        <w:gridCol w:w="1871"/>
        <w:gridCol w:w="1179"/>
        <w:gridCol w:w="4121"/>
        <w:gridCol w:w="573"/>
      </w:tblGrid>
      <w:tr w:rsidR="00CC14D0" w14:paraId="268A8493" w14:textId="77777777" w:rsidTr="00AB35FC">
        <w:trPr>
          <w:cantSplit/>
          <w:trHeight w:val="1178"/>
          <w:tblHeader/>
        </w:trPr>
        <w:tc>
          <w:tcPr>
            <w:tcW w:w="325"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3B150D41" w14:textId="77777777" w:rsidR="00CC14D0" w:rsidRDefault="00CC14D0" w:rsidP="0044413A">
            <w:pPr>
              <w:pStyle w:val="HeaderTable"/>
              <w:ind w:left="72" w:right="113"/>
              <w:rPr>
                <w:rFonts w:asciiTheme="minorBidi" w:hAnsiTheme="minorBidi" w:cstheme="minorBidi"/>
                <w:color w:val="FFFFFF"/>
                <w:sz w:val="20"/>
              </w:rPr>
            </w:pPr>
            <w:r>
              <w:rPr>
                <w:rFonts w:asciiTheme="minorBidi" w:hAnsiTheme="minorBidi" w:cstheme="minorBidi"/>
                <w:color w:val="FFFFFF"/>
                <w:sz w:val="20"/>
              </w:rPr>
              <w:t xml:space="preserve">Field No. </w:t>
            </w:r>
          </w:p>
        </w:tc>
        <w:tc>
          <w:tcPr>
            <w:tcW w:w="1130"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31AA3D0C" w14:textId="77777777" w:rsidR="00CC14D0" w:rsidRDefault="00CC14D0" w:rsidP="0044413A">
            <w:pPr>
              <w:pStyle w:val="HeaderTable"/>
              <w:ind w:left="72"/>
              <w:rPr>
                <w:rFonts w:asciiTheme="minorBidi" w:hAnsiTheme="minorBidi" w:cstheme="minorBidi"/>
                <w:color w:val="FFFFFF"/>
                <w:sz w:val="20"/>
              </w:rPr>
            </w:pPr>
            <w:r>
              <w:rPr>
                <w:rFonts w:asciiTheme="minorBidi" w:hAnsiTheme="minorBidi" w:cstheme="minorBidi"/>
                <w:color w:val="FFFFFF"/>
                <w:sz w:val="20"/>
              </w:rPr>
              <w:t>Attribute Name</w:t>
            </w:r>
          </w:p>
        </w:tc>
        <w:tc>
          <w:tcPr>
            <w:tcW w:w="713"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6AF4C54E" w14:textId="77777777" w:rsidR="00CC14D0" w:rsidRDefault="00CC14D0" w:rsidP="0044413A">
            <w:pPr>
              <w:pStyle w:val="HeaderTable"/>
              <w:ind w:left="72"/>
              <w:rPr>
                <w:rFonts w:asciiTheme="minorBidi" w:hAnsiTheme="minorBidi" w:cstheme="minorBidi"/>
                <w:color w:val="FFFFFF"/>
                <w:sz w:val="20"/>
              </w:rPr>
            </w:pPr>
            <w:r>
              <w:rPr>
                <w:rFonts w:asciiTheme="minorBidi" w:hAnsiTheme="minorBidi" w:cstheme="minorBidi"/>
                <w:color w:val="FFFFFF"/>
                <w:sz w:val="20"/>
              </w:rPr>
              <w:t>Data Type</w:t>
            </w:r>
          </w:p>
        </w:tc>
        <w:tc>
          <w:tcPr>
            <w:tcW w:w="2485" w:type="pct"/>
            <w:tcBorders>
              <w:top w:val="single" w:sz="4" w:space="0" w:color="808080"/>
              <w:left w:val="single" w:sz="4" w:space="0" w:color="808080"/>
              <w:bottom w:val="single" w:sz="4" w:space="0" w:color="808080"/>
              <w:right w:val="single" w:sz="4" w:space="0" w:color="808080"/>
            </w:tcBorders>
            <w:shd w:val="clear" w:color="auto" w:fill="626469"/>
            <w:vAlign w:val="center"/>
            <w:hideMark/>
          </w:tcPr>
          <w:p w14:paraId="4B423A45" w14:textId="77777777" w:rsidR="00CC14D0" w:rsidRDefault="00CC14D0" w:rsidP="0044413A">
            <w:pPr>
              <w:pStyle w:val="HeaderTable"/>
              <w:ind w:left="72"/>
              <w:rPr>
                <w:rFonts w:asciiTheme="minorBidi" w:hAnsiTheme="minorBidi" w:cstheme="minorBidi"/>
                <w:color w:val="FFFFFF"/>
                <w:sz w:val="20"/>
              </w:rPr>
            </w:pPr>
            <w:r>
              <w:rPr>
                <w:rFonts w:asciiTheme="minorBidi" w:hAnsiTheme="minorBidi" w:cstheme="minorBidi"/>
                <w:color w:val="FFFFFF"/>
                <w:sz w:val="20"/>
              </w:rPr>
              <w:t>Field Description</w:t>
            </w:r>
          </w:p>
        </w:tc>
        <w:tc>
          <w:tcPr>
            <w:tcW w:w="347" w:type="pct"/>
            <w:tcBorders>
              <w:top w:val="single" w:sz="4" w:space="0" w:color="808080"/>
              <w:left w:val="single" w:sz="4" w:space="0" w:color="808080"/>
              <w:bottom w:val="single" w:sz="4" w:space="0" w:color="808080"/>
              <w:right w:val="single" w:sz="4" w:space="0" w:color="808080"/>
            </w:tcBorders>
            <w:shd w:val="clear" w:color="auto" w:fill="626469"/>
            <w:textDirection w:val="tbRl"/>
            <w:vAlign w:val="center"/>
            <w:hideMark/>
          </w:tcPr>
          <w:p w14:paraId="46C24980" w14:textId="77777777" w:rsidR="00CC14D0" w:rsidRDefault="00CC14D0" w:rsidP="0044413A">
            <w:pPr>
              <w:pStyle w:val="HeaderTable"/>
              <w:ind w:left="72" w:right="113"/>
              <w:rPr>
                <w:rFonts w:asciiTheme="minorBidi" w:hAnsiTheme="minorBidi" w:cstheme="minorBidi"/>
                <w:color w:val="FFFFFF"/>
                <w:sz w:val="20"/>
              </w:rPr>
            </w:pPr>
            <w:r>
              <w:rPr>
                <w:rFonts w:asciiTheme="minorBidi" w:hAnsiTheme="minorBidi" w:cstheme="minorBidi"/>
                <w:color w:val="FFFFFF"/>
                <w:sz w:val="20"/>
              </w:rPr>
              <w:t>Must be populated</w:t>
            </w:r>
          </w:p>
        </w:tc>
      </w:tr>
      <w:tr w:rsidR="00CC14D0" w:rsidRPr="00E65D1C" w14:paraId="03E8B3AD" w14:textId="77777777" w:rsidTr="00AB35FC">
        <w:trPr>
          <w:cantSplit/>
        </w:trPr>
        <w:tc>
          <w:tcPr>
            <w:tcW w:w="325" w:type="pct"/>
            <w:tcBorders>
              <w:top w:val="single" w:sz="4" w:space="0" w:color="808080"/>
              <w:left w:val="single" w:sz="4" w:space="0" w:color="808080"/>
              <w:bottom w:val="single" w:sz="4" w:space="0" w:color="808080"/>
              <w:right w:val="single" w:sz="4" w:space="0" w:color="808080"/>
            </w:tcBorders>
          </w:tcPr>
          <w:p w14:paraId="2B0CC369" w14:textId="77777777" w:rsidR="00CC14D0" w:rsidRPr="00FE1D45" w:rsidRDefault="00CC14D0" w:rsidP="00AB35FC">
            <w:pPr>
              <w:pStyle w:val="BodyTextTable"/>
              <w:numPr>
                <w:ilvl w:val="0"/>
                <w:numId w:val="49"/>
              </w:numPr>
              <w:rPr>
                <w:rFonts w:asciiTheme="minorHAnsi" w:hAnsiTheme="minorHAnsi" w:cstheme="minorBidi"/>
                <w:szCs w:val="18"/>
              </w:rPr>
            </w:pPr>
          </w:p>
        </w:tc>
        <w:tc>
          <w:tcPr>
            <w:tcW w:w="1130" w:type="pct"/>
            <w:tcBorders>
              <w:top w:val="single" w:sz="4" w:space="0" w:color="808080"/>
              <w:left w:val="single" w:sz="4" w:space="0" w:color="808080"/>
              <w:bottom w:val="single" w:sz="4" w:space="0" w:color="808080"/>
              <w:right w:val="single" w:sz="4" w:space="0" w:color="808080"/>
            </w:tcBorders>
            <w:hideMark/>
          </w:tcPr>
          <w:p w14:paraId="23B15BFA" w14:textId="43A364B0" w:rsidR="00CC14D0" w:rsidRPr="00FE1D45" w:rsidRDefault="00CC14D0" w:rsidP="0044413A">
            <w:pPr>
              <w:pStyle w:val="BodyTextTable"/>
              <w:rPr>
                <w:rFonts w:asciiTheme="minorHAnsi" w:hAnsiTheme="minorHAnsi" w:cstheme="minorBidi"/>
                <w:szCs w:val="18"/>
              </w:rPr>
            </w:pPr>
            <w:r>
              <w:rPr>
                <w:rFonts w:asciiTheme="minorHAnsi" w:hAnsiTheme="minorHAnsi" w:cstheme="minorBidi"/>
                <w:szCs w:val="18"/>
              </w:rPr>
              <w:t>IMEI</w:t>
            </w:r>
          </w:p>
        </w:tc>
        <w:tc>
          <w:tcPr>
            <w:tcW w:w="713" w:type="pct"/>
            <w:tcBorders>
              <w:top w:val="single" w:sz="4" w:space="0" w:color="808080"/>
              <w:left w:val="single" w:sz="4" w:space="0" w:color="808080"/>
              <w:bottom w:val="single" w:sz="4" w:space="0" w:color="808080"/>
              <w:right w:val="single" w:sz="4" w:space="0" w:color="808080"/>
            </w:tcBorders>
            <w:hideMark/>
          </w:tcPr>
          <w:p w14:paraId="66224E93" w14:textId="77777777" w:rsidR="00CC14D0" w:rsidRPr="00FE1D45" w:rsidRDefault="00CC14D0" w:rsidP="0044413A">
            <w:pPr>
              <w:pStyle w:val="BodyTextTable"/>
              <w:rPr>
                <w:rFonts w:asciiTheme="minorHAnsi" w:hAnsiTheme="minorHAnsi" w:cstheme="minorBidi"/>
                <w:szCs w:val="18"/>
              </w:rPr>
            </w:pPr>
            <w:r w:rsidRPr="00FE1D45">
              <w:rPr>
                <w:rFonts w:asciiTheme="minorHAnsi" w:hAnsiTheme="minorHAnsi" w:cstheme="minorBidi"/>
                <w:color w:val="000000"/>
                <w:szCs w:val="18"/>
              </w:rPr>
              <w:t>String</w:t>
            </w:r>
          </w:p>
        </w:tc>
        <w:tc>
          <w:tcPr>
            <w:tcW w:w="2485" w:type="pct"/>
            <w:tcBorders>
              <w:top w:val="single" w:sz="4" w:space="0" w:color="808080"/>
              <w:left w:val="single" w:sz="4" w:space="0" w:color="808080"/>
              <w:bottom w:val="single" w:sz="4" w:space="0" w:color="808080"/>
              <w:right w:val="single" w:sz="4" w:space="0" w:color="808080"/>
            </w:tcBorders>
            <w:hideMark/>
          </w:tcPr>
          <w:p w14:paraId="4D2D458D" w14:textId="5488CFE6" w:rsidR="00CC14D0" w:rsidRPr="00FE1D45" w:rsidRDefault="009811A0" w:rsidP="0044413A">
            <w:pPr>
              <w:pStyle w:val="BodyTextTable"/>
              <w:rPr>
                <w:rFonts w:asciiTheme="minorHAnsi" w:hAnsiTheme="minorHAnsi" w:cstheme="minorBidi"/>
                <w:szCs w:val="18"/>
              </w:rPr>
            </w:pPr>
            <w:r>
              <w:rPr>
                <w:rFonts w:asciiTheme="minorHAnsi" w:hAnsiTheme="minorHAnsi" w:cstheme="minorBidi"/>
                <w:color w:val="000000"/>
                <w:szCs w:val="18"/>
              </w:rPr>
              <w:t>T</w:t>
            </w:r>
            <w:r w:rsidR="00CC14D0" w:rsidRPr="00FE1D45">
              <w:rPr>
                <w:rFonts w:asciiTheme="minorHAnsi" w:hAnsiTheme="minorHAnsi" w:cstheme="minorBidi"/>
                <w:color w:val="000000"/>
                <w:szCs w:val="18"/>
              </w:rPr>
              <w:t xml:space="preserve">he initial </w:t>
            </w:r>
            <w:r>
              <w:rPr>
                <w:rFonts w:asciiTheme="minorHAnsi" w:hAnsiTheme="minorHAnsi" w:cstheme="minorBidi"/>
                <w:color w:val="000000"/>
                <w:szCs w:val="18"/>
              </w:rPr>
              <w:t>14</w:t>
            </w:r>
            <w:r w:rsidR="00CC14D0" w:rsidRPr="00FE1D45">
              <w:rPr>
                <w:rFonts w:asciiTheme="minorHAnsi" w:hAnsiTheme="minorHAnsi" w:cstheme="minorBidi"/>
                <w:color w:val="000000"/>
                <w:szCs w:val="18"/>
              </w:rPr>
              <w:t>-digit portion of the IMEI code used to identify wireless devices</w:t>
            </w:r>
          </w:p>
        </w:tc>
        <w:tc>
          <w:tcPr>
            <w:tcW w:w="347" w:type="pct"/>
            <w:tcBorders>
              <w:top w:val="single" w:sz="4" w:space="0" w:color="808080"/>
              <w:left w:val="single" w:sz="4" w:space="0" w:color="808080"/>
              <w:bottom w:val="single" w:sz="4" w:space="0" w:color="808080"/>
              <w:right w:val="single" w:sz="4" w:space="0" w:color="808080"/>
            </w:tcBorders>
            <w:hideMark/>
          </w:tcPr>
          <w:p w14:paraId="5CD21E7E" w14:textId="77777777" w:rsidR="00CC14D0" w:rsidRPr="00FE1D45" w:rsidRDefault="00CC14D0" w:rsidP="0044413A">
            <w:pPr>
              <w:pStyle w:val="BodyTextTable"/>
              <w:rPr>
                <w:rFonts w:asciiTheme="minorHAnsi" w:hAnsiTheme="minorHAnsi" w:cstheme="minorBidi"/>
                <w:szCs w:val="18"/>
              </w:rPr>
            </w:pPr>
            <w:r w:rsidRPr="00FE1D45">
              <w:rPr>
                <w:rFonts w:asciiTheme="minorHAnsi" w:hAnsiTheme="minorHAnsi" w:cstheme="minorBidi"/>
                <w:szCs w:val="18"/>
              </w:rPr>
              <w:t>M</w:t>
            </w:r>
          </w:p>
        </w:tc>
      </w:tr>
      <w:tr w:rsidR="00CC14D0" w:rsidRPr="00E65D1C" w14:paraId="01F445CE" w14:textId="77777777" w:rsidTr="00AB35FC">
        <w:trPr>
          <w:cantSplit/>
        </w:trPr>
        <w:tc>
          <w:tcPr>
            <w:tcW w:w="325" w:type="pct"/>
            <w:tcBorders>
              <w:top w:val="single" w:sz="4" w:space="0" w:color="808080"/>
              <w:left w:val="single" w:sz="4" w:space="0" w:color="808080"/>
              <w:bottom w:val="single" w:sz="4" w:space="0" w:color="808080"/>
              <w:right w:val="single" w:sz="4" w:space="0" w:color="808080"/>
            </w:tcBorders>
          </w:tcPr>
          <w:p w14:paraId="1141968B" w14:textId="77777777" w:rsidR="00CC14D0" w:rsidRPr="00FE1D45" w:rsidRDefault="00CC14D0" w:rsidP="00AB35FC">
            <w:pPr>
              <w:pStyle w:val="BodyTextTable"/>
              <w:numPr>
                <w:ilvl w:val="0"/>
                <w:numId w:val="49"/>
              </w:numPr>
              <w:rPr>
                <w:rFonts w:asciiTheme="minorHAnsi" w:hAnsiTheme="minorHAnsi" w:cstheme="minorBidi"/>
                <w:szCs w:val="18"/>
              </w:rPr>
            </w:pPr>
          </w:p>
        </w:tc>
        <w:tc>
          <w:tcPr>
            <w:tcW w:w="1130" w:type="pct"/>
            <w:tcBorders>
              <w:top w:val="single" w:sz="4" w:space="0" w:color="808080"/>
              <w:left w:val="single" w:sz="4" w:space="0" w:color="808080"/>
              <w:bottom w:val="single" w:sz="4" w:space="0" w:color="808080"/>
              <w:right w:val="single" w:sz="4" w:space="0" w:color="808080"/>
            </w:tcBorders>
            <w:hideMark/>
          </w:tcPr>
          <w:p w14:paraId="1C3909CC" w14:textId="798EE87B" w:rsidR="00CC14D0" w:rsidRPr="00FE1D45" w:rsidRDefault="00C93227" w:rsidP="0044413A">
            <w:pPr>
              <w:pStyle w:val="BodyTextTable"/>
              <w:rPr>
                <w:rFonts w:asciiTheme="minorHAnsi" w:hAnsiTheme="minorHAnsi" w:cstheme="minorBidi"/>
                <w:szCs w:val="18"/>
              </w:rPr>
            </w:pPr>
            <w:r>
              <w:rPr>
                <w:rFonts w:asciiTheme="minorHAnsi" w:hAnsiTheme="minorHAnsi" w:cstheme="minorBidi"/>
                <w:szCs w:val="18"/>
              </w:rPr>
              <w:t>MSISDN</w:t>
            </w:r>
          </w:p>
        </w:tc>
        <w:tc>
          <w:tcPr>
            <w:tcW w:w="713" w:type="pct"/>
            <w:tcBorders>
              <w:top w:val="single" w:sz="4" w:space="0" w:color="808080"/>
              <w:left w:val="single" w:sz="4" w:space="0" w:color="808080"/>
              <w:bottom w:val="single" w:sz="4" w:space="0" w:color="808080"/>
              <w:right w:val="single" w:sz="4" w:space="0" w:color="808080"/>
            </w:tcBorders>
            <w:hideMark/>
          </w:tcPr>
          <w:p w14:paraId="53398C88" w14:textId="77777777" w:rsidR="00CC14D0" w:rsidRPr="00FE1D45" w:rsidRDefault="00CC14D0" w:rsidP="0044413A">
            <w:pPr>
              <w:pStyle w:val="BodyTextTable"/>
              <w:rPr>
                <w:rFonts w:asciiTheme="minorHAnsi" w:hAnsiTheme="minorHAnsi" w:cstheme="minorBidi"/>
                <w:szCs w:val="18"/>
              </w:rPr>
            </w:pPr>
            <w:r w:rsidRPr="00FE1D45">
              <w:rPr>
                <w:rFonts w:asciiTheme="minorHAnsi" w:hAnsiTheme="minorHAnsi" w:cstheme="minorBidi"/>
                <w:color w:val="000000"/>
                <w:szCs w:val="18"/>
              </w:rPr>
              <w:t>String</w:t>
            </w:r>
          </w:p>
        </w:tc>
        <w:tc>
          <w:tcPr>
            <w:tcW w:w="2485" w:type="pct"/>
            <w:tcBorders>
              <w:top w:val="single" w:sz="4" w:space="0" w:color="808080"/>
              <w:left w:val="single" w:sz="4" w:space="0" w:color="808080"/>
              <w:bottom w:val="single" w:sz="4" w:space="0" w:color="808080"/>
              <w:right w:val="single" w:sz="4" w:space="0" w:color="808080"/>
            </w:tcBorders>
            <w:hideMark/>
          </w:tcPr>
          <w:p w14:paraId="61D12ACD" w14:textId="23C35386" w:rsidR="00CC14D0" w:rsidRPr="00AB35FC" w:rsidRDefault="00C93227">
            <w:pPr>
              <w:pStyle w:val="BodyTextTable"/>
              <w:rPr>
                <w:szCs w:val="18"/>
              </w:rPr>
            </w:pPr>
            <w:r>
              <w:rPr>
                <w:szCs w:val="18"/>
              </w:rPr>
              <w:t>The unique subscriber MSISDN E.164 format</w:t>
            </w:r>
          </w:p>
        </w:tc>
        <w:tc>
          <w:tcPr>
            <w:tcW w:w="347" w:type="pct"/>
            <w:tcBorders>
              <w:top w:val="single" w:sz="4" w:space="0" w:color="808080"/>
              <w:left w:val="single" w:sz="4" w:space="0" w:color="808080"/>
              <w:bottom w:val="single" w:sz="4" w:space="0" w:color="808080"/>
              <w:right w:val="single" w:sz="4" w:space="0" w:color="808080"/>
            </w:tcBorders>
            <w:hideMark/>
          </w:tcPr>
          <w:p w14:paraId="3063DBCE" w14:textId="77777777" w:rsidR="00CC14D0" w:rsidRPr="00FE1D45" w:rsidRDefault="00CC14D0" w:rsidP="0044413A">
            <w:pPr>
              <w:pStyle w:val="BodyTextTable"/>
              <w:rPr>
                <w:rFonts w:asciiTheme="minorHAnsi" w:hAnsiTheme="minorHAnsi" w:cstheme="minorBidi"/>
                <w:szCs w:val="18"/>
              </w:rPr>
            </w:pPr>
            <w:r w:rsidRPr="00FE1D45">
              <w:rPr>
                <w:rFonts w:asciiTheme="minorHAnsi" w:hAnsiTheme="minorHAnsi" w:cstheme="minorBidi"/>
                <w:szCs w:val="18"/>
              </w:rPr>
              <w:t>M</w:t>
            </w:r>
          </w:p>
        </w:tc>
      </w:tr>
      <w:tr w:rsidR="00CC14D0" w:rsidRPr="00E65D1C" w14:paraId="5F490287" w14:textId="77777777" w:rsidTr="00AB35FC">
        <w:trPr>
          <w:cantSplit/>
        </w:trPr>
        <w:tc>
          <w:tcPr>
            <w:tcW w:w="325" w:type="pct"/>
            <w:tcBorders>
              <w:top w:val="single" w:sz="4" w:space="0" w:color="808080"/>
              <w:left w:val="single" w:sz="4" w:space="0" w:color="808080"/>
              <w:bottom w:val="single" w:sz="4" w:space="0" w:color="808080"/>
              <w:right w:val="single" w:sz="4" w:space="0" w:color="808080"/>
            </w:tcBorders>
          </w:tcPr>
          <w:p w14:paraId="1326ACC1" w14:textId="77777777" w:rsidR="00CC14D0" w:rsidRPr="00FE1D45" w:rsidRDefault="00CC14D0" w:rsidP="00AB35FC">
            <w:pPr>
              <w:pStyle w:val="BodyTextTable"/>
              <w:numPr>
                <w:ilvl w:val="0"/>
                <w:numId w:val="49"/>
              </w:numPr>
              <w:rPr>
                <w:rFonts w:asciiTheme="minorHAnsi" w:hAnsiTheme="minorHAnsi" w:cstheme="minorBidi"/>
                <w:szCs w:val="18"/>
              </w:rPr>
            </w:pPr>
          </w:p>
        </w:tc>
        <w:tc>
          <w:tcPr>
            <w:tcW w:w="1130" w:type="pct"/>
            <w:tcBorders>
              <w:top w:val="single" w:sz="4" w:space="0" w:color="808080"/>
              <w:left w:val="single" w:sz="4" w:space="0" w:color="808080"/>
              <w:bottom w:val="single" w:sz="4" w:space="0" w:color="808080"/>
              <w:right w:val="single" w:sz="4" w:space="0" w:color="808080"/>
            </w:tcBorders>
          </w:tcPr>
          <w:p w14:paraId="4DBE3571" w14:textId="35559D60" w:rsidR="00CC14D0" w:rsidRPr="00FE1D45" w:rsidRDefault="00C93227" w:rsidP="0044413A">
            <w:pPr>
              <w:pStyle w:val="BodyTextTable"/>
              <w:rPr>
                <w:rFonts w:asciiTheme="minorHAnsi" w:hAnsiTheme="minorHAnsi" w:cstheme="minorBidi"/>
                <w:szCs w:val="18"/>
              </w:rPr>
            </w:pPr>
            <w:r>
              <w:rPr>
                <w:rFonts w:asciiTheme="minorHAnsi" w:hAnsiTheme="minorHAnsi" w:cstheme="minorBidi"/>
                <w:szCs w:val="18"/>
              </w:rPr>
              <w:t>Registration Date</w:t>
            </w:r>
          </w:p>
        </w:tc>
        <w:tc>
          <w:tcPr>
            <w:tcW w:w="713" w:type="pct"/>
            <w:tcBorders>
              <w:top w:val="single" w:sz="4" w:space="0" w:color="808080"/>
              <w:left w:val="single" w:sz="4" w:space="0" w:color="808080"/>
              <w:bottom w:val="single" w:sz="4" w:space="0" w:color="808080"/>
              <w:right w:val="single" w:sz="4" w:space="0" w:color="808080"/>
            </w:tcBorders>
          </w:tcPr>
          <w:p w14:paraId="15150BEA" w14:textId="0E0B9CD1" w:rsidR="00CC14D0" w:rsidRPr="00FE1D45" w:rsidRDefault="00C93227" w:rsidP="0044413A">
            <w:pPr>
              <w:pStyle w:val="BodyTextTable"/>
              <w:rPr>
                <w:rFonts w:asciiTheme="minorHAnsi" w:hAnsiTheme="minorHAnsi" w:cstheme="minorBidi"/>
                <w:szCs w:val="18"/>
              </w:rPr>
            </w:pPr>
            <w:r>
              <w:rPr>
                <w:szCs w:val="18"/>
              </w:rPr>
              <w:t>Date</w:t>
            </w:r>
          </w:p>
        </w:tc>
        <w:tc>
          <w:tcPr>
            <w:tcW w:w="2485" w:type="pct"/>
            <w:tcBorders>
              <w:top w:val="single" w:sz="4" w:space="0" w:color="808080"/>
              <w:left w:val="single" w:sz="4" w:space="0" w:color="808080"/>
              <w:bottom w:val="single" w:sz="4" w:space="0" w:color="808080"/>
              <w:right w:val="single" w:sz="4" w:space="0" w:color="808080"/>
            </w:tcBorders>
          </w:tcPr>
          <w:p w14:paraId="6376DE02" w14:textId="6B3B9267" w:rsidR="00CC14D0" w:rsidRPr="00FE1D45" w:rsidRDefault="00C93227" w:rsidP="0044413A">
            <w:pPr>
              <w:pStyle w:val="BodyTextTable"/>
              <w:rPr>
                <w:rFonts w:asciiTheme="minorHAnsi" w:hAnsiTheme="minorHAnsi" w:cstheme="minorBidi"/>
                <w:color w:val="000000"/>
                <w:szCs w:val="18"/>
              </w:rPr>
            </w:pPr>
            <w:r>
              <w:rPr>
                <w:rFonts w:asciiTheme="minorHAnsi" w:hAnsiTheme="minorHAnsi" w:cstheme="minorBidi"/>
                <w:color w:val="000000"/>
                <w:szCs w:val="18"/>
              </w:rPr>
              <w:t xml:space="preserve">The network registration date </w:t>
            </w:r>
            <w:r w:rsidR="00AB35FC">
              <w:rPr>
                <w:rFonts w:asciiTheme="minorHAnsi" w:hAnsiTheme="minorHAnsi" w:cstheme="minorBidi"/>
                <w:color w:val="000000"/>
                <w:szCs w:val="18"/>
              </w:rPr>
              <w:t>(without</w:t>
            </w:r>
            <w:r>
              <w:rPr>
                <w:rFonts w:asciiTheme="minorHAnsi" w:hAnsiTheme="minorHAnsi" w:cstheme="minorBidi"/>
                <w:color w:val="000000"/>
                <w:szCs w:val="18"/>
              </w:rPr>
              <w:t xml:space="preserve"> time</w:t>
            </w:r>
            <w:r w:rsidR="00AB35FC">
              <w:rPr>
                <w:rFonts w:asciiTheme="minorHAnsi" w:hAnsiTheme="minorHAnsi" w:cstheme="minorBidi"/>
                <w:color w:val="000000"/>
                <w:szCs w:val="18"/>
              </w:rPr>
              <w:t>)</w:t>
            </w:r>
          </w:p>
        </w:tc>
        <w:tc>
          <w:tcPr>
            <w:tcW w:w="347" w:type="pct"/>
            <w:tcBorders>
              <w:top w:val="single" w:sz="4" w:space="0" w:color="808080"/>
              <w:left w:val="single" w:sz="4" w:space="0" w:color="808080"/>
              <w:bottom w:val="single" w:sz="4" w:space="0" w:color="808080"/>
              <w:right w:val="single" w:sz="4" w:space="0" w:color="808080"/>
            </w:tcBorders>
            <w:hideMark/>
          </w:tcPr>
          <w:p w14:paraId="622FCFF0" w14:textId="77777777" w:rsidR="00CC14D0" w:rsidRPr="00FE1D45" w:rsidRDefault="00CC14D0" w:rsidP="0044413A">
            <w:pPr>
              <w:pStyle w:val="BodyTextTable"/>
              <w:rPr>
                <w:rFonts w:asciiTheme="minorHAnsi" w:hAnsiTheme="minorHAnsi" w:cstheme="minorBidi"/>
                <w:szCs w:val="18"/>
              </w:rPr>
            </w:pPr>
            <w:r w:rsidRPr="00FE1D45">
              <w:rPr>
                <w:rFonts w:asciiTheme="minorHAnsi" w:hAnsiTheme="minorHAnsi" w:cstheme="minorBidi"/>
                <w:szCs w:val="18"/>
              </w:rPr>
              <w:t>M</w:t>
            </w:r>
          </w:p>
        </w:tc>
      </w:tr>
    </w:tbl>
    <w:p w14:paraId="782E90A3" w14:textId="77777777" w:rsidR="00CC14D0" w:rsidRPr="00A37AD8" w:rsidRDefault="00CC14D0" w:rsidP="00CC14D0">
      <w:pPr>
        <w:pStyle w:val="BodyText"/>
      </w:pPr>
    </w:p>
    <w:p w14:paraId="2D6FBC38" w14:textId="77777777" w:rsidR="00CC14D0" w:rsidRPr="003A4ED1" w:rsidRDefault="00CC14D0" w:rsidP="00CC14D0">
      <w:pPr>
        <w:pStyle w:val="Heading3"/>
        <w:keepNext w:val="0"/>
        <w:keepLines w:val="0"/>
      </w:pPr>
      <w:bookmarkStart w:id="1081" w:name="_Toc114647158"/>
      <w:r w:rsidRPr="003A4ED1">
        <w:t>Frequency</w:t>
      </w:r>
      <w:bookmarkEnd w:id="1081"/>
    </w:p>
    <w:p w14:paraId="329485B0" w14:textId="0560E898" w:rsidR="00CC14D0" w:rsidRDefault="00CC14D0" w:rsidP="00CC14D0">
      <w:pPr>
        <w:pStyle w:val="BodyText"/>
      </w:pPr>
      <w:r>
        <w:t>On-time during initial load</w:t>
      </w:r>
      <w:r w:rsidR="007D3701">
        <w:t xml:space="preserve"> (for Giga Hello project)</w:t>
      </w:r>
      <w:r>
        <w:t>.</w:t>
      </w:r>
    </w:p>
    <w:p w14:paraId="4A9FEB9C" w14:textId="1B3D8B5E" w:rsidR="00C70C07" w:rsidRPr="003A4ED1" w:rsidRDefault="00C70C07" w:rsidP="00C70C07">
      <w:pPr>
        <w:pStyle w:val="Heading1"/>
      </w:pPr>
      <w:bookmarkStart w:id="1082" w:name="_Toc114647159"/>
      <w:r w:rsidRPr="003A4ED1">
        <w:t>Open Issues</w:t>
      </w:r>
      <w:bookmarkEnd w:id="750"/>
      <w:bookmarkEnd w:id="1082"/>
    </w:p>
    <w:tbl>
      <w:tblPr>
        <w:tblStyle w:val="TableGrid"/>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EEECE1"/>
        <w:tblLayout w:type="fixed"/>
        <w:tblCellMar>
          <w:left w:w="115" w:type="dxa"/>
          <w:right w:w="115" w:type="dxa"/>
        </w:tblCellMar>
        <w:tblLook w:val="04A0" w:firstRow="1" w:lastRow="0" w:firstColumn="1" w:lastColumn="0" w:noHBand="0" w:noVBand="1"/>
      </w:tblPr>
      <w:tblGrid>
        <w:gridCol w:w="773"/>
        <w:gridCol w:w="3909"/>
        <w:gridCol w:w="1043"/>
        <w:gridCol w:w="3294"/>
      </w:tblGrid>
      <w:tr w:rsidR="00C70C07" w:rsidRPr="003A4ED1" w14:paraId="62F5D353" w14:textId="77777777" w:rsidTr="00C70C07">
        <w:trPr>
          <w:cantSplit/>
          <w:tblHeader/>
        </w:trPr>
        <w:tc>
          <w:tcPr>
            <w:tcW w:w="429" w:type="pct"/>
            <w:tcBorders>
              <w:bottom w:val="single" w:sz="4" w:space="0" w:color="808080"/>
            </w:tcBorders>
            <w:shd w:val="clear" w:color="auto" w:fill="626469"/>
            <w:vAlign w:val="center"/>
          </w:tcPr>
          <w:bookmarkEnd w:id="723"/>
          <w:p w14:paraId="741EAF63" w14:textId="77777777" w:rsidR="00C70C07" w:rsidRPr="003A4ED1" w:rsidRDefault="00C70C07" w:rsidP="00C70C07">
            <w:pPr>
              <w:pStyle w:val="HeaderTable"/>
              <w:rPr>
                <w:rFonts w:asciiTheme="minorBidi" w:hAnsiTheme="minorBidi" w:cstheme="minorBidi"/>
                <w:color w:val="FFFFFF"/>
              </w:rPr>
            </w:pPr>
            <w:r w:rsidRPr="003A4ED1">
              <w:rPr>
                <w:rFonts w:asciiTheme="minorBidi" w:hAnsiTheme="minorBidi" w:cstheme="minorBidi"/>
                <w:color w:val="FFFFFF"/>
              </w:rPr>
              <w:t>OI ID#</w:t>
            </w:r>
          </w:p>
        </w:tc>
        <w:tc>
          <w:tcPr>
            <w:tcW w:w="2167" w:type="pct"/>
            <w:tcBorders>
              <w:bottom w:val="single" w:sz="4" w:space="0" w:color="808080"/>
            </w:tcBorders>
            <w:shd w:val="clear" w:color="auto" w:fill="626469"/>
            <w:vAlign w:val="center"/>
          </w:tcPr>
          <w:p w14:paraId="583B627F" w14:textId="77777777" w:rsidR="00C70C07" w:rsidRPr="003A4ED1" w:rsidRDefault="00C70C07" w:rsidP="00C70C07">
            <w:pPr>
              <w:pStyle w:val="HeaderTable"/>
              <w:rPr>
                <w:rFonts w:asciiTheme="minorBidi" w:hAnsiTheme="minorBidi" w:cstheme="minorBidi"/>
                <w:color w:val="FFFFFF"/>
              </w:rPr>
            </w:pPr>
            <w:r w:rsidRPr="003A4ED1">
              <w:rPr>
                <w:rFonts w:asciiTheme="minorBidi" w:hAnsiTheme="minorBidi" w:cstheme="minorBidi"/>
                <w:color w:val="FFFFFF"/>
              </w:rPr>
              <w:t>Description</w:t>
            </w:r>
          </w:p>
        </w:tc>
        <w:tc>
          <w:tcPr>
            <w:tcW w:w="578" w:type="pct"/>
            <w:tcBorders>
              <w:bottom w:val="single" w:sz="4" w:space="0" w:color="808080"/>
            </w:tcBorders>
            <w:shd w:val="clear" w:color="auto" w:fill="626469"/>
            <w:vAlign w:val="center"/>
          </w:tcPr>
          <w:p w14:paraId="793E93F3" w14:textId="77777777" w:rsidR="00C70C07" w:rsidRPr="003A4ED1" w:rsidRDefault="00C70C07" w:rsidP="00C70C07">
            <w:pPr>
              <w:pStyle w:val="HeaderTable"/>
              <w:rPr>
                <w:rFonts w:asciiTheme="minorBidi" w:hAnsiTheme="minorBidi" w:cstheme="minorBidi"/>
                <w:color w:val="FFFFFF"/>
              </w:rPr>
            </w:pPr>
            <w:r w:rsidRPr="003A4ED1">
              <w:rPr>
                <w:rFonts w:asciiTheme="minorBidi" w:hAnsiTheme="minorBidi" w:cstheme="minorBidi"/>
                <w:color w:val="FFFFFF"/>
              </w:rPr>
              <w:t>Status</w:t>
            </w:r>
          </w:p>
        </w:tc>
        <w:tc>
          <w:tcPr>
            <w:tcW w:w="1826" w:type="pct"/>
            <w:tcBorders>
              <w:bottom w:val="single" w:sz="4" w:space="0" w:color="808080"/>
            </w:tcBorders>
            <w:shd w:val="clear" w:color="auto" w:fill="626469"/>
            <w:vAlign w:val="center"/>
          </w:tcPr>
          <w:p w14:paraId="70BECE1B" w14:textId="77777777" w:rsidR="00C70C07" w:rsidRPr="003A4ED1" w:rsidRDefault="00C70C07" w:rsidP="00C70C07">
            <w:pPr>
              <w:pStyle w:val="HeaderTable"/>
              <w:rPr>
                <w:rFonts w:asciiTheme="minorBidi" w:hAnsiTheme="minorBidi" w:cstheme="minorBidi"/>
                <w:color w:val="FFFFFF"/>
              </w:rPr>
            </w:pPr>
            <w:r w:rsidRPr="003A4ED1">
              <w:rPr>
                <w:rFonts w:asciiTheme="minorBidi" w:hAnsiTheme="minorBidi" w:cstheme="minorBidi"/>
                <w:color w:val="FFFFFF"/>
              </w:rPr>
              <w:t>Actions</w:t>
            </w:r>
          </w:p>
        </w:tc>
      </w:tr>
      <w:tr w:rsidR="003F2634" w:rsidRPr="003A4ED1" w14:paraId="0658037E" w14:textId="77777777" w:rsidTr="00C70C07">
        <w:trPr>
          <w:cantSplit/>
          <w:tblHeader/>
        </w:trPr>
        <w:tc>
          <w:tcPr>
            <w:tcW w:w="429" w:type="pct"/>
            <w:shd w:val="clear" w:color="auto" w:fill="auto"/>
          </w:tcPr>
          <w:p w14:paraId="0BB8F830" w14:textId="77777777" w:rsidR="00F706B1" w:rsidRDefault="00F706B1" w:rsidP="00566105">
            <w:pPr>
              <w:pStyle w:val="BodyTextTable"/>
              <w:numPr>
                <w:ilvl w:val="0"/>
                <w:numId w:val="22"/>
              </w:numPr>
              <w:jc w:val="center"/>
            </w:pPr>
          </w:p>
        </w:tc>
        <w:tc>
          <w:tcPr>
            <w:tcW w:w="2167" w:type="pct"/>
            <w:shd w:val="clear" w:color="auto" w:fill="auto"/>
          </w:tcPr>
          <w:p w14:paraId="52160587" w14:textId="5FF54A38" w:rsidR="003F2634" w:rsidRPr="003A4ED1" w:rsidRDefault="00B26828" w:rsidP="003F2634">
            <w:pPr>
              <w:pStyle w:val="BodyTextTable"/>
            </w:pPr>
            <w:r>
              <w:t>Mapping of brands/services in each extract</w:t>
            </w:r>
          </w:p>
        </w:tc>
        <w:tc>
          <w:tcPr>
            <w:tcW w:w="578" w:type="pct"/>
            <w:shd w:val="clear" w:color="auto" w:fill="auto"/>
          </w:tcPr>
          <w:p w14:paraId="31DEFFCF" w14:textId="084E2819" w:rsidR="003F2634" w:rsidRPr="003A4ED1" w:rsidRDefault="004D63AF" w:rsidP="003F2634">
            <w:pPr>
              <w:pStyle w:val="BodyTextTable"/>
            </w:pPr>
            <w:r>
              <w:t>Closed</w:t>
            </w:r>
          </w:p>
        </w:tc>
        <w:tc>
          <w:tcPr>
            <w:tcW w:w="1826" w:type="pct"/>
            <w:shd w:val="clear" w:color="auto" w:fill="auto"/>
          </w:tcPr>
          <w:p w14:paraId="53087407" w14:textId="02334ED2" w:rsidR="003F2634" w:rsidRPr="003A4ED1" w:rsidRDefault="004D63AF" w:rsidP="003F2634">
            <w:pPr>
              <w:pStyle w:val="BodyTextTable"/>
            </w:pPr>
            <w:r>
              <w:t>Brand/Service mapping will be included in 3C3 AIA HLD</w:t>
            </w:r>
          </w:p>
        </w:tc>
      </w:tr>
      <w:tr w:rsidR="003F2634" w:rsidRPr="003A4ED1" w14:paraId="3E9FE83B" w14:textId="77777777" w:rsidTr="00C70C07">
        <w:trPr>
          <w:cantSplit/>
          <w:tblHeader/>
        </w:trPr>
        <w:tc>
          <w:tcPr>
            <w:tcW w:w="429" w:type="pct"/>
            <w:shd w:val="clear" w:color="auto" w:fill="auto"/>
          </w:tcPr>
          <w:p w14:paraId="798AAF2B" w14:textId="77777777" w:rsidR="00F706B1" w:rsidRDefault="00F706B1" w:rsidP="00566105">
            <w:pPr>
              <w:pStyle w:val="BodyTextTable"/>
              <w:numPr>
                <w:ilvl w:val="0"/>
                <w:numId w:val="22"/>
              </w:numPr>
              <w:jc w:val="center"/>
            </w:pPr>
          </w:p>
        </w:tc>
        <w:tc>
          <w:tcPr>
            <w:tcW w:w="2167" w:type="pct"/>
            <w:shd w:val="clear" w:color="auto" w:fill="auto"/>
          </w:tcPr>
          <w:p w14:paraId="2276165C" w14:textId="18500EBD" w:rsidR="00B10894" w:rsidRDefault="00AC7FDE" w:rsidP="003F2634">
            <w:pPr>
              <w:pStyle w:val="BodyTextTable"/>
            </w:pPr>
            <w:r w:rsidRPr="006E4F1F">
              <w:t>Preferred store / Home Branch</w:t>
            </w:r>
            <w:r>
              <w:t xml:space="preserve"> </w:t>
            </w:r>
            <w:r w:rsidR="00566105">
              <w:t>- a Smart Store/SUN Shop wherein the subscriber has the greatest number of transactions made (bills payment and after-sales transactions) in a span of 6 to 12 months.</w:t>
            </w:r>
          </w:p>
          <w:p w14:paraId="60BA4A2C" w14:textId="1ADFBEB5" w:rsidR="00B10894" w:rsidRDefault="00B10894" w:rsidP="003F2634">
            <w:pPr>
              <w:pStyle w:val="BodyTextTable"/>
            </w:pPr>
            <w:r w:rsidRPr="00B540C4">
              <w:t>Dominant Sales Channel</w:t>
            </w:r>
            <w:r w:rsidR="00566105">
              <w:t xml:space="preserve"> - a Smart Store/SUN Shop wherein the subscriber has the greatest number of sales- related transactions (re-contracting/renewal/additional line).</w:t>
            </w:r>
          </w:p>
          <w:p w14:paraId="586EFFE1" w14:textId="48CFA358" w:rsidR="003F2634" w:rsidRDefault="00AC7FDE" w:rsidP="003F2634">
            <w:pPr>
              <w:pStyle w:val="BodyTextTable"/>
            </w:pPr>
            <w:r>
              <w:t xml:space="preserve">– </w:t>
            </w:r>
            <w:r w:rsidRPr="00566105">
              <w:rPr>
                <w:b/>
                <w:bCs/>
              </w:rPr>
              <w:t>request is for AIA to calculate</w:t>
            </w:r>
          </w:p>
        </w:tc>
        <w:tc>
          <w:tcPr>
            <w:tcW w:w="578" w:type="pct"/>
            <w:shd w:val="clear" w:color="auto" w:fill="auto"/>
          </w:tcPr>
          <w:p w14:paraId="355B2CF0" w14:textId="1E0FB45A" w:rsidR="003F2634" w:rsidRDefault="00566105" w:rsidP="003F2634">
            <w:pPr>
              <w:pStyle w:val="BodyTextTable"/>
            </w:pPr>
            <w:r>
              <w:t>Closed</w:t>
            </w:r>
          </w:p>
        </w:tc>
        <w:tc>
          <w:tcPr>
            <w:tcW w:w="1826" w:type="pct"/>
            <w:shd w:val="clear" w:color="auto" w:fill="auto"/>
          </w:tcPr>
          <w:p w14:paraId="6F8C7826" w14:textId="17499D29" w:rsidR="003F2634" w:rsidRDefault="00AC7FDE" w:rsidP="003F2634">
            <w:pPr>
              <w:pStyle w:val="BodyTextTable"/>
            </w:pPr>
            <w:r>
              <w:t>Business to provide the formula – Jude/CVM</w:t>
            </w:r>
          </w:p>
          <w:p w14:paraId="05D7B0A2" w14:textId="3C770D01" w:rsidR="00AC7FDE" w:rsidRPr="003A4ED1" w:rsidRDefault="00AC7FDE" w:rsidP="003F2634">
            <w:pPr>
              <w:pStyle w:val="BodyTextTable"/>
            </w:pPr>
            <w:r>
              <w:t>Amdocs to confirm solution</w:t>
            </w:r>
            <w:r w:rsidR="00230662">
              <w:t xml:space="preserve"> – </w:t>
            </w:r>
            <w:r w:rsidR="00230662" w:rsidRPr="00566105">
              <w:rPr>
                <w:b/>
                <w:bCs/>
              </w:rPr>
              <w:t>analytics calculation</w:t>
            </w:r>
            <w:r w:rsidR="00230662">
              <w:rPr>
                <w:b/>
                <w:bCs/>
              </w:rPr>
              <w:t>s</w:t>
            </w:r>
            <w:r w:rsidR="00230662" w:rsidRPr="00566105">
              <w:rPr>
                <w:b/>
                <w:bCs/>
              </w:rPr>
              <w:t xml:space="preserve"> can be added in AIA pending CR request</w:t>
            </w:r>
          </w:p>
        </w:tc>
      </w:tr>
      <w:tr w:rsidR="009D422A" w:rsidRPr="003A4ED1" w14:paraId="6F706165" w14:textId="77777777" w:rsidTr="00C70C07">
        <w:trPr>
          <w:cantSplit/>
          <w:tblHeader/>
        </w:trPr>
        <w:tc>
          <w:tcPr>
            <w:tcW w:w="429" w:type="pct"/>
            <w:shd w:val="clear" w:color="auto" w:fill="auto"/>
          </w:tcPr>
          <w:p w14:paraId="705D54D0" w14:textId="77777777" w:rsidR="009D422A" w:rsidRDefault="009D422A">
            <w:pPr>
              <w:pStyle w:val="BodyTextTable"/>
              <w:numPr>
                <w:ilvl w:val="0"/>
                <w:numId w:val="22"/>
              </w:numPr>
              <w:jc w:val="center"/>
            </w:pPr>
          </w:p>
        </w:tc>
        <w:tc>
          <w:tcPr>
            <w:tcW w:w="2167" w:type="pct"/>
            <w:shd w:val="clear" w:color="auto" w:fill="auto"/>
          </w:tcPr>
          <w:p w14:paraId="0DA07436" w14:textId="77777777" w:rsidR="009D422A" w:rsidRPr="00566105" w:rsidRDefault="009D422A" w:rsidP="009D422A">
            <w:pPr>
              <w:pStyle w:val="BodyTextTable"/>
              <w:rPr>
                <w:lang w:val="en-PH"/>
              </w:rPr>
            </w:pPr>
            <w:r w:rsidRPr="00566105">
              <w:rPr>
                <w:lang w:val="en-PH"/>
              </w:rPr>
              <w:t>UHW ID - Self Service Channel ID</w:t>
            </w:r>
          </w:p>
          <w:p w14:paraId="478B9F35" w14:textId="179B67E7" w:rsidR="009D422A" w:rsidRPr="006E4F1F" w:rsidRDefault="009D422A">
            <w:pPr>
              <w:pStyle w:val="BodyTextTable"/>
            </w:pPr>
            <w:r>
              <w:t>In Legacy sourced from Kenan</w:t>
            </w:r>
            <w:r w:rsidR="00022982">
              <w:t>, however, not available in Optima</w:t>
            </w:r>
          </w:p>
        </w:tc>
        <w:tc>
          <w:tcPr>
            <w:tcW w:w="578" w:type="pct"/>
            <w:shd w:val="clear" w:color="auto" w:fill="auto"/>
          </w:tcPr>
          <w:p w14:paraId="5267809B" w14:textId="69C7D11D" w:rsidR="009D422A" w:rsidRDefault="00566105" w:rsidP="003F2634">
            <w:pPr>
              <w:pStyle w:val="BodyTextTable"/>
            </w:pPr>
            <w:r>
              <w:t>Closed</w:t>
            </w:r>
          </w:p>
        </w:tc>
        <w:tc>
          <w:tcPr>
            <w:tcW w:w="1826" w:type="pct"/>
            <w:shd w:val="clear" w:color="auto" w:fill="auto"/>
          </w:tcPr>
          <w:p w14:paraId="0CB8CCA4" w14:textId="203F5D1B" w:rsidR="00566105" w:rsidRDefault="009D422A" w:rsidP="003F2634">
            <w:pPr>
              <w:pStyle w:val="BodyTextTable"/>
            </w:pPr>
            <w:r>
              <w:t>PLDT to confirm solution</w:t>
            </w:r>
            <w:r w:rsidR="00566105">
              <w:t xml:space="preserve"> – </w:t>
            </w:r>
          </w:p>
          <w:p w14:paraId="67BD97AB" w14:textId="2A9C856A" w:rsidR="009D422A" w:rsidRDefault="00566105" w:rsidP="003F2634">
            <w:pPr>
              <w:pStyle w:val="BodyTextTable"/>
            </w:pPr>
            <w:r w:rsidRPr="00566105">
              <w:t xml:space="preserve">[Ia] </w:t>
            </w:r>
            <w:r>
              <w:t>T</w:t>
            </w:r>
            <w:r w:rsidRPr="00566105">
              <w:t>his should be the SSO ID/email, and we can have the same setup as 3D additional attributes (SSO email coming from GDF)</w:t>
            </w:r>
          </w:p>
        </w:tc>
      </w:tr>
      <w:tr w:rsidR="003F2634" w:rsidRPr="003A4ED1" w14:paraId="75664363" w14:textId="77777777" w:rsidTr="00C70C07">
        <w:trPr>
          <w:cantSplit/>
          <w:tblHeader/>
        </w:trPr>
        <w:tc>
          <w:tcPr>
            <w:tcW w:w="429" w:type="pct"/>
            <w:shd w:val="clear" w:color="auto" w:fill="auto"/>
          </w:tcPr>
          <w:p w14:paraId="179CEDD0" w14:textId="77777777" w:rsidR="00F706B1" w:rsidRDefault="00F706B1" w:rsidP="00566105">
            <w:pPr>
              <w:pStyle w:val="BodyTextTable"/>
              <w:numPr>
                <w:ilvl w:val="0"/>
                <w:numId w:val="22"/>
              </w:numPr>
              <w:jc w:val="center"/>
            </w:pPr>
          </w:p>
        </w:tc>
        <w:tc>
          <w:tcPr>
            <w:tcW w:w="2167" w:type="pct"/>
            <w:shd w:val="clear" w:color="auto" w:fill="auto"/>
          </w:tcPr>
          <w:p w14:paraId="7A5BF7E3" w14:textId="435F4417" w:rsidR="003F2634" w:rsidRDefault="001A10DD" w:rsidP="003F2634">
            <w:pPr>
              <w:pStyle w:val="BodyTextTable"/>
            </w:pPr>
            <w:r>
              <w:t>Is there a need to add placeholders for Customer level extracts</w:t>
            </w:r>
            <w:r w:rsidR="0037368A">
              <w:t>?</w:t>
            </w:r>
          </w:p>
        </w:tc>
        <w:tc>
          <w:tcPr>
            <w:tcW w:w="578" w:type="pct"/>
            <w:shd w:val="clear" w:color="auto" w:fill="auto"/>
          </w:tcPr>
          <w:p w14:paraId="3541A990" w14:textId="0F17827F" w:rsidR="003F2634" w:rsidRDefault="00B67FED" w:rsidP="003F2634">
            <w:pPr>
              <w:pStyle w:val="BodyTextTable"/>
            </w:pPr>
            <w:r>
              <w:t>Closed</w:t>
            </w:r>
          </w:p>
        </w:tc>
        <w:tc>
          <w:tcPr>
            <w:tcW w:w="1826" w:type="pct"/>
            <w:shd w:val="clear" w:color="auto" w:fill="auto"/>
          </w:tcPr>
          <w:p w14:paraId="62EF607C" w14:textId="66E9108E" w:rsidR="003F2634" w:rsidRDefault="001A10DD" w:rsidP="003F2634">
            <w:pPr>
              <w:pStyle w:val="BodyTextTable"/>
            </w:pPr>
            <w:r>
              <w:t>Jude</w:t>
            </w:r>
            <w:r w:rsidR="000A4ED8">
              <w:t>:</w:t>
            </w:r>
          </w:p>
          <w:p w14:paraId="3312DAF2" w14:textId="1455630B" w:rsidR="00B67FED" w:rsidRPr="003A4ED1" w:rsidRDefault="00B67FED" w:rsidP="003F2634">
            <w:pPr>
              <w:pStyle w:val="BodyTextTable"/>
            </w:pPr>
            <w:r>
              <w:t>No additional placeholders for customer level extracts will be requested for Drop 5.</w:t>
            </w:r>
          </w:p>
        </w:tc>
      </w:tr>
      <w:tr w:rsidR="003F2634" w:rsidRPr="003A4ED1" w14:paraId="2D7D2136" w14:textId="77777777" w:rsidTr="00C70C07">
        <w:trPr>
          <w:cantSplit/>
          <w:tblHeader/>
        </w:trPr>
        <w:tc>
          <w:tcPr>
            <w:tcW w:w="429" w:type="pct"/>
            <w:shd w:val="clear" w:color="auto" w:fill="auto"/>
          </w:tcPr>
          <w:p w14:paraId="6F34261F" w14:textId="77777777" w:rsidR="00F706B1" w:rsidRDefault="00F706B1" w:rsidP="00566105">
            <w:pPr>
              <w:pStyle w:val="BodyTextTable"/>
              <w:numPr>
                <w:ilvl w:val="0"/>
                <w:numId w:val="22"/>
              </w:numPr>
              <w:jc w:val="center"/>
            </w:pPr>
          </w:p>
        </w:tc>
        <w:tc>
          <w:tcPr>
            <w:tcW w:w="2167" w:type="pct"/>
            <w:shd w:val="clear" w:color="auto" w:fill="auto"/>
          </w:tcPr>
          <w:p w14:paraId="3EA76886" w14:textId="164C070C" w:rsidR="003F2634" w:rsidRDefault="009A2774" w:rsidP="00566105">
            <w:pPr>
              <w:pStyle w:val="BodyTextTable"/>
            </w:pPr>
            <w:r w:rsidRPr="00B768CD">
              <w:t>Exclusion</w:t>
            </w:r>
            <w:r>
              <w:t xml:space="preserve"> List – which information is available in Optima</w:t>
            </w:r>
          </w:p>
        </w:tc>
        <w:tc>
          <w:tcPr>
            <w:tcW w:w="578" w:type="pct"/>
            <w:shd w:val="clear" w:color="auto" w:fill="auto"/>
          </w:tcPr>
          <w:p w14:paraId="3761C0DC" w14:textId="76A715B8" w:rsidR="003F2634" w:rsidRDefault="007717A1" w:rsidP="003F2634">
            <w:pPr>
              <w:pStyle w:val="BodyTextTable"/>
            </w:pPr>
            <w:r>
              <w:t>Closed</w:t>
            </w:r>
          </w:p>
        </w:tc>
        <w:tc>
          <w:tcPr>
            <w:tcW w:w="1826" w:type="pct"/>
            <w:shd w:val="clear" w:color="auto" w:fill="auto"/>
          </w:tcPr>
          <w:p w14:paraId="6C00477F" w14:textId="02B0A5B2" w:rsidR="003F2634" w:rsidRDefault="007717A1" w:rsidP="003F2634">
            <w:pPr>
              <w:pStyle w:val="BodyTextTable"/>
            </w:pPr>
            <w:r>
              <w:t xml:space="preserve">AIA will source the following </w:t>
            </w:r>
            <w:r w:rsidR="00F4581E">
              <w:t xml:space="preserve">indicators </w:t>
            </w:r>
            <w:r>
              <w:t>from Optima:</w:t>
            </w:r>
          </w:p>
          <w:p w14:paraId="70C6D5EE" w14:textId="77777777" w:rsidR="007717A1" w:rsidRDefault="007717A1" w:rsidP="007717A1">
            <w:pPr>
              <w:pStyle w:val="BodyTextTable"/>
              <w:numPr>
                <w:ilvl w:val="0"/>
                <w:numId w:val="42"/>
              </w:numPr>
            </w:pPr>
            <w:r>
              <w:t>Blacklist</w:t>
            </w:r>
          </w:p>
          <w:p w14:paraId="28967673" w14:textId="77777777" w:rsidR="007717A1" w:rsidRDefault="007717A1" w:rsidP="007717A1">
            <w:pPr>
              <w:pStyle w:val="BodyTextTable"/>
              <w:numPr>
                <w:ilvl w:val="0"/>
                <w:numId w:val="42"/>
              </w:numPr>
            </w:pPr>
            <w:r>
              <w:t>Fraud</w:t>
            </w:r>
          </w:p>
          <w:p w14:paraId="23DA3FC2" w14:textId="77777777" w:rsidR="007717A1" w:rsidRDefault="007717A1" w:rsidP="007717A1">
            <w:pPr>
              <w:pStyle w:val="BodyTextTable"/>
              <w:numPr>
                <w:ilvl w:val="0"/>
                <w:numId w:val="42"/>
              </w:numPr>
            </w:pPr>
            <w:r>
              <w:t>Service Unit</w:t>
            </w:r>
          </w:p>
          <w:p w14:paraId="0090D3B4" w14:textId="77777777" w:rsidR="007717A1" w:rsidRDefault="007717A1" w:rsidP="007717A1">
            <w:pPr>
              <w:pStyle w:val="BodyTextTable"/>
              <w:numPr>
                <w:ilvl w:val="0"/>
                <w:numId w:val="42"/>
              </w:numPr>
            </w:pPr>
            <w:r>
              <w:t>Retailer</w:t>
            </w:r>
          </w:p>
          <w:p w14:paraId="3C308C24" w14:textId="2B542810" w:rsidR="007717A1" w:rsidRPr="003A4ED1" w:rsidRDefault="007717A1" w:rsidP="00566105">
            <w:pPr>
              <w:pStyle w:val="BodyTextTable"/>
              <w:numPr>
                <w:ilvl w:val="0"/>
                <w:numId w:val="42"/>
              </w:numPr>
            </w:pPr>
            <w:r>
              <w:t>Corporate</w:t>
            </w:r>
          </w:p>
        </w:tc>
      </w:tr>
      <w:tr w:rsidR="003E56EC" w:rsidRPr="003A4ED1" w14:paraId="123A68B5" w14:textId="77777777" w:rsidTr="00C70C07">
        <w:trPr>
          <w:cantSplit/>
          <w:tblHeader/>
        </w:trPr>
        <w:tc>
          <w:tcPr>
            <w:tcW w:w="429" w:type="pct"/>
            <w:shd w:val="clear" w:color="auto" w:fill="auto"/>
          </w:tcPr>
          <w:p w14:paraId="346FF02E" w14:textId="77777777" w:rsidR="00F706B1" w:rsidRDefault="00F706B1" w:rsidP="00566105">
            <w:pPr>
              <w:pStyle w:val="BodyTextTable"/>
              <w:numPr>
                <w:ilvl w:val="0"/>
                <w:numId w:val="22"/>
              </w:numPr>
              <w:jc w:val="center"/>
            </w:pPr>
          </w:p>
        </w:tc>
        <w:tc>
          <w:tcPr>
            <w:tcW w:w="2167" w:type="pct"/>
            <w:shd w:val="clear" w:color="auto" w:fill="auto"/>
          </w:tcPr>
          <w:p w14:paraId="455DED34" w14:textId="4EC0641E" w:rsidR="003E56EC" w:rsidRPr="008042BA" w:rsidRDefault="00287188" w:rsidP="00566105">
            <w:pPr>
              <w:pStyle w:val="BodyTextTable"/>
            </w:pPr>
            <w:r>
              <w:t>Postpaid f</w:t>
            </w:r>
            <w:r w:rsidR="007A3DAB">
              <w:t>ields 52-58: Should be calculated in AIA and requirement is NRT as per Business</w:t>
            </w:r>
          </w:p>
        </w:tc>
        <w:tc>
          <w:tcPr>
            <w:tcW w:w="578" w:type="pct"/>
            <w:shd w:val="clear" w:color="auto" w:fill="auto"/>
          </w:tcPr>
          <w:p w14:paraId="3F61AB39" w14:textId="1DD49C49" w:rsidR="003E56EC" w:rsidDel="00403F9F" w:rsidRDefault="007A3DAB" w:rsidP="003F2634">
            <w:pPr>
              <w:pStyle w:val="BodyTextTable"/>
            </w:pPr>
            <w:r>
              <w:t>Closed</w:t>
            </w:r>
          </w:p>
        </w:tc>
        <w:tc>
          <w:tcPr>
            <w:tcW w:w="1826" w:type="pct"/>
            <w:shd w:val="clear" w:color="auto" w:fill="auto"/>
          </w:tcPr>
          <w:p w14:paraId="20F2808D" w14:textId="466271C7" w:rsidR="003E56EC" w:rsidRPr="003E56EC" w:rsidRDefault="007A3DAB" w:rsidP="003F2634">
            <w:pPr>
              <w:pStyle w:val="BodyTextTable"/>
              <w:rPr>
                <w:szCs w:val="18"/>
              </w:rPr>
            </w:pPr>
            <w:r>
              <w:t xml:space="preserve">PLDT: </w:t>
            </w:r>
            <w:r w:rsidR="00F23A1F">
              <w:t>c</w:t>
            </w:r>
            <w:r>
              <w:t>onfirm requirements with Business and open BAU CR</w:t>
            </w:r>
          </w:p>
        </w:tc>
      </w:tr>
      <w:tr w:rsidR="00A617FA" w:rsidRPr="003A4ED1" w14:paraId="1AE19ABE" w14:textId="77777777" w:rsidTr="00C70C07">
        <w:trPr>
          <w:cantSplit/>
          <w:tblHeader/>
        </w:trPr>
        <w:tc>
          <w:tcPr>
            <w:tcW w:w="429" w:type="pct"/>
            <w:shd w:val="clear" w:color="auto" w:fill="auto"/>
          </w:tcPr>
          <w:p w14:paraId="65CFA62B" w14:textId="77777777" w:rsidR="00F706B1" w:rsidRDefault="00F706B1" w:rsidP="00566105">
            <w:pPr>
              <w:pStyle w:val="BodyTextTable"/>
              <w:numPr>
                <w:ilvl w:val="0"/>
                <w:numId w:val="22"/>
              </w:numPr>
              <w:jc w:val="center"/>
            </w:pPr>
          </w:p>
        </w:tc>
        <w:tc>
          <w:tcPr>
            <w:tcW w:w="2167" w:type="pct"/>
            <w:shd w:val="clear" w:color="auto" w:fill="auto"/>
          </w:tcPr>
          <w:p w14:paraId="35278242" w14:textId="0A058718" w:rsidR="00E62B97" w:rsidRDefault="00E62B97" w:rsidP="00566105">
            <w:pPr>
              <w:pStyle w:val="BodyTextTable"/>
            </w:pPr>
            <w:r w:rsidRPr="0027275D">
              <w:t>Customer preferred channel</w:t>
            </w:r>
            <w:r>
              <w:t xml:space="preserve"> -</w:t>
            </w:r>
          </w:p>
          <w:p w14:paraId="6A26A539" w14:textId="392300E8" w:rsidR="00A617FA" w:rsidRPr="008042BA" w:rsidRDefault="00E62B97" w:rsidP="00566105">
            <w:pPr>
              <w:pStyle w:val="BodyTextTable"/>
            </w:pPr>
            <w:r w:rsidRPr="008042BA">
              <w:t>Preferred communication channel, part of consent</w:t>
            </w:r>
          </w:p>
        </w:tc>
        <w:tc>
          <w:tcPr>
            <w:tcW w:w="578" w:type="pct"/>
            <w:shd w:val="clear" w:color="auto" w:fill="auto"/>
          </w:tcPr>
          <w:p w14:paraId="679D613C" w14:textId="6E0975FA" w:rsidR="00A617FA" w:rsidRDefault="002A4B50" w:rsidP="003F2634">
            <w:pPr>
              <w:pStyle w:val="BodyTextTable"/>
            </w:pPr>
            <w:r>
              <w:t>Closed</w:t>
            </w:r>
          </w:p>
        </w:tc>
        <w:tc>
          <w:tcPr>
            <w:tcW w:w="1826" w:type="pct"/>
            <w:shd w:val="clear" w:color="auto" w:fill="auto"/>
          </w:tcPr>
          <w:p w14:paraId="1BA8195C" w14:textId="0A81314F" w:rsidR="00A617FA" w:rsidRPr="003E56EC" w:rsidRDefault="00BE71D5" w:rsidP="003F2634">
            <w:pPr>
              <w:pStyle w:val="BodyTextTable"/>
              <w:rPr>
                <w:szCs w:val="18"/>
              </w:rPr>
            </w:pPr>
            <w:r>
              <w:t>Will be assessed as part of Consent changes (BAU CR</w:t>
            </w:r>
            <w:r w:rsidR="00B73198">
              <w:t>#205200</w:t>
            </w:r>
            <w:r>
              <w:t>)</w:t>
            </w:r>
          </w:p>
        </w:tc>
      </w:tr>
      <w:tr w:rsidR="00390D08" w:rsidRPr="003A4ED1" w14:paraId="56CBC5E5" w14:textId="77777777" w:rsidTr="00C70C07">
        <w:trPr>
          <w:cantSplit/>
          <w:tblHeader/>
        </w:trPr>
        <w:tc>
          <w:tcPr>
            <w:tcW w:w="429" w:type="pct"/>
            <w:shd w:val="clear" w:color="auto" w:fill="auto"/>
          </w:tcPr>
          <w:p w14:paraId="5BFA26F7" w14:textId="77777777" w:rsidR="00390D08" w:rsidRDefault="00390D08" w:rsidP="00566105">
            <w:pPr>
              <w:pStyle w:val="BodyTextTable"/>
              <w:numPr>
                <w:ilvl w:val="0"/>
                <w:numId w:val="22"/>
              </w:numPr>
              <w:jc w:val="center"/>
            </w:pPr>
          </w:p>
        </w:tc>
        <w:tc>
          <w:tcPr>
            <w:tcW w:w="2167" w:type="pct"/>
            <w:shd w:val="clear" w:color="auto" w:fill="auto"/>
          </w:tcPr>
          <w:p w14:paraId="20453FF6" w14:textId="77777777" w:rsidR="00390D08" w:rsidRPr="00566105" w:rsidRDefault="00390D08" w:rsidP="00566105">
            <w:pPr>
              <w:pStyle w:val="BodyTextTable"/>
            </w:pPr>
            <w:r w:rsidRPr="00566105">
              <w:t>E-statement activation date</w:t>
            </w:r>
          </w:p>
          <w:p w14:paraId="26B5B78F" w14:textId="69C406C9" w:rsidR="00390D08" w:rsidRPr="008042BA" w:rsidRDefault="00390D08" w:rsidP="00566105">
            <w:pPr>
              <w:pStyle w:val="BodyTextTable"/>
            </w:pPr>
            <w:r w:rsidRPr="00566105">
              <w:t>E-statement deactivation date</w:t>
            </w:r>
          </w:p>
        </w:tc>
        <w:tc>
          <w:tcPr>
            <w:tcW w:w="578" w:type="pct"/>
            <w:shd w:val="clear" w:color="auto" w:fill="auto"/>
          </w:tcPr>
          <w:p w14:paraId="244FBD05" w14:textId="76CDD647" w:rsidR="00390D08" w:rsidRDefault="00764DBC" w:rsidP="00390D08">
            <w:pPr>
              <w:pStyle w:val="BodyTextTable"/>
            </w:pPr>
            <w:r>
              <w:t>Closed</w:t>
            </w:r>
          </w:p>
        </w:tc>
        <w:tc>
          <w:tcPr>
            <w:tcW w:w="1826" w:type="pct"/>
            <w:shd w:val="clear" w:color="auto" w:fill="auto"/>
          </w:tcPr>
          <w:p w14:paraId="783E85B8" w14:textId="44708253" w:rsidR="00390D08" w:rsidRDefault="00390D08" w:rsidP="00390D08">
            <w:pPr>
              <w:pStyle w:val="BodyTextTable"/>
            </w:pPr>
            <w:r>
              <w:t xml:space="preserve">In Legacy – Kenan is extracting from </w:t>
            </w:r>
            <w:proofErr w:type="spellStart"/>
            <w:r>
              <w:t>OneBill</w:t>
            </w:r>
            <w:proofErr w:type="spellEnd"/>
          </w:p>
          <w:p w14:paraId="22133B04" w14:textId="5C098603" w:rsidR="00390D08" w:rsidRDefault="00764DBC" w:rsidP="00390D08">
            <w:pPr>
              <w:pStyle w:val="BodyTextTable"/>
            </w:pPr>
            <w:r>
              <w:t xml:space="preserve">Kenan can provide the </w:t>
            </w:r>
            <w:r w:rsidR="00286842">
              <w:t xml:space="preserve">bill </w:t>
            </w:r>
            <w:proofErr w:type="gramStart"/>
            <w:r w:rsidR="00286842">
              <w:t>format,</w:t>
            </w:r>
            <w:proofErr w:type="gramEnd"/>
            <w:r w:rsidR="00286842">
              <w:t xml:space="preserve"> however, dates are not available.</w:t>
            </w:r>
          </w:p>
        </w:tc>
      </w:tr>
      <w:tr w:rsidR="00C51E56" w:rsidRPr="003A4ED1" w14:paraId="1CE07AE6" w14:textId="77777777" w:rsidTr="00566105">
        <w:trPr>
          <w:cantSplit/>
          <w:tblHeader/>
        </w:trPr>
        <w:tc>
          <w:tcPr>
            <w:tcW w:w="429" w:type="pct"/>
            <w:shd w:val="clear" w:color="auto" w:fill="auto"/>
          </w:tcPr>
          <w:p w14:paraId="6273B9EE" w14:textId="77777777" w:rsidR="00C51E56" w:rsidRDefault="00C51E56" w:rsidP="00566105">
            <w:pPr>
              <w:pStyle w:val="BodyTextTable"/>
              <w:numPr>
                <w:ilvl w:val="0"/>
                <w:numId w:val="22"/>
              </w:numPr>
              <w:jc w:val="center"/>
            </w:pPr>
          </w:p>
        </w:tc>
        <w:tc>
          <w:tcPr>
            <w:tcW w:w="2167" w:type="pct"/>
            <w:shd w:val="clear" w:color="auto" w:fill="auto"/>
            <w:vAlign w:val="center"/>
          </w:tcPr>
          <w:p w14:paraId="09DE692F" w14:textId="77777777" w:rsidR="00C51E56" w:rsidRPr="00566105" w:rsidRDefault="00C51E56" w:rsidP="00566105">
            <w:pPr>
              <w:pStyle w:val="BodyTextTable"/>
            </w:pPr>
            <w:r w:rsidRPr="00566105">
              <w:t>CBR Mobile, CBR landline</w:t>
            </w:r>
          </w:p>
          <w:p w14:paraId="7974851C" w14:textId="77777777" w:rsidR="00C51E56" w:rsidRPr="008042BA" w:rsidRDefault="00C51E56" w:rsidP="00566105">
            <w:pPr>
              <w:pStyle w:val="BodyTextTable"/>
            </w:pPr>
            <w:r w:rsidRPr="008042BA">
              <w:t>Is number normalized?</w:t>
            </w:r>
          </w:p>
          <w:p w14:paraId="0CB0D434" w14:textId="456C9E2F" w:rsidR="00C51E56" w:rsidRPr="005C3340" w:rsidRDefault="00C51E56" w:rsidP="00566105">
            <w:pPr>
              <w:pStyle w:val="BodyTextTable"/>
            </w:pPr>
            <w:r w:rsidRPr="005C3340">
              <w:t>Is there an indication for Mobile vs. landline?</w:t>
            </w:r>
          </w:p>
        </w:tc>
        <w:tc>
          <w:tcPr>
            <w:tcW w:w="578" w:type="pct"/>
            <w:shd w:val="clear" w:color="auto" w:fill="auto"/>
          </w:tcPr>
          <w:p w14:paraId="76C98237" w14:textId="727FA356" w:rsidR="00C51E56" w:rsidRDefault="00C55415" w:rsidP="00C51E56">
            <w:pPr>
              <w:pStyle w:val="BodyTextTable"/>
            </w:pPr>
            <w:r>
              <w:t>Closed</w:t>
            </w:r>
          </w:p>
        </w:tc>
        <w:tc>
          <w:tcPr>
            <w:tcW w:w="1826" w:type="pct"/>
            <w:shd w:val="clear" w:color="auto" w:fill="auto"/>
          </w:tcPr>
          <w:p w14:paraId="6BF121C6" w14:textId="77777777" w:rsidR="00814607" w:rsidRDefault="000A26D1">
            <w:pPr>
              <w:pStyle w:val="BodyTextTable"/>
            </w:pPr>
            <w:r>
              <w:t>Optima doesn’t normalize the numbers</w:t>
            </w:r>
            <w:r w:rsidR="004362DD">
              <w:t>, hence, GDF will need to provide the data.</w:t>
            </w:r>
          </w:p>
          <w:p w14:paraId="692185DD" w14:textId="77777777" w:rsidR="009604CF" w:rsidRPr="00D837C7" w:rsidRDefault="009604CF">
            <w:pPr>
              <w:pStyle w:val="BodyTextTable"/>
            </w:pPr>
            <w:r w:rsidRPr="00D837C7">
              <w:t>Request is for AIA to source directly from Optima (considering NRT update)</w:t>
            </w:r>
          </w:p>
          <w:p w14:paraId="2B956215" w14:textId="1CEBC2FB" w:rsidR="00C55415" w:rsidRPr="00566105" w:rsidRDefault="00C55415">
            <w:pPr>
              <w:pStyle w:val="BodyTextTable"/>
              <w:rPr>
                <w:b/>
                <w:bCs/>
              </w:rPr>
            </w:pPr>
            <w:r>
              <w:rPr>
                <w:b/>
                <w:bCs/>
              </w:rPr>
              <w:t>AIA will source the telephone numbers from Optima.</w:t>
            </w:r>
          </w:p>
        </w:tc>
      </w:tr>
      <w:tr w:rsidR="00C51E56" w:rsidRPr="003A4ED1" w14:paraId="5CDCD108" w14:textId="77777777" w:rsidTr="00566105">
        <w:trPr>
          <w:cantSplit/>
          <w:tblHeader/>
        </w:trPr>
        <w:tc>
          <w:tcPr>
            <w:tcW w:w="429" w:type="pct"/>
            <w:shd w:val="clear" w:color="auto" w:fill="auto"/>
          </w:tcPr>
          <w:p w14:paraId="6AD79707" w14:textId="77777777" w:rsidR="00C51E56" w:rsidRDefault="00C51E56" w:rsidP="00566105">
            <w:pPr>
              <w:pStyle w:val="BodyTextTable"/>
              <w:numPr>
                <w:ilvl w:val="0"/>
                <w:numId w:val="22"/>
              </w:numPr>
              <w:jc w:val="center"/>
            </w:pPr>
          </w:p>
        </w:tc>
        <w:tc>
          <w:tcPr>
            <w:tcW w:w="2167" w:type="pct"/>
            <w:shd w:val="clear" w:color="auto" w:fill="auto"/>
            <w:vAlign w:val="center"/>
          </w:tcPr>
          <w:p w14:paraId="6BC9E0B3" w14:textId="04D87648" w:rsidR="00C51E56" w:rsidRDefault="00922405" w:rsidP="00C51E56">
            <w:pPr>
              <w:pStyle w:val="CommentText"/>
              <w:ind w:left="0"/>
              <w:rPr>
                <w:sz w:val="18"/>
                <w:szCs w:val="18"/>
              </w:rPr>
            </w:pPr>
            <w:r>
              <w:rPr>
                <w:sz w:val="18"/>
                <w:szCs w:val="18"/>
              </w:rPr>
              <w:t>Attributes that were sourced from Clarity – need to decide on solution for Drop 5</w:t>
            </w:r>
          </w:p>
        </w:tc>
        <w:tc>
          <w:tcPr>
            <w:tcW w:w="578" w:type="pct"/>
            <w:shd w:val="clear" w:color="auto" w:fill="auto"/>
          </w:tcPr>
          <w:p w14:paraId="3ABE284A" w14:textId="64F9B5CB" w:rsidR="00C51E56" w:rsidRDefault="00566105" w:rsidP="00C51E56">
            <w:pPr>
              <w:pStyle w:val="BodyTextTable"/>
            </w:pPr>
            <w:r>
              <w:t>Closed</w:t>
            </w:r>
          </w:p>
        </w:tc>
        <w:tc>
          <w:tcPr>
            <w:tcW w:w="1826" w:type="pct"/>
            <w:shd w:val="clear" w:color="auto" w:fill="auto"/>
          </w:tcPr>
          <w:p w14:paraId="491EC21A" w14:textId="24DB7E2C" w:rsidR="00C51E56" w:rsidRDefault="00922405" w:rsidP="00C51E56">
            <w:pPr>
              <w:pStyle w:val="BodyTextTable"/>
            </w:pPr>
            <w:r>
              <w:t xml:space="preserve">Amdocs </w:t>
            </w:r>
            <w:r w:rsidR="00602FF2">
              <w:t>provided solution</w:t>
            </w:r>
            <w:r w:rsidR="00445F4B">
              <w:t xml:space="preserve"> 29/10 - </w:t>
            </w:r>
            <w:r w:rsidR="00445F4B" w:rsidRPr="00566105">
              <w:rPr>
                <w:i/>
                <w:iCs/>
              </w:rPr>
              <w:t xml:space="preserve">RE: [3C3 AIA] Clarity attributes from </w:t>
            </w:r>
            <w:proofErr w:type="spellStart"/>
            <w:r w:rsidR="00445F4B" w:rsidRPr="00566105">
              <w:rPr>
                <w:i/>
                <w:iCs/>
              </w:rPr>
              <w:t>TechData</w:t>
            </w:r>
            <w:proofErr w:type="spellEnd"/>
            <w:r w:rsidR="00602FF2">
              <w:t>.</w:t>
            </w:r>
          </w:p>
          <w:p w14:paraId="5A9A8663" w14:textId="77777777" w:rsidR="00612010" w:rsidRPr="006B01D2" w:rsidRDefault="00602FF2">
            <w:pPr>
              <w:pStyle w:val="BodyTextTable"/>
              <w:rPr>
                <w:szCs w:val="18"/>
              </w:rPr>
            </w:pPr>
            <w:r w:rsidRPr="006B01D2">
              <w:rPr>
                <w:szCs w:val="18"/>
              </w:rPr>
              <w:t>PLDT to confirm</w:t>
            </w:r>
            <w:r w:rsidR="005A5711" w:rsidRPr="006B01D2">
              <w:rPr>
                <w:szCs w:val="18"/>
              </w:rPr>
              <w:t xml:space="preserve"> solution and whether AIA will source the data from OSS (will require CR for AIA)</w:t>
            </w:r>
            <w:r w:rsidRPr="006B01D2">
              <w:rPr>
                <w:szCs w:val="18"/>
              </w:rPr>
              <w:t>.</w:t>
            </w:r>
          </w:p>
          <w:p w14:paraId="798D1DA4" w14:textId="77777777" w:rsidR="00566105" w:rsidRPr="006B01D2" w:rsidRDefault="00566105" w:rsidP="00566105">
            <w:pPr>
              <w:pStyle w:val="BodyTextTable"/>
              <w:rPr>
                <w:szCs w:val="18"/>
              </w:rPr>
            </w:pPr>
            <w:r w:rsidRPr="006B01D2">
              <w:rPr>
                <w:szCs w:val="18"/>
              </w:rPr>
              <w:t>[Ia] As agreed with Sir Howard, our proposed solution here is for AIA to source the data from OSS</w:t>
            </w:r>
          </w:p>
          <w:p w14:paraId="2C1C8310" w14:textId="37707C91" w:rsidR="00566105" w:rsidRPr="00566105" w:rsidRDefault="00566105" w:rsidP="00566105">
            <w:pPr>
              <w:pStyle w:val="BodyTextTable"/>
              <w:rPr>
                <w:b/>
                <w:bCs/>
                <w:szCs w:val="18"/>
              </w:rPr>
            </w:pPr>
            <w:r w:rsidRPr="006B01D2">
              <w:rPr>
                <w:szCs w:val="18"/>
              </w:rPr>
              <w:t xml:space="preserve">[Ia] </w:t>
            </w:r>
            <w:r>
              <w:rPr>
                <w:szCs w:val="18"/>
              </w:rPr>
              <w:t>I</w:t>
            </w:r>
            <w:r w:rsidRPr="006B01D2">
              <w:rPr>
                <w:szCs w:val="18"/>
              </w:rPr>
              <w:t>t will be a Transformation CR since Clarity migration to ARM is part of transformation efforts and planned Drop 5</w:t>
            </w:r>
          </w:p>
        </w:tc>
      </w:tr>
      <w:tr w:rsidR="00C51E56" w:rsidRPr="003A4ED1" w14:paraId="19FDB7A1" w14:textId="77777777" w:rsidTr="00C70C07">
        <w:trPr>
          <w:cantSplit/>
          <w:tblHeader/>
        </w:trPr>
        <w:tc>
          <w:tcPr>
            <w:tcW w:w="429" w:type="pct"/>
            <w:shd w:val="clear" w:color="auto" w:fill="auto"/>
          </w:tcPr>
          <w:p w14:paraId="1E4C000B" w14:textId="77777777" w:rsidR="00C51E56" w:rsidRDefault="00C51E56" w:rsidP="00566105">
            <w:pPr>
              <w:pStyle w:val="BodyTextTable"/>
              <w:numPr>
                <w:ilvl w:val="0"/>
                <w:numId w:val="22"/>
              </w:numPr>
              <w:jc w:val="center"/>
            </w:pPr>
          </w:p>
        </w:tc>
        <w:tc>
          <w:tcPr>
            <w:tcW w:w="2167" w:type="pct"/>
            <w:shd w:val="clear" w:color="auto" w:fill="auto"/>
          </w:tcPr>
          <w:p w14:paraId="64AA5B31" w14:textId="77777777" w:rsidR="00C51E56" w:rsidRDefault="00C51E56" w:rsidP="00C51E56">
            <w:pPr>
              <w:pStyle w:val="CommentText"/>
              <w:ind w:left="0"/>
              <w:rPr>
                <w:sz w:val="18"/>
                <w:szCs w:val="18"/>
              </w:rPr>
            </w:pPr>
          </w:p>
        </w:tc>
        <w:tc>
          <w:tcPr>
            <w:tcW w:w="578" w:type="pct"/>
            <w:shd w:val="clear" w:color="auto" w:fill="auto"/>
          </w:tcPr>
          <w:p w14:paraId="767965A7" w14:textId="77777777" w:rsidR="00C51E56" w:rsidDel="00981F21" w:rsidRDefault="00C51E56" w:rsidP="00C51E56">
            <w:pPr>
              <w:pStyle w:val="BodyTextTable"/>
            </w:pPr>
          </w:p>
        </w:tc>
        <w:tc>
          <w:tcPr>
            <w:tcW w:w="1826" w:type="pct"/>
            <w:shd w:val="clear" w:color="auto" w:fill="auto"/>
          </w:tcPr>
          <w:p w14:paraId="2A3DA55D" w14:textId="77777777" w:rsidR="00C51E56" w:rsidRDefault="00C51E56" w:rsidP="00C51E56">
            <w:pPr>
              <w:pStyle w:val="BodyTextTable"/>
              <w:rPr>
                <w:szCs w:val="18"/>
              </w:rPr>
            </w:pPr>
          </w:p>
        </w:tc>
      </w:tr>
      <w:bookmarkEnd w:id="8"/>
      <w:bookmarkEnd w:id="9"/>
      <w:bookmarkEnd w:id="10"/>
    </w:tbl>
    <w:p w14:paraId="357A62F9" w14:textId="77777777" w:rsidR="00C70C07" w:rsidRPr="003A4ED1" w:rsidRDefault="00C70C07" w:rsidP="00C70C07">
      <w:pPr>
        <w:pStyle w:val="BodyText"/>
      </w:pPr>
    </w:p>
    <w:p w14:paraId="3333A8E0" w14:textId="77777777" w:rsidR="00FD7EF3" w:rsidRPr="00C70C07" w:rsidRDefault="00FD7EF3" w:rsidP="00C70C07"/>
    <w:sectPr w:rsidR="00FD7EF3" w:rsidRPr="00C70C07" w:rsidSect="003A4ED1">
      <w:headerReference w:type="even" r:id="rId59"/>
      <w:headerReference w:type="default" r:id="rId60"/>
      <w:footerReference w:type="even" r:id="rId61"/>
      <w:footerReference w:type="default" r:id="rId62"/>
      <w:headerReference w:type="first" r:id="rId63"/>
      <w:pgSz w:w="11909" w:h="16834" w:code="1"/>
      <w:pgMar w:top="1440" w:right="1440" w:bottom="1440" w:left="1440" w:header="1008" w:footer="4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9927F" w14:textId="77777777" w:rsidR="00F279BA" w:rsidRDefault="00F279BA" w:rsidP="00A05236">
      <w:r>
        <w:separator/>
      </w:r>
    </w:p>
    <w:p w14:paraId="0D15DB0C" w14:textId="77777777" w:rsidR="00F279BA" w:rsidRDefault="00F279BA" w:rsidP="00A05236"/>
    <w:p w14:paraId="1A8104B9" w14:textId="77777777" w:rsidR="00F279BA" w:rsidRDefault="00F279BA" w:rsidP="00A05236"/>
  </w:endnote>
  <w:endnote w:type="continuationSeparator" w:id="0">
    <w:p w14:paraId="05A559A9" w14:textId="77777777" w:rsidR="00F279BA" w:rsidRDefault="00F279BA" w:rsidP="00A05236">
      <w:r>
        <w:continuationSeparator/>
      </w:r>
    </w:p>
    <w:p w14:paraId="336D6A68" w14:textId="77777777" w:rsidR="00F279BA" w:rsidRDefault="00F279BA" w:rsidP="00A05236"/>
    <w:p w14:paraId="0797F299" w14:textId="77777777" w:rsidR="00F279BA" w:rsidRDefault="00F279BA" w:rsidP="00A05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4F84" w14:textId="77777777" w:rsidR="00C8700A" w:rsidRDefault="00C8700A" w:rsidP="00A05236">
    <w:r>
      <w:rPr>
        <w:noProof/>
        <w:lang w:bidi="ar-SA"/>
      </w:rPr>
      <mc:AlternateContent>
        <mc:Choice Requires="wps">
          <w:drawing>
            <wp:anchor distT="0" distB="0" distL="114300" distR="114300" simplePos="0" relativeHeight="251653632" behindDoc="0" locked="0" layoutInCell="1" allowOverlap="1" wp14:anchorId="5C135E24" wp14:editId="7A7803DD">
              <wp:simplePos x="0" y="0"/>
              <wp:positionH relativeFrom="column">
                <wp:posOffset>-77470</wp:posOffset>
              </wp:positionH>
              <wp:positionV relativeFrom="paragraph">
                <wp:posOffset>-1256665</wp:posOffset>
              </wp:positionV>
              <wp:extent cx="6146800" cy="1286510"/>
              <wp:effectExtent l="0" t="0" r="6350" b="8890"/>
              <wp:wrapNone/>
              <wp:docPr id="1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7EDFC" w14:textId="5E3A9DCF" w:rsidR="00C8700A" w:rsidRPr="0012563B" w:rsidRDefault="00C8700A" w:rsidP="00A05236">
                          <w:r w:rsidRPr="0012563B">
                            <w:t xml:space="preserve">Copyright © </w:t>
                          </w:r>
                          <w:fldSimple w:instr=" DOCPROPERTY  &quot;Product Year&quot;  \* MERGEFORMAT ">
                            <w:r w:rsidR="008F4C32">
                              <w:t xml:space="preserve"> </w:t>
                            </w:r>
                          </w:fldSimple>
                          <w:r>
                            <w:fldChar w:fldCharType="begin"/>
                          </w:r>
                          <w:r>
                            <w:instrText xml:space="preserve"> SAVEDATE \@ "yyyy" \* MERGEFORMAT </w:instrText>
                          </w:r>
                          <w:r>
                            <w:fldChar w:fldCharType="separate"/>
                          </w:r>
                          <w:r w:rsidR="00F90868">
                            <w:rPr>
                              <w:noProof/>
                            </w:rPr>
                            <w:t>2022</w:t>
                          </w:r>
                          <w:r>
                            <w:rPr>
                              <w:noProof/>
                            </w:rPr>
                            <w:fldChar w:fldCharType="end"/>
                          </w:r>
                          <w:r w:rsidRPr="0012563B">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35E24" id="_x0000_t202" coordsize="21600,21600" o:spt="202" path="m,l,21600r21600,l21600,xe">
              <v:stroke joinstyle="miter"/>
              <v:path gradientshapeok="t" o:connecttype="rect"/>
            </v:shapetype>
            <v:shape id="Text Box 976" o:spid="_x0000_s1026" type="#_x0000_t202" style="position:absolute;left:0;text-align:left;margin-left:-6.1pt;margin-top:-98.95pt;width:484pt;height:10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" stroked="f">
              <v:textbox>
                <w:txbxContent>
                  <w:p w14:paraId="0C87EDFC" w14:textId="5E3A9DCF" w:rsidR="00C8700A" w:rsidRPr="0012563B" w:rsidRDefault="00C8700A" w:rsidP="00A05236">
                    <w:r w:rsidRPr="0012563B">
                      <w:t xml:space="preserve">Copyright © </w:t>
                    </w:r>
                    <w:fldSimple w:instr=" DOCPROPERTY  &quot;Product Year&quot;  \* MERGEFORMAT ">
                      <w:r w:rsidR="008F4C32">
                        <w:t xml:space="preserve"> </w:t>
                      </w:r>
                    </w:fldSimple>
                    <w:r>
                      <w:fldChar w:fldCharType="begin"/>
                    </w:r>
                    <w:r>
                      <w:instrText xml:space="preserve"> SAVEDATE \@ "yyyy" \* MERGEFORMAT </w:instrText>
                    </w:r>
                    <w:r>
                      <w:fldChar w:fldCharType="separate"/>
                    </w:r>
                    <w:r w:rsidR="00F90868">
                      <w:rPr>
                        <w:noProof/>
                      </w:rPr>
                      <w:t>2022</w:t>
                    </w:r>
                    <w:r>
                      <w:rPr>
                        <w:noProof/>
                      </w:rPr>
                      <w:fldChar w:fldCharType="end"/>
                    </w:r>
                    <w:r w:rsidRPr="0012563B">
                      <w:t xml:space="preserve"> Amdocs. All Rights Reserved. Reproduction or distribution other than for intended purposes is prohibited, without the prior written consent of Amdocs. The trademarks and service marks of Amdocs, including the Amdocs mark and logo, Intentional Customer Experience, CES, Clarify, Ensemble, Enabler, Return on Relationship, Intelecable, Collabrent, XACCT, DST Innovis, Stibo Graphic Software, Qpass, Cramer, SigValue, JacobsRimell, ChangingWorlds, jNetX, OpenMarket Inc., MX Telecom Inc., MX Telecom Ltd, Streamezzo, and Bridgewater Systems are the exclusive property of Amdocs, and may not be used without permission. All other marks are the property of their respective owners.</w:t>
                    </w:r>
                  </w:p>
                </w:txbxContent>
              </v:textbox>
            </v:shape>
          </w:pict>
        </mc:Fallback>
      </mc:AlternateContent>
    </w:r>
    <w:r>
      <w:rPr>
        <w:noProof/>
        <w:lang w:bidi="ar-SA"/>
      </w:rPr>
      <mc:AlternateContent>
        <mc:Choice Requires="wps">
          <w:drawing>
            <wp:anchor distT="0" distB="0" distL="114300" distR="114300" simplePos="0" relativeHeight="251654656" behindDoc="1" locked="0" layoutInCell="1" allowOverlap="1" wp14:anchorId="61EF8266" wp14:editId="693939AE">
              <wp:simplePos x="0" y="0"/>
              <wp:positionH relativeFrom="column">
                <wp:posOffset>2590800</wp:posOffset>
              </wp:positionH>
              <wp:positionV relativeFrom="paragraph">
                <wp:posOffset>-63500</wp:posOffset>
              </wp:positionV>
              <wp:extent cx="990600" cy="342900"/>
              <wp:effectExtent l="0" t="0" r="0" b="0"/>
              <wp:wrapNone/>
              <wp:docPr id="14"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D6734" w14:textId="375AA780"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F8266" id="Text Box 1104" o:spid="_x0000_s1027" type="#_x0000_t202" style="position:absolute;left:0;text-align:left;margin-left:204pt;margin-top:-5pt;width:78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" stroked="f">
              <v:textbox>
                <w:txbxContent>
                  <w:p w14:paraId="7DCD6734" w14:textId="375AA780"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72D7" w14:textId="77777777" w:rsidR="00C8700A" w:rsidRDefault="00C8700A" w:rsidP="00D268A8">
    <w:r>
      <w:rPr>
        <w:noProof/>
        <w:lang w:bidi="ar-SA"/>
      </w:rPr>
      <mc:AlternateContent>
        <mc:Choice Requires="wps">
          <w:drawing>
            <wp:anchor distT="0" distB="0" distL="114300" distR="114300" simplePos="0" relativeHeight="251652608" behindDoc="1" locked="0" layoutInCell="1" allowOverlap="1" wp14:anchorId="37070489" wp14:editId="56F52830">
              <wp:simplePos x="0" y="0"/>
              <wp:positionH relativeFrom="column">
                <wp:posOffset>4572000</wp:posOffset>
              </wp:positionH>
              <wp:positionV relativeFrom="paragraph">
                <wp:posOffset>-132715</wp:posOffset>
              </wp:positionV>
              <wp:extent cx="990600" cy="342900"/>
              <wp:effectExtent l="0" t="0" r="0" b="0"/>
              <wp:wrapNone/>
              <wp:docPr id="11"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E634" w14:textId="5FAE0118"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70489" id="_x0000_t202" coordsize="21600,21600" o:spt="202" path="m,l,21600r21600,l21600,xe">
              <v:stroke joinstyle="miter"/>
              <v:path gradientshapeok="t" o:connecttype="rect"/>
            </v:shapetype>
            <v:shape id="_x0000_s1036" type="#_x0000_t202" style="position:absolute;left:0;text-align:left;margin-left:5in;margin-top:-10.45pt;width:78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Sq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" stroked="f">
              <v:textbox>
                <w:txbxContent>
                  <w:p w14:paraId="7995E634" w14:textId="5FAE0118"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47307799" w14:textId="28C7A63B" w:rsidR="00C8700A" w:rsidRPr="002850B6" w:rsidRDefault="00C8700A" w:rsidP="00D268A8">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1</w:t>
    </w:r>
    <w:r w:rsidRPr="002850B6">
      <w:rPr>
        <w:rStyle w:val="PageNumber"/>
        <w:szCs w:val="16"/>
      </w:rPr>
      <w:fldChar w:fldCharType="end"/>
    </w:r>
  </w:p>
  <w:p w14:paraId="29690C17" w14:textId="77777777" w:rsidR="00C8700A" w:rsidRPr="002850B6" w:rsidRDefault="00C8700A" w:rsidP="00D268A8">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4379" w14:textId="77777777" w:rsidR="00C8700A" w:rsidRDefault="00C8700A" w:rsidP="00D268A8">
    <w:r>
      <w:rPr>
        <w:noProof/>
        <w:lang w:bidi="ar-SA"/>
      </w:rPr>
      <mc:AlternateContent>
        <mc:Choice Requires="wps">
          <w:drawing>
            <wp:anchor distT="0" distB="0" distL="114300" distR="114300" simplePos="0" relativeHeight="251649536" behindDoc="1" locked="0" layoutInCell="1" allowOverlap="1" wp14:anchorId="47B0A3E6" wp14:editId="1613AE54">
              <wp:simplePos x="0" y="0"/>
              <wp:positionH relativeFrom="column">
                <wp:posOffset>4737100</wp:posOffset>
              </wp:positionH>
              <wp:positionV relativeFrom="paragraph">
                <wp:posOffset>-140970</wp:posOffset>
              </wp:positionV>
              <wp:extent cx="990600" cy="342900"/>
              <wp:effectExtent l="0" t="0" r="0" b="0"/>
              <wp:wrapNone/>
              <wp:docPr id="12"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7E8DA" w14:textId="31894E45"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0A3E6" id="_x0000_t202" coordsize="21600,21600" o:spt="202" path="m,l,21600r21600,l21600,xe">
              <v:stroke joinstyle="miter"/>
              <v:path gradientshapeok="t" o:connecttype="rect"/>
            </v:shapetype>
            <v:shape id="_x0000_s1037" type="#_x0000_t202" style="position:absolute;left:0;text-align:left;margin-left:373pt;margin-top:-11.1pt;width:78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FG9A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" stroked="f">
              <v:textbox>
                <w:txbxContent>
                  <w:p w14:paraId="3FA7E8DA" w14:textId="31894E45"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5E4A39EB" w14:textId="4F210200" w:rsidR="00C8700A" w:rsidRPr="002850B6" w:rsidRDefault="00C8700A" w:rsidP="00D268A8">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1</w:t>
    </w:r>
    <w:r w:rsidRPr="002850B6">
      <w:rPr>
        <w:rStyle w:val="PageNumber"/>
        <w:szCs w:val="16"/>
      </w:rPr>
      <w:fldChar w:fldCharType="end"/>
    </w:r>
  </w:p>
  <w:p w14:paraId="609CD8B7" w14:textId="77777777" w:rsidR="00C8700A" w:rsidRPr="002850B6" w:rsidRDefault="00C8700A" w:rsidP="00D268A8">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BC6AC" w14:textId="77777777" w:rsidR="00C8700A" w:rsidRDefault="00C8700A" w:rsidP="004417B0">
    <w:r>
      <w:rPr>
        <w:noProof/>
        <w:lang w:bidi="ar-SA"/>
      </w:rPr>
      <mc:AlternateContent>
        <mc:Choice Requires="wps">
          <w:drawing>
            <wp:anchor distT="0" distB="0" distL="114300" distR="114300" simplePos="0" relativeHeight="251667968" behindDoc="1" locked="0" layoutInCell="1" allowOverlap="1" wp14:anchorId="4ED82DB1" wp14:editId="0C138DC8">
              <wp:simplePos x="0" y="0"/>
              <wp:positionH relativeFrom="column">
                <wp:posOffset>457200</wp:posOffset>
              </wp:positionH>
              <wp:positionV relativeFrom="paragraph">
                <wp:posOffset>88900</wp:posOffset>
              </wp:positionV>
              <wp:extent cx="990600" cy="342900"/>
              <wp:effectExtent l="0" t="0" r="0" b="0"/>
              <wp:wrapNone/>
              <wp:docPr id="9"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4E213" w14:textId="6F61EAC9"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82DB1" id="_x0000_t202" coordsize="21600,21600" o:spt="202" path="m,l,21600r21600,l21600,xe">
              <v:stroke joinstyle="miter"/>
              <v:path gradientshapeok="t" o:connecttype="rect"/>
            </v:shapetype>
            <v:shape id="_x0000_s1038" type="#_x0000_t202" style="position:absolute;left:0;text-align:left;margin-left:36pt;margin-top:7pt;width:78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o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bCIGJF1BfWReCNMe0X/ARkd4C/OBtqpkvufe4GK&#10;M/PZknar+XIZlzA5y3fvF+TgZaS6jAgrCarkgbPJ3IZpcfcOddtRpWlaFm5I70YnLZ67OvVPe5PU&#10;PO14XMxLP2U9/4mb3wA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OknP6j1AQAA0QMAAA4AAAAAAAAAAAAAAAAALgIAAGRycy9l&#10;Mm9Eb2MueG1sUEsBAi0AFAAGAAgAAAAhAKkLI3naAAAACAEAAA8AAAAAAAAAAAAAAAAATwQAAGRy&#10;cy9kb3ducmV2LnhtbFBLBQYAAAAABAAEAPMAAABWBQAAAAA=&#10;" stroked="f">
              <v:textbox>
                <w:txbxContent>
                  <w:p w14:paraId="42D4E213" w14:textId="6F61EAC9"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705190DE" w14:textId="3CD8A5FE" w:rsidR="00C8700A" w:rsidRDefault="00C8700A"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042F936E" w14:textId="77777777" w:rsidR="00C8700A" w:rsidRDefault="00C8700A" w:rsidP="000B6BD0">
    <w:pPr>
      <w:pStyle w:val="Footer"/>
      <w:jc w:val="right"/>
    </w:pPr>
    <w:r>
      <w:t>Proprietary and Confidential Information of Amdocs</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821D" w14:textId="77777777" w:rsidR="00C8700A" w:rsidRDefault="00C8700A" w:rsidP="004417B0">
    <w:r>
      <w:rPr>
        <w:noProof/>
        <w:lang w:bidi="ar-SA"/>
      </w:rPr>
      <mc:AlternateContent>
        <mc:Choice Requires="wps">
          <w:drawing>
            <wp:anchor distT="0" distB="0" distL="114300" distR="114300" simplePos="0" relativeHeight="251668992" behindDoc="1" locked="0" layoutInCell="1" allowOverlap="1" wp14:anchorId="66C7D266" wp14:editId="6532ED26">
              <wp:simplePos x="0" y="0"/>
              <wp:positionH relativeFrom="column">
                <wp:posOffset>4572000</wp:posOffset>
              </wp:positionH>
              <wp:positionV relativeFrom="paragraph">
                <wp:posOffset>-132715</wp:posOffset>
              </wp:positionV>
              <wp:extent cx="990600" cy="342900"/>
              <wp:effectExtent l="0" t="0" r="0" b="0"/>
              <wp:wrapNone/>
              <wp:docPr id="15"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24589" w14:textId="2F4ACF83"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7D266" id="_x0000_t202" coordsize="21600,21600" o:spt="202" path="m,l,21600r21600,l21600,xe">
              <v:stroke joinstyle="miter"/>
              <v:path gradientshapeok="t" o:connecttype="rect"/>
            </v:shapetype>
            <v:shape id="_x0000_s1039" type="#_x0000_t202" style="position:absolute;left:0;text-align:left;margin-left:5in;margin-top:-10.45pt;width:78pt;height: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BJacpE9QEAANEDAAAOAAAAAAAAAAAAAAAAAC4CAABk&#10;cnMvZTJvRG9jLnhtbFBLAQItABQABgAIAAAAIQD5MI9C3gAAAAoBAAAPAAAAAAAAAAAAAAAAAE8E&#10;AABkcnMvZG93bnJldi54bWxQSwUGAAAAAAQABADzAAAAWgUAAAAA&#10;" stroked="f">
              <v:textbox>
                <w:txbxContent>
                  <w:p w14:paraId="06624589" w14:textId="2F4ACF83"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40698001" w14:textId="5B28DC62"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1</w:t>
    </w:r>
    <w:r w:rsidRPr="002850B6">
      <w:rPr>
        <w:rStyle w:val="PageNumber"/>
        <w:szCs w:val="16"/>
      </w:rPr>
      <w:fldChar w:fldCharType="end"/>
    </w:r>
  </w:p>
  <w:p w14:paraId="2A608EAA"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435F" w14:textId="77777777" w:rsidR="00C8700A" w:rsidRDefault="00C8700A" w:rsidP="004417B0">
    <w:r>
      <w:rPr>
        <w:noProof/>
        <w:lang w:bidi="ar-SA"/>
      </w:rPr>
      <mc:AlternateContent>
        <mc:Choice Requires="wps">
          <w:drawing>
            <wp:anchor distT="0" distB="0" distL="114300" distR="114300" simplePos="0" relativeHeight="251666944" behindDoc="1" locked="0" layoutInCell="1" allowOverlap="1" wp14:anchorId="0DBF610D" wp14:editId="6DC0AD2F">
              <wp:simplePos x="0" y="0"/>
              <wp:positionH relativeFrom="column">
                <wp:posOffset>4737100</wp:posOffset>
              </wp:positionH>
              <wp:positionV relativeFrom="paragraph">
                <wp:posOffset>-140970</wp:posOffset>
              </wp:positionV>
              <wp:extent cx="990600" cy="342900"/>
              <wp:effectExtent l="0" t="0" r="0" b="0"/>
              <wp:wrapNone/>
              <wp:docPr id="16"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65D01" w14:textId="47E2C722"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F610D" id="_x0000_t202" coordsize="21600,21600" o:spt="202" path="m,l,21600r21600,l21600,xe">
              <v:stroke joinstyle="miter"/>
              <v:path gradientshapeok="t" o:connecttype="rect"/>
            </v:shapetype>
            <v:shape id="_x0000_s1040" type="#_x0000_t202" style="position:absolute;left:0;text-align:left;margin-left:373pt;margin-top:-11.1pt;width:78pt;height:2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Ov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" stroked="f">
              <v:textbox>
                <w:txbxContent>
                  <w:p w14:paraId="70265D01" w14:textId="47E2C722" w:rsidR="00C8700A" w:rsidRDefault="00C8700A" w:rsidP="003426F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3494616" w14:textId="31A3E024"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2</w:t>
    </w:r>
    <w:r w:rsidRPr="002850B6">
      <w:rPr>
        <w:rStyle w:val="PageNumber"/>
        <w:szCs w:val="16"/>
      </w:rPr>
      <w:fldChar w:fldCharType="end"/>
    </w:r>
  </w:p>
  <w:p w14:paraId="0D12AB23"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51245" w14:textId="77777777" w:rsidR="00C8700A" w:rsidRDefault="00C8700A" w:rsidP="000B6BD0">
    <w:r>
      <w:rPr>
        <w:noProof/>
        <w:lang w:bidi="ar-SA"/>
      </w:rPr>
      <mc:AlternateContent>
        <mc:Choice Requires="wps">
          <w:drawing>
            <wp:anchor distT="0" distB="0" distL="114300" distR="114300" simplePos="0" relativeHeight="251655168" behindDoc="1" locked="0" layoutInCell="1" allowOverlap="1" wp14:anchorId="0EDA0500" wp14:editId="13C0D0E0">
              <wp:simplePos x="0" y="0"/>
              <wp:positionH relativeFrom="column">
                <wp:posOffset>457200</wp:posOffset>
              </wp:positionH>
              <wp:positionV relativeFrom="paragraph">
                <wp:posOffset>88900</wp:posOffset>
              </wp:positionV>
              <wp:extent cx="990600" cy="342900"/>
              <wp:effectExtent l="0" t="0" r="0" b="0"/>
              <wp:wrapNone/>
              <wp:docPr id="34" name="Text Box 1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ACA45" w14:textId="31F4F2D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A0500" id="_x0000_t202" coordsize="21600,21600" o:spt="202" path="m,l,21600r21600,l21600,xe">
              <v:stroke joinstyle="miter"/>
              <v:path gradientshapeok="t" o:connecttype="rect"/>
            </v:shapetype>
            <v:shape id="Text Box 1383" o:spid="_x0000_s1041" type="#_x0000_t202" style="position:absolute;left:0;text-align:left;margin-left:36pt;margin-top:7pt;width:7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ErEZkP1AQAA0QMAAA4AAAAAAAAAAAAAAAAALgIAAGRycy9l&#10;Mm9Eb2MueG1sUEsBAi0AFAAGAAgAAAAhAKkLI3naAAAACAEAAA8AAAAAAAAAAAAAAAAATwQAAGRy&#10;cy9kb3ducmV2LnhtbFBLBQYAAAAABAAEAPMAAABWBQAAAAA=&#10;" stroked="f">
              <v:textbox>
                <w:txbxContent>
                  <w:p w14:paraId="249ACA45" w14:textId="31F4F2D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153AC2ED" w14:textId="51BBACB6" w:rsidR="00C8700A" w:rsidRDefault="00C8700A"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0A54BA1E" w14:textId="77777777" w:rsidR="00C8700A" w:rsidRDefault="00C8700A" w:rsidP="000B6BD0">
    <w:pPr>
      <w:pStyle w:val="Footer"/>
      <w:jc w:val="right"/>
    </w:pPr>
    <w:r>
      <w:t>Proprietary and Confidential Information of Amdocs</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5A7D3" w14:textId="77777777" w:rsidR="00C8700A" w:rsidRDefault="00C8700A" w:rsidP="000B6BD0">
    <w:r>
      <w:rPr>
        <w:noProof/>
        <w:lang w:bidi="ar-SA"/>
      </w:rPr>
      <mc:AlternateContent>
        <mc:Choice Requires="wps">
          <w:drawing>
            <wp:anchor distT="0" distB="0" distL="114300" distR="114300" simplePos="0" relativeHeight="251657216" behindDoc="1" locked="0" layoutInCell="1" allowOverlap="1" wp14:anchorId="29C2F54B" wp14:editId="6719CAF5">
              <wp:simplePos x="0" y="0"/>
              <wp:positionH relativeFrom="column">
                <wp:posOffset>4572000</wp:posOffset>
              </wp:positionH>
              <wp:positionV relativeFrom="paragraph">
                <wp:posOffset>-132715</wp:posOffset>
              </wp:positionV>
              <wp:extent cx="990600" cy="342900"/>
              <wp:effectExtent l="0" t="0" r="0" b="0"/>
              <wp:wrapNone/>
              <wp:docPr id="35" name="Text Box 1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8EEA4" w14:textId="61AE6C8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2F54B" id="_x0000_t202" coordsize="21600,21600" o:spt="202" path="m,l,21600r21600,l21600,xe">
              <v:stroke joinstyle="miter"/>
              <v:path gradientshapeok="t" o:connecttype="rect"/>
            </v:shapetype>
            <v:shape id="Text Box 1384" o:spid="_x0000_s1042" type="#_x0000_t202" style="position:absolute;left:0;text-align:left;margin-left:5in;margin-top:-10.45pt;width:7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" stroked="f">
              <v:textbox>
                <w:txbxContent>
                  <w:p w14:paraId="1A58EEA4" w14:textId="61AE6C8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CB442A9" w14:textId="52094784"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15</w:t>
    </w:r>
    <w:r w:rsidRPr="002850B6">
      <w:rPr>
        <w:rStyle w:val="PageNumber"/>
        <w:szCs w:val="16"/>
      </w:rPr>
      <w:fldChar w:fldCharType="end"/>
    </w:r>
  </w:p>
  <w:p w14:paraId="5A6E34B8"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394F" w14:textId="77777777" w:rsidR="00C8700A" w:rsidRDefault="00C8700A" w:rsidP="000B6BD0">
    <w:r>
      <w:rPr>
        <w:noProof/>
        <w:lang w:bidi="ar-SA"/>
      </w:rPr>
      <mc:AlternateContent>
        <mc:Choice Requires="wps">
          <w:drawing>
            <wp:anchor distT="0" distB="0" distL="114300" distR="114300" simplePos="0" relativeHeight="251659264" behindDoc="1" locked="0" layoutInCell="1" allowOverlap="1" wp14:anchorId="0614A4DF" wp14:editId="638C11F0">
              <wp:simplePos x="0" y="0"/>
              <wp:positionH relativeFrom="column">
                <wp:posOffset>4572000</wp:posOffset>
              </wp:positionH>
              <wp:positionV relativeFrom="paragraph">
                <wp:posOffset>-140970</wp:posOffset>
              </wp:positionV>
              <wp:extent cx="990600" cy="342900"/>
              <wp:effectExtent l="0" t="0" r="0" b="0"/>
              <wp:wrapNone/>
              <wp:docPr id="36" name="Text Box 1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640EE" w14:textId="64B84662"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4A4DF" id="_x0000_t202" coordsize="21600,21600" o:spt="202" path="m,l,21600r21600,l21600,xe">
              <v:stroke joinstyle="miter"/>
              <v:path gradientshapeok="t" o:connecttype="rect"/>
            </v:shapetype>
            <v:shape id="Text Box 1393" o:spid="_x0000_s1043" type="#_x0000_t202" style="position:absolute;left:0;text-align:left;margin-left:5in;margin-top:-11.1pt;width:78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" stroked="f">
              <v:textbox>
                <w:txbxContent>
                  <w:p w14:paraId="6E1640EE" w14:textId="64B84662"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4F763A14" w14:textId="354D9647"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3</w:t>
    </w:r>
    <w:r w:rsidRPr="002850B6">
      <w:rPr>
        <w:rStyle w:val="PageNumber"/>
        <w:szCs w:val="16"/>
      </w:rPr>
      <w:fldChar w:fldCharType="end"/>
    </w:r>
  </w:p>
  <w:p w14:paraId="059EFBD1"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F46DF" w14:textId="77777777" w:rsidR="00C8700A" w:rsidRDefault="00C8700A" w:rsidP="000B6BD0">
    <w:r>
      <w:rPr>
        <w:noProof/>
        <w:lang w:bidi="ar-SA"/>
      </w:rPr>
      <mc:AlternateContent>
        <mc:Choice Requires="wps">
          <w:drawing>
            <wp:anchor distT="0" distB="0" distL="114300" distR="114300" simplePos="0" relativeHeight="251663872" behindDoc="1" locked="0" layoutInCell="1" allowOverlap="1" wp14:anchorId="33BF8A05" wp14:editId="0F990479">
              <wp:simplePos x="0" y="0"/>
              <wp:positionH relativeFrom="column">
                <wp:posOffset>457200</wp:posOffset>
              </wp:positionH>
              <wp:positionV relativeFrom="paragraph">
                <wp:posOffset>88900</wp:posOffset>
              </wp:positionV>
              <wp:extent cx="990600" cy="342900"/>
              <wp:effectExtent l="0" t="0" r="0" b="0"/>
              <wp:wrapNone/>
              <wp:docPr id="20" name="Text Box 1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7FCB6" w14:textId="7A7BBDED"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F8A05" id="_x0000_t202" coordsize="21600,21600" o:spt="202" path="m,l,21600r21600,l21600,xe">
              <v:stroke joinstyle="miter"/>
              <v:path gradientshapeok="t" o:connecttype="rect"/>
            </v:shapetype>
            <v:shape id="_x0000_s1044" type="#_x0000_t202" style="position:absolute;left:0;text-align:left;margin-left:36pt;margin-top:7pt;width:78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OzQyqD1AQAA0QMAAA4AAAAAAAAAAAAAAAAALgIAAGRycy9l&#10;Mm9Eb2MueG1sUEsBAi0AFAAGAAgAAAAhAKkLI3naAAAACAEAAA8AAAAAAAAAAAAAAAAATwQAAGRy&#10;cy9kb3ducmV2LnhtbFBLBQYAAAAABAAEAPMAAABWBQAAAAA=&#10;" stroked="f">
              <v:textbox>
                <w:txbxContent>
                  <w:p w14:paraId="5077FCB6" w14:textId="7A7BBDED"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EBEE249" w14:textId="6F71F725" w:rsidR="00C8700A" w:rsidRDefault="00C8700A"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4BFBB501" w14:textId="77777777" w:rsidR="00C8700A" w:rsidRDefault="00C8700A" w:rsidP="000B6BD0">
    <w:pPr>
      <w:pStyle w:val="Footer"/>
      <w:jc w:val="right"/>
    </w:pPr>
    <w:r>
      <w:t>Proprietary and Confidential Information of Amdocs</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15A35" w14:textId="77777777" w:rsidR="00C8700A" w:rsidRDefault="00C8700A" w:rsidP="000B6BD0">
    <w:r>
      <w:rPr>
        <w:noProof/>
        <w:lang w:bidi="ar-SA"/>
      </w:rPr>
      <mc:AlternateContent>
        <mc:Choice Requires="wps">
          <w:drawing>
            <wp:anchor distT="0" distB="0" distL="114300" distR="114300" simplePos="0" relativeHeight="251664896" behindDoc="1" locked="0" layoutInCell="1" allowOverlap="1" wp14:anchorId="74DE0485" wp14:editId="7C4D5917">
              <wp:simplePos x="0" y="0"/>
              <wp:positionH relativeFrom="column">
                <wp:posOffset>4572000</wp:posOffset>
              </wp:positionH>
              <wp:positionV relativeFrom="paragraph">
                <wp:posOffset>-132715</wp:posOffset>
              </wp:positionV>
              <wp:extent cx="990600" cy="342900"/>
              <wp:effectExtent l="0" t="0" r="0" b="0"/>
              <wp:wrapNone/>
              <wp:docPr id="21" name="Text Box 1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9CCFB" w14:textId="392BA74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E0485" id="_x0000_t202" coordsize="21600,21600" o:spt="202" path="m,l,21600r21600,l21600,xe">
              <v:stroke joinstyle="miter"/>
              <v:path gradientshapeok="t" o:connecttype="rect"/>
            </v:shapetype>
            <v:shape id="_x0000_s1045" type="#_x0000_t202" style="position:absolute;left:0;text-align:left;margin-left:5in;margin-top:-10.45pt;width:78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9M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" stroked="f">
              <v:textbox>
                <w:txbxContent>
                  <w:p w14:paraId="3429CCFB" w14:textId="392BA74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7FEE913F" w14:textId="4B6A13B3"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56</w:t>
    </w:r>
    <w:r w:rsidRPr="002850B6">
      <w:rPr>
        <w:rStyle w:val="PageNumber"/>
        <w:szCs w:val="16"/>
      </w:rPr>
      <w:fldChar w:fldCharType="end"/>
    </w:r>
  </w:p>
  <w:p w14:paraId="7E471099"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5DEE" w14:textId="77777777" w:rsidR="00C8700A" w:rsidRDefault="00C8700A" w:rsidP="00D268A8">
    <w:r>
      <w:rPr>
        <w:noProof/>
        <w:lang w:bidi="ar-SA"/>
      </w:rPr>
      <mc:AlternateContent>
        <mc:Choice Requires="wps">
          <w:drawing>
            <wp:anchor distT="0" distB="0" distL="114300" distR="114300" simplePos="0" relativeHeight="251662848" behindDoc="0" locked="0" layoutInCell="1" allowOverlap="1" wp14:anchorId="5C6B55F5" wp14:editId="5366C6EA">
              <wp:simplePos x="0" y="0"/>
              <wp:positionH relativeFrom="column">
                <wp:posOffset>-76200</wp:posOffset>
              </wp:positionH>
              <wp:positionV relativeFrom="paragraph">
                <wp:posOffset>-1926590</wp:posOffset>
              </wp:positionV>
              <wp:extent cx="5943600" cy="1828800"/>
              <wp:effectExtent l="0" t="0" r="0" b="0"/>
              <wp:wrapNone/>
              <wp:docPr id="33"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94CE1" w14:textId="499DCE90" w:rsidR="00C8700A" w:rsidRPr="004B47DF" w:rsidRDefault="00C8700A" w:rsidP="00D268A8">
                          <w:pPr>
                            <w:pStyle w:val="BodyText"/>
                            <w:ind w:left="0"/>
                          </w:pPr>
                          <w:r w:rsidRPr="004B47DF">
                            <w:t xml:space="preserve">Copyright © </w:t>
                          </w:r>
                          <w:r>
                            <w:fldChar w:fldCharType="begin"/>
                          </w:r>
                          <w:r>
                            <w:instrText xml:space="preserve"> SAVEDATE \@ "yyyy" \* MERGEFORMAT </w:instrText>
                          </w:r>
                          <w:r>
                            <w:fldChar w:fldCharType="separate"/>
                          </w:r>
                          <w:r w:rsidR="00F90868">
                            <w:rPr>
                              <w:noProof/>
                            </w:rPr>
                            <w:t>2022</w:t>
                          </w:r>
                          <w:r>
                            <w:rPr>
                              <w:noProof/>
                            </w:rPr>
                            <w:fldChar w:fldCharType="end"/>
                          </w:r>
                          <w:r w:rsidRPr="004B47DF">
                            <w:t xml:space="preserve"> Amdocs. </w:t>
                          </w:r>
                        </w:p>
                        <w:p w14:paraId="3937422F" w14:textId="67281B10" w:rsidR="00C8700A" w:rsidRPr="004B47DF" w:rsidRDefault="00C8700A" w:rsidP="00D268A8">
                          <w:pPr>
                            <w:pStyle w:val="BodyText"/>
                            <w:ind w:left="0"/>
                          </w:pPr>
                          <w:r w:rsidRPr="004B47DF">
                            <w:t xml:space="preserve">Information Security </w:t>
                          </w:r>
                          <w:fldSimple w:instr=" DOCPROPERTY  SecurityLevel  \* MERGEFORMAT ">
                            <w:r w:rsidR="008F4C32">
                              <w:t>Level 1 - Confidential</w:t>
                            </w:r>
                          </w:fldSimple>
                        </w:p>
                        <w:p w14:paraId="17F2D4E0" w14:textId="77777777" w:rsidR="00C8700A" w:rsidRPr="004B47DF" w:rsidRDefault="00C8700A" w:rsidP="00D268A8">
                          <w:pPr>
                            <w:pStyle w:val="BodyText"/>
                            <w:ind w:left="0"/>
                          </w:pPr>
                          <w:r w:rsidRPr="004B47DF">
                            <w:t>CONTAINS RESTRICTED - PROPRIETARY INFORMATION</w:t>
                          </w:r>
                        </w:p>
                        <w:p w14:paraId="59DD5A02" w14:textId="77777777" w:rsidR="00C8700A" w:rsidRPr="004B47DF" w:rsidRDefault="00C8700A" w:rsidP="00D268A8">
                          <w:pPr>
                            <w:pStyle w:val="BodyText"/>
                            <w:ind w:left="0"/>
                          </w:pPr>
                          <w:r w:rsidRPr="004B47DF">
                            <w:t xml:space="preserve">This document is strictly confidential and proprietary; to be used only by authorized persons on a need to know basis, and must not be distributed without specific permission. </w:t>
                          </w:r>
                        </w:p>
                        <w:p w14:paraId="1BD2E741" w14:textId="77777777" w:rsidR="00C8700A" w:rsidRPr="004B47DF" w:rsidRDefault="00C8700A" w:rsidP="00D268A8">
                          <w:pPr>
                            <w:pStyle w:val="BodyText"/>
                            <w:ind w:left="0"/>
                          </w:pPr>
                          <w:r w:rsidRPr="004B47DF">
                            <w:t>In the event of unauthorized use of this document or the confidential information it contains, violators will be subject to severe disciplinary action, based on Amdocs regulations, as well as any other sanctions applicable by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B55F5" id="_x0000_t202" coordsize="21600,21600" o:spt="202" path="m,l,21600r21600,l21600,xe">
              <v:stroke joinstyle="miter"/>
              <v:path gradientshapeok="t" o:connecttype="rect"/>
            </v:shapetype>
            <v:shape id="_x0000_s1028" type="#_x0000_t202" style="position:absolute;left:0;text-align:left;margin-left:-6pt;margin-top:-151.7pt;width:468pt;height:2in;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" stroked="f">
              <v:textbox>
                <w:txbxContent>
                  <w:p w14:paraId="48E94CE1" w14:textId="499DCE90" w:rsidR="00C8700A" w:rsidRPr="004B47DF" w:rsidRDefault="00C8700A" w:rsidP="00D268A8">
                    <w:pPr>
                      <w:pStyle w:val="BodyText"/>
                      <w:ind w:left="0"/>
                    </w:pPr>
                    <w:r w:rsidRPr="004B47DF">
                      <w:t xml:space="preserve">Copyright © </w:t>
                    </w:r>
                    <w:r>
                      <w:fldChar w:fldCharType="begin"/>
                    </w:r>
                    <w:r>
                      <w:instrText xml:space="preserve"> SAVEDATE \@ "yyyy" \* MERGEFORMAT </w:instrText>
                    </w:r>
                    <w:r>
                      <w:fldChar w:fldCharType="separate"/>
                    </w:r>
                    <w:r w:rsidR="00F90868">
                      <w:rPr>
                        <w:noProof/>
                      </w:rPr>
                      <w:t>2022</w:t>
                    </w:r>
                    <w:r>
                      <w:rPr>
                        <w:noProof/>
                      </w:rPr>
                      <w:fldChar w:fldCharType="end"/>
                    </w:r>
                    <w:r w:rsidRPr="004B47DF">
                      <w:t xml:space="preserve"> Amdocs. </w:t>
                    </w:r>
                  </w:p>
                  <w:p w14:paraId="3937422F" w14:textId="67281B10" w:rsidR="00C8700A" w:rsidRPr="004B47DF" w:rsidRDefault="00C8700A" w:rsidP="00D268A8">
                    <w:pPr>
                      <w:pStyle w:val="BodyText"/>
                      <w:ind w:left="0"/>
                    </w:pPr>
                    <w:r w:rsidRPr="004B47DF">
                      <w:t xml:space="preserve">Information Security </w:t>
                    </w:r>
                    <w:fldSimple w:instr=" DOCPROPERTY  SecurityLevel  \* MERGEFORMAT ">
                      <w:r w:rsidR="008F4C32">
                        <w:t>Level 1 - Confidential</w:t>
                      </w:r>
                    </w:fldSimple>
                  </w:p>
                  <w:p w14:paraId="17F2D4E0" w14:textId="77777777" w:rsidR="00C8700A" w:rsidRPr="004B47DF" w:rsidRDefault="00C8700A" w:rsidP="00D268A8">
                    <w:pPr>
                      <w:pStyle w:val="BodyText"/>
                      <w:ind w:left="0"/>
                    </w:pPr>
                    <w:r w:rsidRPr="004B47DF">
                      <w:t>CONTAINS RESTRICTED - PROPRIETARY INFORMATION</w:t>
                    </w:r>
                  </w:p>
                  <w:p w14:paraId="59DD5A02" w14:textId="77777777" w:rsidR="00C8700A" w:rsidRPr="004B47DF" w:rsidRDefault="00C8700A" w:rsidP="00D268A8">
                    <w:pPr>
                      <w:pStyle w:val="BodyText"/>
                      <w:ind w:left="0"/>
                    </w:pPr>
                    <w:r w:rsidRPr="004B47DF">
                      <w:t xml:space="preserve">This document is strictly confidential and proprietary; to be used only by authorized persons on a need to know basis, and must not be distributed without specific permission. </w:t>
                    </w:r>
                  </w:p>
                  <w:p w14:paraId="1BD2E741" w14:textId="77777777" w:rsidR="00C8700A" w:rsidRPr="004B47DF" w:rsidRDefault="00C8700A" w:rsidP="00D268A8">
                    <w:pPr>
                      <w:pStyle w:val="BodyText"/>
                      <w:ind w:left="0"/>
                    </w:pPr>
                    <w:r w:rsidRPr="004B47DF">
                      <w:t>In the event of unauthorized use of this document or the confidential information it contains, violators will be subject to severe disciplinary action, based on Amdocs regulations, as well as any other sanctions applicable by law.</w:t>
                    </w:r>
                  </w:p>
                </w:txbxContent>
              </v:textbox>
            </v:shape>
          </w:pict>
        </mc:Fallback>
      </mc:AlternateContent>
    </w:r>
    <w:r>
      <w:rPr>
        <w:noProof/>
        <w:lang w:bidi="ar-SA"/>
      </w:rPr>
      <mc:AlternateContent>
        <mc:Choice Requires="wps">
          <w:drawing>
            <wp:anchor distT="0" distB="0" distL="114300" distR="114300" simplePos="0" relativeHeight="251660800" behindDoc="1" locked="0" layoutInCell="1" allowOverlap="1" wp14:anchorId="14BCCD4B" wp14:editId="28E9DEC5">
              <wp:simplePos x="0" y="0"/>
              <wp:positionH relativeFrom="column">
                <wp:posOffset>2590800</wp:posOffset>
              </wp:positionH>
              <wp:positionV relativeFrom="paragraph">
                <wp:posOffset>-63500</wp:posOffset>
              </wp:positionV>
              <wp:extent cx="990600" cy="342900"/>
              <wp:effectExtent l="0" t="0" r="0" b="0"/>
              <wp:wrapNone/>
              <wp:docPr id="6"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BB64B" w14:textId="4D9C1B50" w:rsidR="00C8700A" w:rsidRDefault="00702237" w:rsidP="00D268A8">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CCD4B" id="Text Box 1152" o:spid="_x0000_s1029" type="#_x0000_t202" style="position:absolute;left:0;text-align:left;margin-left:204pt;margin-top:-5pt;width:78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fa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" stroked="f">
              <v:textbox>
                <w:txbxContent>
                  <w:p w14:paraId="2F5BB64B" w14:textId="4D9C1B50" w:rsidR="00C8700A" w:rsidRDefault="00702237" w:rsidP="00D268A8">
                    <w:pPr>
                      <w:pStyle w:val="Draft"/>
                    </w:pPr>
                    <w:fldSimple w:instr=" DOCPROPERTY  DraftWatermarkText  \* MERGEFORMAT ">
                      <w:r w:rsidR="008F4C32">
                        <w:t xml:space="preserve"> </w:t>
                      </w:r>
                    </w:fldSimple>
                  </w:p>
                </w:txbxContent>
              </v:textbox>
            </v:shape>
          </w:pict>
        </mc:Fallback>
      </mc:AlternateContent>
    </w:r>
  </w:p>
  <w:p w14:paraId="08402A50" w14:textId="77777777" w:rsidR="00C8700A" w:rsidRDefault="00C8700A">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6C27" w14:textId="77777777" w:rsidR="00C8700A" w:rsidRDefault="00C8700A" w:rsidP="000B6BD0">
    <w:r>
      <w:rPr>
        <w:noProof/>
        <w:lang w:bidi="ar-SA"/>
      </w:rPr>
      <mc:AlternateContent>
        <mc:Choice Requires="wps">
          <w:drawing>
            <wp:anchor distT="0" distB="0" distL="114300" distR="114300" simplePos="0" relativeHeight="251665920" behindDoc="1" locked="0" layoutInCell="1" allowOverlap="1" wp14:anchorId="7D046446" wp14:editId="3E5FBDF8">
              <wp:simplePos x="0" y="0"/>
              <wp:positionH relativeFrom="column">
                <wp:posOffset>4572000</wp:posOffset>
              </wp:positionH>
              <wp:positionV relativeFrom="paragraph">
                <wp:posOffset>-140970</wp:posOffset>
              </wp:positionV>
              <wp:extent cx="990600" cy="342900"/>
              <wp:effectExtent l="0" t="0" r="0" b="0"/>
              <wp:wrapNone/>
              <wp:docPr id="31" name="Text Box 1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C2712" w14:textId="1A4D24F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046446" id="_x0000_t202" coordsize="21600,21600" o:spt="202" path="m,l,21600r21600,l21600,xe">
              <v:stroke joinstyle="miter"/>
              <v:path gradientshapeok="t" o:connecttype="rect"/>
            </v:shapetype>
            <v:shape id="_x0000_s1046" type="#_x0000_t202" style="position:absolute;left:0;text-align:left;margin-left:5in;margin-top:-11.1pt;width:78pt;height: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sL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" stroked="f">
              <v:textbox>
                <w:txbxContent>
                  <w:p w14:paraId="7AFC2712" w14:textId="1A4D24F5" w:rsidR="00C8700A" w:rsidRDefault="00C8700A" w:rsidP="000B6BD0">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BF3D0B5" w14:textId="46006D9E"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57</w:t>
    </w:r>
    <w:r w:rsidRPr="002850B6">
      <w:rPr>
        <w:rStyle w:val="PageNumber"/>
        <w:szCs w:val="16"/>
      </w:rPr>
      <w:fldChar w:fldCharType="end"/>
    </w:r>
  </w:p>
  <w:p w14:paraId="039AA6F8"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382F3" w14:textId="77777777" w:rsidR="00C8700A" w:rsidRDefault="00C8700A" w:rsidP="00A05236">
    <w:r>
      <w:rPr>
        <w:noProof/>
        <w:lang w:bidi="ar-SA"/>
      </w:rPr>
      <mc:AlternateContent>
        <mc:Choice Requires="wps">
          <w:drawing>
            <wp:anchor distT="0" distB="0" distL="114300" distR="114300" simplePos="0" relativeHeight="251656704" behindDoc="1" locked="0" layoutInCell="1" allowOverlap="1" wp14:anchorId="722B9E0A" wp14:editId="7A079B3F">
              <wp:simplePos x="0" y="0"/>
              <wp:positionH relativeFrom="column">
                <wp:posOffset>457200</wp:posOffset>
              </wp:positionH>
              <wp:positionV relativeFrom="paragraph">
                <wp:posOffset>88900</wp:posOffset>
              </wp:positionV>
              <wp:extent cx="990600" cy="342900"/>
              <wp:effectExtent l="0" t="0" r="0" b="0"/>
              <wp:wrapNone/>
              <wp:docPr id="3"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965BCF" w14:textId="3C119A59"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B9E0A" id="_x0000_t202" coordsize="21600,21600" o:spt="202" path="m,l,21600r21600,l21600,xe">
              <v:stroke joinstyle="miter"/>
              <v:path gradientshapeok="t" o:connecttype="rect"/>
            </v:shapetype>
            <v:shape id="Text Box 1148" o:spid="_x0000_s1047" type="#_x0000_t202" style="position:absolute;left:0;text-align:left;margin-left:36pt;margin-top:7pt;width:78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27n9QEAANE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" stroked="f">
              <v:textbox>
                <w:txbxContent>
                  <w:p w14:paraId="12965BCF" w14:textId="3C119A59"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6DE3ABE5" w14:textId="21014D79" w:rsidR="00C8700A" w:rsidRPr="00FC7B0B" w:rsidRDefault="00C8700A" w:rsidP="00FC7B0B">
    <w:pPr>
      <w:pStyle w:val="Footer"/>
    </w:pPr>
    <w:r w:rsidRPr="00FC7B0B">
      <w:rPr>
        <w:rStyle w:val="PageNumber"/>
      </w:rPr>
      <w:fldChar w:fldCharType="begin"/>
    </w:r>
    <w:r w:rsidRPr="00FC7B0B">
      <w:rPr>
        <w:rStyle w:val="PageNumber"/>
      </w:rPr>
      <w:instrText xml:space="preserve"> PAGE </w:instrText>
    </w:r>
    <w:r w:rsidRPr="00FC7B0B">
      <w:rPr>
        <w:rStyle w:val="PageNumber"/>
      </w:rPr>
      <w:fldChar w:fldCharType="separate"/>
    </w:r>
    <w:r>
      <w:rPr>
        <w:rStyle w:val="PageNumber"/>
        <w:noProof/>
      </w:rPr>
      <w:t>1</w:t>
    </w:r>
    <w:r w:rsidRPr="00FC7B0B">
      <w:rPr>
        <w:rStyle w:val="PageNumber"/>
      </w:rPr>
      <w:fldChar w:fldCharType="end"/>
    </w:r>
    <w:r w:rsidRPr="00FC7B0B">
      <w:rPr>
        <w:rStyle w:val="PageNumber"/>
      </w:rPr>
      <w:tab/>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524667B4" w14:textId="77777777" w:rsidR="00C8700A" w:rsidRDefault="00C8700A" w:rsidP="00F16AD4">
    <w:pPr>
      <w:pStyle w:val="Footer"/>
      <w:jc w:val="right"/>
    </w:pPr>
    <w:r>
      <w:t>Proprietary and Confidential Information of Amdocs</w:t>
    </w:r>
  </w:p>
  <w:p w14:paraId="72053370" w14:textId="77777777" w:rsidR="00C8700A" w:rsidRDefault="00C8700A" w:rsidP="00A05236"/>
  <w:p w14:paraId="4C9341BA" w14:textId="77777777" w:rsidR="00C8700A" w:rsidRDefault="00C8700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F2D4B" w14:textId="77777777" w:rsidR="00C8700A" w:rsidRDefault="00C8700A" w:rsidP="00A05236">
    <w:r>
      <w:rPr>
        <w:noProof/>
        <w:lang w:bidi="ar-SA"/>
      </w:rPr>
      <mc:AlternateContent>
        <mc:Choice Requires="wps">
          <w:drawing>
            <wp:anchor distT="0" distB="0" distL="114300" distR="114300" simplePos="0" relativeHeight="251659776" behindDoc="1" locked="0" layoutInCell="1" allowOverlap="1" wp14:anchorId="504433A8" wp14:editId="65163EC6">
              <wp:simplePos x="0" y="0"/>
              <wp:positionH relativeFrom="column">
                <wp:posOffset>4614545</wp:posOffset>
              </wp:positionH>
              <wp:positionV relativeFrom="paragraph">
                <wp:posOffset>-26035</wp:posOffset>
              </wp:positionV>
              <wp:extent cx="990600" cy="342900"/>
              <wp:effectExtent l="0" t="0" r="0" b="0"/>
              <wp:wrapNone/>
              <wp:docPr id="2"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B7056F" w14:textId="6880514D" w:rsidR="00C8700A" w:rsidRDefault="00702237" w:rsidP="00BC4379">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433A8" id="_x0000_t202" coordsize="21600,21600" o:spt="202" path="m,l,21600r21600,l21600,xe">
              <v:stroke joinstyle="miter"/>
              <v:path gradientshapeok="t" o:connecttype="rect"/>
            </v:shapetype>
            <v:shape id="Text Box 1149" o:spid="_x0000_s1048" type="#_x0000_t202" style="position:absolute;left:0;text-align:left;margin-left:363.35pt;margin-top:-2.05pt;width:78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" stroked="f">
              <v:textbox>
                <w:txbxContent>
                  <w:p w14:paraId="78B7056F" w14:textId="6880514D" w:rsidR="00C8700A" w:rsidRDefault="00702237" w:rsidP="00BC4379">
                    <w:pPr>
                      <w:pStyle w:val="Draft"/>
                    </w:pPr>
                    <w:fldSimple w:instr=" DOCPROPERTY  DraftWatermarkText  \* MERGEFORMAT ">
                      <w:r w:rsidR="008F4C32">
                        <w:t xml:space="preserve"> </w:t>
                      </w:r>
                    </w:fldSimple>
                  </w:p>
                </w:txbxContent>
              </v:textbox>
            </v:shape>
          </w:pict>
        </mc:Fallback>
      </mc:AlternateContent>
    </w:r>
  </w:p>
  <w:p w14:paraId="61998883" w14:textId="654490F1" w:rsidR="00C8700A" w:rsidRPr="00411160" w:rsidRDefault="00C8700A" w:rsidP="00411160">
    <w:pPr>
      <w:pStyle w:val="Footer"/>
      <w:tabs>
        <w:tab w:val="right" w:pos="12960"/>
      </w:tabs>
      <w:rPr>
        <w:szCs w:val="16"/>
      </w:rPr>
    </w:pPr>
    <w:r w:rsidRPr="00411160">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411160">
      <w:rPr>
        <w:rStyle w:val="PageNumber"/>
        <w:szCs w:val="16"/>
      </w:rPr>
      <w:tab/>
    </w:r>
    <w:r w:rsidRPr="00411160">
      <w:rPr>
        <w:rStyle w:val="PageNumber"/>
        <w:szCs w:val="16"/>
      </w:rPr>
      <w:fldChar w:fldCharType="begin"/>
    </w:r>
    <w:r w:rsidRPr="00411160">
      <w:rPr>
        <w:rStyle w:val="PageNumber"/>
        <w:szCs w:val="16"/>
      </w:rPr>
      <w:instrText xml:space="preserve"> PAGE </w:instrText>
    </w:r>
    <w:r w:rsidRPr="00411160">
      <w:rPr>
        <w:rStyle w:val="PageNumber"/>
        <w:szCs w:val="16"/>
      </w:rPr>
      <w:fldChar w:fldCharType="separate"/>
    </w:r>
    <w:r>
      <w:rPr>
        <w:rStyle w:val="PageNumber"/>
        <w:noProof/>
        <w:szCs w:val="16"/>
      </w:rPr>
      <w:t>61</w:t>
    </w:r>
    <w:r w:rsidRPr="00411160">
      <w:rPr>
        <w:rStyle w:val="PageNumber"/>
        <w:szCs w:val="16"/>
      </w:rPr>
      <w:fldChar w:fldCharType="end"/>
    </w:r>
  </w:p>
  <w:p w14:paraId="5A16E381" w14:textId="77777777" w:rsidR="00C8700A" w:rsidRPr="00411160" w:rsidRDefault="00C8700A" w:rsidP="00411160">
    <w:pPr>
      <w:pStyle w:val="Footer"/>
      <w:rPr>
        <w:rStyle w:val="PageNumber"/>
        <w:szCs w:val="16"/>
      </w:rPr>
    </w:pPr>
    <w:r w:rsidRPr="00411160">
      <w:rPr>
        <w:szCs w:val="16"/>
      </w:rPr>
      <w:t>This document is strictly confidential and proprietary; to be used only by authorized persons. Unauthorized use or distribution without specific permission will be subject to severe disciplinary action, as well as any other sanctions applicable by law.</w:t>
    </w:r>
  </w:p>
  <w:p w14:paraId="3B22A481" w14:textId="77777777" w:rsidR="00C8700A" w:rsidRDefault="00C870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43E" w14:textId="77777777" w:rsidR="00C8700A" w:rsidRDefault="00C8700A" w:rsidP="0065449F">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F9CA2" w14:textId="77777777" w:rsidR="00C8700A" w:rsidRDefault="00C8700A" w:rsidP="00A836B9">
    <w:r>
      <w:rPr>
        <w:noProof/>
        <w:lang w:bidi="ar-SA"/>
      </w:rPr>
      <mc:AlternateContent>
        <mc:Choice Requires="wps">
          <w:drawing>
            <wp:anchor distT="0" distB="0" distL="114300" distR="114300" simplePos="0" relativeHeight="251651584" behindDoc="1" locked="0" layoutInCell="1" allowOverlap="1" wp14:anchorId="1D9419AD" wp14:editId="3F8FBFDB">
              <wp:simplePos x="0" y="0"/>
              <wp:positionH relativeFrom="column">
                <wp:posOffset>6762750</wp:posOffset>
              </wp:positionH>
              <wp:positionV relativeFrom="paragraph">
                <wp:posOffset>-7620</wp:posOffset>
              </wp:positionV>
              <wp:extent cx="990600" cy="342900"/>
              <wp:effectExtent l="0" t="0" r="0" b="0"/>
              <wp:wrapNone/>
              <wp:docPr id="4"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E5867" w14:textId="6A53BAC6" w:rsidR="00C8700A" w:rsidRDefault="00702237" w:rsidP="00A836B9">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419AD" id="_x0000_t202" coordsize="21600,21600" o:spt="202" path="m,l,21600r21600,l21600,xe">
              <v:stroke joinstyle="miter"/>
              <v:path gradientshapeok="t" o:connecttype="rect"/>
            </v:shapetype>
            <v:shape id="Text Box 1146" o:spid="_x0000_s1030" type="#_x0000_t202" style="position:absolute;left:0;text-align:left;margin-left:532.5pt;margin-top:-.6pt;width:78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4x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" stroked="f">
              <v:textbox>
                <w:txbxContent>
                  <w:p w14:paraId="325E5867" w14:textId="6A53BAC6" w:rsidR="00C8700A" w:rsidRDefault="00702237" w:rsidP="00A836B9">
                    <w:pPr>
                      <w:pStyle w:val="Draft"/>
                    </w:pPr>
                    <w:fldSimple w:instr=" DOCPROPERTY  DraftWatermarkText  \* MERGEFORMAT ">
                      <w:r w:rsidR="008F4C32">
                        <w:t xml:space="preserve"> </w:t>
                      </w:r>
                    </w:fldSimple>
                  </w:p>
                </w:txbxContent>
              </v:textbox>
            </v:shape>
          </w:pict>
        </mc:Fallback>
      </mc:AlternateContent>
    </w:r>
  </w:p>
  <w:p w14:paraId="6CF8D4A1" w14:textId="5B812992" w:rsidR="00C8700A" w:rsidRPr="004F1B89" w:rsidRDefault="00C8700A" w:rsidP="00A836B9">
    <w:pPr>
      <w:pStyle w:val="Footer"/>
      <w:tabs>
        <w:tab w:val="right" w:pos="12960"/>
      </w:tabs>
    </w:pPr>
    <w:r w:rsidRPr="004F1B89">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r w:rsidRPr="004F1B89">
      <w:rPr>
        <w:rStyle w:val="PageNumber"/>
      </w:rPr>
      <w:tab/>
    </w:r>
    <w:r w:rsidRPr="004F1B89">
      <w:rPr>
        <w:rStyle w:val="PageNumber"/>
      </w:rPr>
      <w:fldChar w:fldCharType="begin"/>
    </w:r>
    <w:r w:rsidRPr="004F1B89">
      <w:rPr>
        <w:rStyle w:val="PageNumber"/>
      </w:rPr>
      <w:instrText xml:space="preserve"> PAGE </w:instrText>
    </w:r>
    <w:r w:rsidRPr="004F1B89">
      <w:rPr>
        <w:rStyle w:val="PageNumber"/>
      </w:rPr>
      <w:fldChar w:fldCharType="separate"/>
    </w:r>
    <w:r>
      <w:rPr>
        <w:rStyle w:val="PageNumber"/>
        <w:noProof/>
      </w:rPr>
      <w:t>i</w:t>
    </w:r>
    <w:r w:rsidRPr="004F1B89">
      <w:rPr>
        <w:rStyle w:val="PageNumber"/>
      </w:rPr>
      <w:fldChar w:fldCharType="end"/>
    </w:r>
  </w:p>
  <w:p w14:paraId="21022644" w14:textId="77777777" w:rsidR="00C8700A" w:rsidRPr="00A836B9" w:rsidRDefault="00C8700A" w:rsidP="00A836B9">
    <w:pPr>
      <w:pStyle w:val="Footer"/>
    </w:pPr>
    <w: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24F4" w14:textId="77777777" w:rsidR="00C8700A" w:rsidRDefault="00C8700A" w:rsidP="00A05236">
    <w:r>
      <w:rPr>
        <w:noProof/>
        <w:lang w:bidi="ar-SA"/>
      </w:rPr>
      <mc:AlternateContent>
        <mc:Choice Requires="wps">
          <w:drawing>
            <wp:anchor distT="0" distB="0" distL="114300" distR="114300" simplePos="0" relativeHeight="251647488" behindDoc="1" locked="0" layoutInCell="1" allowOverlap="1" wp14:anchorId="6BFCB30B" wp14:editId="08C01D03">
              <wp:simplePos x="0" y="0"/>
              <wp:positionH relativeFrom="column">
                <wp:posOffset>6762750</wp:posOffset>
              </wp:positionH>
              <wp:positionV relativeFrom="paragraph">
                <wp:posOffset>-7620</wp:posOffset>
              </wp:positionV>
              <wp:extent cx="990600" cy="342900"/>
              <wp:effectExtent l="0" t="0" r="0" b="0"/>
              <wp:wrapNone/>
              <wp:docPr id="1"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AFC8C" w14:textId="3D35B846" w:rsidR="00C8700A" w:rsidRDefault="00702237" w:rsidP="00BC4379">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CB30B" id="_x0000_t202" coordsize="21600,21600" o:spt="202" path="m,l,21600r21600,l21600,xe">
              <v:stroke joinstyle="miter"/>
              <v:path gradientshapeok="t" o:connecttype="rect"/>
            </v:shapetype>
            <v:shape id="_x0000_s1031" type="#_x0000_t202" style="position:absolute;left:0;text-align:left;margin-left:532.5pt;margin-top:-.6pt;width:78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" stroked="f">
              <v:textbox>
                <w:txbxContent>
                  <w:p w14:paraId="7E9AFC8C" w14:textId="3D35B846" w:rsidR="00C8700A" w:rsidRDefault="00702237" w:rsidP="00BC4379">
                    <w:pPr>
                      <w:pStyle w:val="Draft"/>
                    </w:pPr>
                    <w:fldSimple w:instr=" DOCPROPERTY  DraftWatermarkText  \* MERGEFORMAT ">
                      <w:r w:rsidR="008F4C32">
                        <w:t xml:space="preserve"> </w:t>
                      </w:r>
                    </w:fldSimple>
                  </w:p>
                </w:txbxContent>
              </v:textbox>
            </v:shape>
          </w:pict>
        </mc:Fallback>
      </mc:AlternateContent>
    </w:r>
  </w:p>
  <w:p w14:paraId="50FB65E7" w14:textId="0D3F95DC" w:rsidR="00C8700A" w:rsidRPr="004F1B89" w:rsidRDefault="00C8700A" w:rsidP="00D676F1">
    <w:pPr>
      <w:pStyle w:val="Footer"/>
      <w:tabs>
        <w:tab w:val="right" w:pos="12960"/>
      </w:tabs>
    </w:pPr>
    <w:r w:rsidRPr="004F1B89">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r w:rsidRPr="004F1B89">
      <w:rPr>
        <w:rStyle w:val="PageNumber"/>
      </w:rPr>
      <w:tab/>
    </w:r>
    <w:r w:rsidRPr="004F1B89">
      <w:rPr>
        <w:rStyle w:val="PageNumber"/>
      </w:rPr>
      <w:fldChar w:fldCharType="begin"/>
    </w:r>
    <w:r w:rsidRPr="004F1B89">
      <w:rPr>
        <w:rStyle w:val="PageNumber"/>
      </w:rPr>
      <w:instrText xml:space="preserve"> PAGE </w:instrText>
    </w:r>
    <w:r w:rsidRPr="004F1B89">
      <w:rPr>
        <w:rStyle w:val="PageNumber"/>
      </w:rPr>
      <w:fldChar w:fldCharType="separate"/>
    </w:r>
    <w:r>
      <w:rPr>
        <w:rStyle w:val="PageNumber"/>
        <w:noProof/>
      </w:rPr>
      <w:t>i</w:t>
    </w:r>
    <w:r w:rsidRPr="004F1B89">
      <w:rPr>
        <w:rStyle w:val="PageNumber"/>
      </w:rPr>
      <w:fldChar w:fldCharType="end"/>
    </w:r>
  </w:p>
  <w:p w14:paraId="578130C6" w14:textId="77777777" w:rsidR="00C8700A" w:rsidRPr="00D676F1" w:rsidRDefault="00C8700A" w:rsidP="00D676F1">
    <w:pPr>
      <w:pStyle w:val="Footer"/>
    </w:pPr>
    <w:r>
      <w:t>This document is strictly confidential and proprietary; to be used only by authorized persons. Unauthorized use or distribution without specific permission will be subject to severe disciplinary action, as well as any other sanctions applicable by law.</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60E9" w14:textId="77777777" w:rsidR="00C8700A" w:rsidRDefault="00C8700A" w:rsidP="00A05236">
    <w:r>
      <w:rPr>
        <w:noProof/>
        <w:lang w:bidi="ar-SA"/>
      </w:rPr>
      <mc:AlternateContent>
        <mc:Choice Requires="wps">
          <w:drawing>
            <wp:anchor distT="0" distB="0" distL="114300" distR="114300" simplePos="0" relativeHeight="251645440" behindDoc="1" locked="0" layoutInCell="1" allowOverlap="1" wp14:anchorId="01EDD70A" wp14:editId="4D25B782">
              <wp:simplePos x="0" y="0"/>
              <wp:positionH relativeFrom="column">
                <wp:posOffset>457200</wp:posOffset>
              </wp:positionH>
              <wp:positionV relativeFrom="paragraph">
                <wp:posOffset>88900</wp:posOffset>
              </wp:positionV>
              <wp:extent cx="990600" cy="342900"/>
              <wp:effectExtent l="0" t="0" r="0" b="0"/>
              <wp:wrapNone/>
              <wp:docPr id="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49044" w14:textId="3D3933BD"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DD70A" id="_x0000_t202" coordsize="21600,21600" o:spt="202" path="m,l,21600r21600,l21600,xe">
              <v:stroke joinstyle="miter"/>
              <v:path gradientshapeok="t" o:connecttype="rect"/>
            </v:shapetype>
            <v:shape id="Text Box 1131" o:spid="_x0000_s1032" type="#_x0000_t202" style="position:absolute;left:0;text-align:left;margin-left:36pt;margin-top:7pt;width:78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VVAFM/QBAADQAwAADgAAAAAAAAAAAAAAAAAuAgAAZHJzL2Uy&#10;b0RvYy54bWxQSwECLQAUAAYACAAAACEAqQsjedoAAAAIAQAADwAAAAAAAAAAAAAAAABOBAAAZHJz&#10;L2Rvd25yZXYueG1sUEsFBgAAAAAEAAQA8wAAAFUFAAAAAA==&#10;" stroked="f">
              <v:textbox>
                <w:txbxContent>
                  <w:p w14:paraId="58349044" w14:textId="3D3933BD" w:rsidR="00C8700A" w:rsidRDefault="00C8700A" w:rsidP="00A05236">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5B57AB13" w14:textId="7C1791DE" w:rsidR="00C8700A" w:rsidRDefault="00C8700A" w:rsidP="000B6BD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4D4AEF56" w14:textId="77777777" w:rsidR="00C8700A" w:rsidRDefault="00C8700A" w:rsidP="007A383F">
    <w:pPr>
      <w:pStyle w:val="Footer"/>
      <w:jc w:val="right"/>
    </w:pPr>
    <w:r>
      <w:t>Proprietary and Confidential Information of Amdocs</w:t>
    </w:r>
  </w:p>
  <w:p w14:paraId="4ECCA49C" w14:textId="77777777" w:rsidR="00C8700A" w:rsidRDefault="00C8700A" w:rsidP="00A0523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8468" w14:textId="77777777" w:rsidR="00C8700A" w:rsidRDefault="00C8700A" w:rsidP="00A05236">
    <w:r>
      <w:rPr>
        <w:noProof/>
        <w:lang w:bidi="ar-SA"/>
      </w:rPr>
      <mc:AlternateContent>
        <mc:Choice Requires="wps">
          <w:drawing>
            <wp:anchor distT="0" distB="0" distL="114300" distR="114300" simplePos="0" relativeHeight="251646464" behindDoc="1" locked="0" layoutInCell="1" allowOverlap="1" wp14:anchorId="0D0E1354" wp14:editId="3AFDD1A4">
              <wp:simplePos x="0" y="0"/>
              <wp:positionH relativeFrom="column">
                <wp:posOffset>4572000</wp:posOffset>
              </wp:positionH>
              <wp:positionV relativeFrom="paragraph">
                <wp:posOffset>-13335</wp:posOffset>
              </wp:positionV>
              <wp:extent cx="990600" cy="342900"/>
              <wp:effectExtent l="0" t="0" r="0" b="0"/>
              <wp:wrapNone/>
              <wp:docPr id="8"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4934F" w14:textId="6D21DEB5" w:rsidR="00C8700A" w:rsidRDefault="00702237" w:rsidP="00BC4379">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E1354" id="_x0000_t202" coordsize="21600,21600" o:spt="202" path="m,l,21600r21600,l21600,xe">
              <v:stroke joinstyle="miter"/>
              <v:path gradientshapeok="t" o:connecttype="rect"/>
            </v:shapetype>
            <v:shape id="Text Box 1133" o:spid="_x0000_s1033" type="#_x0000_t202" style="position:absolute;left:0;text-align:left;margin-left:5in;margin-top:-1.05pt;width:78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" stroked="f">
              <v:textbox>
                <w:txbxContent>
                  <w:p w14:paraId="60C4934F" w14:textId="6D21DEB5" w:rsidR="00C8700A" w:rsidRDefault="00702237" w:rsidP="00BC4379">
                    <w:pPr>
                      <w:pStyle w:val="Draft"/>
                    </w:pPr>
                    <w:fldSimple w:instr=" DOCPROPERTY  DraftWatermarkText  \* MERGEFORMAT ">
                      <w:r w:rsidR="008F4C32">
                        <w:t xml:space="preserve"> </w:t>
                      </w:r>
                    </w:fldSimple>
                  </w:p>
                </w:txbxContent>
              </v:textbox>
            </v:shape>
          </w:pict>
        </mc:Fallback>
      </mc:AlternateContent>
    </w:r>
  </w:p>
  <w:p w14:paraId="75B94B91" w14:textId="761708DF"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iii</w:t>
    </w:r>
    <w:r w:rsidRPr="002850B6">
      <w:rPr>
        <w:rStyle w:val="PageNumber"/>
        <w:szCs w:val="16"/>
      </w:rPr>
      <w:fldChar w:fldCharType="end"/>
    </w:r>
  </w:p>
  <w:p w14:paraId="6094E5F2" w14:textId="77777777" w:rsidR="00C8700A" w:rsidRPr="002850B6" w:rsidRDefault="00C8700A" w:rsidP="002850B6">
    <w:pPr>
      <w:pStyle w:val="Footer"/>
      <w:rPr>
        <w:rStyle w:val="PageNumbe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p w14:paraId="4B4660E3" w14:textId="77777777" w:rsidR="00C8700A" w:rsidRDefault="00C8700A" w:rsidP="00A0523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D88F" w14:textId="77777777" w:rsidR="00C8700A" w:rsidRDefault="00C8700A" w:rsidP="00A05236">
    <w:r>
      <w:rPr>
        <w:noProof/>
        <w:lang w:bidi="ar-SA"/>
      </w:rPr>
      <mc:AlternateContent>
        <mc:Choice Requires="wps">
          <w:drawing>
            <wp:anchor distT="0" distB="0" distL="114300" distR="114300" simplePos="0" relativeHeight="251648512" behindDoc="1" locked="0" layoutInCell="1" allowOverlap="1" wp14:anchorId="03DC6281" wp14:editId="36604B22">
              <wp:simplePos x="0" y="0"/>
              <wp:positionH relativeFrom="column">
                <wp:posOffset>4556125</wp:posOffset>
              </wp:positionH>
              <wp:positionV relativeFrom="paragraph">
                <wp:posOffset>-12065</wp:posOffset>
              </wp:positionV>
              <wp:extent cx="990600" cy="342900"/>
              <wp:effectExtent l="0" t="0" r="0" b="0"/>
              <wp:wrapNone/>
              <wp:docPr id="24"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FC1F9" w14:textId="66C0FB6C" w:rsidR="00C8700A" w:rsidRDefault="00702237" w:rsidP="00BC4379">
                          <w:pPr>
                            <w:pStyle w:val="Draft"/>
                          </w:pPr>
                          <w:fldSimple w:instr=" DOCPROPERTY  DraftWatermarkText  \* MERGEFORMAT ">
                            <w:r w:rsidR="008F4C32">
                              <w:t xml:space="preserve"> </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C6281" id="_x0000_t202" coordsize="21600,21600" o:spt="202" path="m,l,21600r21600,l21600,xe">
              <v:stroke joinstyle="miter"/>
              <v:path gradientshapeok="t" o:connecttype="rect"/>
            </v:shapetype>
            <v:shape id="Text Box 1129" o:spid="_x0000_s1034" type="#_x0000_t202" style="position:absolute;left:0;text-align:left;margin-left:358.75pt;margin-top:-.95pt;width:78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" stroked="f">
              <v:textbox>
                <w:txbxContent>
                  <w:p w14:paraId="673FC1F9" w14:textId="66C0FB6C" w:rsidR="00C8700A" w:rsidRDefault="00702237" w:rsidP="00BC4379">
                    <w:pPr>
                      <w:pStyle w:val="Draft"/>
                    </w:pPr>
                    <w:fldSimple w:instr=" DOCPROPERTY  DraftWatermarkText  \* MERGEFORMAT ">
                      <w:r w:rsidR="008F4C32">
                        <w:t xml:space="preserve"> </w:t>
                      </w:r>
                    </w:fldSimple>
                  </w:p>
                </w:txbxContent>
              </v:textbox>
            </v:shape>
          </w:pict>
        </mc:Fallback>
      </mc:AlternateContent>
    </w:r>
  </w:p>
  <w:p w14:paraId="2821D90A" w14:textId="519B344E" w:rsidR="00C8700A" w:rsidRPr="002850B6" w:rsidRDefault="00C8700A" w:rsidP="000B6BD0">
    <w:pPr>
      <w:pStyle w:val="Footer"/>
      <w:rPr>
        <w:szCs w:val="16"/>
      </w:rPr>
    </w:pPr>
    <w:r w:rsidRPr="002850B6">
      <w:rPr>
        <w:rStyle w:val="PageNumber"/>
        <w:szCs w:val="16"/>
      </w:rPr>
      <w:t xml:space="preserve">Information Security </w:t>
    </w:r>
    <w:r>
      <w:rPr>
        <w:rStyle w:val="PageNumber"/>
        <w:szCs w:val="16"/>
      </w:rPr>
      <w:fldChar w:fldCharType="begin"/>
    </w:r>
    <w:r>
      <w:rPr>
        <w:rStyle w:val="PageNumber"/>
        <w:szCs w:val="16"/>
      </w:rPr>
      <w:instrText xml:space="preserve"> DOCPROPERTY  SecurityLevel  \* MERGEFORMAT </w:instrText>
    </w:r>
    <w:r>
      <w:rPr>
        <w:rStyle w:val="PageNumber"/>
        <w:szCs w:val="16"/>
      </w:rPr>
      <w:fldChar w:fldCharType="separate"/>
    </w:r>
    <w:r w:rsidR="008F4C32">
      <w:rPr>
        <w:rStyle w:val="PageNumber"/>
        <w:szCs w:val="16"/>
      </w:rPr>
      <w:t>Level 1 - Confidential</w:t>
    </w:r>
    <w:r>
      <w:rPr>
        <w:rStyle w:val="PageNumber"/>
        <w:szCs w:val="16"/>
      </w:rPr>
      <w:fldChar w:fldCharType="end"/>
    </w:r>
    <w:r w:rsidRPr="002850B6">
      <w:rPr>
        <w:rStyle w:val="PageNumber"/>
        <w:szCs w:val="16"/>
      </w:rPr>
      <w:tab/>
    </w:r>
    <w:r w:rsidRPr="002850B6">
      <w:rPr>
        <w:rStyle w:val="PageNumber"/>
        <w:szCs w:val="16"/>
      </w:rPr>
      <w:fldChar w:fldCharType="begin"/>
    </w:r>
    <w:r w:rsidRPr="002850B6">
      <w:rPr>
        <w:rStyle w:val="PageNumber"/>
        <w:szCs w:val="16"/>
      </w:rPr>
      <w:instrText xml:space="preserve"> PAGE </w:instrText>
    </w:r>
    <w:r w:rsidRPr="002850B6">
      <w:rPr>
        <w:rStyle w:val="PageNumber"/>
        <w:szCs w:val="16"/>
      </w:rPr>
      <w:fldChar w:fldCharType="separate"/>
    </w:r>
    <w:r>
      <w:rPr>
        <w:rStyle w:val="PageNumber"/>
        <w:noProof/>
        <w:szCs w:val="16"/>
      </w:rPr>
      <w:t>ii</w:t>
    </w:r>
    <w:r w:rsidRPr="002850B6">
      <w:rPr>
        <w:rStyle w:val="PageNumber"/>
        <w:szCs w:val="16"/>
      </w:rPr>
      <w:fldChar w:fldCharType="end"/>
    </w:r>
  </w:p>
  <w:p w14:paraId="35902E79" w14:textId="77777777" w:rsidR="00C8700A" w:rsidRPr="00D676F1" w:rsidRDefault="00C8700A" w:rsidP="00D676F1">
    <w:pPr>
      <w:pStyle w:val="Footer"/>
      <w:rPr>
        <w:szCs w:val="16"/>
      </w:rPr>
    </w:pPr>
    <w:r w:rsidRPr="002850B6">
      <w:rPr>
        <w:szCs w:val="16"/>
      </w:rPr>
      <w:t>This document is strictly confidential and proprietary; to be used only by authorized persons.</w:t>
    </w:r>
    <w:r>
      <w:rPr>
        <w:szCs w:val="16"/>
      </w:rPr>
      <w:t xml:space="preserve"> </w:t>
    </w:r>
    <w:r w:rsidRPr="002850B6">
      <w:rPr>
        <w:szCs w:val="16"/>
      </w:rPr>
      <w:t>Unauthorized use or distribution without specific permission will be subject to severe disciplinary action, as well as any other sanctions applicable by law.</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4A187" w14:textId="77777777" w:rsidR="00C8700A" w:rsidRDefault="00C8700A" w:rsidP="00D268A8">
    <w:r>
      <w:rPr>
        <w:noProof/>
        <w:lang w:bidi="ar-SA"/>
      </w:rPr>
      <mc:AlternateContent>
        <mc:Choice Requires="wps">
          <w:drawing>
            <wp:anchor distT="0" distB="0" distL="114300" distR="114300" simplePos="0" relativeHeight="251650560" behindDoc="1" locked="0" layoutInCell="1" allowOverlap="1" wp14:anchorId="0FD4465A" wp14:editId="272F26ED">
              <wp:simplePos x="0" y="0"/>
              <wp:positionH relativeFrom="column">
                <wp:posOffset>457200</wp:posOffset>
              </wp:positionH>
              <wp:positionV relativeFrom="paragraph">
                <wp:posOffset>88900</wp:posOffset>
              </wp:positionV>
              <wp:extent cx="990600" cy="342900"/>
              <wp:effectExtent l="0" t="0" r="0" b="0"/>
              <wp:wrapNone/>
              <wp:docPr id="10"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567F9" w14:textId="59D55BCE"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4465A" id="_x0000_t202" coordsize="21600,21600" o:spt="202" path="m,l,21600r21600,l21600,xe">
              <v:stroke joinstyle="miter"/>
              <v:path gradientshapeok="t" o:connecttype="rect"/>
            </v:shapetype>
            <v:shape id="_x0000_s1035" type="#_x0000_t202" style="position:absolute;left:0;text-align:left;margin-left:36pt;margin-top:7pt;width:78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" stroked="f">
              <v:textbox>
                <w:txbxContent>
                  <w:p w14:paraId="123567F9" w14:textId="59D55BCE" w:rsidR="00C8700A" w:rsidRDefault="00C8700A" w:rsidP="00D268A8">
                    <w:r>
                      <w:rPr>
                        <w:rFonts w:ascii="Arial Black" w:hAnsi="Arial Black"/>
                        <w:color w:val="EEA4A9"/>
                        <w:sz w:val="32"/>
                        <w:szCs w:val="32"/>
                      </w:rPr>
                      <w:fldChar w:fldCharType="begin"/>
                    </w:r>
                    <w:r>
                      <w:rPr>
                        <w:rFonts w:ascii="Arial Black" w:hAnsi="Arial Black"/>
                        <w:color w:val="EEA4A9"/>
                        <w:sz w:val="32"/>
                        <w:szCs w:val="32"/>
                      </w:rPr>
                      <w:instrText xml:space="preserve"> DOCPROPERTY  DraftWatermarkText  \* MERGEFORMAT </w:instrText>
                    </w:r>
                    <w:r>
                      <w:rPr>
                        <w:rFonts w:ascii="Arial Black" w:hAnsi="Arial Black"/>
                        <w:color w:val="EEA4A9"/>
                        <w:sz w:val="32"/>
                        <w:szCs w:val="32"/>
                      </w:rPr>
                      <w:fldChar w:fldCharType="separate"/>
                    </w:r>
                    <w:r w:rsidR="008F4C32">
                      <w:rPr>
                        <w:rFonts w:ascii="Arial Black" w:hAnsi="Arial Black"/>
                        <w:color w:val="EEA4A9"/>
                        <w:sz w:val="32"/>
                        <w:szCs w:val="32"/>
                      </w:rPr>
                      <w:t xml:space="preserve"> </w:t>
                    </w:r>
                    <w:r>
                      <w:rPr>
                        <w:rFonts w:ascii="Arial Black" w:hAnsi="Arial Black"/>
                        <w:color w:val="EEA4A9"/>
                        <w:sz w:val="32"/>
                        <w:szCs w:val="32"/>
                      </w:rPr>
                      <w:fldChar w:fldCharType="end"/>
                    </w:r>
                  </w:p>
                </w:txbxContent>
              </v:textbox>
            </v:shape>
          </w:pict>
        </mc:Fallback>
      </mc:AlternateContent>
    </w:r>
  </w:p>
  <w:p w14:paraId="0F65A2D2" w14:textId="562FFCBB" w:rsidR="00C8700A" w:rsidRDefault="00C8700A" w:rsidP="00D268A8">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r>
    <w:r w:rsidRPr="0092229C">
      <w:rPr>
        <w:rStyle w:val="PageNumber"/>
      </w:rPr>
      <w:t xml:space="preserve">Information Security </w:t>
    </w:r>
    <w:r>
      <w:rPr>
        <w:rStyle w:val="PageNumber"/>
      </w:rPr>
      <w:fldChar w:fldCharType="begin"/>
    </w:r>
    <w:r>
      <w:rPr>
        <w:rStyle w:val="PageNumber"/>
      </w:rPr>
      <w:instrText xml:space="preserve"> DOCPROPERTY  SecurityLevel  \* MERGEFORMAT </w:instrText>
    </w:r>
    <w:r>
      <w:rPr>
        <w:rStyle w:val="PageNumber"/>
      </w:rPr>
      <w:fldChar w:fldCharType="separate"/>
    </w:r>
    <w:r w:rsidR="008F4C32">
      <w:rPr>
        <w:rStyle w:val="PageNumber"/>
      </w:rPr>
      <w:t>Level 1 - Confidential</w:t>
    </w:r>
    <w:r>
      <w:rPr>
        <w:rStyle w:val="PageNumber"/>
      </w:rPr>
      <w:fldChar w:fldCharType="end"/>
    </w:r>
  </w:p>
  <w:p w14:paraId="4923FF8C" w14:textId="77777777" w:rsidR="00C8700A" w:rsidRDefault="00C8700A" w:rsidP="00D268A8">
    <w:pPr>
      <w:pStyle w:val="Footer"/>
      <w:jc w:val="right"/>
    </w:pPr>
    <w:r>
      <w:t>Proprietary and Confidential Information of Amdocs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96EA1" w14:textId="77777777" w:rsidR="00F279BA" w:rsidRDefault="00F279BA" w:rsidP="00A05236">
      <w:r>
        <w:separator/>
      </w:r>
    </w:p>
    <w:p w14:paraId="0705E23F" w14:textId="77777777" w:rsidR="00F279BA" w:rsidRDefault="00F279BA" w:rsidP="00A05236"/>
    <w:p w14:paraId="07C53081" w14:textId="77777777" w:rsidR="00F279BA" w:rsidRDefault="00F279BA" w:rsidP="00A05236"/>
  </w:footnote>
  <w:footnote w:type="continuationSeparator" w:id="0">
    <w:p w14:paraId="363DA71F" w14:textId="77777777" w:rsidR="00F279BA" w:rsidRDefault="00F279BA" w:rsidP="00A05236">
      <w:r>
        <w:continuationSeparator/>
      </w:r>
    </w:p>
    <w:p w14:paraId="764125E7" w14:textId="77777777" w:rsidR="00F279BA" w:rsidRDefault="00F279BA" w:rsidP="00A05236"/>
    <w:p w14:paraId="3C58005C" w14:textId="77777777" w:rsidR="00F279BA" w:rsidRDefault="00F279BA" w:rsidP="00A052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66DB" w14:textId="77777777" w:rsidR="00C8700A" w:rsidRDefault="00C8700A" w:rsidP="00A05236">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8B91" w14:textId="77777777" w:rsidR="00C8700A" w:rsidRPr="0043081F" w:rsidRDefault="00C8700A" w:rsidP="0043081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3644" w14:textId="2FB30460" w:rsidR="00C8700A" w:rsidRDefault="00702237" w:rsidP="001C1518">
    <w:pPr>
      <w:pStyle w:val="Header"/>
      <w:jc w:val="left"/>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493AACBD" w14:textId="77777777" w:rsidR="00C8700A" w:rsidRDefault="00C8700A" w:rsidP="001C151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AAE3" w14:textId="498D36E5" w:rsidR="00C8700A" w:rsidRDefault="00702237" w:rsidP="0022271C">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3F41A9BF" w14:textId="650B2519" w:rsidR="00C8700A" w:rsidRDefault="00C8700A" w:rsidP="000B6BD0">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8F4C32">
      <w:rPr>
        <w:rFonts w:hint="eastAsia"/>
        <w:noProof/>
        <w:cs/>
      </w:rPr>
      <w:t>‎</w:t>
    </w:r>
    <w:r w:rsidR="008F4C32">
      <w:rPr>
        <w:noProof/>
      </w:rPr>
      <w:t>1</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8F4C32">
      <w:rPr>
        <w:noProof/>
      </w:rPr>
      <w:t>Introduction</w:t>
    </w:r>
    <w:r>
      <w:rPr>
        <w:noProof/>
      </w:rPr>
      <w:fldChar w:fldCharType="end"/>
    </w:r>
  </w:p>
  <w:p w14:paraId="5519D1B6" w14:textId="77777777" w:rsidR="00C8700A" w:rsidRDefault="00C8700A" w:rsidP="00C02E9B">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6E9A" w14:textId="77777777" w:rsidR="00C8700A" w:rsidRPr="002E53CD" w:rsidRDefault="00C8700A" w:rsidP="006F2F83"/>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841C" w14:textId="617C9F91" w:rsidR="00C8700A" w:rsidRDefault="00702237" w:rsidP="000B6BD0">
    <w:pPr>
      <w:pStyle w:val="Header"/>
      <w:jc w:val="left"/>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714CF5D1" w14:textId="77777777" w:rsidR="00C8700A" w:rsidRDefault="00C8700A" w:rsidP="000B6BD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8540" w14:textId="1A4E4681" w:rsidR="00C8700A" w:rsidRDefault="00702237" w:rsidP="0089154A">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1AA4B7D4" w14:textId="12C9EA57" w:rsidR="00C8700A" w:rsidRDefault="00C8700A" w:rsidP="0089154A">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702237">
      <w:rPr>
        <w:noProof/>
      </w:rPr>
      <w:t>3</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02237">
      <w:rPr>
        <w:noProof/>
      </w:rPr>
      <w:t>Postpaid Profiling Information File Extracts</w:t>
    </w:r>
    <w:r>
      <w:rPr>
        <w:noProof/>
      </w:rPr>
      <w:fldChar w:fldCharType="end"/>
    </w:r>
  </w:p>
  <w:p w14:paraId="3C2CEFBF" w14:textId="77777777" w:rsidR="00C8700A" w:rsidRPr="004F4F14" w:rsidRDefault="00C8700A" w:rsidP="000B6BD0">
    <w:pPr>
      <w:jc w:val="right"/>
      <w:rPr>
        <w:noProo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FB2D" w14:textId="77777777" w:rsidR="00C8700A" w:rsidRDefault="00C8700A" w:rsidP="000B6BD0">
    <w:pPr>
      <w:pStyle w:val="BodyTex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951B2" w14:textId="21503426" w:rsidR="00C8700A" w:rsidRDefault="00702237" w:rsidP="000B6BD0">
    <w:pPr>
      <w:pStyle w:val="Header"/>
      <w:jc w:val="left"/>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04AFC859" w14:textId="77777777" w:rsidR="00C8700A" w:rsidRDefault="00C8700A" w:rsidP="000B6BD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B922" w14:textId="0528B519" w:rsidR="00C8700A" w:rsidRDefault="00702237" w:rsidP="0089154A">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37785054" w14:textId="2D090CB9" w:rsidR="00C8700A" w:rsidRDefault="00C8700A" w:rsidP="0089154A">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702237">
      <w:rPr>
        <w:noProof/>
      </w:rPr>
      <w:t>5</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02237">
      <w:rPr>
        <w:noProof/>
      </w:rPr>
      <w:t>Prepaid Profiling Information File Extracts</w:t>
    </w:r>
    <w:r>
      <w:rPr>
        <w:noProof/>
      </w:rPr>
      <w:fldChar w:fldCharType="end"/>
    </w:r>
  </w:p>
  <w:p w14:paraId="1DAE6D7A" w14:textId="77777777" w:rsidR="00C8700A" w:rsidRPr="004F4F14" w:rsidRDefault="00C8700A" w:rsidP="000B6BD0">
    <w:pPr>
      <w:jc w:val="right"/>
      <w:rPr>
        <w:noProo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938F" w14:textId="77777777" w:rsidR="00C8700A" w:rsidRDefault="00C8700A" w:rsidP="000B6BD0">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DFB4" w14:textId="77777777" w:rsidR="00C8700A" w:rsidRDefault="00C8700A" w:rsidP="00BC4379">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CD23B" w14:textId="5358AEFC" w:rsidR="00C8700A" w:rsidRPr="007A7DCA" w:rsidRDefault="00702237" w:rsidP="00A05236">
    <w:pPr>
      <w:pStyle w:val="Header"/>
    </w:pPr>
    <w:fldSimple w:instr=" TITLE  \* MERGEFORMAT ">
      <w:r w:rsidR="008F4C32">
        <w:t>PLDT - Trident - 3c3 - TechData Profiling - IDD</w:t>
      </w:r>
    </w:fldSimple>
    <w:r w:rsidR="00C8700A" w:rsidRPr="007A7DCA">
      <w:t xml:space="preserve"> </w:t>
    </w:r>
    <w:fldSimple w:instr=" SUBJECT \* MERGEFORMAT ">
      <w:r w:rsidR="008F4C32">
        <w:t>Interface Design Document</w:t>
      </w:r>
    </w:fldSimple>
  </w:p>
  <w:p w14:paraId="2719E4F2" w14:textId="77777777" w:rsidR="00C8700A" w:rsidRPr="007A7DCA" w:rsidRDefault="00C8700A" w:rsidP="00A05236"/>
  <w:p w14:paraId="2770E4A4" w14:textId="77777777" w:rsidR="00C8700A" w:rsidRDefault="00C8700A" w:rsidP="00A05236"/>
  <w:p w14:paraId="3100416B" w14:textId="77777777" w:rsidR="00C8700A" w:rsidRDefault="00C8700A"/>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E8E2" w14:textId="77777777" w:rsidR="00C8700A" w:rsidRPr="00BC4379" w:rsidRDefault="00C8700A" w:rsidP="00BC4379">
    <w:pPr>
      <w:pStyle w:val="Header"/>
      <w:pBdr>
        <w:bottom w:val="none" w:sz="0" w:space="0" w:color="auto"/>
      </w:pBdr>
    </w:pPr>
  </w:p>
  <w:p w14:paraId="6D7B1AC3" w14:textId="77777777" w:rsidR="00C8700A" w:rsidRDefault="00C8700A"/>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ECF4" w14:textId="77777777" w:rsidR="00C8700A" w:rsidRPr="00FD7EF3" w:rsidRDefault="00C8700A" w:rsidP="00FD7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EC64" w14:textId="77777777" w:rsidR="00C8700A" w:rsidRDefault="00C8700A" w:rsidP="006635E4">
    <w:pPr>
      <w:spacing w:before="4640"/>
    </w:pPr>
    <w:r>
      <w:rPr>
        <w:noProof/>
        <w:lang w:bidi="ar-SA"/>
      </w:rPr>
      <mc:AlternateContent>
        <mc:Choice Requires="wpg">
          <w:drawing>
            <wp:anchor distT="0" distB="0" distL="114300" distR="114300" simplePos="0" relativeHeight="251670016" behindDoc="0" locked="0" layoutInCell="1" allowOverlap="1" wp14:anchorId="20751FD8" wp14:editId="2F13E44A">
              <wp:simplePos x="0" y="0"/>
              <wp:positionH relativeFrom="column">
                <wp:posOffset>50800</wp:posOffset>
              </wp:positionH>
              <wp:positionV relativeFrom="paragraph">
                <wp:posOffset>2184400</wp:posOffset>
              </wp:positionV>
              <wp:extent cx="1846580" cy="347345"/>
              <wp:effectExtent l="0" t="0" r="1270" b="0"/>
              <wp:wrapNone/>
              <wp:docPr id="22" name="Group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46580" cy="347345"/>
                        <a:chOff x="0" y="0"/>
                        <a:chExt cx="3513877" cy="622662"/>
                      </a:xfrm>
                    </wpg:grpSpPr>
                    <pic:pic xmlns:pic="http://schemas.openxmlformats.org/drawingml/2006/picture">
                      <pic:nvPicPr>
                        <pic:cNvPr id="23" name="Picture 23"/>
                        <pic:cNvPicPr>
                          <a:picLocks noChangeAspect="1"/>
                        </pic:cNvPicPr>
                      </pic:nvPicPr>
                      <pic:blipFill>
                        <a:blip r:embed="rId1"/>
                        <a:stretch>
                          <a:fillRect/>
                        </a:stretch>
                      </pic:blipFill>
                      <pic:spPr>
                        <a:xfrm>
                          <a:off x="0" y="0"/>
                          <a:ext cx="1803749" cy="613557"/>
                        </a:xfrm>
                        <a:prstGeom prst="rect">
                          <a:avLst/>
                        </a:prstGeom>
                      </pic:spPr>
                    </pic:pic>
                    <pic:pic xmlns:pic="http://schemas.openxmlformats.org/drawingml/2006/picture">
                      <pic:nvPicPr>
                        <pic:cNvPr id="25" name="Picture 25"/>
                        <pic:cNvPicPr>
                          <a:picLocks noChangeAspect="1"/>
                        </pic:cNvPicPr>
                      </pic:nvPicPr>
                      <pic:blipFill>
                        <a:blip r:embed="rId2"/>
                        <a:stretch>
                          <a:fillRect/>
                        </a:stretch>
                      </pic:blipFill>
                      <pic:spPr>
                        <a:xfrm>
                          <a:off x="1947765" y="87574"/>
                          <a:ext cx="1566112" cy="5350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E02EB7" id="Group 6" o:spid="_x0000_s1026" style="position:absolute;margin-left:4pt;margin-top:172pt;width:145.4pt;height:27.35pt;z-index:251670016;mso-width-relative:margin;mso-height-relative:margin" coordsize="35138,6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18037;height: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">
                <v:imagedata r:id="rId3" o:title=""/>
              </v:shape>
              <v:shape id="Picture 25" o:spid="_x0000_s1028" type="#_x0000_t75" style="position:absolute;left:19477;top:875;width:15661;height:5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">
                <v:imagedata r:id="rId4" o:title=""/>
              </v:shape>
            </v:group>
          </w:pict>
        </mc:Fallback>
      </mc:AlternateContent>
    </w:r>
    <w:r>
      <w:rPr>
        <w:noProof/>
        <w:lang w:bidi="ar-SA"/>
      </w:rPr>
      <w:drawing>
        <wp:anchor distT="0" distB="0" distL="114300" distR="114300" simplePos="0" relativeHeight="251657728" behindDoc="0" locked="0" layoutInCell="1" allowOverlap="1" wp14:anchorId="43C5AD5B" wp14:editId="2929B19E">
          <wp:simplePos x="0" y="0"/>
          <wp:positionH relativeFrom="column">
            <wp:posOffset>-915670</wp:posOffset>
          </wp:positionH>
          <wp:positionV relativeFrom="paragraph">
            <wp:posOffset>-436880</wp:posOffset>
          </wp:positionV>
          <wp:extent cx="7775575" cy="34163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brand word header blue (2).jpg"/>
                  <pic:cNvPicPr/>
                </pic:nvPicPr>
                <pic:blipFill>
                  <a:blip r:embed="rId5">
                    <a:extLst>
                      <a:ext uri="{28A0092B-C50C-407E-A947-70E740481C1C}">
                        <a14:useLocalDpi xmlns:a14="http://schemas.microsoft.com/office/drawing/2010/main" val="0"/>
                      </a:ext>
                    </a:extLst>
                  </a:blip>
                  <a:stretch>
                    <a:fillRect/>
                  </a:stretch>
                </pic:blipFill>
                <pic:spPr>
                  <a:xfrm>
                    <a:off x="0" y="0"/>
                    <a:ext cx="7775575" cy="34163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FB88D" w14:textId="77777777" w:rsidR="00C8700A" w:rsidRDefault="00C8700A" w:rsidP="00A0523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8D5B6" w14:textId="484B2DF4" w:rsidR="00C8700A" w:rsidRDefault="00702237" w:rsidP="00A05236">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6C6B665B" w14:textId="77777777" w:rsidR="00C8700A" w:rsidRDefault="00C8700A" w:rsidP="00A05236"/>
  <w:p w14:paraId="6F429695" w14:textId="77777777" w:rsidR="00C8700A" w:rsidRDefault="00C8700A" w:rsidP="00A052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D05A" w14:textId="36EB7327" w:rsidR="00C8700A" w:rsidRDefault="00702237" w:rsidP="0050656D">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3359CB7C" w14:textId="6886D549" w:rsidR="00C8700A" w:rsidRPr="0050656D" w:rsidRDefault="00C8700A" w:rsidP="0050656D">
    <w:pPr>
      <w:pStyle w:val="Header"/>
    </w:pPr>
    <w:r>
      <w:rPr>
        <w:noProof/>
      </w:rPr>
      <w:fldChar w:fldCharType="begin"/>
    </w:r>
    <w:r>
      <w:rPr>
        <w:noProof/>
      </w:rPr>
      <w:instrText xml:space="preserve"> STYLEREF Contents \* MERGEFORMAT </w:instrText>
    </w:r>
    <w:r>
      <w:rPr>
        <w:noProof/>
      </w:rPr>
      <w:fldChar w:fldCharType="separate"/>
    </w:r>
    <w:r w:rsidR="00702237">
      <w:rPr>
        <w:noProof/>
      </w:rPr>
      <w:t>Table of Contents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BF8F4" w14:textId="77777777" w:rsidR="00C8700A" w:rsidRDefault="00C8700A" w:rsidP="000B6BD0">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5EE0" w14:textId="25A75A20" w:rsidR="00C8700A" w:rsidRDefault="00702237" w:rsidP="00D268A8">
    <w:pPr>
      <w:pStyle w:val="Header"/>
      <w:jc w:val="left"/>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0007AC0B" w14:textId="77777777" w:rsidR="00C8700A" w:rsidRDefault="00C8700A" w:rsidP="00D268A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40EB" w14:textId="02AB02CF" w:rsidR="00C8700A" w:rsidRDefault="00702237" w:rsidP="00D268A8">
    <w:pPr>
      <w:pStyle w:val="Header"/>
    </w:pPr>
    <w:fldSimple w:instr=" TITLE  \* MERGEFORMAT ">
      <w:r w:rsidR="008F4C32">
        <w:t>PLDT - Trident - 3c3 - TechData Profiling - IDD</w:t>
      </w:r>
    </w:fldSimple>
    <w:r w:rsidR="00C8700A">
      <w:t xml:space="preserve"> </w:t>
    </w:r>
    <w:fldSimple w:instr=" SUBJECT \* MERGEFORMAT ">
      <w:r w:rsidR="008F4C32">
        <w:t>Interface Design Document</w:t>
      </w:r>
    </w:fldSimple>
  </w:p>
  <w:p w14:paraId="20D33FE7" w14:textId="2DC4D299" w:rsidR="00C8700A" w:rsidRPr="00F0359B" w:rsidRDefault="00C8700A" w:rsidP="00F0359B">
    <w:pPr>
      <w:pStyle w:val="Header"/>
    </w:pPr>
    <w:r w:rsidRPr="004E76E6">
      <w:t>Chapter</w:t>
    </w:r>
    <w:r>
      <w:t xml:space="preserve"> </w:t>
    </w:r>
    <w:r>
      <w:rPr>
        <w:noProof/>
      </w:rPr>
      <w:fldChar w:fldCharType="begin"/>
    </w:r>
    <w:r>
      <w:rPr>
        <w:noProof/>
      </w:rPr>
      <w:instrText xml:space="preserve">STYLEREF "Heading 1"\n \* MERGEFORMAT </w:instrText>
    </w:r>
    <w:r>
      <w:rPr>
        <w:noProof/>
      </w:rPr>
      <w:fldChar w:fldCharType="separate"/>
    </w:r>
    <w:r w:rsidR="008F4C32">
      <w:rPr>
        <w:rFonts w:hint="eastAsia"/>
        <w:noProof/>
        <w:cs/>
      </w:rPr>
      <w:t>‎</w:t>
    </w:r>
    <w:r w:rsidR="008F4C32">
      <w:rPr>
        <w:noProof/>
      </w:rPr>
      <w:t>1</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8F4C32">
      <w:rPr>
        <w:noProof/>
      </w:rPr>
      <w:t>Introduction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48E"/>
    <w:multiLevelType w:val="hybridMultilevel"/>
    <w:tmpl w:val="DFCE6A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910E5B"/>
    <w:multiLevelType w:val="hybridMultilevel"/>
    <w:tmpl w:val="14B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EEF"/>
    <w:multiLevelType w:val="multilevel"/>
    <w:tmpl w:val="B43CCF66"/>
    <w:styleLink w:val="UStepTable"/>
    <w:lvl w:ilvl="0">
      <w:start w:val="1"/>
      <w:numFmt w:val="bullet"/>
      <w:lvlText w:val=""/>
      <w:lvlJc w:val="left"/>
      <w:pPr>
        <w:ind w:left="216" w:hanging="216"/>
      </w:pPr>
      <w:rPr>
        <w:rFonts w:ascii="Wingdings" w:hAnsi="Wingdings" w:cs="Times New Roman" w:hint="default"/>
        <w:color w:val="6B7000"/>
        <w:sz w:val="16"/>
        <w:szCs w:val="22"/>
      </w:rPr>
    </w:lvl>
    <w:lvl w:ilvl="1">
      <w:start w:val="1"/>
      <w:numFmt w:val="bullet"/>
      <w:lvlText w:val=""/>
      <w:lvlJc w:val="left"/>
      <w:pPr>
        <w:ind w:left="432" w:hanging="216"/>
      </w:pPr>
      <w:rPr>
        <w:rFonts w:ascii="Wingdings" w:hAnsi="Wingdings" w:cs="Times New Roman" w:hint="default"/>
        <w:color w:val="6B7000"/>
        <w:sz w:val="16"/>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3" w15:restartNumberingAfterBreak="0">
    <w:nsid w:val="101E6FD6"/>
    <w:multiLevelType w:val="multilevel"/>
    <w:tmpl w:val="D7B82964"/>
    <w:name w:val="AmdocsNotesNum224"/>
    <w:numStyleLink w:val="UList"/>
  </w:abstractNum>
  <w:abstractNum w:abstractNumId="4" w15:restartNumberingAfterBreak="0">
    <w:nsid w:val="129D3D95"/>
    <w:multiLevelType w:val="hybridMultilevel"/>
    <w:tmpl w:val="7A56A3E2"/>
    <w:lvl w:ilvl="0" w:tplc="F2DA260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4C162AB"/>
    <w:multiLevelType w:val="multilevel"/>
    <w:tmpl w:val="F7DA1DB0"/>
    <w:styleLink w:val="UBullet"/>
    <w:lvl w:ilvl="0">
      <w:start w:val="1"/>
      <w:numFmt w:val="bullet"/>
      <w:lvlText w:val=""/>
      <w:lvlJc w:val="left"/>
      <w:pPr>
        <w:tabs>
          <w:tab w:val="num" w:pos="1440"/>
        </w:tabs>
        <w:ind w:left="1800" w:hanging="360"/>
      </w:pPr>
      <w:rPr>
        <w:rFonts w:ascii="Wingdings" w:hAnsi="Wingdings" w:cs="Times New Roman" w:hint="default"/>
        <w:color w:val="6B7000"/>
        <w:sz w:val="12"/>
        <w:szCs w:val="18"/>
      </w:rPr>
    </w:lvl>
    <w:lvl w:ilvl="1">
      <w:start w:val="1"/>
      <w:numFmt w:val="bullet"/>
      <w:lvlText w:val=""/>
      <w:lvlJc w:val="left"/>
      <w:pPr>
        <w:tabs>
          <w:tab w:val="num" w:pos="1800"/>
        </w:tabs>
        <w:ind w:left="2160" w:hanging="360"/>
      </w:pPr>
      <w:rPr>
        <w:rFonts w:ascii="Wingdings" w:hAnsi="Wingdings" w:cs="Times New Roman" w:hint="default"/>
        <w:color w:val="6B7000"/>
        <w:sz w:val="12"/>
        <w:szCs w:val="18"/>
      </w:rPr>
    </w:lvl>
    <w:lvl w:ilvl="2">
      <w:start w:val="1"/>
      <w:numFmt w:val="bullet"/>
      <w:lvlText w:val=""/>
      <w:lvlJc w:val="left"/>
      <w:pPr>
        <w:tabs>
          <w:tab w:val="num" w:pos="2160"/>
        </w:tabs>
        <w:ind w:left="2520" w:hanging="360"/>
      </w:pPr>
      <w:rPr>
        <w:rFonts w:ascii="Wingdings" w:hAnsi="Wingdings" w:cs="Times New Roman" w:hint="default"/>
        <w:color w:val="6B7000"/>
        <w:sz w:val="12"/>
        <w:szCs w:val="18"/>
      </w:rPr>
    </w:lvl>
    <w:lvl w:ilvl="3">
      <w:start w:val="1"/>
      <w:numFmt w:val="bullet"/>
      <w:lvlText w:val=""/>
      <w:lvlJc w:val="left"/>
      <w:pPr>
        <w:tabs>
          <w:tab w:val="num" w:pos="2880"/>
        </w:tabs>
        <w:ind w:left="2880" w:hanging="360"/>
      </w:pPr>
      <w:rPr>
        <w:rFonts w:ascii="Wingdings" w:hAnsi="Wingdings" w:cs="Times New Roman" w:hint="default"/>
        <w:color w:val="6B7000"/>
        <w:sz w:val="12"/>
        <w:szCs w:val="18"/>
      </w:rPr>
    </w:lvl>
    <w:lvl w:ilvl="4">
      <w:start w:val="1"/>
      <w:numFmt w:val="bullet"/>
      <w:lvlText w:val=""/>
      <w:lvlJc w:val="left"/>
      <w:pPr>
        <w:tabs>
          <w:tab w:val="num" w:pos="2880"/>
        </w:tabs>
        <w:ind w:left="3240" w:hanging="360"/>
      </w:pPr>
      <w:rPr>
        <w:rFonts w:ascii="Wingdings" w:hAnsi="Wingdings" w:cs="Times New Roman" w:hint="default"/>
        <w:color w:val="6B7000"/>
        <w:sz w:val="12"/>
        <w:szCs w:val="18"/>
      </w:rPr>
    </w:lvl>
    <w:lvl w:ilvl="5">
      <w:start w:val="1"/>
      <w:numFmt w:val="bullet"/>
      <w:lvlText w:val=""/>
      <w:lvlJc w:val="left"/>
      <w:pPr>
        <w:tabs>
          <w:tab w:val="num" w:pos="3240"/>
        </w:tabs>
        <w:ind w:left="3600" w:hanging="360"/>
      </w:pPr>
      <w:rPr>
        <w:rFonts w:ascii="Wingdings" w:hAnsi="Wingdings" w:cs="Times New Roman" w:hint="default"/>
        <w:color w:val="6B7000"/>
        <w:sz w:val="12"/>
        <w:szCs w:val="18"/>
      </w:rPr>
    </w:lvl>
    <w:lvl w:ilvl="6">
      <w:start w:val="1"/>
      <w:numFmt w:val="bullet"/>
      <w:lvlText w:val=""/>
      <w:lvlJc w:val="left"/>
      <w:pPr>
        <w:tabs>
          <w:tab w:val="num" w:pos="3600"/>
        </w:tabs>
        <w:ind w:left="3960" w:hanging="360"/>
      </w:pPr>
      <w:rPr>
        <w:rFonts w:ascii="Wingdings" w:hAnsi="Wingdings" w:cs="Times New Roman" w:hint="default"/>
        <w:color w:val="6B7000"/>
        <w:sz w:val="12"/>
        <w:szCs w:val="18"/>
      </w:rPr>
    </w:lvl>
    <w:lvl w:ilvl="7">
      <w:start w:val="1"/>
      <w:numFmt w:val="bullet"/>
      <w:lvlText w:val=""/>
      <w:lvlJc w:val="left"/>
      <w:pPr>
        <w:tabs>
          <w:tab w:val="num" w:pos="3960"/>
        </w:tabs>
        <w:ind w:left="4320" w:hanging="360"/>
      </w:pPr>
      <w:rPr>
        <w:rFonts w:ascii="Wingdings" w:hAnsi="Wingdings" w:cs="Times New Roman" w:hint="default"/>
        <w:color w:val="6B7000"/>
        <w:sz w:val="12"/>
        <w:szCs w:val="18"/>
      </w:rPr>
    </w:lvl>
    <w:lvl w:ilvl="8">
      <w:start w:val="1"/>
      <w:numFmt w:val="bullet"/>
      <w:lvlText w:val=""/>
      <w:lvlJc w:val="left"/>
      <w:pPr>
        <w:ind w:left="4680" w:hanging="360"/>
      </w:pPr>
      <w:rPr>
        <w:rFonts w:ascii="Wingdings" w:hAnsi="Wingdings" w:cs="Times New Roman" w:hint="default"/>
        <w:color w:val="6B7000"/>
        <w:sz w:val="12"/>
        <w:szCs w:val="18"/>
      </w:rPr>
    </w:lvl>
  </w:abstractNum>
  <w:abstractNum w:abstractNumId="6" w15:restartNumberingAfterBreak="0">
    <w:nsid w:val="15870F65"/>
    <w:multiLevelType w:val="hybridMultilevel"/>
    <w:tmpl w:val="8F1CB3D6"/>
    <w:lvl w:ilvl="0" w:tplc="7EA6165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6405C31"/>
    <w:multiLevelType w:val="multilevel"/>
    <w:tmpl w:val="F7DA1DB0"/>
    <w:numStyleLink w:val="UBullet"/>
  </w:abstractNum>
  <w:abstractNum w:abstractNumId="8" w15:restartNumberingAfterBreak="0">
    <w:nsid w:val="197D0628"/>
    <w:multiLevelType w:val="hybridMultilevel"/>
    <w:tmpl w:val="8F1CB3D6"/>
    <w:lvl w:ilvl="0" w:tplc="7EA6165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CD0C54"/>
    <w:multiLevelType w:val="multilevel"/>
    <w:tmpl w:val="D7B82964"/>
    <w:name w:val="AmdocsNotesNum22723"/>
    <w:numStyleLink w:val="UList"/>
  </w:abstractNum>
  <w:abstractNum w:abstractNumId="10" w15:restartNumberingAfterBreak="0">
    <w:nsid w:val="1E8229F5"/>
    <w:multiLevelType w:val="multilevel"/>
    <w:tmpl w:val="D7B82964"/>
    <w:name w:val="AmdocsNotesNum22723223"/>
    <w:numStyleLink w:val="UList"/>
  </w:abstractNum>
  <w:abstractNum w:abstractNumId="11" w15:restartNumberingAfterBreak="0">
    <w:nsid w:val="1F507CF8"/>
    <w:multiLevelType w:val="hybridMultilevel"/>
    <w:tmpl w:val="0FB6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E5E3F"/>
    <w:multiLevelType w:val="multilevel"/>
    <w:tmpl w:val="D7B82964"/>
    <w:name w:val="AmdocsNotesNum225"/>
    <w:numStyleLink w:val="UList"/>
  </w:abstractNum>
  <w:abstractNum w:abstractNumId="13" w15:restartNumberingAfterBreak="0">
    <w:nsid w:val="226B19B0"/>
    <w:multiLevelType w:val="hybridMultilevel"/>
    <w:tmpl w:val="3F809C6C"/>
    <w:lvl w:ilvl="0" w:tplc="18107838">
      <w:start w:val="1"/>
      <w:numFmt w:val="bullet"/>
      <w:pStyle w:val="P-Bullet"/>
      <w:lvlText w:val=""/>
      <w:lvlJc w:val="left"/>
      <w:pPr>
        <w:tabs>
          <w:tab w:val="num" w:pos="720"/>
        </w:tabs>
        <w:ind w:left="720" w:hanging="360"/>
      </w:pPr>
      <w:rPr>
        <w:rFonts w:ascii="Symbol" w:hAnsi="Symbol" w:cs="Symbol" w:hint="default"/>
        <w:color w:val="EC1C24"/>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D50B5F"/>
    <w:multiLevelType w:val="hybridMultilevel"/>
    <w:tmpl w:val="2382ACE8"/>
    <w:lvl w:ilvl="0" w:tplc="6C16FC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3C38A5"/>
    <w:multiLevelType w:val="multilevel"/>
    <w:tmpl w:val="720A68CC"/>
    <w:styleLink w:val="UListTable"/>
    <w:lvl w:ilvl="0">
      <w:start w:val="1"/>
      <w:numFmt w:val="decimal"/>
      <w:pStyle w:val="TabNum1"/>
      <w:lvlText w:val="%1."/>
      <w:lvlJc w:val="left"/>
      <w:pPr>
        <w:ind w:left="216" w:hanging="216"/>
      </w:pPr>
      <w:rPr>
        <w:rFonts w:hint="default"/>
      </w:rPr>
    </w:lvl>
    <w:lvl w:ilvl="1">
      <w:start w:val="1"/>
      <w:numFmt w:val="lowerLetter"/>
      <w:pStyle w:val="TabNum2"/>
      <w:lvlText w:val="%2."/>
      <w:lvlJc w:val="left"/>
      <w:pPr>
        <w:ind w:left="432" w:hanging="216"/>
      </w:pPr>
      <w:rPr>
        <w:rFonts w:hint="default"/>
      </w:rPr>
    </w:lvl>
    <w:lvl w:ilvl="2">
      <w:start w:val="1"/>
      <w:numFmt w:val="lowerRoman"/>
      <w:pStyle w:val="TabNum3"/>
      <w:lvlText w:val="%3."/>
      <w:lvlJc w:val="left"/>
      <w:pPr>
        <w:ind w:left="648" w:hanging="216"/>
      </w:pPr>
      <w:rPr>
        <w:rFonts w:hint="default"/>
      </w:rPr>
    </w:lvl>
    <w:lvl w:ilvl="3">
      <w:start w:val="1"/>
      <w:numFmt w:val="upperLetter"/>
      <w:pStyle w:val="TabNum4"/>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656" w:hanging="216"/>
      </w:pPr>
      <w:rPr>
        <w:rFonts w:hint="default"/>
      </w:rPr>
    </w:lvl>
    <w:lvl w:ilvl="7">
      <w:start w:val="1"/>
      <w:numFmt w:val="lowerLetter"/>
      <w:lvlText w:val="(%8)"/>
      <w:lvlJc w:val="left"/>
      <w:pPr>
        <w:ind w:left="1872" w:hanging="216"/>
      </w:pPr>
      <w:rPr>
        <w:rFonts w:hint="default"/>
      </w:rPr>
    </w:lvl>
    <w:lvl w:ilvl="8">
      <w:start w:val="1"/>
      <w:numFmt w:val="lowerRoman"/>
      <w:lvlText w:val="(%9)"/>
      <w:lvlJc w:val="left"/>
      <w:pPr>
        <w:ind w:left="2088" w:hanging="216"/>
      </w:pPr>
      <w:rPr>
        <w:rFonts w:hint="default"/>
      </w:rPr>
    </w:lvl>
  </w:abstractNum>
  <w:abstractNum w:abstractNumId="16" w15:restartNumberingAfterBreak="0">
    <w:nsid w:val="2860231E"/>
    <w:multiLevelType w:val="hybridMultilevel"/>
    <w:tmpl w:val="D910B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09696E"/>
    <w:multiLevelType w:val="hybridMultilevel"/>
    <w:tmpl w:val="C7D267B6"/>
    <w:lvl w:ilvl="0" w:tplc="F2DA26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6E79D4"/>
    <w:multiLevelType w:val="multilevel"/>
    <w:tmpl w:val="FB3CB37C"/>
    <w:numStyleLink w:val="UBulletTable"/>
  </w:abstractNum>
  <w:abstractNum w:abstractNumId="19" w15:restartNumberingAfterBreak="0">
    <w:nsid w:val="31DE4172"/>
    <w:multiLevelType w:val="multilevel"/>
    <w:tmpl w:val="D7B82964"/>
    <w:name w:val="AmdocsNotesNum227232"/>
    <w:numStyleLink w:val="UList"/>
  </w:abstractNum>
  <w:abstractNum w:abstractNumId="20" w15:restartNumberingAfterBreak="0">
    <w:nsid w:val="33865E2D"/>
    <w:multiLevelType w:val="hybridMultilevel"/>
    <w:tmpl w:val="9FBC9120"/>
    <w:lvl w:ilvl="0" w:tplc="D6C0257E">
      <w:start w:val="1"/>
      <w:numFmt w:val="bullet"/>
      <w:pStyle w:val="Style4"/>
      <w:lvlText w:val=""/>
      <w:lvlJc w:val="left"/>
      <w:pPr>
        <w:tabs>
          <w:tab w:val="num" w:pos="720"/>
        </w:tabs>
        <w:ind w:left="720" w:hanging="360"/>
      </w:pPr>
      <w:rPr>
        <w:rFonts w:ascii="Symbol" w:hAnsi="Symbol" w:hint="default"/>
      </w:rPr>
    </w:lvl>
    <w:lvl w:ilvl="1" w:tplc="CF7EBECA" w:tentative="1">
      <w:start w:val="1"/>
      <w:numFmt w:val="bullet"/>
      <w:lvlText w:val="o"/>
      <w:lvlJc w:val="left"/>
      <w:pPr>
        <w:tabs>
          <w:tab w:val="num" w:pos="1440"/>
        </w:tabs>
        <w:ind w:left="1440" w:hanging="360"/>
      </w:pPr>
      <w:rPr>
        <w:rFonts w:ascii="Courier New" w:hAnsi="Courier New" w:hint="default"/>
      </w:rPr>
    </w:lvl>
    <w:lvl w:ilvl="2" w:tplc="F34A20C6" w:tentative="1">
      <w:start w:val="1"/>
      <w:numFmt w:val="bullet"/>
      <w:lvlText w:val=""/>
      <w:lvlJc w:val="left"/>
      <w:pPr>
        <w:tabs>
          <w:tab w:val="num" w:pos="2160"/>
        </w:tabs>
        <w:ind w:left="2160" w:hanging="360"/>
      </w:pPr>
      <w:rPr>
        <w:rFonts w:ascii="Wingdings" w:hAnsi="Wingdings" w:hint="default"/>
      </w:rPr>
    </w:lvl>
    <w:lvl w:ilvl="3" w:tplc="9E907824" w:tentative="1">
      <w:start w:val="1"/>
      <w:numFmt w:val="bullet"/>
      <w:lvlText w:val=""/>
      <w:lvlJc w:val="left"/>
      <w:pPr>
        <w:tabs>
          <w:tab w:val="num" w:pos="2880"/>
        </w:tabs>
        <w:ind w:left="2880" w:hanging="360"/>
      </w:pPr>
      <w:rPr>
        <w:rFonts w:ascii="Symbol" w:hAnsi="Symbol" w:hint="default"/>
      </w:rPr>
    </w:lvl>
    <w:lvl w:ilvl="4" w:tplc="66262DC6" w:tentative="1">
      <w:start w:val="1"/>
      <w:numFmt w:val="bullet"/>
      <w:lvlText w:val="o"/>
      <w:lvlJc w:val="left"/>
      <w:pPr>
        <w:tabs>
          <w:tab w:val="num" w:pos="3600"/>
        </w:tabs>
        <w:ind w:left="3600" w:hanging="360"/>
      </w:pPr>
      <w:rPr>
        <w:rFonts w:ascii="Courier New" w:hAnsi="Courier New" w:hint="default"/>
      </w:rPr>
    </w:lvl>
    <w:lvl w:ilvl="5" w:tplc="71B24930" w:tentative="1">
      <w:start w:val="1"/>
      <w:numFmt w:val="bullet"/>
      <w:lvlText w:val=""/>
      <w:lvlJc w:val="left"/>
      <w:pPr>
        <w:tabs>
          <w:tab w:val="num" w:pos="4320"/>
        </w:tabs>
        <w:ind w:left="4320" w:hanging="360"/>
      </w:pPr>
      <w:rPr>
        <w:rFonts w:ascii="Wingdings" w:hAnsi="Wingdings" w:hint="default"/>
      </w:rPr>
    </w:lvl>
    <w:lvl w:ilvl="6" w:tplc="047A157A" w:tentative="1">
      <w:start w:val="1"/>
      <w:numFmt w:val="bullet"/>
      <w:lvlText w:val=""/>
      <w:lvlJc w:val="left"/>
      <w:pPr>
        <w:tabs>
          <w:tab w:val="num" w:pos="5040"/>
        </w:tabs>
        <w:ind w:left="5040" w:hanging="360"/>
      </w:pPr>
      <w:rPr>
        <w:rFonts w:ascii="Symbol" w:hAnsi="Symbol" w:hint="default"/>
      </w:rPr>
    </w:lvl>
    <w:lvl w:ilvl="7" w:tplc="4F560F02" w:tentative="1">
      <w:start w:val="1"/>
      <w:numFmt w:val="bullet"/>
      <w:lvlText w:val="o"/>
      <w:lvlJc w:val="left"/>
      <w:pPr>
        <w:tabs>
          <w:tab w:val="num" w:pos="5760"/>
        </w:tabs>
        <w:ind w:left="5760" w:hanging="360"/>
      </w:pPr>
      <w:rPr>
        <w:rFonts w:ascii="Courier New" w:hAnsi="Courier New" w:hint="default"/>
      </w:rPr>
    </w:lvl>
    <w:lvl w:ilvl="8" w:tplc="2984037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F20226"/>
    <w:multiLevelType w:val="hybridMultilevel"/>
    <w:tmpl w:val="6F628D0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210279"/>
    <w:multiLevelType w:val="hybridMultilevel"/>
    <w:tmpl w:val="7A56A3E2"/>
    <w:lvl w:ilvl="0" w:tplc="F2DA260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353E5B98"/>
    <w:multiLevelType w:val="hybridMultilevel"/>
    <w:tmpl w:val="1B88AB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6A04D74"/>
    <w:multiLevelType w:val="hybridMultilevel"/>
    <w:tmpl w:val="C7D267B6"/>
    <w:lvl w:ilvl="0" w:tplc="F2DA26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A366471"/>
    <w:multiLevelType w:val="multilevel"/>
    <w:tmpl w:val="D7B82964"/>
    <w:name w:val="AmdocsNotesNum2272322"/>
    <w:numStyleLink w:val="UList"/>
  </w:abstractNum>
  <w:abstractNum w:abstractNumId="26" w15:restartNumberingAfterBreak="0">
    <w:nsid w:val="3E7F44A9"/>
    <w:multiLevelType w:val="multilevel"/>
    <w:tmpl w:val="F5740CDE"/>
    <w:lvl w:ilvl="0">
      <w:start w:val="1"/>
      <w:numFmt w:val="upperLetter"/>
      <w:lvlRestart w:val="0"/>
      <w:pStyle w:val="AppendixHeading1"/>
      <w:lvlText w:val="Appendix %1"/>
      <w:lvlJc w:val="left"/>
      <w:rPr>
        <w:rFonts w:ascii="Century Gothic" w:hAnsi="Century Gothic" w:hint="default"/>
        <w:b w:val="0"/>
        <w:bCs/>
        <w:i w:val="0"/>
        <w:iCs w:val="0"/>
        <w:caps w:val="0"/>
        <w:strike w:val="0"/>
        <w:dstrike w:val="0"/>
        <w:vanish w:val="0"/>
        <w:color w:val="302E45"/>
        <w:sz w:val="44"/>
        <w:szCs w:val="4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rPr>
        <w:rFonts w:ascii="Century Gothic" w:hAnsi="Century Gothic" w:hint="default"/>
        <w:b w:val="0"/>
        <w:bCs w:val="0"/>
        <w:i w:val="0"/>
        <w:iCs w:val="0"/>
        <w:caps w:val="0"/>
        <w:strike w:val="0"/>
        <w:dstrike w:val="0"/>
        <w:vanish w:val="0"/>
        <w:color w:val="302E45"/>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w:lvlJc w:val="left"/>
      <w:rPr>
        <w:rFonts w:ascii="Century Gothic" w:hAnsi="Century Gothic" w:hint="default"/>
        <w:b w:val="0"/>
        <w:bCs w:val="0"/>
        <w:i w:val="0"/>
        <w:iCs w:val="0"/>
        <w:caps w:val="0"/>
        <w:strike w:val="0"/>
        <w:dstrike w:val="0"/>
        <w:vanish w:val="0"/>
        <w:color w:val="302E45"/>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lvlText w:val="%1.%2.%3.%4"/>
      <w:lvlJc w:val="left"/>
      <w:rPr>
        <w:rFonts w:ascii="Century Gothic" w:hAnsi="Century Gothic" w:hint="default"/>
        <w:b w:val="0"/>
        <w:bCs w:val="0"/>
        <w:i w:val="0"/>
        <w:iCs w:val="0"/>
        <w:caps w:val="0"/>
        <w:strike w:val="0"/>
        <w:dstrike w:val="0"/>
        <w:vanish w:val="0"/>
        <w:color w:val="302E45"/>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lvlText w:val="%1.%2.%3.%4.%5"/>
      <w:lvlJc w:val="left"/>
      <w:rPr>
        <w:rFonts w:ascii="Century Gothic" w:hAnsi="Century Gothic" w:hint="default"/>
        <w:b w:val="0"/>
        <w:bCs w:val="0"/>
        <w:i w:val="0"/>
        <w:iCs w:val="0"/>
        <w:caps w:val="0"/>
        <w:strike w:val="0"/>
        <w:dstrike w:val="0"/>
        <w:vanish w:val="0"/>
        <w:color w:val="302E45"/>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AppendixHeading6"/>
      <w:lvlText w:val="%1.%2.%3.%4.%5.%6"/>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AppendixHeading7"/>
      <w:lvlText w:val="%1.%2.%3.%4.%5.%6.%7"/>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AppendixHeading8"/>
      <w:lvlText w:val="%1.%2.%3.%4.%5.%6.%7.%8"/>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AppendixHeading9"/>
      <w:lvlText w:val="%1.%2.%3.%4.%5.%6.%7.%8.%9"/>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1AC2BB8"/>
    <w:multiLevelType w:val="multilevel"/>
    <w:tmpl w:val="D7B82964"/>
    <w:name w:val="AmdocsNotesNum22722"/>
    <w:numStyleLink w:val="UList"/>
  </w:abstractNum>
  <w:abstractNum w:abstractNumId="28" w15:restartNumberingAfterBreak="0">
    <w:nsid w:val="45A335EB"/>
    <w:multiLevelType w:val="multilevel"/>
    <w:tmpl w:val="D7B82964"/>
    <w:name w:val="AmdocsNotesNum2272"/>
    <w:numStyleLink w:val="UList"/>
  </w:abstractNum>
  <w:abstractNum w:abstractNumId="29" w15:restartNumberingAfterBreak="0">
    <w:nsid w:val="47763C7B"/>
    <w:multiLevelType w:val="multilevel"/>
    <w:tmpl w:val="58A63246"/>
    <w:lvl w:ilvl="0">
      <w:start w:val="1"/>
      <w:numFmt w:val="decimal"/>
      <w:lvlRestart w:val="0"/>
      <w:lvlText w:val="%1"/>
      <w:lvlJc w:val="left"/>
      <w:pPr>
        <w:tabs>
          <w:tab w:val="num" w:pos="1247"/>
        </w:tabs>
        <w:ind w:left="1247" w:hanging="340"/>
      </w:pPr>
      <w:rPr>
        <w:rFonts w:ascii="Arial Bold" w:hAnsi="Arial Bold" w:cs="Arial" w:hint="default"/>
        <w:b/>
        <w:bCs/>
        <w:i w:val="0"/>
        <w:color w:val="auto"/>
        <w:sz w:val="20"/>
        <w:szCs w:val="20"/>
      </w:rPr>
    </w:lvl>
    <w:lvl w:ilvl="1">
      <w:start w:val="1"/>
      <w:numFmt w:val="lowerLetter"/>
      <w:lvlRestart w:val="0"/>
      <w:lvlText w:val="%2"/>
      <w:lvlJc w:val="left"/>
      <w:pPr>
        <w:tabs>
          <w:tab w:val="num" w:pos="1587"/>
        </w:tabs>
        <w:ind w:left="1587" w:hanging="340"/>
      </w:pPr>
      <w:rPr>
        <w:rFonts w:ascii="Arial Bold" w:hAnsi="Arial Bold" w:cs="Arial" w:hint="default"/>
        <w:b/>
        <w:bCs/>
        <w:i w:val="0"/>
        <w:color w:val="auto"/>
        <w:sz w:val="20"/>
        <w:szCs w:val="20"/>
      </w:rPr>
    </w:lvl>
    <w:lvl w:ilvl="2">
      <w:start w:val="1"/>
      <w:numFmt w:val="decimal"/>
      <w:lvlRestart w:val="0"/>
      <w:lvlText w:val="%3"/>
      <w:lvlJc w:val="right"/>
      <w:pPr>
        <w:tabs>
          <w:tab w:val="num" w:pos="397"/>
        </w:tabs>
        <w:ind w:left="397" w:hanging="227"/>
      </w:pPr>
      <w:rPr>
        <w:rFonts w:ascii="Arial" w:hAnsi="Arial" w:cs="Arial" w:hint="default"/>
        <w:b/>
        <w:bCs/>
        <w:color w:val="auto"/>
        <w:sz w:val="20"/>
        <w:szCs w:val="20"/>
      </w:rPr>
    </w:lvl>
    <w:lvl w:ilvl="3">
      <w:start w:val="1"/>
      <w:numFmt w:val="upperLetter"/>
      <w:lvlRestart w:val="0"/>
      <w:lvlText w:val="%4"/>
      <w:lvlJc w:val="right"/>
      <w:pPr>
        <w:tabs>
          <w:tab w:val="num" w:pos="397"/>
        </w:tabs>
        <w:ind w:left="397" w:hanging="227"/>
      </w:pPr>
      <w:rPr>
        <w:rFonts w:ascii="Arial" w:hAnsi="Arial" w:cs="Arial" w:hint="default"/>
        <w:b/>
        <w:bCs/>
        <w:color w:val="auto"/>
        <w:sz w:val="20"/>
        <w:szCs w:val="20"/>
      </w:rPr>
    </w:lvl>
    <w:lvl w:ilvl="4">
      <w:start w:val="1"/>
      <w:numFmt w:val="decimal"/>
      <w:lvlRestart w:val="0"/>
      <w:suff w:val="space"/>
      <w:lvlText w:val="%5"/>
      <w:lvlJc w:val="left"/>
      <w:pPr>
        <w:ind w:left="170" w:hanging="170"/>
      </w:pPr>
      <w:rPr>
        <w:rFonts w:ascii="Arial" w:hAnsi="Arial" w:cs="Arial" w:hint="default"/>
        <w:b/>
        <w:bCs/>
        <w:color w:val="auto"/>
        <w:sz w:val="20"/>
        <w:szCs w:val="20"/>
      </w:rPr>
    </w:lvl>
    <w:lvl w:ilvl="5">
      <w:start w:val="1"/>
      <w:numFmt w:val="lowerLetter"/>
      <w:lvlRestart w:val="0"/>
      <w:pStyle w:val="TabSubStep"/>
      <w:lvlText w:val="%6"/>
      <w:lvlJc w:val="left"/>
      <w:pPr>
        <w:tabs>
          <w:tab w:val="num" w:pos="680"/>
        </w:tabs>
        <w:ind w:left="680" w:hanging="283"/>
      </w:pPr>
      <w:rPr>
        <w:rFonts w:ascii="Arial" w:hAnsi="Arial" w:cs="Arial" w:hint="default"/>
        <w:b/>
        <w:bCs/>
        <w:color w:val="auto"/>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30" w15:restartNumberingAfterBreak="0">
    <w:nsid w:val="47CF0CB3"/>
    <w:multiLevelType w:val="hybridMultilevel"/>
    <w:tmpl w:val="A246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07DC3"/>
    <w:multiLevelType w:val="multilevel"/>
    <w:tmpl w:val="BE80DDF4"/>
    <w:name w:val="NumList"/>
    <w:lvl w:ilvl="0">
      <w:start w:val="1"/>
      <w:numFmt w:val="decimal"/>
      <w:pStyle w:val="Num1"/>
      <w:lvlText w:val="%1."/>
      <w:lvlJc w:val="left"/>
      <w:pPr>
        <w:tabs>
          <w:tab w:val="num" w:pos="1800"/>
        </w:tabs>
        <w:ind w:left="1800" w:hanging="360"/>
      </w:pPr>
      <w:rPr>
        <w:rFonts w:hint="default"/>
        <w:color w:val="302E45"/>
      </w:rPr>
    </w:lvl>
    <w:lvl w:ilvl="1">
      <w:start w:val="1"/>
      <w:numFmt w:val="lowerLetter"/>
      <w:lvlRestart w:val="0"/>
      <w:pStyle w:val="Num2"/>
      <w:lvlText w:val="%2."/>
      <w:lvlJc w:val="left"/>
      <w:pPr>
        <w:tabs>
          <w:tab w:val="num" w:pos="2160"/>
        </w:tabs>
        <w:ind w:left="2160" w:hanging="360"/>
      </w:pPr>
      <w:rPr>
        <w:rFonts w:hint="default"/>
        <w:color w:val="302E45"/>
      </w:rPr>
    </w:lvl>
    <w:lvl w:ilvl="2">
      <w:start w:val="1"/>
      <w:numFmt w:val="lowerRoman"/>
      <w:lvlRestart w:val="0"/>
      <w:pStyle w:val="Num3"/>
      <w:lvlText w:val="%3."/>
      <w:lvlJc w:val="left"/>
      <w:pPr>
        <w:tabs>
          <w:tab w:val="num" w:pos="2520"/>
        </w:tabs>
        <w:ind w:left="2520" w:hanging="360"/>
      </w:pPr>
      <w:rPr>
        <w:rFonts w:hint="default"/>
        <w:color w:val="302E45"/>
      </w:rPr>
    </w:lvl>
    <w:lvl w:ilvl="3">
      <w:start w:val="1"/>
      <w:numFmt w:val="upperLetter"/>
      <w:lvlRestart w:val="0"/>
      <w:pStyle w:val="Num4"/>
      <w:lvlText w:val="%4."/>
      <w:lvlJc w:val="left"/>
      <w:pPr>
        <w:tabs>
          <w:tab w:val="num" w:pos="2880"/>
        </w:tabs>
        <w:ind w:left="2880" w:hanging="360"/>
      </w:pPr>
      <w:rPr>
        <w:rFonts w:hint="default"/>
        <w:color w:val="302E45"/>
      </w:rPr>
    </w:lvl>
    <w:lvl w:ilvl="4">
      <w:start w:val="1"/>
      <w:numFmt w:val="decimal"/>
      <w:lvlRestart w:val="0"/>
      <w:lvlText w:val="%5."/>
      <w:lvlJc w:val="left"/>
      <w:pPr>
        <w:tabs>
          <w:tab w:val="num" w:pos="216"/>
        </w:tabs>
        <w:ind w:left="216" w:hanging="216"/>
      </w:pPr>
      <w:rPr>
        <w:rFonts w:hint="default"/>
      </w:rPr>
    </w:lvl>
    <w:lvl w:ilvl="5">
      <w:start w:val="1"/>
      <w:numFmt w:val="lowerLetter"/>
      <w:lvlRestart w:val="0"/>
      <w:lvlText w:val="%6."/>
      <w:lvlJc w:val="left"/>
      <w:pPr>
        <w:tabs>
          <w:tab w:val="num" w:pos="432"/>
        </w:tabs>
        <w:ind w:left="432" w:hanging="216"/>
      </w:pPr>
      <w:rPr>
        <w:rFonts w:hint="default"/>
      </w:rPr>
    </w:lvl>
    <w:lvl w:ilvl="6">
      <w:start w:val="1"/>
      <w:numFmt w:val="lowerRoman"/>
      <w:lvlRestart w:val="0"/>
      <w:lvlText w:val="%7."/>
      <w:lvlJc w:val="left"/>
      <w:pPr>
        <w:tabs>
          <w:tab w:val="num" w:pos="648"/>
        </w:tabs>
        <w:ind w:left="648" w:hanging="216"/>
      </w:pPr>
      <w:rPr>
        <w:rFonts w:hint="default"/>
      </w:rPr>
    </w:lvl>
    <w:lvl w:ilvl="7">
      <w:start w:val="1"/>
      <w:numFmt w:val="upperLetter"/>
      <w:lvlRestart w:val="0"/>
      <w:lvlText w:val="%8."/>
      <w:lvlJc w:val="left"/>
      <w:pPr>
        <w:tabs>
          <w:tab w:val="num" w:pos="864"/>
        </w:tabs>
        <w:ind w:left="864" w:hanging="216"/>
      </w:pPr>
      <w:rPr>
        <w:rFonts w:hint="default"/>
      </w:rPr>
    </w:lvl>
    <w:lvl w:ilvl="8">
      <w:start w:val="1"/>
      <w:numFmt w:val="lowerRoman"/>
      <w:lvlRestart w:val="0"/>
      <w:lvlText w:val="(%9)"/>
      <w:lvlJc w:val="left"/>
      <w:pPr>
        <w:ind w:left="4680" w:hanging="360"/>
      </w:pPr>
      <w:rPr>
        <w:rFonts w:hint="default"/>
      </w:rPr>
    </w:lvl>
  </w:abstractNum>
  <w:abstractNum w:abstractNumId="32" w15:restartNumberingAfterBreak="0">
    <w:nsid w:val="4D840088"/>
    <w:multiLevelType w:val="multilevel"/>
    <w:tmpl w:val="FB3CB37C"/>
    <w:numStyleLink w:val="UBulletTable"/>
  </w:abstractNum>
  <w:abstractNum w:abstractNumId="33" w15:restartNumberingAfterBreak="0">
    <w:nsid w:val="4FA06B5D"/>
    <w:multiLevelType w:val="hybridMultilevel"/>
    <w:tmpl w:val="7A56A3E2"/>
    <w:lvl w:ilvl="0" w:tplc="F2DA260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15:restartNumberingAfterBreak="0">
    <w:nsid w:val="55277C05"/>
    <w:multiLevelType w:val="multilevel"/>
    <w:tmpl w:val="F7DA1DB0"/>
    <w:numStyleLink w:val="UBullet"/>
  </w:abstractNum>
  <w:abstractNum w:abstractNumId="35" w15:restartNumberingAfterBreak="0">
    <w:nsid w:val="57923CBA"/>
    <w:multiLevelType w:val="hybridMultilevel"/>
    <w:tmpl w:val="C1A2E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87235"/>
    <w:multiLevelType w:val="hybridMultilevel"/>
    <w:tmpl w:val="D910B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E9D7380"/>
    <w:multiLevelType w:val="multilevel"/>
    <w:tmpl w:val="C0E4A706"/>
    <w:lvl w:ilvl="0">
      <w:start w:val="1"/>
      <w:numFmt w:val="upperRoman"/>
      <w:pStyle w:val="PartTitle"/>
      <w:lvlText w:val="Part %1"/>
      <w:lvlJc w:val="left"/>
      <w:pPr>
        <w:tabs>
          <w:tab w:val="num" w:pos="2160"/>
        </w:tabs>
        <w:ind w:left="2160" w:hanging="2160"/>
      </w:pPr>
      <w:rPr>
        <w:rFonts w:ascii="Arial" w:hAnsi="Arial" w:hint="default"/>
        <w:b/>
        <w:bCs w:val="0"/>
        <w:i w:val="0"/>
        <w:color w:val="606064"/>
        <w:sz w:val="48"/>
        <w:szCs w:val="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15:restartNumberingAfterBreak="0">
    <w:nsid w:val="616D623F"/>
    <w:multiLevelType w:val="multilevel"/>
    <w:tmpl w:val="1A14B7B0"/>
    <w:name w:val="AmdocsNotesNum227"/>
    <w:styleLink w:val="UStep"/>
    <w:lvl w:ilvl="0">
      <w:start w:val="1"/>
      <w:numFmt w:val="bullet"/>
      <w:lvlText w:val=""/>
      <w:lvlJc w:val="left"/>
      <w:pPr>
        <w:tabs>
          <w:tab w:val="num" w:pos="1440"/>
        </w:tabs>
        <w:ind w:left="1800" w:hanging="360"/>
      </w:pPr>
      <w:rPr>
        <w:rFonts w:ascii="Wingdings" w:hAnsi="Wingdings" w:cs="Times New Roman" w:hint="default"/>
        <w:color w:val="302E45"/>
        <w:sz w:val="20"/>
        <w:szCs w:val="22"/>
      </w:rPr>
    </w:lvl>
    <w:lvl w:ilvl="1">
      <w:start w:val="1"/>
      <w:numFmt w:val="bullet"/>
      <w:lvlText w:val=""/>
      <w:lvlJc w:val="left"/>
      <w:pPr>
        <w:ind w:left="2160" w:hanging="360"/>
      </w:pPr>
      <w:rPr>
        <w:rFonts w:ascii="Wingdings" w:hAnsi="Wingdings" w:cs="Times New Roman" w:hint="default"/>
        <w:color w:val="6B7000"/>
        <w:sz w:val="20"/>
        <w:szCs w:val="22"/>
      </w:rPr>
    </w:lvl>
    <w:lvl w:ilvl="2">
      <w:start w:val="1"/>
      <w:numFmt w:val="lowerRoman"/>
      <w:lvlText w:val="%3)"/>
      <w:lvlJc w:val="left"/>
      <w:pPr>
        <w:ind w:left="1080" w:hanging="360"/>
      </w:pPr>
      <w:rPr>
        <w:rFonts w:hint="default"/>
        <w:color w:val="6B7000"/>
      </w:rPr>
    </w:lvl>
    <w:lvl w:ilvl="3">
      <w:start w:val="1"/>
      <w:numFmt w:val="decimal"/>
      <w:lvlText w:val="(%4)"/>
      <w:lvlJc w:val="left"/>
      <w:pPr>
        <w:ind w:left="1440" w:hanging="360"/>
      </w:pPr>
      <w:rPr>
        <w:rFonts w:hint="default"/>
        <w:color w:val="6B7000"/>
      </w:rPr>
    </w:lvl>
    <w:lvl w:ilvl="4">
      <w:start w:val="1"/>
      <w:numFmt w:val="lowerLetter"/>
      <w:lvlText w:val="(%5)"/>
      <w:lvlJc w:val="left"/>
      <w:pPr>
        <w:ind w:left="1800" w:hanging="360"/>
      </w:pPr>
      <w:rPr>
        <w:rFonts w:hint="default"/>
        <w:color w:val="6B7000"/>
      </w:rPr>
    </w:lvl>
    <w:lvl w:ilvl="5">
      <w:start w:val="1"/>
      <w:numFmt w:val="lowerRoman"/>
      <w:lvlText w:val="(%6)"/>
      <w:lvlJc w:val="left"/>
      <w:pPr>
        <w:ind w:left="2160" w:hanging="360"/>
      </w:pPr>
      <w:rPr>
        <w:rFonts w:hint="default"/>
        <w:color w:val="6B7000"/>
      </w:rPr>
    </w:lvl>
    <w:lvl w:ilvl="6">
      <w:start w:val="1"/>
      <w:numFmt w:val="decimal"/>
      <w:lvlText w:val="%7."/>
      <w:lvlJc w:val="left"/>
      <w:pPr>
        <w:ind w:left="2520" w:hanging="360"/>
      </w:pPr>
      <w:rPr>
        <w:rFonts w:hint="default"/>
        <w:color w:val="6B7000"/>
      </w:rPr>
    </w:lvl>
    <w:lvl w:ilvl="7">
      <w:start w:val="1"/>
      <w:numFmt w:val="lowerLetter"/>
      <w:lvlText w:val="%8."/>
      <w:lvlJc w:val="left"/>
      <w:pPr>
        <w:ind w:left="2880" w:hanging="360"/>
      </w:pPr>
      <w:rPr>
        <w:rFonts w:hint="default"/>
        <w:color w:val="6B7000"/>
      </w:rPr>
    </w:lvl>
    <w:lvl w:ilvl="8">
      <w:start w:val="1"/>
      <w:numFmt w:val="lowerRoman"/>
      <w:lvlText w:val="%9."/>
      <w:lvlJc w:val="left"/>
      <w:pPr>
        <w:ind w:left="3240" w:hanging="360"/>
      </w:pPr>
      <w:rPr>
        <w:rFonts w:hint="default"/>
        <w:color w:val="6B7000"/>
      </w:rPr>
    </w:lvl>
  </w:abstractNum>
  <w:abstractNum w:abstractNumId="39" w15:restartNumberingAfterBreak="0">
    <w:nsid w:val="624114D7"/>
    <w:multiLevelType w:val="hybridMultilevel"/>
    <w:tmpl w:val="84C619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48465B4"/>
    <w:multiLevelType w:val="hybridMultilevel"/>
    <w:tmpl w:val="C7D267B6"/>
    <w:lvl w:ilvl="0" w:tplc="F2DA26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5913661"/>
    <w:multiLevelType w:val="multilevel"/>
    <w:tmpl w:val="D7B82964"/>
    <w:name w:val="AmdocsNotesNum223"/>
    <w:numStyleLink w:val="UList"/>
  </w:abstractNum>
  <w:abstractNum w:abstractNumId="42" w15:restartNumberingAfterBreak="0">
    <w:nsid w:val="65E25937"/>
    <w:multiLevelType w:val="multilevel"/>
    <w:tmpl w:val="3BA0D6B8"/>
    <w:lvl w:ilvl="0">
      <w:start w:val="1"/>
      <w:numFmt w:val="decimal"/>
      <w:lvlRestart w:val="0"/>
      <w:pStyle w:val="Heading1"/>
      <w:lvlText w:val="%1"/>
      <w:lvlJc w:val="left"/>
      <w:rPr>
        <w:rFonts w:ascii="Century Gothic" w:hAnsi="Century Gothic" w:hint="default"/>
        <w:b w:val="0"/>
        <w:bCs/>
        <w:i w:val="0"/>
        <w:iCs w:val="0"/>
        <w:caps w:val="0"/>
        <w:strike w:val="0"/>
        <w:dstrike w:val="0"/>
        <w:vanish w:val="0"/>
        <w:color w:val="302E45"/>
        <w:sz w:val="44"/>
        <w:szCs w:val="6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Century Gothic" w:hAnsi="Century Gothic" w:hint="default"/>
        <w:b w:val="0"/>
        <w:bCs w:val="0"/>
        <w:i w:val="0"/>
        <w:iCs w:val="0"/>
        <w:caps w:val="0"/>
        <w:strike w:val="0"/>
        <w:dstrike w:val="0"/>
        <w:vanish w:val="0"/>
        <w:color w:val="302E45"/>
        <w:sz w:val="36"/>
        <w:szCs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Century Gothic" w:hAnsi="Century Gothic" w:hint="default"/>
        <w:b w:val="0"/>
        <w:bCs w:val="0"/>
        <w:i w:val="0"/>
        <w:iCs w:val="0"/>
        <w:caps w:val="0"/>
        <w:strike w:val="0"/>
        <w:dstrike w:val="0"/>
        <w:vanish w:val="0"/>
        <w:color w:val="302E45"/>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Century Gothic" w:hAnsi="Century Gothic" w:hint="default"/>
        <w:b w:val="0"/>
        <w:bCs w:val="0"/>
        <w:i w:val="0"/>
        <w:iCs w:val="0"/>
        <w:caps w:val="0"/>
        <w:strike w:val="0"/>
        <w:dstrike w:val="0"/>
        <w:vanish w:val="0"/>
        <w:color w:val="302E45"/>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rPr>
        <w:rFonts w:ascii="Century Gothic" w:hAnsi="Century Gothic" w:hint="default"/>
        <w:b w:val="0"/>
        <w:bCs w:val="0"/>
        <w:i w:val="0"/>
        <w:iCs w:val="0"/>
        <w:caps w:val="0"/>
        <w:strike w:val="0"/>
        <w:dstrike w:val="0"/>
        <w:vanish w:val="0"/>
        <w:color w:val="302E45"/>
        <w:sz w:val="20"/>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lvlText w:val="%1.%2.%3.%4.%5.%6.%7.%8"/>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rPr>
        <w:rFonts w:ascii="Century Gothic" w:hAnsi="Century Gothic" w:hint="default"/>
        <w:b w:val="0"/>
        <w:bCs w:val="0"/>
        <w:i w:val="0"/>
        <w:iCs w:val="0"/>
        <w:caps w:val="0"/>
        <w:strike w:val="0"/>
        <w:dstrike w:val="0"/>
        <w:vanish w:val="0"/>
        <w:color w:val="302E45"/>
        <w:sz w:val="18"/>
        <w:szCs w:val="1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65F94473"/>
    <w:multiLevelType w:val="multilevel"/>
    <w:tmpl w:val="D7B82964"/>
    <w:name w:val="AmdocsNotesNum22723222"/>
    <w:numStyleLink w:val="UList"/>
  </w:abstractNum>
  <w:abstractNum w:abstractNumId="44" w15:restartNumberingAfterBreak="0">
    <w:nsid w:val="6C0B25AE"/>
    <w:multiLevelType w:val="hybridMultilevel"/>
    <w:tmpl w:val="823E0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CB80E4A"/>
    <w:multiLevelType w:val="hybridMultilevel"/>
    <w:tmpl w:val="7A56A3E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6" w15:restartNumberingAfterBreak="0">
    <w:nsid w:val="6CD865B7"/>
    <w:multiLevelType w:val="multilevel"/>
    <w:tmpl w:val="D7B82964"/>
    <w:styleLink w:val="UList"/>
    <w:lvl w:ilvl="0">
      <w:start w:val="1"/>
      <w:numFmt w:val="decimal"/>
      <w:lvlText w:val="%1."/>
      <w:lvlJc w:val="left"/>
      <w:pPr>
        <w:tabs>
          <w:tab w:val="num" w:pos="1440"/>
        </w:tabs>
        <w:ind w:left="1800" w:hanging="360"/>
      </w:pPr>
      <w:rPr>
        <w:rFonts w:hint="default"/>
        <w:color w:val="302E45"/>
      </w:rPr>
    </w:lvl>
    <w:lvl w:ilvl="1">
      <w:start w:val="1"/>
      <w:numFmt w:val="lowerLetter"/>
      <w:lvlText w:val="%2."/>
      <w:lvlJc w:val="left"/>
      <w:pPr>
        <w:tabs>
          <w:tab w:val="num" w:pos="1800"/>
        </w:tabs>
        <w:ind w:left="2160" w:hanging="360"/>
      </w:pPr>
      <w:rPr>
        <w:rFonts w:hint="default"/>
        <w:color w:val="302E45"/>
      </w:rPr>
    </w:lvl>
    <w:lvl w:ilvl="2">
      <w:start w:val="1"/>
      <w:numFmt w:val="lowerRoman"/>
      <w:lvlText w:val="%3."/>
      <w:lvlJc w:val="left"/>
      <w:pPr>
        <w:tabs>
          <w:tab w:val="num" w:pos="2160"/>
        </w:tabs>
        <w:ind w:left="2520" w:hanging="360"/>
      </w:pPr>
      <w:rPr>
        <w:rFonts w:hint="default"/>
        <w:color w:val="302E45"/>
      </w:rPr>
    </w:lvl>
    <w:lvl w:ilvl="3">
      <w:start w:val="1"/>
      <w:numFmt w:val="upperLetter"/>
      <w:lvlText w:val="%4."/>
      <w:lvlJc w:val="left"/>
      <w:pPr>
        <w:tabs>
          <w:tab w:val="num" w:pos="2520"/>
        </w:tabs>
        <w:ind w:left="2880" w:hanging="360"/>
      </w:pPr>
      <w:rPr>
        <w:rFonts w:hint="default"/>
        <w:color w:val="302E45"/>
      </w:rPr>
    </w:lvl>
    <w:lvl w:ilvl="4">
      <w:start w:val="1"/>
      <w:numFmt w:val="lowerLetter"/>
      <w:lvlText w:val="%5)"/>
      <w:lvlJc w:val="left"/>
      <w:pPr>
        <w:tabs>
          <w:tab w:val="num" w:pos="2880"/>
        </w:tabs>
        <w:ind w:left="3240" w:hanging="360"/>
      </w:pPr>
      <w:rPr>
        <w:rFonts w:hint="default"/>
      </w:rPr>
    </w:lvl>
    <w:lvl w:ilvl="5">
      <w:start w:val="1"/>
      <w:numFmt w:val="lowerRoman"/>
      <w:lvlText w:val="%6)"/>
      <w:lvlJc w:val="left"/>
      <w:pPr>
        <w:tabs>
          <w:tab w:val="num" w:pos="3240"/>
        </w:tabs>
        <w:ind w:left="3600" w:hanging="360"/>
      </w:pPr>
      <w:rPr>
        <w:rFonts w:hint="default"/>
      </w:rPr>
    </w:lvl>
    <w:lvl w:ilvl="6">
      <w:start w:val="1"/>
      <w:numFmt w:val="decimal"/>
      <w:lvlText w:val="(%7)"/>
      <w:lvlJc w:val="left"/>
      <w:pPr>
        <w:tabs>
          <w:tab w:val="num" w:pos="3600"/>
        </w:tabs>
        <w:ind w:left="3960" w:hanging="360"/>
      </w:pPr>
      <w:rPr>
        <w:rFonts w:hint="default"/>
      </w:rPr>
    </w:lvl>
    <w:lvl w:ilvl="7">
      <w:start w:val="1"/>
      <w:numFmt w:val="lowerLetter"/>
      <w:lvlText w:val="(%8)"/>
      <w:lvlJc w:val="left"/>
      <w:pPr>
        <w:tabs>
          <w:tab w:val="num" w:pos="3960"/>
        </w:tabs>
        <w:ind w:left="4320" w:hanging="360"/>
      </w:pPr>
      <w:rPr>
        <w:rFonts w:hint="default"/>
      </w:rPr>
    </w:lvl>
    <w:lvl w:ilvl="8">
      <w:start w:val="1"/>
      <w:numFmt w:val="lowerRoman"/>
      <w:lvlText w:val="(%9)"/>
      <w:lvlJc w:val="left"/>
      <w:pPr>
        <w:ind w:left="4680" w:hanging="360"/>
      </w:pPr>
      <w:rPr>
        <w:rFonts w:hint="default"/>
      </w:rPr>
    </w:lvl>
  </w:abstractNum>
  <w:abstractNum w:abstractNumId="47" w15:restartNumberingAfterBreak="0">
    <w:nsid w:val="6D8B4E61"/>
    <w:multiLevelType w:val="multilevel"/>
    <w:tmpl w:val="F7DA1DB0"/>
    <w:numStyleLink w:val="UBullet"/>
  </w:abstractNum>
  <w:abstractNum w:abstractNumId="48" w15:restartNumberingAfterBreak="0">
    <w:nsid w:val="6DD6072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22C4EC4"/>
    <w:multiLevelType w:val="multilevel"/>
    <w:tmpl w:val="FB3CB37C"/>
    <w:styleLink w:val="UBulletTable"/>
    <w:lvl w:ilvl="0">
      <w:start w:val="1"/>
      <w:numFmt w:val="bullet"/>
      <w:lvlText w:val=""/>
      <w:lvlJc w:val="left"/>
      <w:pPr>
        <w:ind w:left="216" w:hanging="216"/>
      </w:pPr>
      <w:rPr>
        <w:rFonts w:ascii="Wingdings" w:hAnsi="Wingdings" w:cs="Times New Roman" w:hint="default"/>
        <w:color w:val="6B7000"/>
        <w:sz w:val="10"/>
        <w:szCs w:val="18"/>
      </w:rPr>
    </w:lvl>
    <w:lvl w:ilvl="1">
      <w:start w:val="1"/>
      <w:numFmt w:val="bullet"/>
      <w:lvlText w:val=""/>
      <w:lvlJc w:val="left"/>
      <w:pPr>
        <w:ind w:left="432" w:hanging="216"/>
      </w:pPr>
      <w:rPr>
        <w:rFonts w:ascii="Wingdings" w:hAnsi="Wingdings" w:cs="Times New Roman" w:hint="default"/>
        <w:color w:val="6B7000"/>
        <w:sz w:val="10"/>
        <w:szCs w:val="18"/>
      </w:rPr>
    </w:lvl>
    <w:lvl w:ilvl="2">
      <w:start w:val="1"/>
      <w:numFmt w:val="bullet"/>
      <w:lvlText w:val=""/>
      <w:lvlJc w:val="left"/>
      <w:pPr>
        <w:ind w:left="648" w:hanging="216"/>
      </w:pPr>
      <w:rPr>
        <w:rFonts w:ascii="Wingdings" w:hAnsi="Wingdings" w:cs="Times New Roman" w:hint="default"/>
        <w:color w:val="6B7000"/>
        <w:sz w:val="10"/>
        <w:szCs w:val="18"/>
      </w:rPr>
    </w:lvl>
    <w:lvl w:ilvl="3">
      <w:start w:val="1"/>
      <w:numFmt w:val="bullet"/>
      <w:lvlText w:val=""/>
      <w:lvlJc w:val="left"/>
      <w:pPr>
        <w:ind w:left="864" w:hanging="216"/>
      </w:pPr>
      <w:rPr>
        <w:rFonts w:ascii="Wingdings" w:hAnsi="Wingdings" w:cs="Times New Roman" w:hint="default"/>
        <w:color w:val="6B7000"/>
        <w:sz w:val="10"/>
        <w:szCs w:val="18"/>
      </w:rPr>
    </w:lvl>
    <w:lvl w:ilvl="4">
      <w:start w:val="1"/>
      <w:numFmt w:val="bullet"/>
      <w:lvlText w:val=""/>
      <w:lvlJc w:val="left"/>
      <w:pPr>
        <w:ind w:left="1080" w:hanging="216"/>
      </w:pPr>
      <w:rPr>
        <w:rFonts w:ascii="Wingdings" w:hAnsi="Wingdings" w:cs="Times New Roman" w:hint="default"/>
        <w:color w:val="6B7000"/>
        <w:szCs w:val="18"/>
      </w:rPr>
    </w:lvl>
    <w:lvl w:ilvl="5">
      <w:start w:val="1"/>
      <w:numFmt w:val="bullet"/>
      <w:lvlText w:val=""/>
      <w:lvlJc w:val="left"/>
      <w:pPr>
        <w:ind w:left="1440" w:hanging="360"/>
      </w:pPr>
      <w:rPr>
        <w:rFonts w:ascii="Wingdings" w:hAnsi="Wingdings" w:cs="Times New Roman" w:hint="default"/>
        <w:color w:val="6B7000"/>
        <w:szCs w:val="18"/>
      </w:rPr>
    </w:lvl>
    <w:lvl w:ilvl="6">
      <w:start w:val="1"/>
      <w:numFmt w:val="bullet"/>
      <w:lvlText w:val=""/>
      <w:lvlJc w:val="left"/>
      <w:pPr>
        <w:ind w:left="1656" w:hanging="216"/>
      </w:pPr>
      <w:rPr>
        <w:rFonts w:ascii="Wingdings" w:hAnsi="Wingdings" w:cs="Times New Roman" w:hint="default"/>
        <w:color w:val="6B7000"/>
        <w:szCs w:val="18"/>
      </w:rPr>
    </w:lvl>
    <w:lvl w:ilvl="7">
      <w:start w:val="1"/>
      <w:numFmt w:val="bullet"/>
      <w:lvlText w:val=""/>
      <w:lvlJc w:val="left"/>
      <w:pPr>
        <w:ind w:left="1872" w:hanging="216"/>
      </w:pPr>
      <w:rPr>
        <w:rFonts w:ascii="Wingdings" w:hAnsi="Wingdings" w:cs="Times New Roman" w:hint="default"/>
        <w:color w:val="6B7000"/>
        <w:szCs w:val="18"/>
      </w:rPr>
    </w:lvl>
    <w:lvl w:ilvl="8">
      <w:start w:val="1"/>
      <w:numFmt w:val="bullet"/>
      <w:lvlText w:val=""/>
      <w:lvlJc w:val="left"/>
      <w:pPr>
        <w:ind w:left="2088" w:hanging="216"/>
      </w:pPr>
      <w:rPr>
        <w:rFonts w:ascii="Wingdings" w:hAnsi="Wingdings" w:cs="Times New Roman" w:hint="default"/>
        <w:color w:val="6B7000"/>
        <w:szCs w:val="18"/>
      </w:rPr>
    </w:lvl>
  </w:abstractNum>
  <w:abstractNum w:abstractNumId="50" w15:restartNumberingAfterBreak="0">
    <w:nsid w:val="757B4BD1"/>
    <w:multiLevelType w:val="multilevel"/>
    <w:tmpl w:val="D7B82964"/>
    <w:name w:val="AmdocsNotesNum222"/>
    <w:numStyleLink w:val="UList"/>
  </w:abstractNum>
  <w:abstractNum w:abstractNumId="51" w15:restartNumberingAfterBreak="0">
    <w:nsid w:val="75AE55AF"/>
    <w:multiLevelType w:val="multilevel"/>
    <w:tmpl w:val="D7B82964"/>
    <w:name w:val="AmdocsNotesNum226"/>
    <w:numStyleLink w:val="UList"/>
  </w:abstractNum>
  <w:abstractNum w:abstractNumId="52" w15:restartNumberingAfterBreak="0">
    <w:nsid w:val="767A7DC6"/>
    <w:multiLevelType w:val="multilevel"/>
    <w:tmpl w:val="CC6856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7FC408A"/>
    <w:multiLevelType w:val="multilevel"/>
    <w:tmpl w:val="F7DA1DB0"/>
    <w:numStyleLink w:val="UBullet"/>
  </w:abstractNum>
  <w:abstractNum w:abstractNumId="54" w15:restartNumberingAfterBreak="0">
    <w:nsid w:val="79F86958"/>
    <w:multiLevelType w:val="hybridMultilevel"/>
    <w:tmpl w:val="2382ACE8"/>
    <w:lvl w:ilvl="0" w:tplc="6C16FC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DDD4AB5"/>
    <w:multiLevelType w:val="hybridMultilevel"/>
    <w:tmpl w:val="8CEA8F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3"/>
    <w:lvlOverride w:ilvl="0">
      <w:lvl w:ilvl="0">
        <w:start w:val="1"/>
        <w:numFmt w:val="bullet"/>
        <w:lvlText w:val=""/>
        <w:lvlJc w:val="left"/>
        <w:pPr>
          <w:tabs>
            <w:tab w:val="num" w:pos="1440"/>
          </w:tabs>
          <w:ind w:left="1800" w:hanging="360"/>
        </w:pPr>
        <w:rPr>
          <w:rFonts w:ascii="Wingdings" w:hAnsi="Wingdings" w:cs="Times New Roman" w:hint="default"/>
          <w:color w:val="302E45"/>
          <w:sz w:val="12"/>
          <w:szCs w:val="18"/>
        </w:rPr>
      </w:lvl>
    </w:lvlOverride>
  </w:num>
  <w:num w:numId="2">
    <w:abstractNumId w:val="13"/>
  </w:num>
  <w:num w:numId="3">
    <w:abstractNumId w:val="20"/>
  </w:num>
  <w:num w:numId="4">
    <w:abstractNumId w:val="26"/>
  </w:num>
  <w:num w:numId="5">
    <w:abstractNumId w:val="48"/>
  </w:num>
  <w:num w:numId="6">
    <w:abstractNumId w:val="31"/>
  </w:num>
  <w:num w:numId="7">
    <w:abstractNumId w:val="37"/>
  </w:num>
  <w:num w:numId="8">
    <w:abstractNumId w:val="29"/>
  </w:num>
  <w:num w:numId="9">
    <w:abstractNumId w:val="5"/>
  </w:num>
  <w:num w:numId="10">
    <w:abstractNumId w:val="49"/>
  </w:num>
  <w:num w:numId="11">
    <w:abstractNumId w:val="46"/>
  </w:num>
  <w:num w:numId="12">
    <w:abstractNumId w:val="15"/>
  </w:num>
  <w:num w:numId="13">
    <w:abstractNumId w:val="38"/>
  </w:num>
  <w:num w:numId="14">
    <w:abstractNumId w:val="2"/>
  </w:num>
  <w:num w:numId="15">
    <w:abstractNumId w:val="34"/>
    <w:lvlOverride w:ilvl="0">
      <w:lvl w:ilvl="0">
        <w:start w:val="1"/>
        <w:numFmt w:val="bullet"/>
        <w:lvlText w:val=""/>
        <w:lvlJc w:val="left"/>
        <w:pPr>
          <w:tabs>
            <w:tab w:val="num" w:pos="1440"/>
          </w:tabs>
          <w:ind w:left="1800" w:hanging="360"/>
        </w:pPr>
        <w:rPr>
          <w:rFonts w:ascii="Wingdings" w:hAnsi="Wingdings" w:cs="Times New Roman" w:hint="default"/>
          <w:color w:val="302E45"/>
          <w:sz w:val="12"/>
          <w:szCs w:val="18"/>
        </w:rPr>
      </w:lvl>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lvl w:ilvl="0">
        <w:start w:val="1"/>
        <w:numFmt w:val="bullet"/>
        <w:lvlText w:val=""/>
        <w:lvlJc w:val="left"/>
        <w:pPr>
          <w:tabs>
            <w:tab w:val="num" w:pos="1440"/>
          </w:tabs>
          <w:ind w:left="1800" w:hanging="360"/>
        </w:pPr>
        <w:rPr>
          <w:rFonts w:ascii="Wingdings" w:hAnsi="Wingdings" w:cs="Times New Roman" w:hint="default"/>
          <w:color w:val="302E45"/>
          <w:sz w:val="12"/>
          <w:szCs w:val="18"/>
        </w:rPr>
      </w:lvl>
    </w:lvlOverride>
  </w:num>
  <w:num w:numId="18">
    <w:abstractNumId w:val="6"/>
  </w:num>
  <w:num w:numId="19">
    <w:abstractNumId w:val="17"/>
  </w:num>
  <w:num w:numId="20">
    <w:abstractNumId w:val="24"/>
  </w:num>
  <w:num w:numId="21">
    <w:abstractNumId w:val="40"/>
  </w:num>
  <w:num w:numId="22">
    <w:abstractNumId w:val="44"/>
  </w:num>
  <w:num w:numId="23">
    <w:abstractNumId w:val="47"/>
    <w:lvlOverride w:ilvl="0">
      <w:lvl w:ilvl="0">
        <w:start w:val="1"/>
        <w:numFmt w:val="bullet"/>
        <w:lvlText w:val=""/>
        <w:lvlJc w:val="left"/>
        <w:pPr>
          <w:tabs>
            <w:tab w:val="num" w:pos="1440"/>
          </w:tabs>
          <w:ind w:left="1800" w:hanging="360"/>
        </w:pPr>
        <w:rPr>
          <w:rFonts w:ascii="Wingdings" w:hAnsi="Wingdings" w:cs="Times New Roman" w:hint="default"/>
          <w:color w:val="302E45"/>
          <w:sz w:val="12"/>
          <w:szCs w:val="18"/>
        </w:rPr>
      </w:lvl>
    </w:lvlOverride>
  </w:num>
  <w:num w:numId="24">
    <w:abstractNumId w:val="23"/>
  </w:num>
  <w:num w:numId="25">
    <w:abstractNumId w:val="1"/>
  </w:num>
  <w:num w:numId="26">
    <w:abstractNumId w:val="36"/>
  </w:num>
  <w:num w:numId="27">
    <w:abstractNumId w:val="0"/>
  </w:num>
  <w:num w:numId="28">
    <w:abstractNumId w:val="8"/>
  </w:num>
  <w:num w:numId="29">
    <w:abstractNumId w:val="16"/>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42"/>
  </w:num>
  <w:num w:numId="34">
    <w:abstractNumId w:val="54"/>
  </w:num>
  <w:num w:numId="35">
    <w:abstractNumId w:val="14"/>
  </w:num>
  <w:num w:numId="36">
    <w:abstractNumId w:val="30"/>
  </w:num>
  <w:num w:numId="37">
    <w:abstractNumId w:val="55"/>
  </w:num>
  <w:num w:numId="38">
    <w:abstractNumId w:val="52"/>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39"/>
  </w:num>
  <w:num w:numId="44">
    <w:abstractNumId w:val="35"/>
  </w:num>
  <w:num w:numId="45">
    <w:abstractNumId w:val="33"/>
  </w:num>
  <w:num w:numId="46">
    <w:abstractNumId w:val="32"/>
    <w:lvlOverride w:ilvl="0">
      <w:lvl w:ilvl="0">
        <w:start w:val="1"/>
        <w:numFmt w:val="decimal"/>
        <w:lvlText w:val=""/>
        <w:lvlJc w:val="left"/>
        <w:pPr>
          <w:ind w:left="216" w:hanging="216"/>
        </w:pPr>
        <w:rPr>
          <w:rFonts w:ascii="Wingdings" w:hAnsi="Wingdings" w:cs="Times New Roman" w:hint="default"/>
          <w:color w:val="302E45"/>
          <w:sz w:val="10"/>
          <w:szCs w:val="18"/>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18"/>
    <w:lvlOverride w:ilvl="0">
      <w:lvl w:ilvl="0">
        <w:start w:val="1"/>
        <w:numFmt w:val="decimal"/>
        <w:lvlText w:val=""/>
        <w:lvlJc w:val="left"/>
        <w:pPr>
          <w:ind w:left="216" w:hanging="216"/>
        </w:pPr>
        <w:rPr>
          <w:rFonts w:ascii="Wingdings" w:hAnsi="Wingdings" w:cs="Times New Roman" w:hint="default"/>
          <w:color w:val="302E45"/>
          <w:sz w:val="10"/>
          <w:szCs w:val="18"/>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22"/>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yal Bekerman">
    <w15:presenceInfo w15:providerId="AD" w15:userId="S::EYALBEK@amdocs.com::becf12ff-6fbf-4f55-9580-a90cc2f2f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embedSystemFonts/>
  <w:activeWritingStyle w:appName="MSWord" w:lang="en-US" w:vendorID="64" w:dllVersion="6" w:nlCheck="1" w:checkStyle="1"/>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0" w:nlCheck="1" w:checkStyle="0"/>
  <w:activeWritingStyle w:appName="MSWord" w:lang="fr-FR" w:vendorID="64" w:dllVersion="0" w:nlCheck="1" w:checkStyle="0"/>
  <w:activeWritingStyle w:appName="MSWord" w:lang="fr-FR" w:vendorID="64" w:dllVersion="6" w:nlCheck="1" w:checkStyle="1"/>
  <w:activeWritingStyle w:appName="MSWord" w:lang="en-AU" w:vendorID="64" w:dllVersion="6" w:nlCheck="1" w:checkStyle="1"/>
  <w:activeWritingStyle w:appName="MSWord" w:lang="en-PH" w:vendorID="64" w:dllVersion="6" w:nlCheck="1" w:checkStyle="1"/>
  <w:activeWritingStyle w:appName="MSWord" w:lang="en-PH" w:vendorID="64" w:dllVersion="0" w:nlCheck="1" w:checkStyle="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trackRevisions/>
  <w:defaultTabStop w:val="357"/>
  <w:drawingGridHorizontalSpacing w:val="120"/>
  <w:displayHorizontalDrawingGridEvery w:val="2"/>
  <w:displayVerticalDrawingGridEvery w:val="2"/>
  <w:noPunctuationKerning/>
  <w:characterSpacingControl w:val="doNotCompress"/>
  <w:hdrShapeDefaults>
    <o:shapedefaults v:ext="edit" spidmax="2050">
      <o:colormru v:ext="edit" colors="#5998c9,#b1cfe5,#9fdaff,#88b6d8,#bdd6e9,#c6dcec,#005ab4,#5781a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FigNum" w:val="1"/>
  </w:docVars>
  <w:rsids>
    <w:rsidRoot w:val="00D7461C"/>
    <w:rsid w:val="0000003A"/>
    <w:rsid w:val="0000030E"/>
    <w:rsid w:val="00000359"/>
    <w:rsid w:val="000005B7"/>
    <w:rsid w:val="00001088"/>
    <w:rsid w:val="00001240"/>
    <w:rsid w:val="0000138F"/>
    <w:rsid w:val="0000158E"/>
    <w:rsid w:val="0000163C"/>
    <w:rsid w:val="000017B7"/>
    <w:rsid w:val="00001E43"/>
    <w:rsid w:val="000020A4"/>
    <w:rsid w:val="000028F0"/>
    <w:rsid w:val="00002917"/>
    <w:rsid w:val="00002A9C"/>
    <w:rsid w:val="00002BE4"/>
    <w:rsid w:val="00002C00"/>
    <w:rsid w:val="00003190"/>
    <w:rsid w:val="000031AC"/>
    <w:rsid w:val="0000360B"/>
    <w:rsid w:val="000036F9"/>
    <w:rsid w:val="00003CC2"/>
    <w:rsid w:val="00003FB6"/>
    <w:rsid w:val="0000439A"/>
    <w:rsid w:val="00004684"/>
    <w:rsid w:val="0000497A"/>
    <w:rsid w:val="00005023"/>
    <w:rsid w:val="00005419"/>
    <w:rsid w:val="000054E8"/>
    <w:rsid w:val="00005BFA"/>
    <w:rsid w:val="00005F2F"/>
    <w:rsid w:val="00005FF0"/>
    <w:rsid w:val="00006081"/>
    <w:rsid w:val="00006398"/>
    <w:rsid w:val="0000642F"/>
    <w:rsid w:val="000065CC"/>
    <w:rsid w:val="00006981"/>
    <w:rsid w:val="00006EF8"/>
    <w:rsid w:val="00006F5F"/>
    <w:rsid w:val="000076F6"/>
    <w:rsid w:val="00007757"/>
    <w:rsid w:val="000078BC"/>
    <w:rsid w:val="000105BD"/>
    <w:rsid w:val="00010632"/>
    <w:rsid w:val="00010A96"/>
    <w:rsid w:val="00010CD8"/>
    <w:rsid w:val="00010FDF"/>
    <w:rsid w:val="0001118E"/>
    <w:rsid w:val="00011768"/>
    <w:rsid w:val="00011A76"/>
    <w:rsid w:val="00011B7D"/>
    <w:rsid w:val="00011FA7"/>
    <w:rsid w:val="00011FD1"/>
    <w:rsid w:val="00012264"/>
    <w:rsid w:val="0001273D"/>
    <w:rsid w:val="000129D3"/>
    <w:rsid w:val="00012A49"/>
    <w:rsid w:val="0001347D"/>
    <w:rsid w:val="0001355C"/>
    <w:rsid w:val="00014043"/>
    <w:rsid w:val="0001489A"/>
    <w:rsid w:val="00014C64"/>
    <w:rsid w:val="00015047"/>
    <w:rsid w:val="000150F3"/>
    <w:rsid w:val="0001512B"/>
    <w:rsid w:val="000153E1"/>
    <w:rsid w:val="0001563E"/>
    <w:rsid w:val="00015D19"/>
    <w:rsid w:val="00015D32"/>
    <w:rsid w:val="00015E08"/>
    <w:rsid w:val="000165EC"/>
    <w:rsid w:val="00016E38"/>
    <w:rsid w:val="00017420"/>
    <w:rsid w:val="000176A1"/>
    <w:rsid w:val="00017916"/>
    <w:rsid w:val="0001792E"/>
    <w:rsid w:val="00017945"/>
    <w:rsid w:val="000203D7"/>
    <w:rsid w:val="0002054C"/>
    <w:rsid w:val="000206B7"/>
    <w:rsid w:val="000209DF"/>
    <w:rsid w:val="00020F54"/>
    <w:rsid w:val="0002134E"/>
    <w:rsid w:val="00021854"/>
    <w:rsid w:val="00021CDC"/>
    <w:rsid w:val="00021FA4"/>
    <w:rsid w:val="000223B3"/>
    <w:rsid w:val="000226BB"/>
    <w:rsid w:val="00022982"/>
    <w:rsid w:val="00022D07"/>
    <w:rsid w:val="00023078"/>
    <w:rsid w:val="0002342A"/>
    <w:rsid w:val="000234A8"/>
    <w:rsid w:val="0002361C"/>
    <w:rsid w:val="00023923"/>
    <w:rsid w:val="00023B81"/>
    <w:rsid w:val="00023CE9"/>
    <w:rsid w:val="00024274"/>
    <w:rsid w:val="0002447F"/>
    <w:rsid w:val="000247AE"/>
    <w:rsid w:val="000247D7"/>
    <w:rsid w:val="00024CD0"/>
    <w:rsid w:val="00024F3C"/>
    <w:rsid w:val="000255D7"/>
    <w:rsid w:val="000255DC"/>
    <w:rsid w:val="000256A7"/>
    <w:rsid w:val="0002575C"/>
    <w:rsid w:val="00025808"/>
    <w:rsid w:val="00025B47"/>
    <w:rsid w:val="00025E42"/>
    <w:rsid w:val="000261EE"/>
    <w:rsid w:val="0002673C"/>
    <w:rsid w:val="000268B3"/>
    <w:rsid w:val="00026910"/>
    <w:rsid w:val="00026AB4"/>
    <w:rsid w:val="000274DB"/>
    <w:rsid w:val="0002755B"/>
    <w:rsid w:val="00027560"/>
    <w:rsid w:val="000275A0"/>
    <w:rsid w:val="000300D8"/>
    <w:rsid w:val="000305A9"/>
    <w:rsid w:val="00030761"/>
    <w:rsid w:val="00030A4A"/>
    <w:rsid w:val="00030C31"/>
    <w:rsid w:val="00030CB2"/>
    <w:rsid w:val="00031140"/>
    <w:rsid w:val="00031491"/>
    <w:rsid w:val="000315D9"/>
    <w:rsid w:val="00031648"/>
    <w:rsid w:val="000316C6"/>
    <w:rsid w:val="0003170B"/>
    <w:rsid w:val="000320DE"/>
    <w:rsid w:val="000325F0"/>
    <w:rsid w:val="00032611"/>
    <w:rsid w:val="000328D2"/>
    <w:rsid w:val="00032AD5"/>
    <w:rsid w:val="00032AF2"/>
    <w:rsid w:val="00032CE0"/>
    <w:rsid w:val="00032CFC"/>
    <w:rsid w:val="0003311F"/>
    <w:rsid w:val="0003401C"/>
    <w:rsid w:val="000343BB"/>
    <w:rsid w:val="00034B1A"/>
    <w:rsid w:val="00035260"/>
    <w:rsid w:val="00035471"/>
    <w:rsid w:val="0003585C"/>
    <w:rsid w:val="000358CA"/>
    <w:rsid w:val="000363B0"/>
    <w:rsid w:val="00036452"/>
    <w:rsid w:val="000366A3"/>
    <w:rsid w:val="00036932"/>
    <w:rsid w:val="00036CC7"/>
    <w:rsid w:val="00037639"/>
    <w:rsid w:val="00037755"/>
    <w:rsid w:val="00037DFC"/>
    <w:rsid w:val="00037E13"/>
    <w:rsid w:val="000403A9"/>
    <w:rsid w:val="00040ECF"/>
    <w:rsid w:val="000414FF"/>
    <w:rsid w:val="000415EE"/>
    <w:rsid w:val="00041618"/>
    <w:rsid w:val="0004169A"/>
    <w:rsid w:val="00041F14"/>
    <w:rsid w:val="00042009"/>
    <w:rsid w:val="00042143"/>
    <w:rsid w:val="0004224D"/>
    <w:rsid w:val="000424F9"/>
    <w:rsid w:val="00042993"/>
    <w:rsid w:val="000429D2"/>
    <w:rsid w:val="00042AD9"/>
    <w:rsid w:val="00042B63"/>
    <w:rsid w:val="00042E4D"/>
    <w:rsid w:val="00042E71"/>
    <w:rsid w:val="00043074"/>
    <w:rsid w:val="000432CD"/>
    <w:rsid w:val="00043601"/>
    <w:rsid w:val="00043783"/>
    <w:rsid w:val="00043BD0"/>
    <w:rsid w:val="000442AF"/>
    <w:rsid w:val="00044661"/>
    <w:rsid w:val="000447B9"/>
    <w:rsid w:val="000448C4"/>
    <w:rsid w:val="000449FE"/>
    <w:rsid w:val="00044CE4"/>
    <w:rsid w:val="00044E7A"/>
    <w:rsid w:val="00045174"/>
    <w:rsid w:val="00045D02"/>
    <w:rsid w:val="00045FF6"/>
    <w:rsid w:val="000461E6"/>
    <w:rsid w:val="00046648"/>
    <w:rsid w:val="0004667D"/>
    <w:rsid w:val="00047484"/>
    <w:rsid w:val="000474D5"/>
    <w:rsid w:val="00047500"/>
    <w:rsid w:val="00047941"/>
    <w:rsid w:val="00047B10"/>
    <w:rsid w:val="00047CA1"/>
    <w:rsid w:val="00047DDB"/>
    <w:rsid w:val="00050526"/>
    <w:rsid w:val="00050784"/>
    <w:rsid w:val="00050C5D"/>
    <w:rsid w:val="00050E84"/>
    <w:rsid w:val="00050F36"/>
    <w:rsid w:val="0005110C"/>
    <w:rsid w:val="000525C2"/>
    <w:rsid w:val="00052C20"/>
    <w:rsid w:val="00052F89"/>
    <w:rsid w:val="00053503"/>
    <w:rsid w:val="00053515"/>
    <w:rsid w:val="00053E23"/>
    <w:rsid w:val="00053FD6"/>
    <w:rsid w:val="00054479"/>
    <w:rsid w:val="000548CF"/>
    <w:rsid w:val="000548E6"/>
    <w:rsid w:val="00054ED5"/>
    <w:rsid w:val="00054F25"/>
    <w:rsid w:val="00055A95"/>
    <w:rsid w:val="000568C8"/>
    <w:rsid w:val="000569E5"/>
    <w:rsid w:val="00056AB4"/>
    <w:rsid w:val="00056B9D"/>
    <w:rsid w:val="00056EFF"/>
    <w:rsid w:val="0005709A"/>
    <w:rsid w:val="0005709B"/>
    <w:rsid w:val="00057149"/>
    <w:rsid w:val="00057182"/>
    <w:rsid w:val="00057443"/>
    <w:rsid w:val="0005752A"/>
    <w:rsid w:val="0005783A"/>
    <w:rsid w:val="00057F0D"/>
    <w:rsid w:val="00060921"/>
    <w:rsid w:val="000609D6"/>
    <w:rsid w:val="00060DD4"/>
    <w:rsid w:val="0006112A"/>
    <w:rsid w:val="000614C8"/>
    <w:rsid w:val="00061686"/>
    <w:rsid w:val="00061990"/>
    <w:rsid w:val="00061D16"/>
    <w:rsid w:val="00061F3F"/>
    <w:rsid w:val="00062BBB"/>
    <w:rsid w:val="00062C64"/>
    <w:rsid w:val="00062D1E"/>
    <w:rsid w:val="00063024"/>
    <w:rsid w:val="0006338B"/>
    <w:rsid w:val="000633F8"/>
    <w:rsid w:val="0006366F"/>
    <w:rsid w:val="000637D7"/>
    <w:rsid w:val="00063DC0"/>
    <w:rsid w:val="00064015"/>
    <w:rsid w:val="00064C2B"/>
    <w:rsid w:val="00064DA9"/>
    <w:rsid w:val="000650D2"/>
    <w:rsid w:val="0006523D"/>
    <w:rsid w:val="0006563B"/>
    <w:rsid w:val="000657B8"/>
    <w:rsid w:val="000657CE"/>
    <w:rsid w:val="0006598C"/>
    <w:rsid w:val="00065B5D"/>
    <w:rsid w:val="00065FA0"/>
    <w:rsid w:val="0006624C"/>
    <w:rsid w:val="00066364"/>
    <w:rsid w:val="000668FE"/>
    <w:rsid w:val="00066A44"/>
    <w:rsid w:val="00066D5C"/>
    <w:rsid w:val="00067101"/>
    <w:rsid w:val="000671AC"/>
    <w:rsid w:val="00067C8B"/>
    <w:rsid w:val="00067FF0"/>
    <w:rsid w:val="00070184"/>
    <w:rsid w:val="000706DE"/>
    <w:rsid w:val="000709D4"/>
    <w:rsid w:val="00070BC6"/>
    <w:rsid w:val="00070CE9"/>
    <w:rsid w:val="00070F14"/>
    <w:rsid w:val="000710E3"/>
    <w:rsid w:val="00071346"/>
    <w:rsid w:val="000714FD"/>
    <w:rsid w:val="000719DC"/>
    <w:rsid w:val="0007205E"/>
    <w:rsid w:val="000720B0"/>
    <w:rsid w:val="00072218"/>
    <w:rsid w:val="0007253D"/>
    <w:rsid w:val="00073646"/>
    <w:rsid w:val="0007374E"/>
    <w:rsid w:val="0007399C"/>
    <w:rsid w:val="00073F5F"/>
    <w:rsid w:val="00074300"/>
    <w:rsid w:val="0007483E"/>
    <w:rsid w:val="000748DC"/>
    <w:rsid w:val="00074C3E"/>
    <w:rsid w:val="00074CA5"/>
    <w:rsid w:val="00074D0F"/>
    <w:rsid w:val="000750FF"/>
    <w:rsid w:val="0007527E"/>
    <w:rsid w:val="00075BA3"/>
    <w:rsid w:val="00075C1A"/>
    <w:rsid w:val="00075D7D"/>
    <w:rsid w:val="00076E09"/>
    <w:rsid w:val="000771E8"/>
    <w:rsid w:val="00077278"/>
    <w:rsid w:val="000776FE"/>
    <w:rsid w:val="00077979"/>
    <w:rsid w:val="00077B2D"/>
    <w:rsid w:val="00077F7D"/>
    <w:rsid w:val="00080006"/>
    <w:rsid w:val="000805A4"/>
    <w:rsid w:val="00080971"/>
    <w:rsid w:val="0008112C"/>
    <w:rsid w:val="0008143D"/>
    <w:rsid w:val="00081A75"/>
    <w:rsid w:val="00081BD3"/>
    <w:rsid w:val="00081CAA"/>
    <w:rsid w:val="00082126"/>
    <w:rsid w:val="00082C07"/>
    <w:rsid w:val="00082C4A"/>
    <w:rsid w:val="00082E8E"/>
    <w:rsid w:val="00082EC6"/>
    <w:rsid w:val="0008338D"/>
    <w:rsid w:val="0008355E"/>
    <w:rsid w:val="00083959"/>
    <w:rsid w:val="00083AB5"/>
    <w:rsid w:val="00083B3A"/>
    <w:rsid w:val="00084A26"/>
    <w:rsid w:val="00084E6D"/>
    <w:rsid w:val="00085172"/>
    <w:rsid w:val="0008528E"/>
    <w:rsid w:val="00085670"/>
    <w:rsid w:val="0008567E"/>
    <w:rsid w:val="00085FF3"/>
    <w:rsid w:val="00086108"/>
    <w:rsid w:val="0008611B"/>
    <w:rsid w:val="0008652D"/>
    <w:rsid w:val="00086644"/>
    <w:rsid w:val="000874E5"/>
    <w:rsid w:val="0008774E"/>
    <w:rsid w:val="00087794"/>
    <w:rsid w:val="0008781B"/>
    <w:rsid w:val="0008783D"/>
    <w:rsid w:val="00087D50"/>
    <w:rsid w:val="00087E6A"/>
    <w:rsid w:val="00090305"/>
    <w:rsid w:val="000904A5"/>
    <w:rsid w:val="00090503"/>
    <w:rsid w:val="000905F4"/>
    <w:rsid w:val="00090764"/>
    <w:rsid w:val="000907D9"/>
    <w:rsid w:val="00090E6B"/>
    <w:rsid w:val="0009105B"/>
    <w:rsid w:val="000912BE"/>
    <w:rsid w:val="0009130F"/>
    <w:rsid w:val="0009185C"/>
    <w:rsid w:val="000918D7"/>
    <w:rsid w:val="00091CCE"/>
    <w:rsid w:val="00091E0D"/>
    <w:rsid w:val="000923A5"/>
    <w:rsid w:val="0009243E"/>
    <w:rsid w:val="00092591"/>
    <w:rsid w:val="0009299A"/>
    <w:rsid w:val="00092CC8"/>
    <w:rsid w:val="00092F88"/>
    <w:rsid w:val="00092FBA"/>
    <w:rsid w:val="00093119"/>
    <w:rsid w:val="00093258"/>
    <w:rsid w:val="0009327D"/>
    <w:rsid w:val="0009392D"/>
    <w:rsid w:val="0009399B"/>
    <w:rsid w:val="0009414A"/>
    <w:rsid w:val="0009457A"/>
    <w:rsid w:val="00094A75"/>
    <w:rsid w:val="000954E6"/>
    <w:rsid w:val="00095572"/>
    <w:rsid w:val="0009580B"/>
    <w:rsid w:val="00095C46"/>
    <w:rsid w:val="0009670B"/>
    <w:rsid w:val="00096774"/>
    <w:rsid w:val="000979EE"/>
    <w:rsid w:val="00097FF9"/>
    <w:rsid w:val="000A0118"/>
    <w:rsid w:val="000A01D3"/>
    <w:rsid w:val="000A0661"/>
    <w:rsid w:val="000A0E35"/>
    <w:rsid w:val="000A11C0"/>
    <w:rsid w:val="000A13E0"/>
    <w:rsid w:val="000A1673"/>
    <w:rsid w:val="000A16EF"/>
    <w:rsid w:val="000A1BDC"/>
    <w:rsid w:val="000A23F5"/>
    <w:rsid w:val="000A26D1"/>
    <w:rsid w:val="000A287A"/>
    <w:rsid w:val="000A302A"/>
    <w:rsid w:val="000A328F"/>
    <w:rsid w:val="000A3318"/>
    <w:rsid w:val="000A372D"/>
    <w:rsid w:val="000A3811"/>
    <w:rsid w:val="000A3826"/>
    <w:rsid w:val="000A3B46"/>
    <w:rsid w:val="000A3D76"/>
    <w:rsid w:val="000A3E41"/>
    <w:rsid w:val="000A4135"/>
    <w:rsid w:val="000A443F"/>
    <w:rsid w:val="000A4660"/>
    <w:rsid w:val="000A49A4"/>
    <w:rsid w:val="000A4A40"/>
    <w:rsid w:val="000A4A65"/>
    <w:rsid w:val="000A4ED8"/>
    <w:rsid w:val="000A5333"/>
    <w:rsid w:val="000A5926"/>
    <w:rsid w:val="000A5EDC"/>
    <w:rsid w:val="000A6229"/>
    <w:rsid w:val="000A65CE"/>
    <w:rsid w:val="000A6624"/>
    <w:rsid w:val="000A6643"/>
    <w:rsid w:val="000A6692"/>
    <w:rsid w:val="000A681C"/>
    <w:rsid w:val="000A6A4B"/>
    <w:rsid w:val="000A6CF3"/>
    <w:rsid w:val="000A754F"/>
    <w:rsid w:val="000A76D2"/>
    <w:rsid w:val="000A7B6F"/>
    <w:rsid w:val="000A7D1D"/>
    <w:rsid w:val="000A7F18"/>
    <w:rsid w:val="000B043B"/>
    <w:rsid w:val="000B0574"/>
    <w:rsid w:val="000B0E04"/>
    <w:rsid w:val="000B15E9"/>
    <w:rsid w:val="000B17AC"/>
    <w:rsid w:val="000B1835"/>
    <w:rsid w:val="000B1988"/>
    <w:rsid w:val="000B19C7"/>
    <w:rsid w:val="000B1D23"/>
    <w:rsid w:val="000B1EF5"/>
    <w:rsid w:val="000B2420"/>
    <w:rsid w:val="000B2572"/>
    <w:rsid w:val="000B25BC"/>
    <w:rsid w:val="000B2B1F"/>
    <w:rsid w:val="000B2B96"/>
    <w:rsid w:val="000B35D9"/>
    <w:rsid w:val="000B397B"/>
    <w:rsid w:val="000B3992"/>
    <w:rsid w:val="000B39C9"/>
    <w:rsid w:val="000B3CBA"/>
    <w:rsid w:val="000B3F8E"/>
    <w:rsid w:val="000B4406"/>
    <w:rsid w:val="000B499B"/>
    <w:rsid w:val="000B4BDA"/>
    <w:rsid w:val="000B4C5C"/>
    <w:rsid w:val="000B4E0B"/>
    <w:rsid w:val="000B50B4"/>
    <w:rsid w:val="000B53D9"/>
    <w:rsid w:val="000B58EF"/>
    <w:rsid w:val="000B610A"/>
    <w:rsid w:val="000B6111"/>
    <w:rsid w:val="000B6305"/>
    <w:rsid w:val="000B641E"/>
    <w:rsid w:val="000B666F"/>
    <w:rsid w:val="000B6958"/>
    <w:rsid w:val="000B6BD0"/>
    <w:rsid w:val="000B6C01"/>
    <w:rsid w:val="000B6F28"/>
    <w:rsid w:val="000B7C07"/>
    <w:rsid w:val="000B7CA1"/>
    <w:rsid w:val="000B7CE4"/>
    <w:rsid w:val="000B7DB4"/>
    <w:rsid w:val="000C0079"/>
    <w:rsid w:val="000C04CC"/>
    <w:rsid w:val="000C10F3"/>
    <w:rsid w:val="000C13F3"/>
    <w:rsid w:val="000C141C"/>
    <w:rsid w:val="000C16C7"/>
    <w:rsid w:val="000C192B"/>
    <w:rsid w:val="000C1A0D"/>
    <w:rsid w:val="000C2371"/>
    <w:rsid w:val="000C2777"/>
    <w:rsid w:val="000C297D"/>
    <w:rsid w:val="000C2E89"/>
    <w:rsid w:val="000C2F79"/>
    <w:rsid w:val="000C31AB"/>
    <w:rsid w:val="000C3544"/>
    <w:rsid w:val="000C35FE"/>
    <w:rsid w:val="000C379F"/>
    <w:rsid w:val="000C4764"/>
    <w:rsid w:val="000C4805"/>
    <w:rsid w:val="000C486D"/>
    <w:rsid w:val="000C5619"/>
    <w:rsid w:val="000C57A6"/>
    <w:rsid w:val="000C57F4"/>
    <w:rsid w:val="000C62E7"/>
    <w:rsid w:val="000C6BFF"/>
    <w:rsid w:val="000C6D0D"/>
    <w:rsid w:val="000C71C5"/>
    <w:rsid w:val="000D0006"/>
    <w:rsid w:val="000D120B"/>
    <w:rsid w:val="000D15AC"/>
    <w:rsid w:val="000D1B9D"/>
    <w:rsid w:val="000D1C76"/>
    <w:rsid w:val="000D1FB8"/>
    <w:rsid w:val="000D20A5"/>
    <w:rsid w:val="000D21D2"/>
    <w:rsid w:val="000D2347"/>
    <w:rsid w:val="000D2874"/>
    <w:rsid w:val="000D2FB3"/>
    <w:rsid w:val="000D30D5"/>
    <w:rsid w:val="000D32FA"/>
    <w:rsid w:val="000D3B72"/>
    <w:rsid w:val="000D3C74"/>
    <w:rsid w:val="000D40A0"/>
    <w:rsid w:val="000D40E6"/>
    <w:rsid w:val="000D4A18"/>
    <w:rsid w:val="000D4DB3"/>
    <w:rsid w:val="000D59EF"/>
    <w:rsid w:val="000D6060"/>
    <w:rsid w:val="000D66C0"/>
    <w:rsid w:val="000D6DAF"/>
    <w:rsid w:val="000D74F4"/>
    <w:rsid w:val="000D7952"/>
    <w:rsid w:val="000D7AB2"/>
    <w:rsid w:val="000D7DCA"/>
    <w:rsid w:val="000E03D3"/>
    <w:rsid w:val="000E03E7"/>
    <w:rsid w:val="000E04AA"/>
    <w:rsid w:val="000E051E"/>
    <w:rsid w:val="000E0C16"/>
    <w:rsid w:val="000E0CE7"/>
    <w:rsid w:val="000E1050"/>
    <w:rsid w:val="000E12DA"/>
    <w:rsid w:val="000E184C"/>
    <w:rsid w:val="000E1AFC"/>
    <w:rsid w:val="000E29EE"/>
    <w:rsid w:val="000E33F9"/>
    <w:rsid w:val="000E391A"/>
    <w:rsid w:val="000E39EE"/>
    <w:rsid w:val="000E402E"/>
    <w:rsid w:val="000E4282"/>
    <w:rsid w:val="000E42CA"/>
    <w:rsid w:val="000E4D3D"/>
    <w:rsid w:val="000E5141"/>
    <w:rsid w:val="000E5A4A"/>
    <w:rsid w:val="000E66BC"/>
    <w:rsid w:val="000E6A84"/>
    <w:rsid w:val="000E6D85"/>
    <w:rsid w:val="000E7416"/>
    <w:rsid w:val="000E7452"/>
    <w:rsid w:val="000E773F"/>
    <w:rsid w:val="000E7C4D"/>
    <w:rsid w:val="000F0238"/>
    <w:rsid w:val="000F0635"/>
    <w:rsid w:val="000F06EF"/>
    <w:rsid w:val="000F08C3"/>
    <w:rsid w:val="000F0D80"/>
    <w:rsid w:val="000F0E1E"/>
    <w:rsid w:val="000F1340"/>
    <w:rsid w:val="000F142E"/>
    <w:rsid w:val="000F163E"/>
    <w:rsid w:val="000F2092"/>
    <w:rsid w:val="000F30A8"/>
    <w:rsid w:val="000F354C"/>
    <w:rsid w:val="000F3A81"/>
    <w:rsid w:val="000F3BE4"/>
    <w:rsid w:val="000F4081"/>
    <w:rsid w:val="000F40DC"/>
    <w:rsid w:val="000F42E3"/>
    <w:rsid w:val="000F46E2"/>
    <w:rsid w:val="000F4A42"/>
    <w:rsid w:val="000F5205"/>
    <w:rsid w:val="000F5B50"/>
    <w:rsid w:val="000F5D7B"/>
    <w:rsid w:val="000F5E1C"/>
    <w:rsid w:val="000F6146"/>
    <w:rsid w:val="000F6185"/>
    <w:rsid w:val="000F6A40"/>
    <w:rsid w:val="000F79C3"/>
    <w:rsid w:val="000F7A52"/>
    <w:rsid w:val="000F7EBD"/>
    <w:rsid w:val="00100278"/>
    <w:rsid w:val="00100307"/>
    <w:rsid w:val="001003F0"/>
    <w:rsid w:val="001004AD"/>
    <w:rsid w:val="0010063D"/>
    <w:rsid w:val="00100C9B"/>
    <w:rsid w:val="00101121"/>
    <w:rsid w:val="001013D5"/>
    <w:rsid w:val="00101458"/>
    <w:rsid w:val="001015CF"/>
    <w:rsid w:val="0010179A"/>
    <w:rsid w:val="0010186C"/>
    <w:rsid w:val="00101FC4"/>
    <w:rsid w:val="001022EE"/>
    <w:rsid w:val="001028A0"/>
    <w:rsid w:val="00102B61"/>
    <w:rsid w:val="00102B93"/>
    <w:rsid w:val="00102C1D"/>
    <w:rsid w:val="00102E39"/>
    <w:rsid w:val="001035D5"/>
    <w:rsid w:val="00103CE1"/>
    <w:rsid w:val="00104846"/>
    <w:rsid w:val="00104B60"/>
    <w:rsid w:val="001052AC"/>
    <w:rsid w:val="00106425"/>
    <w:rsid w:val="0010650C"/>
    <w:rsid w:val="00106F60"/>
    <w:rsid w:val="0010707B"/>
    <w:rsid w:val="00107695"/>
    <w:rsid w:val="00107828"/>
    <w:rsid w:val="00110030"/>
    <w:rsid w:val="0011021B"/>
    <w:rsid w:val="00110606"/>
    <w:rsid w:val="001109D0"/>
    <w:rsid w:val="00110D77"/>
    <w:rsid w:val="001111C1"/>
    <w:rsid w:val="0011126E"/>
    <w:rsid w:val="00111617"/>
    <w:rsid w:val="00111A0A"/>
    <w:rsid w:val="00111E3A"/>
    <w:rsid w:val="001123B8"/>
    <w:rsid w:val="00112794"/>
    <w:rsid w:val="00112C39"/>
    <w:rsid w:val="00112E02"/>
    <w:rsid w:val="00112E5E"/>
    <w:rsid w:val="00112E6D"/>
    <w:rsid w:val="00113153"/>
    <w:rsid w:val="00113582"/>
    <w:rsid w:val="001136BC"/>
    <w:rsid w:val="001137A8"/>
    <w:rsid w:val="0011400B"/>
    <w:rsid w:val="0011414E"/>
    <w:rsid w:val="00114389"/>
    <w:rsid w:val="001146CD"/>
    <w:rsid w:val="00115033"/>
    <w:rsid w:val="001153F6"/>
    <w:rsid w:val="001155F1"/>
    <w:rsid w:val="00115785"/>
    <w:rsid w:val="001159CC"/>
    <w:rsid w:val="0011613A"/>
    <w:rsid w:val="001162ED"/>
    <w:rsid w:val="001163EA"/>
    <w:rsid w:val="00116488"/>
    <w:rsid w:val="00116A13"/>
    <w:rsid w:val="00116BDB"/>
    <w:rsid w:val="00116D02"/>
    <w:rsid w:val="0011720A"/>
    <w:rsid w:val="001179FF"/>
    <w:rsid w:val="00117B9E"/>
    <w:rsid w:val="00117C8A"/>
    <w:rsid w:val="001201D9"/>
    <w:rsid w:val="00120AB4"/>
    <w:rsid w:val="00120D84"/>
    <w:rsid w:val="00120DDF"/>
    <w:rsid w:val="00120EDC"/>
    <w:rsid w:val="00120F05"/>
    <w:rsid w:val="00121040"/>
    <w:rsid w:val="00121D06"/>
    <w:rsid w:val="00122184"/>
    <w:rsid w:val="001222F6"/>
    <w:rsid w:val="001224CB"/>
    <w:rsid w:val="0012289F"/>
    <w:rsid w:val="001229D1"/>
    <w:rsid w:val="00122E8F"/>
    <w:rsid w:val="00123129"/>
    <w:rsid w:val="00123329"/>
    <w:rsid w:val="001237EB"/>
    <w:rsid w:val="00123A6E"/>
    <w:rsid w:val="00123AE6"/>
    <w:rsid w:val="00124458"/>
    <w:rsid w:val="0012452E"/>
    <w:rsid w:val="001245C7"/>
    <w:rsid w:val="00124B49"/>
    <w:rsid w:val="0012523F"/>
    <w:rsid w:val="001252FD"/>
    <w:rsid w:val="001253CC"/>
    <w:rsid w:val="0012553D"/>
    <w:rsid w:val="0012563B"/>
    <w:rsid w:val="00125695"/>
    <w:rsid w:val="0012571C"/>
    <w:rsid w:val="00125DE3"/>
    <w:rsid w:val="001262DC"/>
    <w:rsid w:val="00126497"/>
    <w:rsid w:val="001270A1"/>
    <w:rsid w:val="001277DE"/>
    <w:rsid w:val="001278C1"/>
    <w:rsid w:val="00127C5F"/>
    <w:rsid w:val="00127E51"/>
    <w:rsid w:val="00130121"/>
    <w:rsid w:val="001301C9"/>
    <w:rsid w:val="00130AD8"/>
    <w:rsid w:val="00130B95"/>
    <w:rsid w:val="00130EF5"/>
    <w:rsid w:val="00131018"/>
    <w:rsid w:val="001314FE"/>
    <w:rsid w:val="00131625"/>
    <w:rsid w:val="0013169B"/>
    <w:rsid w:val="001318A1"/>
    <w:rsid w:val="00131C2A"/>
    <w:rsid w:val="00131C70"/>
    <w:rsid w:val="0013210E"/>
    <w:rsid w:val="00132242"/>
    <w:rsid w:val="00132407"/>
    <w:rsid w:val="0013257B"/>
    <w:rsid w:val="001325E5"/>
    <w:rsid w:val="00132AD4"/>
    <w:rsid w:val="00132C73"/>
    <w:rsid w:val="0013305D"/>
    <w:rsid w:val="001330EF"/>
    <w:rsid w:val="0013395F"/>
    <w:rsid w:val="001339FB"/>
    <w:rsid w:val="001342D5"/>
    <w:rsid w:val="001344AD"/>
    <w:rsid w:val="001348D2"/>
    <w:rsid w:val="00134E9E"/>
    <w:rsid w:val="00135194"/>
    <w:rsid w:val="001356AB"/>
    <w:rsid w:val="001359A7"/>
    <w:rsid w:val="00136302"/>
    <w:rsid w:val="001364AC"/>
    <w:rsid w:val="001364D2"/>
    <w:rsid w:val="00136934"/>
    <w:rsid w:val="00136E1E"/>
    <w:rsid w:val="00136FA5"/>
    <w:rsid w:val="00136FAB"/>
    <w:rsid w:val="0013723E"/>
    <w:rsid w:val="001373BE"/>
    <w:rsid w:val="0013779E"/>
    <w:rsid w:val="00137B7F"/>
    <w:rsid w:val="001400F7"/>
    <w:rsid w:val="00140563"/>
    <w:rsid w:val="001412E9"/>
    <w:rsid w:val="00141C2F"/>
    <w:rsid w:val="00141C96"/>
    <w:rsid w:val="00141D04"/>
    <w:rsid w:val="00141F4F"/>
    <w:rsid w:val="00142010"/>
    <w:rsid w:val="00142A52"/>
    <w:rsid w:val="00142FDF"/>
    <w:rsid w:val="001430E6"/>
    <w:rsid w:val="00143261"/>
    <w:rsid w:val="00143405"/>
    <w:rsid w:val="001434CB"/>
    <w:rsid w:val="0014351A"/>
    <w:rsid w:val="001438F7"/>
    <w:rsid w:val="00143B09"/>
    <w:rsid w:val="00143BB6"/>
    <w:rsid w:val="00143F9C"/>
    <w:rsid w:val="0014415F"/>
    <w:rsid w:val="0014428B"/>
    <w:rsid w:val="0014462F"/>
    <w:rsid w:val="0014519F"/>
    <w:rsid w:val="00145411"/>
    <w:rsid w:val="00145654"/>
    <w:rsid w:val="00145E8F"/>
    <w:rsid w:val="00145F51"/>
    <w:rsid w:val="00145F7C"/>
    <w:rsid w:val="0014645D"/>
    <w:rsid w:val="00146831"/>
    <w:rsid w:val="00146EDA"/>
    <w:rsid w:val="0014707A"/>
    <w:rsid w:val="00147375"/>
    <w:rsid w:val="0014759E"/>
    <w:rsid w:val="001475D8"/>
    <w:rsid w:val="00147C30"/>
    <w:rsid w:val="001507E6"/>
    <w:rsid w:val="00150A18"/>
    <w:rsid w:val="00150DDF"/>
    <w:rsid w:val="00151037"/>
    <w:rsid w:val="00151492"/>
    <w:rsid w:val="0015173B"/>
    <w:rsid w:val="001519F2"/>
    <w:rsid w:val="001520A9"/>
    <w:rsid w:val="001520D1"/>
    <w:rsid w:val="001524BD"/>
    <w:rsid w:val="00152587"/>
    <w:rsid w:val="001528A7"/>
    <w:rsid w:val="00152B3E"/>
    <w:rsid w:val="00152CA3"/>
    <w:rsid w:val="00153505"/>
    <w:rsid w:val="001537BA"/>
    <w:rsid w:val="00153C85"/>
    <w:rsid w:val="00154213"/>
    <w:rsid w:val="0015421D"/>
    <w:rsid w:val="0015426F"/>
    <w:rsid w:val="001542C1"/>
    <w:rsid w:val="0015439A"/>
    <w:rsid w:val="00154420"/>
    <w:rsid w:val="001553F3"/>
    <w:rsid w:val="00155525"/>
    <w:rsid w:val="00155549"/>
    <w:rsid w:val="0015581D"/>
    <w:rsid w:val="00155880"/>
    <w:rsid w:val="0015595D"/>
    <w:rsid w:val="0015597E"/>
    <w:rsid w:val="0015597F"/>
    <w:rsid w:val="00155E30"/>
    <w:rsid w:val="0015716A"/>
    <w:rsid w:val="00157186"/>
    <w:rsid w:val="001577C3"/>
    <w:rsid w:val="00157978"/>
    <w:rsid w:val="00157EFD"/>
    <w:rsid w:val="0016031A"/>
    <w:rsid w:val="00160800"/>
    <w:rsid w:val="00160BB6"/>
    <w:rsid w:val="00161514"/>
    <w:rsid w:val="0016187C"/>
    <w:rsid w:val="00161BFB"/>
    <w:rsid w:val="00161D13"/>
    <w:rsid w:val="00162078"/>
    <w:rsid w:val="00162289"/>
    <w:rsid w:val="001629E6"/>
    <w:rsid w:val="00162F1D"/>
    <w:rsid w:val="00163409"/>
    <w:rsid w:val="00163726"/>
    <w:rsid w:val="001638B8"/>
    <w:rsid w:val="00163AF4"/>
    <w:rsid w:val="001645D3"/>
    <w:rsid w:val="00164BDF"/>
    <w:rsid w:val="001657B9"/>
    <w:rsid w:val="00165ED6"/>
    <w:rsid w:val="00166369"/>
    <w:rsid w:val="001666CA"/>
    <w:rsid w:val="001669ED"/>
    <w:rsid w:val="001673F1"/>
    <w:rsid w:val="001676CE"/>
    <w:rsid w:val="00167CA9"/>
    <w:rsid w:val="00167E16"/>
    <w:rsid w:val="0017005B"/>
    <w:rsid w:val="00170473"/>
    <w:rsid w:val="001705F5"/>
    <w:rsid w:val="00170638"/>
    <w:rsid w:val="001708E2"/>
    <w:rsid w:val="001709CA"/>
    <w:rsid w:val="00170F51"/>
    <w:rsid w:val="00171B8E"/>
    <w:rsid w:val="00171FED"/>
    <w:rsid w:val="00172136"/>
    <w:rsid w:val="0017215D"/>
    <w:rsid w:val="00172967"/>
    <w:rsid w:val="00172F32"/>
    <w:rsid w:val="001731F6"/>
    <w:rsid w:val="00173C68"/>
    <w:rsid w:val="00173E0F"/>
    <w:rsid w:val="00173F36"/>
    <w:rsid w:val="00174267"/>
    <w:rsid w:val="0017486C"/>
    <w:rsid w:val="00174CD4"/>
    <w:rsid w:val="0017510D"/>
    <w:rsid w:val="00175F5D"/>
    <w:rsid w:val="001761EA"/>
    <w:rsid w:val="0017632C"/>
    <w:rsid w:val="00176674"/>
    <w:rsid w:val="00176A06"/>
    <w:rsid w:val="00176C19"/>
    <w:rsid w:val="0018024F"/>
    <w:rsid w:val="00180AB5"/>
    <w:rsid w:val="0018153A"/>
    <w:rsid w:val="0018177E"/>
    <w:rsid w:val="001817BA"/>
    <w:rsid w:val="001818EF"/>
    <w:rsid w:val="00181C8F"/>
    <w:rsid w:val="00181EA8"/>
    <w:rsid w:val="00181FD3"/>
    <w:rsid w:val="00182378"/>
    <w:rsid w:val="001831C3"/>
    <w:rsid w:val="0018339E"/>
    <w:rsid w:val="00183834"/>
    <w:rsid w:val="001838FC"/>
    <w:rsid w:val="0018392E"/>
    <w:rsid w:val="00183C1B"/>
    <w:rsid w:val="00184015"/>
    <w:rsid w:val="0018401C"/>
    <w:rsid w:val="00184025"/>
    <w:rsid w:val="001840A1"/>
    <w:rsid w:val="00184243"/>
    <w:rsid w:val="001843C5"/>
    <w:rsid w:val="0018473B"/>
    <w:rsid w:val="001847BE"/>
    <w:rsid w:val="0018493B"/>
    <w:rsid w:val="00184F08"/>
    <w:rsid w:val="001851A4"/>
    <w:rsid w:val="00185264"/>
    <w:rsid w:val="00185385"/>
    <w:rsid w:val="001857A5"/>
    <w:rsid w:val="0018590A"/>
    <w:rsid w:val="00185958"/>
    <w:rsid w:val="00185A1D"/>
    <w:rsid w:val="00185D71"/>
    <w:rsid w:val="00185FDF"/>
    <w:rsid w:val="0018619D"/>
    <w:rsid w:val="00186933"/>
    <w:rsid w:val="00186B8C"/>
    <w:rsid w:val="00186BBD"/>
    <w:rsid w:val="00186F16"/>
    <w:rsid w:val="00187174"/>
    <w:rsid w:val="001875C0"/>
    <w:rsid w:val="00187825"/>
    <w:rsid w:val="00187C34"/>
    <w:rsid w:val="00190234"/>
    <w:rsid w:val="001904F6"/>
    <w:rsid w:val="00190AF2"/>
    <w:rsid w:val="001913F6"/>
    <w:rsid w:val="00191509"/>
    <w:rsid w:val="001917BA"/>
    <w:rsid w:val="00191AC9"/>
    <w:rsid w:val="00191B05"/>
    <w:rsid w:val="00191C5C"/>
    <w:rsid w:val="00192182"/>
    <w:rsid w:val="00192677"/>
    <w:rsid w:val="001926D6"/>
    <w:rsid w:val="0019275A"/>
    <w:rsid w:val="00192839"/>
    <w:rsid w:val="00192883"/>
    <w:rsid w:val="00192E68"/>
    <w:rsid w:val="00193213"/>
    <w:rsid w:val="001932AD"/>
    <w:rsid w:val="001933D4"/>
    <w:rsid w:val="001934D7"/>
    <w:rsid w:val="00193E15"/>
    <w:rsid w:val="00193FC4"/>
    <w:rsid w:val="0019418A"/>
    <w:rsid w:val="00194231"/>
    <w:rsid w:val="0019440E"/>
    <w:rsid w:val="0019445C"/>
    <w:rsid w:val="0019452F"/>
    <w:rsid w:val="00194664"/>
    <w:rsid w:val="00194922"/>
    <w:rsid w:val="00194A86"/>
    <w:rsid w:val="00195014"/>
    <w:rsid w:val="00195283"/>
    <w:rsid w:val="001957BF"/>
    <w:rsid w:val="00195993"/>
    <w:rsid w:val="001963C2"/>
    <w:rsid w:val="00196A36"/>
    <w:rsid w:val="00197068"/>
    <w:rsid w:val="0019714A"/>
    <w:rsid w:val="00197459"/>
    <w:rsid w:val="00197509"/>
    <w:rsid w:val="00197563"/>
    <w:rsid w:val="00197930"/>
    <w:rsid w:val="00197B39"/>
    <w:rsid w:val="00197BD7"/>
    <w:rsid w:val="00197D56"/>
    <w:rsid w:val="00197FCB"/>
    <w:rsid w:val="001A0363"/>
    <w:rsid w:val="001A0459"/>
    <w:rsid w:val="001A0471"/>
    <w:rsid w:val="001A06B0"/>
    <w:rsid w:val="001A0D4E"/>
    <w:rsid w:val="001A0DE1"/>
    <w:rsid w:val="001A0DEA"/>
    <w:rsid w:val="001A0E56"/>
    <w:rsid w:val="001A10DD"/>
    <w:rsid w:val="001A10E2"/>
    <w:rsid w:val="001A1131"/>
    <w:rsid w:val="001A141B"/>
    <w:rsid w:val="001A151C"/>
    <w:rsid w:val="001A1A72"/>
    <w:rsid w:val="001A1B08"/>
    <w:rsid w:val="001A210D"/>
    <w:rsid w:val="001A28C6"/>
    <w:rsid w:val="001A357A"/>
    <w:rsid w:val="001A3A20"/>
    <w:rsid w:val="001A4197"/>
    <w:rsid w:val="001A41BC"/>
    <w:rsid w:val="001A44A1"/>
    <w:rsid w:val="001A48FF"/>
    <w:rsid w:val="001A4940"/>
    <w:rsid w:val="001A4A9B"/>
    <w:rsid w:val="001A4CAD"/>
    <w:rsid w:val="001A4D41"/>
    <w:rsid w:val="001A5578"/>
    <w:rsid w:val="001A56A4"/>
    <w:rsid w:val="001A587C"/>
    <w:rsid w:val="001A62C4"/>
    <w:rsid w:val="001A6953"/>
    <w:rsid w:val="001A6B75"/>
    <w:rsid w:val="001A6C34"/>
    <w:rsid w:val="001A6E94"/>
    <w:rsid w:val="001A7097"/>
    <w:rsid w:val="001A70DF"/>
    <w:rsid w:val="001A72A1"/>
    <w:rsid w:val="001A793D"/>
    <w:rsid w:val="001A7A1E"/>
    <w:rsid w:val="001A7F82"/>
    <w:rsid w:val="001B013E"/>
    <w:rsid w:val="001B0676"/>
    <w:rsid w:val="001B06FB"/>
    <w:rsid w:val="001B0831"/>
    <w:rsid w:val="001B0AB5"/>
    <w:rsid w:val="001B109A"/>
    <w:rsid w:val="001B12FB"/>
    <w:rsid w:val="001B1694"/>
    <w:rsid w:val="001B1743"/>
    <w:rsid w:val="001B1C2E"/>
    <w:rsid w:val="001B2861"/>
    <w:rsid w:val="001B2CDA"/>
    <w:rsid w:val="001B3386"/>
    <w:rsid w:val="001B36B2"/>
    <w:rsid w:val="001B3B66"/>
    <w:rsid w:val="001B3F5C"/>
    <w:rsid w:val="001B44C4"/>
    <w:rsid w:val="001B4DD9"/>
    <w:rsid w:val="001B526B"/>
    <w:rsid w:val="001B5C31"/>
    <w:rsid w:val="001B5DD5"/>
    <w:rsid w:val="001B6C06"/>
    <w:rsid w:val="001B6CB9"/>
    <w:rsid w:val="001B727D"/>
    <w:rsid w:val="001B7466"/>
    <w:rsid w:val="001B7531"/>
    <w:rsid w:val="001B7D3C"/>
    <w:rsid w:val="001B7F51"/>
    <w:rsid w:val="001C0023"/>
    <w:rsid w:val="001C0248"/>
    <w:rsid w:val="001C0563"/>
    <w:rsid w:val="001C06EA"/>
    <w:rsid w:val="001C0AC8"/>
    <w:rsid w:val="001C0C4E"/>
    <w:rsid w:val="001C0DC9"/>
    <w:rsid w:val="001C0FC3"/>
    <w:rsid w:val="001C1518"/>
    <w:rsid w:val="001C1579"/>
    <w:rsid w:val="001C15F3"/>
    <w:rsid w:val="001C1E9B"/>
    <w:rsid w:val="001C1F9C"/>
    <w:rsid w:val="001C2570"/>
    <w:rsid w:val="001C2703"/>
    <w:rsid w:val="001C2A91"/>
    <w:rsid w:val="001C2B7E"/>
    <w:rsid w:val="001C2F0E"/>
    <w:rsid w:val="001C3115"/>
    <w:rsid w:val="001C3304"/>
    <w:rsid w:val="001C3B59"/>
    <w:rsid w:val="001C3D20"/>
    <w:rsid w:val="001C40B8"/>
    <w:rsid w:val="001C4401"/>
    <w:rsid w:val="001C4960"/>
    <w:rsid w:val="001C4AFE"/>
    <w:rsid w:val="001C5424"/>
    <w:rsid w:val="001C58E3"/>
    <w:rsid w:val="001C5B31"/>
    <w:rsid w:val="001C5BF7"/>
    <w:rsid w:val="001C6329"/>
    <w:rsid w:val="001C6540"/>
    <w:rsid w:val="001C6700"/>
    <w:rsid w:val="001C779B"/>
    <w:rsid w:val="001C7C57"/>
    <w:rsid w:val="001C7C6C"/>
    <w:rsid w:val="001D0076"/>
    <w:rsid w:val="001D0274"/>
    <w:rsid w:val="001D0382"/>
    <w:rsid w:val="001D0785"/>
    <w:rsid w:val="001D09D8"/>
    <w:rsid w:val="001D0C12"/>
    <w:rsid w:val="001D0C5A"/>
    <w:rsid w:val="001D0F0D"/>
    <w:rsid w:val="001D0FF9"/>
    <w:rsid w:val="001D1787"/>
    <w:rsid w:val="001D1A37"/>
    <w:rsid w:val="001D22A6"/>
    <w:rsid w:val="001D2559"/>
    <w:rsid w:val="001D25F7"/>
    <w:rsid w:val="001D26B4"/>
    <w:rsid w:val="001D2F05"/>
    <w:rsid w:val="001D369E"/>
    <w:rsid w:val="001D36F5"/>
    <w:rsid w:val="001D3AAA"/>
    <w:rsid w:val="001D3D69"/>
    <w:rsid w:val="001D41BE"/>
    <w:rsid w:val="001D4389"/>
    <w:rsid w:val="001D43AC"/>
    <w:rsid w:val="001D4723"/>
    <w:rsid w:val="001D4A23"/>
    <w:rsid w:val="001D4CAE"/>
    <w:rsid w:val="001D4E6E"/>
    <w:rsid w:val="001D5011"/>
    <w:rsid w:val="001D50B9"/>
    <w:rsid w:val="001D5390"/>
    <w:rsid w:val="001D58D4"/>
    <w:rsid w:val="001D5901"/>
    <w:rsid w:val="001D59A4"/>
    <w:rsid w:val="001D5A94"/>
    <w:rsid w:val="001D5AC6"/>
    <w:rsid w:val="001D5CB6"/>
    <w:rsid w:val="001D6241"/>
    <w:rsid w:val="001D6B3F"/>
    <w:rsid w:val="001D702E"/>
    <w:rsid w:val="001D787D"/>
    <w:rsid w:val="001D7AFA"/>
    <w:rsid w:val="001D7E37"/>
    <w:rsid w:val="001E020A"/>
    <w:rsid w:val="001E065A"/>
    <w:rsid w:val="001E0F1F"/>
    <w:rsid w:val="001E0FEA"/>
    <w:rsid w:val="001E1591"/>
    <w:rsid w:val="001E17F8"/>
    <w:rsid w:val="001E1F46"/>
    <w:rsid w:val="001E216C"/>
    <w:rsid w:val="001E28B8"/>
    <w:rsid w:val="001E2F52"/>
    <w:rsid w:val="001E34C6"/>
    <w:rsid w:val="001E3746"/>
    <w:rsid w:val="001E3815"/>
    <w:rsid w:val="001E3FEC"/>
    <w:rsid w:val="001E45C8"/>
    <w:rsid w:val="001E472B"/>
    <w:rsid w:val="001E4745"/>
    <w:rsid w:val="001E4E48"/>
    <w:rsid w:val="001E5190"/>
    <w:rsid w:val="001E59F5"/>
    <w:rsid w:val="001E5A6F"/>
    <w:rsid w:val="001E616F"/>
    <w:rsid w:val="001E6266"/>
    <w:rsid w:val="001E63C5"/>
    <w:rsid w:val="001E6B3F"/>
    <w:rsid w:val="001E6EB1"/>
    <w:rsid w:val="001E7AFE"/>
    <w:rsid w:val="001E7ECD"/>
    <w:rsid w:val="001F00F9"/>
    <w:rsid w:val="001F0904"/>
    <w:rsid w:val="001F0E12"/>
    <w:rsid w:val="001F0EAD"/>
    <w:rsid w:val="001F10B4"/>
    <w:rsid w:val="001F1244"/>
    <w:rsid w:val="001F12AB"/>
    <w:rsid w:val="001F1E56"/>
    <w:rsid w:val="001F23AF"/>
    <w:rsid w:val="001F2C8D"/>
    <w:rsid w:val="001F2E74"/>
    <w:rsid w:val="001F2F06"/>
    <w:rsid w:val="001F35BA"/>
    <w:rsid w:val="001F37F0"/>
    <w:rsid w:val="001F389E"/>
    <w:rsid w:val="001F3994"/>
    <w:rsid w:val="001F39E4"/>
    <w:rsid w:val="001F3A2A"/>
    <w:rsid w:val="001F44D9"/>
    <w:rsid w:val="001F4562"/>
    <w:rsid w:val="001F480B"/>
    <w:rsid w:val="001F48D6"/>
    <w:rsid w:val="001F4F0B"/>
    <w:rsid w:val="001F5018"/>
    <w:rsid w:val="001F5369"/>
    <w:rsid w:val="001F5D31"/>
    <w:rsid w:val="001F5E06"/>
    <w:rsid w:val="001F5EAA"/>
    <w:rsid w:val="001F6155"/>
    <w:rsid w:val="001F6202"/>
    <w:rsid w:val="001F6BBE"/>
    <w:rsid w:val="001F6DCF"/>
    <w:rsid w:val="001F7134"/>
    <w:rsid w:val="001F72CF"/>
    <w:rsid w:val="001F7597"/>
    <w:rsid w:val="001F7721"/>
    <w:rsid w:val="001F7B16"/>
    <w:rsid w:val="001F7D87"/>
    <w:rsid w:val="001F7EDE"/>
    <w:rsid w:val="0020048F"/>
    <w:rsid w:val="00200BFD"/>
    <w:rsid w:val="00201683"/>
    <w:rsid w:val="00201979"/>
    <w:rsid w:val="0020197B"/>
    <w:rsid w:val="00201A97"/>
    <w:rsid w:val="00201C46"/>
    <w:rsid w:val="00201C6A"/>
    <w:rsid w:val="00201F36"/>
    <w:rsid w:val="0020219F"/>
    <w:rsid w:val="002026E6"/>
    <w:rsid w:val="002028B4"/>
    <w:rsid w:val="002029AF"/>
    <w:rsid w:val="00203059"/>
    <w:rsid w:val="0020361B"/>
    <w:rsid w:val="00203678"/>
    <w:rsid w:val="00203B84"/>
    <w:rsid w:val="00203BA5"/>
    <w:rsid w:val="00203DCC"/>
    <w:rsid w:val="002043F6"/>
    <w:rsid w:val="002049A9"/>
    <w:rsid w:val="00204DF4"/>
    <w:rsid w:val="002050C9"/>
    <w:rsid w:val="00205358"/>
    <w:rsid w:val="0020686B"/>
    <w:rsid w:val="00206A6C"/>
    <w:rsid w:val="002071F5"/>
    <w:rsid w:val="002072CF"/>
    <w:rsid w:val="0020758E"/>
    <w:rsid w:val="00210080"/>
    <w:rsid w:val="0021031E"/>
    <w:rsid w:val="0021049B"/>
    <w:rsid w:val="00210EB4"/>
    <w:rsid w:val="00211A3C"/>
    <w:rsid w:val="00211E4E"/>
    <w:rsid w:val="00211F6D"/>
    <w:rsid w:val="00212091"/>
    <w:rsid w:val="0021217C"/>
    <w:rsid w:val="00212314"/>
    <w:rsid w:val="002125AE"/>
    <w:rsid w:val="002126B3"/>
    <w:rsid w:val="00212C93"/>
    <w:rsid w:val="00212F1A"/>
    <w:rsid w:val="0021305F"/>
    <w:rsid w:val="002130C6"/>
    <w:rsid w:val="002134B6"/>
    <w:rsid w:val="00213F1D"/>
    <w:rsid w:val="002140B0"/>
    <w:rsid w:val="00214A5B"/>
    <w:rsid w:val="00214F6C"/>
    <w:rsid w:val="00214FD2"/>
    <w:rsid w:val="00214FE3"/>
    <w:rsid w:val="00215021"/>
    <w:rsid w:val="0021589A"/>
    <w:rsid w:val="0021590D"/>
    <w:rsid w:val="00215A76"/>
    <w:rsid w:val="00215B9F"/>
    <w:rsid w:val="00216677"/>
    <w:rsid w:val="002166E5"/>
    <w:rsid w:val="00216D47"/>
    <w:rsid w:val="00217335"/>
    <w:rsid w:val="00217372"/>
    <w:rsid w:val="002174E3"/>
    <w:rsid w:val="00220891"/>
    <w:rsid w:val="002208B3"/>
    <w:rsid w:val="00220FEE"/>
    <w:rsid w:val="00221022"/>
    <w:rsid w:val="0022133A"/>
    <w:rsid w:val="002214A8"/>
    <w:rsid w:val="00221519"/>
    <w:rsid w:val="00221E7A"/>
    <w:rsid w:val="002224D0"/>
    <w:rsid w:val="0022271C"/>
    <w:rsid w:val="002228D2"/>
    <w:rsid w:val="002229DF"/>
    <w:rsid w:val="0022331F"/>
    <w:rsid w:val="00223A50"/>
    <w:rsid w:val="00223D5E"/>
    <w:rsid w:val="00223DAB"/>
    <w:rsid w:val="002240B1"/>
    <w:rsid w:val="002243AE"/>
    <w:rsid w:val="002243C5"/>
    <w:rsid w:val="00224525"/>
    <w:rsid w:val="00224640"/>
    <w:rsid w:val="00224849"/>
    <w:rsid w:val="002249DB"/>
    <w:rsid w:val="00224DB3"/>
    <w:rsid w:val="00225397"/>
    <w:rsid w:val="002255A8"/>
    <w:rsid w:val="0022573D"/>
    <w:rsid w:val="00225A78"/>
    <w:rsid w:val="00225AE8"/>
    <w:rsid w:val="00225C4B"/>
    <w:rsid w:val="00225D4D"/>
    <w:rsid w:val="00225FB9"/>
    <w:rsid w:val="0022613C"/>
    <w:rsid w:val="0022678E"/>
    <w:rsid w:val="002268CA"/>
    <w:rsid w:val="00226955"/>
    <w:rsid w:val="00226F3B"/>
    <w:rsid w:val="00226FF7"/>
    <w:rsid w:val="002272D9"/>
    <w:rsid w:val="0022739A"/>
    <w:rsid w:val="0022744B"/>
    <w:rsid w:val="002276BB"/>
    <w:rsid w:val="00227DCF"/>
    <w:rsid w:val="002300C0"/>
    <w:rsid w:val="002301E8"/>
    <w:rsid w:val="00230473"/>
    <w:rsid w:val="00230662"/>
    <w:rsid w:val="002313B3"/>
    <w:rsid w:val="0023142F"/>
    <w:rsid w:val="00231A5C"/>
    <w:rsid w:val="00231FC6"/>
    <w:rsid w:val="00232275"/>
    <w:rsid w:val="00232422"/>
    <w:rsid w:val="00232624"/>
    <w:rsid w:val="00232A4D"/>
    <w:rsid w:val="00232B9D"/>
    <w:rsid w:val="002335EB"/>
    <w:rsid w:val="0023391A"/>
    <w:rsid w:val="00233956"/>
    <w:rsid w:val="00233A9A"/>
    <w:rsid w:val="00233B40"/>
    <w:rsid w:val="00233EA8"/>
    <w:rsid w:val="00233F86"/>
    <w:rsid w:val="00233FCF"/>
    <w:rsid w:val="00233FDB"/>
    <w:rsid w:val="00234140"/>
    <w:rsid w:val="002348C8"/>
    <w:rsid w:val="002349D2"/>
    <w:rsid w:val="00234C15"/>
    <w:rsid w:val="00234C41"/>
    <w:rsid w:val="00235AE5"/>
    <w:rsid w:val="00235C64"/>
    <w:rsid w:val="00235C76"/>
    <w:rsid w:val="002362B8"/>
    <w:rsid w:val="0023637F"/>
    <w:rsid w:val="002365D8"/>
    <w:rsid w:val="0023679D"/>
    <w:rsid w:val="00236D76"/>
    <w:rsid w:val="00236E50"/>
    <w:rsid w:val="00236FBF"/>
    <w:rsid w:val="0023719C"/>
    <w:rsid w:val="002374AE"/>
    <w:rsid w:val="002377EB"/>
    <w:rsid w:val="00237874"/>
    <w:rsid w:val="002378E3"/>
    <w:rsid w:val="00237D81"/>
    <w:rsid w:val="00237FA2"/>
    <w:rsid w:val="00240659"/>
    <w:rsid w:val="002407A7"/>
    <w:rsid w:val="00240B3D"/>
    <w:rsid w:val="00240B84"/>
    <w:rsid w:val="00240D19"/>
    <w:rsid w:val="00241047"/>
    <w:rsid w:val="00241392"/>
    <w:rsid w:val="002413D6"/>
    <w:rsid w:val="00241498"/>
    <w:rsid w:val="0024171C"/>
    <w:rsid w:val="00241862"/>
    <w:rsid w:val="00241BC2"/>
    <w:rsid w:val="00241C7B"/>
    <w:rsid w:val="0024214F"/>
    <w:rsid w:val="002424CD"/>
    <w:rsid w:val="002425E7"/>
    <w:rsid w:val="0024295B"/>
    <w:rsid w:val="002429C7"/>
    <w:rsid w:val="00242EC4"/>
    <w:rsid w:val="0024362E"/>
    <w:rsid w:val="00243897"/>
    <w:rsid w:val="00243CBC"/>
    <w:rsid w:val="00243D4F"/>
    <w:rsid w:val="002444CF"/>
    <w:rsid w:val="0024473F"/>
    <w:rsid w:val="002450A7"/>
    <w:rsid w:val="002455C7"/>
    <w:rsid w:val="00245C95"/>
    <w:rsid w:val="00246A15"/>
    <w:rsid w:val="00246D16"/>
    <w:rsid w:val="00246FAE"/>
    <w:rsid w:val="0024712A"/>
    <w:rsid w:val="0025096A"/>
    <w:rsid w:val="00250B6E"/>
    <w:rsid w:val="00250F0B"/>
    <w:rsid w:val="00250FF3"/>
    <w:rsid w:val="00251748"/>
    <w:rsid w:val="00251BED"/>
    <w:rsid w:val="00251CC3"/>
    <w:rsid w:val="00251E7F"/>
    <w:rsid w:val="00251EFA"/>
    <w:rsid w:val="002522C9"/>
    <w:rsid w:val="002523A3"/>
    <w:rsid w:val="00252625"/>
    <w:rsid w:val="00252670"/>
    <w:rsid w:val="00253023"/>
    <w:rsid w:val="002531E8"/>
    <w:rsid w:val="002531FC"/>
    <w:rsid w:val="0025329E"/>
    <w:rsid w:val="002537BD"/>
    <w:rsid w:val="002538AC"/>
    <w:rsid w:val="00253B06"/>
    <w:rsid w:val="00253F96"/>
    <w:rsid w:val="002542BC"/>
    <w:rsid w:val="00254435"/>
    <w:rsid w:val="00254628"/>
    <w:rsid w:val="002547C5"/>
    <w:rsid w:val="00254AAF"/>
    <w:rsid w:val="00255072"/>
    <w:rsid w:val="0025544D"/>
    <w:rsid w:val="00255944"/>
    <w:rsid w:val="00255A18"/>
    <w:rsid w:val="00255ABE"/>
    <w:rsid w:val="00255DE9"/>
    <w:rsid w:val="00256128"/>
    <w:rsid w:val="00256221"/>
    <w:rsid w:val="00256559"/>
    <w:rsid w:val="0025672B"/>
    <w:rsid w:val="00256A2F"/>
    <w:rsid w:val="00256DBF"/>
    <w:rsid w:val="002572F7"/>
    <w:rsid w:val="00257AAF"/>
    <w:rsid w:val="00260020"/>
    <w:rsid w:val="002601B6"/>
    <w:rsid w:val="0026043C"/>
    <w:rsid w:val="0026046B"/>
    <w:rsid w:val="00260B07"/>
    <w:rsid w:val="00260BA0"/>
    <w:rsid w:val="00260CC2"/>
    <w:rsid w:val="00260E2F"/>
    <w:rsid w:val="002617ED"/>
    <w:rsid w:val="00261A4A"/>
    <w:rsid w:val="00262163"/>
    <w:rsid w:val="002622BD"/>
    <w:rsid w:val="00262AFF"/>
    <w:rsid w:val="00262BA8"/>
    <w:rsid w:val="00262E6A"/>
    <w:rsid w:val="0026305E"/>
    <w:rsid w:val="002631AA"/>
    <w:rsid w:val="002631B4"/>
    <w:rsid w:val="00263427"/>
    <w:rsid w:val="00263810"/>
    <w:rsid w:val="00263B2E"/>
    <w:rsid w:val="00264038"/>
    <w:rsid w:val="00264146"/>
    <w:rsid w:val="00264340"/>
    <w:rsid w:val="00264DA1"/>
    <w:rsid w:val="00264EEC"/>
    <w:rsid w:val="0026504A"/>
    <w:rsid w:val="002655A6"/>
    <w:rsid w:val="0026595E"/>
    <w:rsid w:val="002659B3"/>
    <w:rsid w:val="00265C9B"/>
    <w:rsid w:val="00265CDA"/>
    <w:rsid w:val="0026611A"/>
    <w:rsid w:val="00266368"/>
    <w:rsid w:val="002667B2"/>
    <w:rsid w:val="00266918"/>
    <w:rsid w:val="002672B8"/>
    <w:rsid w:val="002678D2"/>
    <w:rsid w:val="00267C62"/>
    <w:rsid w:val="00267EF6"/>
    <w:rsid w:val="00267F91"/>
    <w:rsid w:val="00270438"/>
    <w:rsid w:val="00271076"/>
    <w:rsid w:val="00271194"/>
    <w:rsid w:val="002720ED"/>
    <w:rsid w:val="0027275D"/>
    <w:rsid w:val="00272CD9"/>
    <w:rsid w:val="00272CFD"/>
    <w:rsid w:val="00272E19"/>
    <w:rsid w:val="00272F66"/>
    <w:rsid w:val="00272FD7"/>
    <w:rsid w:val="00273226"/>
    <w:rsid w:val="0027338C"/>
    <w:rsid w:val="002736E8"/>
    <w:rsid w:val="002738B7"/>
    <w:rsid w:val="00273B20"/>
    <w:rsid w:val="00273BF4"/>
    <w:rsid w:val="00273F84"/>
    <w:rsid w:val="0027410B"/>
    <w:rsid w:val="002742E5"/>
    <w:rsid w:val="00274766"/>
    <w:rsid w:val="00274774"/>
    <w:rsid w:val="00274CD3"/>
    <w:rsid w:val="0027555F"/>
    <w:rsid w:val="00275879"/>
    <w:rsid w:val="002765DC"/>
    <w:rsid w:val="00276BE2"/>
    <w:rsid w:val="0027705E"/>
    <w:rsid w:val="00277295"/>
    <w:rsid w:val="00277798"/>
    <w:rsid w:val="002801ED"/>
    <w:rsid w:val="00280501"/>
    <w:rsid w:val="00280987"/>
    <w:rsid w:val="00280F55"/>
    <w:rsid w:val="00280FDC"/>
    <w:rsid w:val="00281381"/>
    <w:rsid w:val="00281477"/>
    <w:rsid w:val="002816A5"/>
    <w:rsid w:val="00281701"/>
    <w:rsid w:val="00282C04"/>
    <w:rsid w:val="0028326B"/>
    <w:rsid w:val="0028361D"/>
    <w:rsid w:val="00283859"/>
    <w:rsid w:val="002839C5"/>
    <w:rsid w:val="0028453A"/>
    <w:rsid w:val="002846C0"/>
    <w:rsid w:val="00284706"/>
    <w:rsid w:val="0028494D"/>
    <w:rsid w:val="00284AD4"/>
    <w:rsid w:val="002850B6"/>
    <w:rsid w:val="0028535E"/>
    <w:rsid w:val="00285C77"/>
    <w:rsid w:val="00285CD8"/>
    <w:rsid w:val="00285D4D"/>
    <w:rsid w:val="00286379"/>
    <w:rsid w:val="00286392"/>
    <w:rsid w:val="00286621"/>
    <w:rsid w:val="00286842"/>
    <w:rsid w:val="00287142"/>
    <w:rsid w:val="00287188"/>
    <w:rsid w:val="002875E7"/>
    <w:rsid w:val="00287D84"/>
    <w:rsid w:val="002902AD"/>
    <w:rsid w:val="00290A23"/>
    <w:rsid w:val="00290D68"/>
    <w:rsid w:val="00290F64"/>
    <w:rsid w:val="002911B4"/>
    <w:rsid w:val="002911F4"/>
    <w:rsid w:val="00291421"/>
    <w:rsid w:val="0029156C"/>
    <w:rsid w:val="00291918"/>
    <w:rsid w:val="002919C3"/>
    <w:rsid w:val="002921B0"/>
    <w:rsid w:val="0029224B"/>
    <w:rsid w:val="0029226E"/>
    <w:rsid w:val="002926B9"/>
    <w:rsid w:val="00293188"/>
    <w:rsid w:val="00293334"/>
    <w:rsid w:val="002937BE"/>
    <w:rsid w:val="002939F9"/>
    <w:rsid w:val="00293C7D"/>
    <w:rsid w:val="00293DEA"/>
    <w:rsid w:val="00294B52"/>
    <w:rsid w:val="00295015"/>
    <w:rsid w:val="00295103"/>
    <w:rsid w:val="002952DB"/>
    <w:rsid w:val="002955C9"/>
    <w:rsid w:val="002959B5"/>
    <w:rsid w:val="00296159"/>
    <w:rsid w:val="00296467"/>
    <w:rsid w:val="002965CE"/>
    <w:rsid w:val="002967A0"/>
    <w:rsid w:val="00296BB4"/>
    <w:rsid w:val="00296C43"/>
    <w:rsid w:val="00297879"/>
    <w:rsid w:val="00297C53"/>
    <w:rsid w:val="00297ECC"/>
    <w:rsid w:val="00297F6D"/>
    <w:rsid w:val="002A0B07"/>
    <w:rsid w:val="002A0D2C"/>
    <w:rsid w:val="002A1B3A"/>
    <w:rsid w:val="002A1F44"/>
    <w:rsid w:val="002A2039"/>
    <w:rsid w:val="002A2922"/>
    <w:rsid w:val="002A2BFA"/>
    <w:rsid w:val="002A2CB4"/>
    <w:rsid w:val="002A35C5"/>
    <w:rsid w:val="002A367B"/>
    <w:rsid w:val="002A4186"/>
    <w:rsid w:val="002A41DB"/>
    <w:rsid w:val="002A4B50"/>
    <w:rsid w:val="002A4C5C"/>
    <w:rsid w:val="002A535B"/>
    <w:rsid w:val="002A566A"/>
    <w:rsid w:val="002A5718"/>
    <w:rsid w:val="002A6583"/>
    <w:rsid w:val="002A671C"/>
    <w:rsid w:val="002A6C44"/>
    <w:rsid w:val="002A6E2F"/>
    <w:rsid w:val="002A708C"/>
    <w:rsid w:val="002A744E"/>
    <w:rsid w:val="002A74C7"/>
    <w:rsid w:val="002A760F"/>
    <w:rsid w:val="002A7C9B"/>
    <w:rsid w:val="002B018C"/>
    <w:rsid w:val="002B0ABC"/>
    <w:rsid w:val="002B0F3F"/>
    <w:rsid w:val="002B10D7"/>
    <w:rsid w:val="002B112F"/>
    <w:rsid w:val="002B1591"/>
    <w:rsid w:val="002B1A7E"/>
    <w:rsid w:val="002B1A7F"/>
    <w:rsid w:val="002B1F3D"/>
    <w:rsid w:val="002B2840"/>
    <w:rsid w:val="002B2A08"/>
    <w:rsid w:val="002B2C3B"/>
    <w:rsid w:val="002B2CCA"/>
    <w:rsid w:val="002B2D3C"/>
    <w:rsid w:val="002B34CC"/>
    <w:rsid w:val="002B3C43"/>
    <w:rsid w:val="002B3FC3"/>
    <w:rsid w:val="002B46B3"/>
    <w:rsid w:val="002B4D6F"/>
    <w:rsid w:val="002B4E8E"/>
    <w:rsid w:val="002B4F43"/>
    <w:rsid w:val="002B5267"/>
    <w:rsid w:val="002B56D3"/>
    <w:rsid w:val="002B592D"/>
    <w:rsid w:val="002B598A"/>
    <w:rsid w:val="002B5D7B"/>
    <w:rsid w:val="002B5DB5"/>
    <w:rsid w:val="002B69F5"/>
    <w:rsid w:val="002B71CF"/>
    <w:rsid w:val="002B73D7"/>
    <w:rsid w:val="002B75EF"/>
    <w:rsid w:val="002B7968"/>
    <w:rsid w:val="002C092B"/>
    <w:rsid w:val="002C12F6"/>
    <w:rsid w:val="002C14EB"/>
    <w:rsid w:val="002C1EE4"/>
    <w:rsid w:val="002C263A"/>
    <w:rsid w:val="002C27F6"/>
    <w:rsid w:val="002C31B5"/>
    <w:rsid w:val="002C37C0"/>
    <w:rsid w:val="002C38B6"/>
    <w:rsid w:val="002C3BD3"/>
    <w:rsid w:val="002C3C11"/>
    <w:rsid w:val="002C42ED"/>
    <w:rsid w:val="002C4D09"/>
    <w:rsid w:val="002C4D4C"/>
    <w:rsid w:val="002C4E99"/>
    <w:rsid w:val="002C4F69"/>
    <w:rsid w:val="002C5009"/>
    <w:rsid w:val="002C51CC"/>
    <w:rsid w:val="002C5289"/>
    <w:rsid w:val="002C56FC"/>
    <w:rsid w:val="002C57AC"/>
    <w:rsid w:val="002C57D4"/>
    <w:rsid w:val="002C5E45"/>
    <w:rsid w:val="002C67B6"/>
    <w:rsid w:val="002C6ACF"/>
    <w:rsid w:val="002C6B97"/>
    <w:rsid w:val="002C6D6B"/>
    <w:rsid w:val="002C6E9A"/>
    <w:rsid w:val="002C6F8F"/>
    <w:rsid w:val="002C750C"/>
    <w:rsid w:val="002C77ED"/>
    <w:rsid w:val="002C7A20"/>
    <w:rsid w:val="002D0761"/>
    <w:rsid w:val="002D107B"/>
    <w:rsid w:val="002D157A"/>
    <w:rsid w:val="002D1B3B"/>
    <w:rsid w:val="002D1C43"/>
    <w:rsid w:val="002D1EAF"/>
    <w:rsid w:val="002D1FFA"/>
    <w:rsid w:val="002D3D3A"/>
    <w:rsid w:val="002D41E7"/>
    <w:rsid w:val="002D490A"/>
    <w:rsid w:val="002D4C40"/>
    <w:rsid w:val="002D5885"/>
    <w:rsid w:val="002D5D6D"/>
    <w:rsid w:val="002D603E"/>
    <w:rsid w:val="002D6087"/>
    <w:rsid w:val="002D6ABF"/>
    <w:rsid w:val="002D7C0C"/>
    <w:rsid w:val="002E0136"/>
    <w:rsid w:val="002E01AA"/>
    <w:rsid w:val="002E12A4"/>
    <w:rsid w:val="002E14B1"/>
    <w:rsid w:val="002E1C05"/>
    <w:rsid w:val="002E1C15"/>
    <w:rsid w:val="002E2F39"/>
    <w:rsid w:val="002E32B2"/>
    <w:rsid w:val="002E33BA"/>
    <w:rsid w:val="002E3969"/>
    <w:rsid w:val="002E3EBA"/>
    <w:rsid w:val="002E3F5D"/>
    <w:rsid w:val="002E469A"/>
    <w:rsid w:val="002E4981"/>
    <w:rsid w:val="002E4FAF"/>
    <w:rsid w:val="002E5034"/>
    <w:rsid w:val="002E5310"/>
    <w:rsid w:val="002E5312"/>
    <w:rsid w:val="002E53CD"/>
    <w:rsid w:val="002E5596"/>
    <w:rsid w:val="002E5AF9"/>
    <w:rsid w:val="002E6437"/>
    <w:rsid w:val="002E6CF3"/>
    <w:rsid w:val="002E7459"/>
    <w:rsid w:val="002E7829"/>
    <w:rsid w:val="002E7C6E"/>
    <w:rsid w:val="002E7C90"/>
    <w:rsid w:val="002E7E18"/>
    <w:rsid w:val="002E7F6E"/>
    <w:rsid w:val="002F042D"/>
    <w:rsid w:val="002F0EFB"/>
    <w:rsid w:val="002F1398"/>
    <w:rsid w:val="002F13C6"/>
    <w:rsid w:val="002F160E"/>
    <w:rsid w:val="002F210D"/>
    <w:rsid w:val="002F2C8F"/>
    <w:rsid w:val="002F3183"/>
    <w:rsid w:val="002F321E"/>
    <w:rsid w:val="002F33A4"/>
    <w:rsid w:val="002F376F"/>
    <w:rsid w:val="002F433D"/>
    <w:rsid w:val="002F46D6"/>
    <w:rsid w:val="002F49CB"/>
    <w:rsid w:val="002F4E1E"/>
    <w:rsid w:val="002F52ED"/>
    <w:rsid w:val="002F54DB"/>
    <w:rsid w:val="002F5575"/>
    <w:rsid w:val="002F5812"/>
    <w:rsid w:val="002F5D83"/>
    <w:rsid w:val="002F600A"/>
    <w:rsid w:val="002F61B8"/>
    <w:rsid w:val="002F6681"/>
    <w:rsid w:val="002F699A"/>
    <w:rsid w:val="002F6A7E"/>
    <w:rsid w:val="002F6C70"/>
    <w:rsid w:val="002F6D4C"/>
    <w:rsid w:val="002F70B0"/>
    <w:rsid w:val="002F7131"/>
    <w:rsid w:val="002F7E1A"/>
    <w:rsid w:val="003001C3"/>
    <w:rsid w:val="003003F6"/>
    <w:rsid w:val="00300590"/>
    <w:rsid w:val="0030091D"/>
    <w:rsid w:val="00301261"/>
    <w:rsid w:val="00301445"/>
    <w:rsid w:val="00301873"/>
    <w:rsid w:val="003021D2"/>
    <w:rsid w:val="00302D60"/>
    <w:rsid w:val="00302D7B"/>
    <w:rsid w:val="00302F4D"/>
    <w:rsid w:val="0030302E"/>
    <w:rsid w:val="003032A3"/>
    <w:rsid w:val="003033B0"/>
    <w:rsid w:val="003035BE"/>
    <w:rsid w:val="003035ED"/>
    <w:rsid w:val="00303CFE"/>
    <w:rsid w:val="00303E7F"/>
    <w:rsid w:val="00304D94"/>
    <w:rsid w:val="003050F1"/>
    <w:rsid w:val="00305495"/>
    <w:rsid w:val="00305539"/>
    <w:rsid w:val="0030554A"/>
    <w:rsid w:val="00305AC6"/>
    <w:rsid w:val="00305B5E"/>
    <w:rsid w:val="00306303"/>
    <w:rsid w:val="00306B68"/>
    <w:rsid w:val="00306BAF"/>
    <w:rsid w:val="00306E88"/>
    <w:rsid w:val="003075A3"/>
    <w:rsid w:val="00307851"/>
    <w:rsid w:val="0030793A"/>
    <w:rsid w:val="00307D6B"/>
    <w:rsid w:val="00307DD6"/>
    <w:rsid w:val="00307FF0"/>
    <w:rsid w:val="00310017"/>
    <w:rsid w:val="00310186"/>
    <w:rsid w:val="003111D4"/>
    <w:rsid w:val="0031132F"/>
    <w:rsid w:val="00311A96"/>
    <w:rsid w:val="00311B7B"/>
    <w:rsid w:val="00311EAF"/>
    <w:rsid w:val="00312122"/>
    <w:rsid w:val="0031226C"/>
    <w:rsid w:val="003122BE"/>
    <w:rsid w:val="00312777"/>
    <w:rsid w:val="00312BDC"/>
    <w:rsid w:val="00312FB8"/>
    <w:rsid w:val="003135DC"/>
    <w:rsid w:val="0031368F"/>
    <w:rsid w:val="003136F6"/>
    <w:rsid w:val="003137ED"/>
    <w:rsid w:val="00313904"/>
    <w:rsid w:val="0031395A"/>
    <w:rsid w:val="00313A39"/>
    <w:rsid w:val="00313C46"/>
    <w:rsid w:val="00314418"/>
    <w:rsid w:val="003144D5"/>
    <w:rsid w:val="003146F3"/>
    <w:rsid w:val="00314D1A"/>
    <w:rsid w:val="00314D33"/>
    <w:rsid w:val="00314D93"/>
    <w:rsid w:val="00315284"/>
    <w:rsid w:val="00315350"/>
    <w:rsid w:val="00315B8D"/>
    <w:rsid w:val="00315C5B"/>
    <w:rsid w:val="00315DAF"/>
    <w:rsid w:val="00315FE9"/>
    <w:rsid w:val="003168A4"/>
    <w:rsid w:val="00316B15"/>
    <w:rsid w:val="00316BA1"/>
    <w:rsid w:val="00316EA3"/>
    <w:rsid w:val="00316FA9"/>
    <w:rsid w:val="00317510"/>
    <w:rsid w:val="0031782E"/>
    <w:rsid w:val="003202C1"/>
    <w:rsid w:val="00320BF5"/>
    <w:rsid w:val="00320D66"/>
    <w:rsid w:val="00320EFF"/>
    <w:rsid w:val="003212DC"/>
    <w:rsid w:val="003217E7"/>
    <w:rsid w:val="00321A31"/>
    <w:rsid w:val="00321F82"/>
    <w:rsid w:val="003223B3"/>
    <w:rsid w:val="003226F8"/>
    <w:rsid w:val="003229C8"/>
    <w:rsid w:val="003229E8"/>
    <w:rsid w:val="00322D80"/>
    <w:rsid w:val="00323095"/>
    <w:rsid w:val="0032378D"/>
    <w:rsid w:val="00323855"/>
    <w:rsid w:val="00323CB2"/>
    <w:rsid w:val="0032402D"/>
    <w:rsid w:val="003247B8"/>
    <w:rsid w:val="00324DCA"/>
    <w:rsid w:val="0032530F"/>
    <w:rsid w:val="00325353"/>
    <w:rsid w:val="00325472"/>
    <w:rsid w:val="00325AC3"/>
    <w:rsid w:val="00325C48"/>
    <w:rsid w:val="00325C64"/>
    <w:rsid w:val="00325CC9"/>
    <w:rsid w:val="00326541"/>
    <w:rsid w:val="0032658D"/>
    <w:rsid w:val="00326858"/>
    <w:rsid w:val="00326F3B"/>
    <w:rsid w:val="00327003"/>
    <w:rsid w:val="0032763C"/>
    <w:rsid w:val="00327876"/>
    <w:rsid w:val="00327DBC"/>
    <w:rsid w:val="00327F7F"/>
    <w:rsid w:val="00327FBD"/>
    <w:rsid w:val="003303EF"/>
    <w:rsid w:val="003305FC"/>
    <w:rsid w:val="00330A2E"/>
    <w:rsid w:val="00330ACC"/>
    <w:rsid w:val="00330C2D"/>
    <w:rsid w:val="00330CB6"/>
    <w:rsid w:val="00330EEF"/>
    <w:rsid w:val="003316E0"/>
    <w:rsid w:val="00331C30"/>
    <w:rsid w:val="003327CC"/>
    <w:rsid w:val="00333587"/>
    <w:rsid w:val="003337BB"/>
    <w:rsid w:val="003338A0"/>
    <w:rsid w:val="00333D72"/>
    <w:rsid w:val="003346FB"/>
    <w:rsid w:val="00334CAA"/>
    <w:rsid w:val="00334F6A"/>
    <w:rsid w:val="0033518B"/>
    <w:rsid w:val="003351C3"/>
    <w:rsid w:val="00335324"/>
    <w:rsid w:val="003354D3"/>
    <w:rsid w:val="0033601F"/>
    <w:rsid w:val="003364AE"/>
    <w:rsid w:val="00336565"/>
    <w:rsid w:val="0033662A"/>
    <w:rsid w:val="00336889"/>
    <w:rsid w:val="003368DA"/>
    <w:rsid w:val="00336A58"/>
    <w:rsid w:val="00336E2A"/>
    <w:rsid w:val="00336ECB"/>
    <w:rsid w:val="00337149"/>
    <w:rsid w:val="0033739A"/>
    <w:rsid w:val="003373F9"/>
    <w:rsid w:val="00337579"/>
    <w:rsid w:val="00337642"/>
    <w:rsid w:val="00337DA4"/>
    <w:rsid w:val="0034004A"/>
    <w:rsid w:val="0034046B"/>
    <w:rsid w:val="00340810"/>
    <w:rsid w:val="00341809"/>
    <w:rsid w:val="00341F48"/>
    <w:rsid w:val="00341FCD"/>
    <w:rsid w:val="003426F6"/>
    <w:rsid w:val="00342967"/>
    <w:rsid w:val="00342E44"/>
    <w:rsid w:val="003437B4"/>
    <w:rsid w:val="00343CEA"/>
    <w:rsid w:val="0034464F"/>
    <w:rsid w:val="00344813"/>
    <w:rsid w:val="00344958"/>
    <w:rsid w:val="00344F20"/>
    <w:rsid w:val="00345576"/>
    <w:rsid w:val="0034587C"/>
    <w:rsid w:val="00345D9D"/>
    <w:rsid w:val="00345E5F"/>
    <w:rsid w:val="00345F43"/>
    <w:rsid w:val="0034635C"/>
    <w:rsid w:val="003465A9"/>
    <w:rsid w:val="00346A61"/>
    <w:rsid w:val="0034701E"/>
    <w:rsid w:val="00347083"/>
    <w:rsid w:val="003474B1"/>
    <w:rsid w:val="00347596"/>
    <w:rsid w:val="003475E3"/>
    <w:rsid w:val="003478C2"/>
    <w:rsid w:val="00347B75"/>
    <w:rsid w:val="00350296"/>
    <w:rsid w:val="003502B9"/>
    <w:rsid w:val="00350A02"/>
    <w:rsid w:val="00350B64"/>
    <w:rsid w:val="00350D95"/>
    <w:rsid w:val="00350ECF"/>
    <w:rsid w:val="00351082"/>
    <w:rsid w:val="003510C8"/>
    <w:rsid w:val="00351764"/>
    <w:rsid w:val="003519DE"/>
    <w:rsid w:val="00351AAC"/>
    <w:rsid w:val="003520E9"/>
    <w:rsid w:val="003523B0"/>
    <w:rsid w:val="00352541"/>
    <w:rsid w:val="00352AF3"/>
    <w:rsid w:val="00352DF3"/>
    <w:rsid w:val="003533F5"/>
    <w:rsid w:val="0035349A"/>
    <w:rsid w:val="003534B9"/>
    <w:rsid w:val="00353964"/>
    <w:rsid w:val="0035396C"/>
    <w:rsid w:val="00354008"/>
    <w:rsid w:val="00354C8C"/>
    <w:rsid w:val="00354CCD"/>
    <w:rsid w:val="00354D59"/>
    <w:rsid w:val="003559B8"/>
    <w:rsid w:val="00355A10"/>
    <w:rsid w:val="00355E39"/>
    <w:rsid w:val="00356299"/>
    <w:rsid w:val="0035653E"/>
    <w:rsid w:val="00356A60"/>
    <w:rsid w:val="00356D88"/>
    <w:rsid w:val="00356D9F"/>
    <w:rsid w:val="00356EAB"/>
    <w:rsid w:val="00357121"/>
    <w:rsid w:val="0035730B"/>
    <w:rsid w:val="00357E5E"/>
    <w:rsid w:val="003607CA"/>
    <w:rsid w:val="00360F94"/>
    <w:rsid w:val="00361593"/>
    <w:rsid w:val="00361DA9"/>
    <w:rsid w:val="00361ECC"/>
    <w:rsid w:val="003626AE"/>
    <w:rsid w:val="00362C67"/>
    <w:rsid w:val="00362DC0"/>
    <w:rsid w:val="0036386A"/>
    <w:rsid w:val="00364371"/>
    <w:rsid w:val="0036439A"/>
    <w:rsid w:val="00364553"/>
    <w:rsid w:val="00364801"/>
    <w:rsid w:val="003648DA"/>
    <w:rsid w:val="003649CD"/>
    <w:rsid w:val="00364E09"/>
    <w:rsid w:val="00364F25"/>
    <w:rsid w:val="003653C3"/>
    <w:rsid w:val="00365DD2"/>
    <w:rsid w:val="003665EC"/>
    <w:rsid w:val="0036685D"/>
    <w:rsid w:val="00366D9A"/>
    <w:rsid w:val="00366E67"/>
    <w:rsid w:val="0036743D"/>
    <w:rsid w:val="00367507"/>
    <w:rsid w:val="00367813"/>
    <w:rsid w:val="0036799E"/>
    <w:rsid w:val="00367B69"/>
    <w:rsid w:val="00367DF6"/>
    <w:rsid w:val="00367FC8"/>
    <w:rsid w:val="00370376"/>
    <w:rsid w:val="0037037C"/>
    <w:rsid w:val="0037073B"/>
    <w:rsid w:val="00370BF9"/>
    <w:rsid w:val="00370C90"/>
    <w:rsid w:val="00370D06"/>
    <w:rsid w:val="00370DDC"/>
    <w:rsid w:val="003713A0"/>
    <w:rsid w:val="00371B10"/>
    <w:rsid w:val="00371B26"/>
    <w:rsid w:val="00371BEE"/>
    <w:rsid w:val="00371C84"/>
    <w:rsid w:val="00371F30"/>
    <w:rsid w:val="00372533"/>
    <w:rsid w:val="003726FA"/>
    <w:rsid w:val="00372CC4"/>
    <w:rsid w:val="00372D46"/>
    <w:rsid w:val="00372EAF"/>
    <w:rsid w:val="0037304A"/>
    <w:rsid w:val="003732FB"/>
    <w:rsid w:val="0037368A"/>
    <w:rsid w:val="0037446C"/>
    <w:rsid w:val="0037523E"/>
    <w:rsid w:val="003752C7"/>
    <w:rsid w:val="003754D3"/>
    <w:rsid w:val="003757B9"/>
    <w:rsid w:val="00375DAF"/>
    <w:rsid w:val="00376022"/>
    <w:rsid w:val="00376138"/>
    <w:rsid w:val="0037616B"/>
    <w:rsid w:val="00376202"/>
    <w:rsid w:val="003762A5"/>
    <w:rsid w:val="003763A8"/>
    <w:rsid w:val="00376533"/>
    <w:rsid w:val="003766FC"/>
    <w:rsid w:val="00376A3A"/>
    <w:rsid w:val="00376E0A"/>
    <w:rsid w:val="00376F98"/>
    <w:rsid w:val="0037719D"/>
    <w:rsid w:val="00377452"/>
    <w:rsid w:val="003774DD"/>
    <w:rsid w:val="003774FA"/>
    <w:rsid w:val="003777F0"/>
    <w:rsid w:val="00377B54"/>
    <w:rsid w:val="0038093F"/>
    <w:rsid w:val="00380D4F"/>
    <w:rsid w:val="00382187"/>
    <w:rsid w:val="00382479"/>
    <w:rsid w:val="0038254E"/>
    <w:rsid w:val="00382963"/>
    <w:rsid w:val="00382E48"/>
    <w:rsid w:val="0038318F"/>
    <w:rsid w:val="003833B8"/>
    <w:rsid w:val="00383B1B"/>
    <w:rsid w:val="00383CB7"/>
    <w:rsid w:val="00383F72"/>
    <w:rsid w:val="003846DE"/>
    <w:rsid w:val="003846F3"/>
    <w:rsid w:val="00384E7C"/>
    <w:rsid w:val="00384F75"/>
    <w:rsid w:val="0038584A"/>
    <w:rsid w:val="003858F4"/>
    <w:rsid w:val="00385BF9"/>
    <w:rsid w:val="00385E58"/>
    <w:rsid w:val="003862C9"/>
    <w:rsid w:val="003863B0"/>
    <w:rsid w:val="003865E2"/>
    <w:rsid w:val="00387849"/>
    <w:rsid w:val="00387A3C"/>
    <w:rsid w:val="00387A67"/>
    <w:rsid w:val="00387A75"/>
    <w:rsid w:val="00387D3A"/>
    <w:rsid w:val="0039005B"/>
    <w:rsid w:val="0039060C"/>
    <w:rsid w:val="0039065C"/>
    <w:rsid w:val="00390916"/>
    <w:rsid w:val="00390CD2"/>
    <w:rsid w:val="00390D08"/>
    <w:rsid w:val="00390FDC"/>
    <w:rsid w:val="00391213"/>
    <w:rsid w:val="00391F40"/>
    <w:rsid w:val="003920A9"/>
    <w:rsid w:val="003922C5"/>
    <w:rsid w:val="00392736"/>
    <w:rsid w:val="00392B91"/>
    <w:rsid w:val="00392CC6"/>
    <w:rsid w:val="00392FB3"/>
    <w:rsid w:val="00392FEB"/>
    <w:rsid w:val="00393182"/>
    <w:rsid w:val="003933F3"/>
    <w:rsid w:val="00393A04"/>
    <w:rsid w:val="00393AEF"/>
    <w:rsid w:val="00394069"/>
    <w:rsid w:val="00394350"/>
    <w:rsid w:val="003944C5"/>
    <w:rsid w:val="00394590"/>
    <w:rsid w:val="00394E29"/>
    <w:rsid w:val="0039504E"/>
    <w:rsid w:val="003955DD"/>
    <w:rsid w:val="00395710"/>
    <w:rsid w:val="003959EE"/>
    <w:rsid w:val="00395A66"/>
    <w:rsid w:val="00396228"/>
    <w:rsid w:val="00396265"/>
    <w:rsid w:val="0039660E"/>
    <w:rsid w:val="00396791"/>
    <w:rsid w:val="0039692A"/>
    <w:rsid w:val="003972A1"/>
    <w:rsid w:val="003972AB"/>
    <w:rsid w:val="00397A63"/>
    <w:rsid w:val="00397BBD"/>
    <w:rsid w:val="003A002F"/>
    <w:rsid w:val="003A0088"/>
    <w:rsid w:val="003A04E0"/>
    <w:rsid w:val="003A0532"/>
    <w:rsid w:val="003A0735"/>
    <w:rsid w:val="003A12EF"/>
    <w:rsid w:val="003A2146"/>
    <w:rsid w:val="003A2829"/>
    <w:rsid w:val="003A2973"/>
    <w:rsid w:val="003A2A12"/>
    <w:rsid w:val="003A2C34"/>
    <w:rsid w:val="003A2EA8"/>
    <w:rsid w:val="003A30A7"/>
    <w:rsid w:val="003A3201"/>
    <w:rsid w:val="003A32F1"/>
    <w:rsid w:val="003A337A"/>
    <w:rsid w:val="003A38B5"/>
    <w:rsid w:val="003A426A"/>
    <w:rsid w:val="003A46D5"/>
    <w:rsid w:val="003A4ED1"/>
    <w:rsid w:val="003A5908"/>
    <w:rsid w:val="003A651D"/>
    <w:rsid w:val="003A65D5"/>
    <w:rsid w:val="003A65E1"/>
    <w:rsid w:val="003A6AD2"/>
    <w:rsid w:val="003A6B28"/>
    <w:rsid w:val="003A6D00"/>
    <w:rsid w:val="003A6D89"/>
    <w:rsid w:val="003A729B"/>
    <w:rsid w:val="003A7444"/>
    <w:rsid w:val="003B096D"/>
    <w:rsid w:val="003B09A0"/>
    <w:rsid w:val="003B1126"/>
    <w:rsid w:val="003B15B7"/>
    <w:rsid w:val="003B1726"/>
    <w:rsid w:val="003B23CC"/>
    <w:rsid w:val="003B26D0"/>
    <w:rsid w:val="003B27C3"/>
    <w:rsid w:val="003B2B31"/>
    <w:rsid w:val="003B2CC5"/>
    <w:rsid w:val="003B2DE2"/>
    <w:rsid w:val="003B3150"/>
    <w:rsid w:val="003B3194"/>
    <w:rsid w:val="003B3437"/>
    <w:rsid w:val="003B39BC"/>
    <w:rsid w:val="003B3C2D"/>
    <w:rsid w:val="003B3D9B"/>
    <w:rsid w:val="003B3EC8"/>
    <w:rsid w:val="003B47CA"/>
    <w:rsid w:val="003B4A9C"/>
    <w:rsid w:val="003B4F64"/>
    <w:rsid w:val="003B5251"/>
    <w:rsid w:val="003B5566"/>
    <w:rsid w:val="003B5968"/>
    <w:rsid w:val="003B5B5C"/>
    <w:rsid w:val="003B68C1"/>
    <w:rsid w:val="003B7AAE"/>
    <w:rsid w:val="003B7B03"/>
    <w:rsid w:val="003B7C76"/>
    <w:rsid w:val="003B7C78"/>
    <w:rsid w:val="003C043A"/>
    <w:rsid w:val="003C0CEC"/>
    <w:rsid w:val="003C0FA0"/>
    <w:rsid w:val="003C0FE5"/>
    <w:rsid w:val="003C15F4"/>
    <w:rsid w:val="003C1739"/>
    <w:rsid w:val="003C1752"/>
    <w:rsid w:val="003C1925"/>
    <w:rsid w:val="003C1931"/>
    <w:rsid w:val="003C220A"/>
    <w:rsid w:val="003C234E"/>
    <w:rsid w:val="003C2A13"/>
    <w:rsid w:val="003C2DED"/>
    <w:rsid w:val="003C2FAE"/>
    <w:rsid w:val="003C30A8"/>
    <w:rsid w:val="003C321F"/>
    <w:rsid w:val="003C3353"/>
    <w:rsid w:val="003C3AD3"/>
    <w:rsid w:val="003C3C54"/>
    <w:rsid w:val="003C3E84"/>
    <w:rsid w:val="003C479D"/>
    <w:rsid w:val="003C4DAE"/>
    <w:rsid w:val="003C4ED5"/>
    <w:rsid w:val="003C5BD7"/>
    <w:rsid w:val="003C5FE9"/>
    <w:rsid w:val="003C63F2"/>
    <w:rsid w:val="003C64E9"/>
    <w:rsid w:val="003C6550"/>
    <w:rsid w:val="003C6AF1"/>
    <w:rsid w:val="003C6D83"/>
    <w:rsid w:val="003C7488"/>
    <w:rsid w:val="003C7511"/>
    <w:rsid w:val="003C7B6A"/>
    <w:rsid w:val="003C7C52"/>
    <w:rsid w:val="003D0596"/>
    <w:rsid w:val="003D0781"/>
    <w:rsid w:val="003D0BEE"/>
    <w:rsid w:val="003D0CBC"/>
    <w:rsid w:val="003D1275"/>
    <w:rsid w:val="003D148A"/>
    <w:rsid w:val="003D15FC"/>
    <w:rsid w:val="003D1DCD"/>
    <w:rsid w:val="003D27C8"/>
    <w:rsid w:val="003D28BE"/>
    <w:rsid w:val="003D3109"/>
    <w:rsid w:val="003D310F"/>
    <w:rsid w:val="003D33E8"/>
    <w:rsid w:val="003D349A"/>
    <w:rsid w:val="003D3E87"/>
    <w:rsid w:val="003D4047"/>
    <w:rsid w:val="003D440E"/>
    <w:rsid w:val="003D4677"/>
    <w:rsid w:val="003D494F"/>
    <w:rsid w:val="003D496A"/>
    <w:rsid w:val="003D498B"/>
    <w:rsid w:val="003D5369"/>
    <w:rsid w:val="003D5619"/>
    <w:rsid w:val="003D5B3D"/>
    <w:rsid w:val="003D5C6E"/>
    <w:rsid w:val="003D5C7A"/>
    <w:rsid w:val="003D65E9"/>
    <w:rsid w:val="003D6C6B"/>
    <w:rsid w:val="003D6E64"/>
    <w:rsid w:val="003D6E9F"/>
    <w:rsid w:val="003D70FF"/>
    <w:rsid w:val="003D71A8"/>
    <w:rsid w:val="003D71E8"/>
    <w:rsid w:val="003D7334"/>
    <w:rsid w:val="003D7481"/>
    <w:rsid w:val="003D7DA8"/>
    <w:rsid w:val="003D7E9E"/>
    <w:rsid w:val="003E01E7"/>
    <w:rsid w:val="003E0278"/>
    <w:rsid w:val="003E0615"/>
    <w:rsid w:val="003E08B0"/>
    <w:rsid w:val="003E0B5F"/>
    <w:rsid w:val="003E0E02"/>
    <w:rsid w:val="003E1020"/>
    <w:rsid w:val="003E1590"/>
    <w:rsid w:val="003E1906"/>
    <w:rsid w:val="003E1AD0"/>
    <w:rsid w:val="003E28C7"/>
    <w:rsid w:val="003E2FBA"/>
    <w:rsid w:val="003E3410"/>
    <w:rsid w:val="003E37A1"/>
    <w:rsid w:val="003E3FAE"/>
    <w:rsid w:val="003E4398"/>
    <w:rsid w:val="003E4DDB"/>
    <w:rsid w:val="003E4E94"/>
    <w:rsid w:val="003E4F73"/>
    <w:rsid w:val="003E525C"/>
    <w:rsid w:val="003E56EC"/>
    <w:rsid w:val="003E5B13"/>
    <w:rsid w:val="003E5B2D"/>
    <w:rsid w:val="003E5B7F"/>
    <w:rsid w:val="003E5D8E"/>
    <w:rsid w:val="003E60E7"/>
    <w:rsid w:val="003E66E3"/>
    <w:rsid w:val="003E67B5"/>
    <w:rsid w:val="003E69D5"/>
    <w:rsid w:val="003E6FF2"/>
    <w:rsid w:val="003E784A"/>
    <w:rsid w:val="003E7A5F"/>
    <w:rsid w:val="003E7B58"/>
    <w:rsid w:val="003E7EA7"/>
    <w:rsid w:val="003F0034"/>
    <w:rsid w:val="003F0705"/>
    <w:rsid w:val="003F0786"/>
    <w:rsid w:val="003F07F3"/>
    <w:rsid w:val="003F0C96"/>
    <w:rsid w:val="003F130B"/>
    <w:rsid w:val="003F136F"/>
    <w:rsid w:val="003F1951"/>
    <w:rsid w:val="003F1BD7"/>
    <w:rsid w:val="003F1E94"/>
    <w:rsid w:val="003F20BC"/>
    <w:rsid w:val="003F22B6"/>
    <w:rsid w:val="003F2634"/>
    <w:rsid w:val="003F295A"/>
    <w:rsid w:val="003F3312"/>
    <w:rsid w:val="003F3617"/>
    <w:rsid w:val="003F3BF6"/>
    <w:rsid w:val="003F3F0D"/>
    <w:rsid w:val="003F3F3D"/>
    <w:rsid w:val="003F4445"/>
    <w:rsid w:val="003F4595"/>
    <w:rsid w:val="003F4CFE"/>
    <w:rsid w:val="003F4DE0"/>
    <w:rsid w:val="003F5243"/>
    <w:rsid w:val="003F57C7"/>
    <w:rsid w:val="003F5BB4"/>
    <w:rsid w:val="003F5E93"/>
    <w:rsid w:val="003F5F62"/>
    <w:rsid w:val="003F6021"/>
    <w:rsid w:val="003F6B5B"/>
    <w:rsid w:val="003F6D51"/>
    <w:rsid w:val="003F71B5"/>
    <w:rsid w:val="003F7E26"/>
    <w:rsid w:val="004002BA"/>
    <w:rsid w:val="0040083D"/>
    <w:rsid w:val="004008E4"/>
    <w:rsid w:val="00400F97"/>
    <w:rsid w:val="0040111E"/>
    <w:rsid w:val="004012D1"/>
    <w:rsid w:val="004014EE"/>
    <w:rsid w:val="00401863"/>
    <w:rsid w:val="00401FCB"/>
    <w:rsid w:val="00402489"/>
    <w:rsid w:val="00402895"/>
    <w:rsid w:val="004028AF"/>
    <w:rsid w:val="0040323C"/>
    <w:rsid w:val="00403785"/>
    <w:rsid w:val="00403CF6"/>
    <w:rsid w:val="00403E3E"/>
    <w:rsid w:val="00403F9F"/>
    <w:rsid w:val="00404259"/>
    <w:rsid w:val="004047E5"/>
    <w:rsid w:val="00404EC0"/>
    <w:rsid w:val="004053FD"/>
    <w:rsid w:val="004056B8"/>
    <w:rsid w:val="004059F9"/>
    <w:rsid w:val="00405DBA"/>
    <w:rsid w:val="00406326"/>
    <w:rsid w:val="00406591"/>
    <w:rsid w:val="00406AEA"/>
    <w:rsid w:val="00406D45"/>
    <w:rsid w:val="0040729A"/>
    <w:rsid w:val="00407777"/>
    <w:rsid w:val="00407AE7"/>
    <w:rsid w:val="00407C63"/>
    <w:rsid w:val="00407D84"/>
    <w:rsid w:val="00410EA0"/>
    <w:rsid w:val="00411160"/>
    <w:rsid w:val="00411821"/>
    <w:rsid w:val="00411949"/>
    <w:rsid w:val="00411AFC"/>
    <w:rsid w:val="00411C14"/>
    <w:rsid w:val="00411F98"/>
    <w:rsid w:val="00411FF4"/>
    <w:rsid w:val="004124B7"/>
    <w:rsid w:val="00412A9D"/>
    <w:rsid w:val="00412AE4"/>
    <w:rsid w:val="00412CD5"/>
    <w:rsid w:val="00413253"/>
    <w:rsid w:val="00413596"/>
    <w:rsid w:val="004137CB"/>
    <w:rsid w:val="004137DC"/>
    <w:rsid w:val="00413867"/>
    <w:rsid w:val="00413ADC"/>
    <w:rsid w:val="00413DE8"/>
    <w:rsid w:val="00413F17"/>
    <w:rsid w:val="00413FCA"/>
    <w:rsid w:val="004141B0"/>
    <w:rsid w:val="00414560"/>
    <w:rsid w:val="004147B8"/>
    <w:rsid w:val="00414B30"/>
    <w:rsid w:val="0041552B"/>
    <w:rsid w:val="0041560E"/>
    <w:rsid w:val="00415789"/>
    <w:rsid w:val="00415948"/>
    <w:rsid w:val="004159A6"/>
    <w:rsid w:val="00415D53"/>
    <w:rsid w:val="00415DBA"/>
    <w:rsid w:val="0041633A"/>
    <w:rsid w:val="00416390"/>
    <w:rsid w:val="00416B11"/>
    <w:rsid w:val="00417000"/>
    <w:rsid w:val="00417022"/>
    <w:rsid w:val="004170FF"/>
    <w:rsid w:val="00417A2B"/>
    <w:rsid w:val="00417F8D"/>
    <w:rsid w:val="00420240"/>
    <w:rsid w:val="00420552"/>
    <w:rsid w:val="004206DA"/>
    <w:rsid w:val="0042089B"/>
    <w:rsid w:val="00420987"/>
    <w:rsid w:val="00420E5D"/>
    <w:rsid w:val="00421322"/>
    <w:rsid w:val="00421335"/>
    <w:rsid w:val="0042160F"/>
    <w:rsid w:val="004216A0"/>
    <w:rsid w:val="00421D14"/>
    <w:rsid w:val="00421F37"/>
    <w:rsid w:val="004224BA"/>
    <w:rsid w:val="00422A99"/>
    <w:rsid w:val="004237E2"/>
    <w:rsid w:val="00423DD8"/>
    <w:rsid w:val="00424565"/>
    <w:rsid w:val="00424969"/>
    <w:rsid w:val="004249C7"/>
    <w:rsid w:val="004249F6"/>
    <w:rsid w:val="00425A61"/>
    <w:rsid w:val="00425B70"/>
    <w:rsid w:val="00425E9C"/>
    <w:rsid w:val="00425F59"/>
    <w:rsid w:val="0042622D"/>
    <w:rsid w:val="00426330"/>
    <w:rsid w:val="00426543"/>
    <w:rsid w:val="00426ABC"/>
    <w:rsid w:val="00427000"/>
    <w:rsid w:val="0042732B"/>
    <w:rsid w:val="004275A4"/>
    <w:rsid w:val="0042770E"/>
    <w:rsid w:val="00427D6C"/>
    <w:rsid w:val="00427DFA"/>
    <w:rsid w:val="00427E9F"/>
    <w:rsid w:val="0043072B"/>
    <w:rsid w:val="0043081F"/>
    <w:rsid w:val="0043083C"/>
    <w:rsid w:val="004308EF"/>
    <w:rsid w:val="00430E54"/>
    <w:rsid w:val="00430EEB"/>
    <w:rsid w:val="004316CD"/>
    <w:rsid w:val="00431ABF"/>
    <w:rsid w:val="00431B48"/>
    <w:rsid w:val="00431C79"/>
    <w:rsid w:val="004325F8"/>
    <w:rsid w:val="004329B5"/>
    <w:rsid w:val="0043310C"/>
    <w:rsid w:val="00433326"/>
    <w:rsid w:val="004334E6"/>
    <w:rsid w:val="004335D5"/>
    <w:rsid w:val="00433902"/>
    <w:rsid w:val="0043391D"/>
    <w:rsid w:val="00433B47"/>
    <w:rsid w:val="00434A73"/>
    <w:rsid w:val="00434BE2"/>
    <w:rsid w:val="0043512C"/>
    <w:rsid w:val="004352B8"/>
    <w:rsid w:val="00435362"/>
    <w:rsid w:val="004353BA"/>
    <w:rsid w:val="00435964"/>
    <w:rsid w:val="0043623E"/>
    <w:rsid w:val="004362DD"/>
    <w:rsid w:val="00437345"/>
    <w:rsid w:val="004374CD"/>
    <w:rsid w:val="00437820"/>
    <w:rsid w:val="00437DAE"/>
    <w:rsid w:val="00437ECA"/>
    <w:rsid w:val="004401C4"/>
    <w:rsid w:val="004402AE"/>
    <w:rsid w:val="00440768"/>
    <w:rsid w:val="00440800"/>
    <w:rsid w:val="00440C4F"/>
    <w:rsid w:val="00440F60"/>
    <w:rsid w:val="00441694"/>
    <w:rsid w:val="004417AC"/>
    <w:rsid w:val="004417B0"/>
    <w:rsid w:val="00442865"/>
    <w:rsid w:val="00442A50"/>
    <w:rsid w:val="00443736"/>
    <w:rsid w:val="00443832"/>
    <w:rsid w:val="00443A1E"/>
    <w:rsid w:val="00444AB0"/>
    <w:rsid w:val="00444BBC"/>
    <w:rsid w:val="00444D7F"/>
    <w:rsid w:val="00444F46"/>
    <w:rsid w:val="00445F4B"/>
    <w:rsid w:val="00445FA5"/>
    <w:rsid w:val="0044613C"/>
    <w:rsid w:val="0044624C"/>
    <w:rsid w:val="004463B4"/>
    <w:rsid w:val="0044691D"/>
    <w:rsid w:val="00446A3E"/>
    <w:rsid w:val="00446F6A"/>
    <w:rsid w:val="00446F82"/>
    <w:rsid w:val="00447094"/>
    <w:rsid w:val="00447511"/>
    <w:rsid w:val="00447A59"/>
    <w:rsid w:val="00447A87"/>
    <w:rsid w:val="00447AA7"/>
    <w:rsid w:val="00447C7D"/>
    <w:rsid w:val="00447EB5"/>
    <w:rsid w:val="0045015E"/>
    <w:rsid w:val="00450EE0"/>
    <w:rsid w:val="004514C4"/>
    <w:rsid w:val="004515F2"/>
    <w:rsid w:val="00451998"/>
    <w:rsid w:val="00451A71"/>
    <w:rsid w:val="00451FF3"/>
    <w:rsid w:val="00452C8A"/>
    <w:rsid w:val="00452E9D"/>
    <w:rsid w:val="004530E2"/>
    <w:rsid w:val="0045346D"/>
    <w:rsid w:val="00453AFD"/>
    <w:rsid w:val="00454100"/>
    <w:rsid w:val="004547AF"/>
    <w:rsid w:val="00454B40"/>
    <w:rsid w:val="00454DE9"/>
    <w:rsid w:val="00455B57"/>
    <w:rsid w:val="00455D06"/>
    <w:rsid w:val="00455D66"/>
    <w:rsid w:val="00455EA8"/>
    <w:rsid w:val="00456406"/>
    <w:rsid w:val="0045648B"/>
    <w:rsid w:val="00456816"/>
    <w:rsid w:val="00457139"/>
    <w:rsid w:val="00457578"/>
    <w:rsid w:val="0045769E"/>
    <w:rsid w:val="00457A77"/>
    <w:rsid w:val="00457E73"/>
    <w:rsid w:val="00457F20"/>
    <w:rsid w:val="00460039"/>
    <w:rsid w:val="004601D6"/>
    <w:rsid w:val="0046089B"/>
    <w:rsid w:val="0046096C"/>
    <w:rsid w:val="00460AA4"/>
    <w:rsid w:val="0046150B"/>
    <w:rsid w:val="00461B24"/>
    <w:rsid w:val="00462083"/>
    <w:rsid w:val="0046224A"/>
    <w:rsid w:val="004623E2"/>
    <w:rsid w:val="004625D7"/>
    <w:rsid w:val="00462B55"/>
    <w:rsid w:val="00462E4B"/>
    <w:rsid w:val="00462EE0"/>
    <w:rsid w:val="004632EB"/>
    <w:rsid w:val="004633CB"/>
    <w:rsid w:val="004637D2"/>
    <w:rsid w:val="0046393D"/>
    <w:rsid w:val="00463965"/>
    <w:rsid w:val="00463EB4"/>
    <w:rsid w:val="0046404B"/>
    <w:rsid w:val="004649A8"/>
    <w:rsid w:val="0046511F"/>
    <w:rsid w:val="00465749"/>
    <w:rsid w:val="00465F70"/>
    <w:rsid w:val="004661D4"/>
    <w:rsid w:val="00466337"/>
    <w:rsid w:val="004664E5"/>
    <w:rsid w:val="00466951"/>
    <w:rsid w:val="00466F42"/>
    <w:rsid w:val="0046755C"/>
    <w:rsid w:val="0046783D"/>
    <w:rsid w:val="004678F5"/>
    <w:rsid w:val="00467F14"/>
    <w:rsid w:val="00467F6B"/>
    <w:rsid w:val="0047031C"/>
    <w:rsid w:val="00470836"/>
    <w:rsid w:val="00470AE4"/>
    <w:rsid w:val="00470C40"/>
    <w:rsid w:val="00470EC2"/>
    <w:rsid w:val="00471609"/>
    <w:rsid w:val="00471663"/>
    <w:rsid w:val="00471D77"/>
    <w:rsid w:val="00472069"/>
    <w:rsid w:val="004725FA"/>
    <w:rsid w:val="0047263F"/>
    <w:rsid w:val="004727E0"/>
    <w:rsid w:val="00472822"/>
    <w:rsid w:val="00472AED"/>
    <w:rsid w:val="00472B18"/>
    <w:rsid w:val="00472C49"/>
    <w:rsid w:val="00472D1F"/>
    <w:rsid w:val="00473874"/>
    <w:rsid w:val="00473B91"/>
    <w:rsid w:val="00473CDB"/>
    <w:rsid w:val="00473DF7"/>
    <w:rsid w:val="00473F05"/>
    <w:rsid w:val="00474244"/>
    <w:rsid w:val="00474340"/>
    <w:rsid w:val="004746F4"/>
    <w:rsid w:val="004748F6"/>
    <w:rsid w:val="00474C99"/>
    <w:rsid w:val="00474DA8"/>
    <w:rsid w:val="00474DB8"/>
    <w:rsid w:val="00475141"/>
    <w:rsid w:val="00475302"/>
    <w:rsid w:val="0047550C"/>
    <w:rsid w:val="004757F6"/>
    <w:rsid w:val="00475A10"/>
    <w:rsid w:val="00475D20"/>
    <w:rsid w:val="00475F55"/>
    <w:rsid w:val="0047633F"/>
    <w:rsid w:val="00476445"/>
    <w:rsid w:val="00476AFB"/>
    <w:rsid w:val="00476F2A"/>
    <w:rsid w:val="00477DF4"/>
    <w:rsid w:val="00477FB5"/>
    <w:rsid w:val="00480771"/>
    <w:rsid w:val="00480891"/>
    <w:rsid w:val="00480CDF"/>
    <w:rsid w:val="00481788"/>
    <w:rsid w:val="00481BED"/>
    <w:rsid w:val="0048225F"/>
    <w:rsid w:val="0048233A"/>
    <w:rsid w:val="004826E1"/>
    <w:rsid w:val="00482ABC"/>
    <w:rsid w:val="004839CB"/>
    <w:rsid w:val="004840D7"/>
    <w:rsid w:val="0048425B"/>
    <w:rsid w:val="00484487"/>
    <w:rsid w:val="00485034"/>
    <w:rsid w:val="00485464"/>
    <w:rsid w:val="00485540"/>
    <w:rsid w:val="004857D7"/>
    <w:rsid w:val="00485A1C"/>
    <w:rsid w:val="00485A66"/>
    <w:rsid w:val="00485C42"/>
    <w:rsid w:val="00485CA1"/>
    <w:rsid w:val="00486336"/>
    <w:rsid w:val="00486726"/>
    <w:rsid w:val="004869E9"/>
    <w:rsid w:val="00486A61"/>
    <w:rsid w:val="00486AAD"/>
    <w:rsid w:val="00486EDA"/>
    <w:rsid w:val="00486F49"/>
    <w:rsid w:val="0048713A"/>
    <w:rsid w:val="004873CE"/>
    <w:rsid w:val="00487438"/>
    <w:rsid w:val="004874CA"/>
    <w:rsid w:val="0048761A"/>
    <w:rsid w:val="004878AF"/>
    <w:rsid w:val="00487EB7"/>
    <w:rsid w:val="00490368"/>
    <w:rsid w:val="00490EEB"/>
    <w:rsid w:val="0049104A"/>
    <w:rsid w:val="00491357"/>
    <w:rsid w:val="004914C5"/>
    <w:rsid w:val="00491628"/>
    <w:rsid w:val="00491723"/>
    <w:rsid w:val="00491C36"/>
    <w:rsid w:val="004921C6"/>
    <w:rsid w:val="00492214"/>
    <w:rsid w:val="0049249B"/>
    <w:rsid w:val="00492892"/>
    <w:rsid w:val="004929AD"/>
    <w:rsid w:val="00492B08"/>
    <w:rsid w:val="0049342C"/>
    <w:rsid w:val="004935AF"/>
    <w:rsid w:val="00494047"/>
    <w:rsid w:val="00494171"/>
    <w:rsid w:val="0049430E"/>
    <w:rsid w:val="00494506"/>
    <w:rsid w:val="00494537"/>
    <w:rsid w:val="00494F1B"/>
    <w:rsid w:val="0049535C"/>
    <w:rsid w:val="00495C06"/>
    <w:rsid w:val="00495EA4"/>
    <w:rsid w:val="00496061"/>
    <w:rsid w:val="004962CF"/>
    <w:rsid w:val="0049641C"/>
    <w:rsid w:val="004965DD"/>
    <w:rsid w:val="004966DC"/>
    <w:rsid w:val="00496B09"/>
    <w:rsid w:val="00496CA8"/>
    <w:rsid w:val="00496D63"/>
    <w:rsid w:val="0049736F"/>
    <w:rsid w:val="0049774B"/>
    <w:rsid w:val="004978E5"/>
    <w:rsid w:val="00497C54"/>
    <w:rsid w:val="00497E5C"/>
    <w:rsid w:val="004A01C0"/>
    <w:rsid w:val="004A0635"/>
    <w:rsid w:val="004A085A"/>
    <w:rsid w:val="004A0931"/>
    <w:rsid w:val="004A0B84"/>
    <w:rsid w:val="004A1749"/>
    <w:rsid w:val="004A1E40"/>
    <w:rsid w:val="004A1F79"/>
    <w:rsid w:val="004A21EF"/>
    <w:rsid w:val="004A22D3"/>
    <w:rsid w:val="004A3259"/>
    <w:rsid w:val="004A36EB"/>
    <w:rsid w:val="004A4A4A"/>
    <w:rsid w:val="004A4CAB"/>
    <w:rsid w:val="004A5C19"/>
    <w:rsid w:val="004A5C5A"/>
    <w:rsid w:val="004A5CDD"/>
    <w:rsid w:val="004A71E4"/>
    <w:rsid w:val="004A722F"/>
    <w:rsid w:val="004A74EF"/>
    <w:rsid w:val="004A7986"/>
    <w:rsid w:val="004A7C1F"/>
    <w:rsid w:val="004B0391"/>
    <w:rsid w:val="004B14B0"/>
    <w:rsid w:val="004B1527"/>
    <w:rsid w:val="004B193A"/>
    <w:rsid w:val="004B1AA8"/>
    <w:rsid w:val="004B1EEE"/>
    <w:rsid w:val="004B2748"/>
    <w:rsid w:val="004B3225"/>
    <w:rsid w:val="004B3309"/>
    <w:rsid w:val="004B35FC"/>
    <w:rsid w:val="004B3837"/>
    <w:rsid w:val="004B3844"/>
    <w:rsid w:val="004B3A90"/>
    <w:rsid w:val="004B3ACA"/>
    <w:rsid w:val="004B41E2"/>
    <w:rsid w:val="004B45CC"/>
    <w:rsid w:val="004B46C5"/>
    <w:rsid w:val="004B47DF"/>
    <w:rsid w:val="004B49DA"/>
    <w:rsid w:val="004B5215"/>
    <w:rsid w:val="004B5726"/>
    <w:rsid w:val="004B588D"/>
    <w:rsid w:val="004B58D7"/>
    <w:rsid w:val="004B60FD"/>
    <w:rsid w:val="004B621F"/>
    <w:rsid w:val="004B6674"/>
    <w:rsid w:val="004B7258"/>
    <w:rsid w:val="004B7AC5"/>
    <w:rsid w:val="004C01A0"/>
    <w:rsid w:val="004C0282"/>
    <w:rsid w:val="004C03DD"/>
    <w:rsid w:val="004C0794"/>
    <w:rsid w:val="004C0C4D"/>
    <w:rsid w:val="004C0CEC"/>
    <w:rsid w:val="004C1769"/>
    <w:rsid w:val="004C1819"/>
    <w:rsid w:val="004C19D6"/>
    <w:rsid w:val="004C1AB6"/>
    <w:rsid w:val="004C20F2"/>
    <w:rsid w:val="004C27AA"/>
    <w:rsid w:val="004C2954"/>
    <w:rsid w:val="004C2993"/>
    <w:rsid w:val="004C2CF7"/>
    <w:rsid w:val="004C30C3"/>
    <w:rsid w:val="004C311B"/>
    <w:rsid w:val="004C34A5"/>
    <w:rsid w:val="004C3606"/>
    <w:rsid w:val="004C367E"/>
    <w:rsid w:val="004C3E53"/>
    <w:rsid w:val="004C4581"/>
    <w:rsid w:val="004C46F2"/>
    <w:rsid w:val="004C472F"/>
    <w:rsid w:val="004C4903"/>
    <w:rsid w:val="004C4944"/>
    <w:rsid w:val="004C5600"/>
    <w:rsid w:val="004C596F"/>
    <w:rsid w:val="004C599E"/>
    <w:rsid w:val="004C5C28"/>
    <w:rsid w:val="004C5E17"/>
    <w:rsid w:val="004C675A"/>
    <w:rsid w:val="004C6ABC"/>
    <w:rsid w:val="004C6C71"/>
    <w:rsid w:val="004C70B6"/>
    <w:rsid w:val="004C7459"/>
    <w:rsid w:val="004C789F"/>
    <w:rsid w:val="004C7A23"/>
    <w:rsid w:val="004C7A43"/>
    <w:rsid w:val="004D023E"/>
    <w:rsid w:val="004D04D7"/>
    <w:rsid w:val="004D076F"/>
    <w:rsid w:val="004D0875"/>
    <w:rsid w:val="004D1089"/>
    <w:rsid w:val="004D17C2"/>
    <w:rsid w:val="004D17CA"/>
    <w:rsid w:val="004D1C6C"/>
    <w:rsid w:val="004D228A"/>
    <w:rsid w:val="004D253D"/>
    <w:rsid w:val="004D28C1"/>
    <w:rsid w:val="004D2CB1"/>
    <w:rsid w:val="004D33A9"/>
    <w:rsid w:val="004D35D4"/>
    <w:rsid w:val="004D3C32"/>
    <w:rsid w:val="004D3E1B"/>
    <w:rsid w:val="004D4276"/>
    <w:rsid w:val="004D4E2C"/>
    <w:rsid w:val="004D4E77"/>
    <w:rsid w:val="004D50B1"/>
    <w:rsid w:val="004D5320"/>
    <w:rsid w:val="004D542E"/>
    <w:rsid w:val="004D5686"/>
    <w:rsid w:val="004D5725"/>
    <w:rsid w:val="004D5C42"/>
    <w:rsid w:val="004D60C3"/>
    <w:rsid w:val="004D63AF"/>
    <w:rsid w:val="004D648F"/>
    <w:rsid w:val="004D6672"/>
    <w:rsid w:val="004D6C17"/>
    <w:rsid w:val="004D6F0D"/>
    <w:rsid w:val="004D74B8"/>
    <w:rsid w:val="004D7C60"/>
    <w:rsid w:val="004E001D"/>
    <w:rsid w:val="004E05CF"/>
    <w:rsid w:val="004E0997"/>
    <w:rsid w:val="004E0D30"/>
    <w:rsid w:val="004E112D"/>
    <w:rsid w:val="004E16D9"/>
    <w:rsid w:val="004E1765"/>
    <w:rsid w:val="004E1A11"/>
    <w:rsid w:val="004E2421"/>
    <w:rsid w:val="004E2957"/>
    <w:rsid w:val="004E300D"/>
    <w:rsid w:val="004E398E"/>
    <w:rsid w:val="004E3BDF"/>
    <w:rsid w:val="004E4113"/>
    <w:rsid w:val="004E4177"/>
    <w:rsid w:val="004E430D"/>
    <w:rsid w:val="004E43DD"/>
    <w:rsid w:val="004E49A1"/>
    <w:rsid w:val="004E49FF"/>
    <w:rsid w:val="004E4A29"/>
    <w:rsid w:val="004E556B"/>
    <w:rsid w:val="004E58FF"/>
    <w:rsid w:val="004E5960"/>
    <w:rsid w:val="004E59DA"/>
    <w:rsid w:val="004E5AEC"/>
    <w:rsid w:val="004E6182"/>
    <w:rsid w:val="004E63CE"/>
    <w:rsid w:val="004E67BA"/>
    <w:rsid w:val="004E6B54"/>
    <w:rsid w:val="004E6C89"/>
    <w:rsid w:val="004E6CF3"/>
    <w:rsid w:val="004F015D"/>
    <w:rsid w:val="004F0504"/>
    <w:rsid w:val="004F0A87"/>
    <w:rsid w:val="004F0B8E"/>
    <w:rsid w:val="004F18AE"/>
    <w:rsid w:val="004F1B89"/>
    <w:rsid w:val="004F231C"/>
    <w:rsid w:val="004F2516"/>
    <w:rsid w:val="004F2CCE"/>
    <w:rsid w:val="004F31EE"/>
    <w:rsid w:val="004F3523"/>
    <w:rsid w:val="004F358E"/>
    <w:rsid w:val="004F3A33"/>
    <w:rsid w:val="004F470C"/>
    <w:rsid w:val="004F4F14"/>
    <w:rsid w:val="004F5006"/>
    <w:rsid w:val="004F55DE"/>
    <w:rsid w:val="004F56A9"/>
    <w:rsid w:val="004F56C7"/>
    <w:rsid w:val="004F5CE9"/>
    <w:rsid w:val="004F650C"/>
    <w:rsid w:val="004F6B9E"/>
    <w:rsid w:val="004F6CC9"/>
    <w:rsid w:val="004F6F87"/>
    <w:rsid w:val="004F725C"/>
    <w:rsid w:val="004F746E"/>
    <w:rsid w:val="004F75DB"/>
    <w:rsid w:val="004F78DB"/>
    <w:rsid w:val="004F7A0F"/>
    <w:rsid w:val="004F7D70"/>
    <w:rsid w:val="00500009"/>
    <w:rsid w:val="00500198"/>
    <w:rsid w:val="005007CD"/>
    <w:rsid w:val="00500BFA"/>
    <w:rsid w:val="005016BE"/>
    <w:rsid w:val="00501850"/>
    <w:rsid w:val="0050189E"/>
    <w:rsid w:val="00502137"/>
    <w:rsid w:val="0050259E"/>
    <w:rsid w:val="0050287A"/>
    <w:rsid w:val="00502B08"/>
    <w:rsid w:val="00502BAB"/>
    <w:rsid w:val="00503EBA"/>
    <w:rsid w:val="00504348"/>
    <w:rsid w:val="005043ED"/>
    <w:rsid w:val="0050448C"/>
    <w:rsid w:val="00504493"/>
    <w:rsid w:val="005046B1"/>
    <w:rsid w:val="0050491E"/>
    <w:rsid w:val="00504F6D"/>
    <w:rsid w:val="00506468"/>
    <w:rsid w:val="0050656D"/>
    <w:rsid w:val="00506818"/>
    <w:rsid w:val="00506B6D"/>
    <w:rsid w:val="00506D9B"/>
    <w:rsid w:val="00506DF2"/>
    <w:rsid w:val="00507135"/>
    <w:rsid w:val="005073DD"/>
    <w:rsid w:val="00507721"/>
    <w:rsid w:val="00507773"/>
    <w:rsid w:val="00507A55"/>
    <w:rsid w:val="00507AAC"/>
    <w:rsid w:val="005101C0"/>
    <w:rsid w:val="00510369"/>
    <w:rsid w:val="00510687"/>
    <w:rsid w:val="00510E4F"/>
    <w:rsid w:val="00510FAE"/>
    <w:rsid w:val="0051134A"/>
    <w:rsid w:val="0051141B"/>
    <w:rsid w:val="00511434"/>
    <w:rsid w:val="0051196E"/>
    <w:rsid w:val="00511990"/>
    <w:rsid w:val="00511CE8"/>
    <w:rsid w:val="00511DED"/>
    <w:rsid w:val="00511ECC"/>
    <w:rsid w:val="005123FF"/>
    <w:rsid w:val="00512439"/>
    <w:rsid w:val="0051273C"/>
    <w:rsid w:val="00512788"/>
    <w:rsid w:val="005129B9"/>
    <w:rsid w:val="00512C68"/>
    <w:rsid w:val="00512F23"/>
    <w:rsid w:val="00512FB0"/>
    <w:rsid w:val="005135BA"/>
    <w:rsid w:val="00513B27"/>
    <w:rsid w:val="00513D4E"/>
    <w:rsid w:val="00513E94"/>
    <w:rsid w:val="00514799"/>
    <w:rsid w:val="0051490C"/>
    <w:rsid w:val="00514D08"/>
    <w:rsid w:val="00514DE5"/>
    <w:rsid w:val="005157C1"/>
    <w:rsid w:val="00515A1E"/>
    <w:rsid w:val="00515AC3"/>
    <w:rsid w:val="00516014"/>
    <w:rsid w:val="0051612D"/>
    <w:rsid w:val="005162CC"/>
    <w:rsid w:val="00516387"/>
    <w:rsid w:val="0051654E"/>
    <w:rsid w:val="00516863"/>
    <w:rsid w:val="00516C84"/>
    <w:rsid w:val="00517193"/>
    <w:rsid w:val="00517999"/>
    <w:rsid w:val="005223E5"/>
    <w:rsid w:val="00522547"/>
    <w:rsid w:val="0052259A"/>
    <w:rsid w:val="005228A2"/>
    <w:rsid w:val="00522A22"/>
    <w:rsid w:val="00522F87"/>
    <w:rsid w:val="00523818"/>
    <w:rsid w:val="005239F2"/>
    <w:rsid w:val="00523A54"/>
    <w:rsid w:val="00523A84"/>
    <w:rsid w:val="00523B1E"/>
    <w:rsid w:val="00523B71"/>
    <w:rsid w:val="00523CF5"/>
    <w:rsid w:val="005240AA"/>
    <w:rsid w:val="00524534"/>
    <w:rsid w:val="00524600"/>
    <w:rsid w:val="00524985"/>
    <w:rsid w:val="00524A6A"/>
    <w:rsid w:val="00524B5C"/>
    <w:rsid w:val="00525119"/>
    <w:rsid w:val="00525129"/>
    <w:rsid w:val="00525143"/>
    <w:rsid w:val="005251AF"/>
    <w:rsid w:val="00525345"/>
    <w:rsid w:val="005254CC"/>
    <w:rsid w:val="00526580"/>
    <w:rsid w:val="005265DC"/>
    <w:rsid w:val="005266D6"/>
    <w:rsid w:val="005267C9"/>
    <w:rsid w:val="005275AA"/>
    <w:rsid w:val="005303F2"/>
    <w:rsid w:val="00530A2B"/>
    <w:rsid w:val="00531851"/>
    <w:rsid w:val="005319EF"/>
    <w:rsid w:val="00531A75"/>
    <w:rsid w:val="00531F11"/>
    <w:rsid w:val="0053266D"/>
    <w:rsid w:val="00532923"/>
    <w:rsid w:val="00532CA0"/>
    <w:rsid w:val="00533063"/>
    <w:rsid w:val="005332CC"/>
    <w:rsid w:val="005340AE"/>
    <w:rsid w:val="0053447F"/>
    <w:rsid w:val="0053452C"/>
    <w:rsid w:val="00534FFA"/>
    <w:rsid w:val="00535123"/>
    <w:rsid w:val="0053513E"/>
    <w:rsid w:val="005355E9"/>
    <w:rsid w:val="005358A6"/>
    <w:rsid w:val="00535A53"/>
    <w:rsid w:val="005363A5"/>
    <w:rsid w:val="00536531"/>
    <w:rsid w:val="00536672"/>
    <w:rsid w:val="00536719"/>
    <w:rsid w:val="00536875"/>
    <w:rsid w:val="005369AE"/>
    <w:rsid w:val="00536B09"/>
    <w:rsid w:val="00536BDB"/>
    <w:rsid w:val="00537060"/>
    <w:rsid w:val="0053718C"/>
    <w:rsid w:val="005371F3"/>
    <w:rsid w:val="00537284"/>
    <w:rsid w:val="0053737C"/>
    <w:rsid w:val="00537820"/>
    <w:rsid w:val="00540134"/>
    <w:rsid w:val="005402D5"/>
    <w:rsid w:val="00540305"/>
    <w:rsid w:val="00540922"/>
    <w:rsid w:val="00540E32"/>
    <w:rsid w:val="005411B9"/>
    <w:rsid w:val="005411E1"/>
    <w:rsid w:val="0054144A"/>
    <w:rsid w:val="00541B9F"/>
    <w:rsid w:val="00541D0B"/>
    <w:rsid w:val="0054238D"/>
    <w:rsid w:val="005425B5"/>
    <w:rsid w:val="0054297F"/>
    <w:rsid w:val="00544203"/>
    <w:rsid w:val="005445DE"/>
    <w:rsid w:val="00544A16"/>
    <w:rsid w:val="00544A50"/>
    <w:rsid w:val="005451C5"/>
    <w:rsid w:val="005459A8"/>
    <w:rsid w:val="00545C51"/>
    <w:rsid w:val="00545C6B"/>
    <w:rsid w:val="00546E2B"/>
    <w:rsid w:val="00546F61"/>
    <w:rsid w:val="00547073"/>
    <w:rsid w:val="00547E50"/>
    <w:rsid w:val="00550171"/>
    <w:rsid w:val="00550330"/>
    <w:rsid w:val="0055066C"/>
    <w:rsid w:val="0055107B"/>
    <w:rsid w:val="00551ACF"/>
    <w:rsid w:val="00551E7A"/>
    <w:rsid w:val="00552917"/>
    <w:rsid w:val="00552927"/>
    <w:rsid w:val="00552EE2"/>
    <w:rsid w:val="00553238"/>
    <w:rsid w:val="005532AF"/>
    <w:rsid w:val="0055330A"/>
    <w:rsid w:val="00553AD5"/>
    <w:rsid w:val="00553AE2"/>
    <w:rsid w:val="00553B31"/>
    <w:rsid w:val="00553B57"/>
    <w:rsid w:val="00553B97"/>
    <w:rsid w:val="005541BA"/>
    <w:rsid w:val="0055492D"/>
    <w:rsid w:val="005551FE"/>
    <w:rsid w:val="00555465"/>
    <w:rsid w:val="005555B5"/>
    <w:rsid w:val="00555C5E"/>
    <w:rsid w:val="00555DF3"/>
    <w:rsid w:val="005564D5"/>
    <w:rsid w:val="00556953"/>
    <w:rsid w:val="00556FC6"/>
    <w:rsid w:val="0055724D"/>
    <w:rsid w:val="00557B17"/>
    <w:rsid w:val="00557CF4"/>
    <w:rsid w:val="00557D47"/>
    <w:rsid w:val="00557D4C"/>
    <w:rsid w:val="00557DF1"/>
    <w:rsid w:val="00557F5A"/>
    <w:rsid w:val="005603C2"/>
    <w:rsid w:val="00560545"/>
    <w:rsid w:val="0056087C"/>
    <w:rsid w:val="00560BAC"/>
    <w:rsid w:val="00561125"/>
    <w:rsid w:val="005615DA"/>
    <w:rsid w:val="00561655"/>
    <w:rsid w:val="005616EF"/>
    <w:rsid w:val="005625A7"/>
    <w:rsid w:val="00562968"/>
    <w:rsid w:val="00562A2C"/>
    <w:rsid w:val="00562E52"/>
    <w:rsid w:val="005630B0"/>
    <w:rsid w:val="005638DE"/>
    <w:rsid w:val="00563D53"/>
    <w:rsid w:val="00563D93"/>
    <w:rsid w:val="00563DE7"/>
    <w:rsid w:val="005640FF"/>
    <w:rsid w:val="005641A5"/>
    <w:rsid w:val="00564F98"/>
    <w:rsid w:val="005651F7"/>
    <w:rsid w:val="00565989"/>
    <w:rsid w:val="00565B68"/>
    <w:rsid w:val="00566100"/>
    <w:rsid w:val="00566105"/>
    <w:rsid w:val="005665E0"/>
    <w:rsid w:val="00566610"/>
    <w:rsid w:val="005668D1"/>
    <w:rsid w:val="0056690F"/>
    <w:rsid w:val="00567D69"/>
    <w:rsid w:val="00567F43"/>
    <w:rsid w:val="005700A5"/>
    <w:rsid w:val="0057016A"/>
    <w:rsid w:val="005704B7"/>
    <w:rsid w:val="005705A1"/>
    <w:rsid w:val="0057117F"/>
    <w:rsid w:val="0057118B"/>
    <w:rsid w:val="005721E9"/>
    <w:rsid w:val="00572667"/>
    <w:rsid w:val="00572B4C"/>
    <w:rsid w:val="00572B89"/>
    <w:rsid w:val="00572CFF"/>
    <w:rsid w:val="005733CA"/>
    <w:rsid w:val="00573642"/>
    <w:rsid w:val="00573C62"/>
    <w:rsid w:val="00574106"/>
    <w:rsid w:val="005744DC"/>
    <w:rsid w:val="00574598"/>
    <w:rsid w:val="0057491B"/>
    <w:rsid w:val="00574A18"/>
    <w:rsid w:val="00574D05"/>
    <w:rsid w:val="00574DED"/>
    <w:rsid w:val="00574E76"/>
    <w:rsid w:val="00574EAD"/>
    <w:rsid w:val="00575419"/>
    <w:rsid w:val="00575BE7"/>
    <w:rsid w:val="00575C61"/>
    <w:rsid w:val="00575F74"/>
    <w:rsid w:val="0057656C"/>
    <w:rsid w:val="0057677C"/>
    <w:rsid w:val="00576A73"/>
    <w:rsid w:val="00576D42"/>
    <w:rsid w:val="00577412"/>
    <w:rsid w:val="00577BF3"/>
    <w:rsid w:val="00580289"/>
    <w:rsid w:val="00580E13"/>
    <w:rsid w:val="0058115A"/>
    <w:rsid w:val="00581E1F"/>
    <w:rsid w:val="005820F6"/>
    <w:rsid w:val="00582351"/>
    <w:rsid w:val="005825F5"/>
    <w:rsid w:val="0058283E"/>
    <w:rsid w:val="00582AFD"/>
    <w:rsid w:val="00583696"/>
    <w:rsid w:val="005836BD"/>
    <w:rsid w:val="005837B6"/>
    <w:rsid w:val="00583B4C"/>
    <w:rsid w:val="00583DD0"/>
    <w:rsid w:val="005845BC"/>
    <w:rsid w:val="00584A72"/>
    <w:rsid w:val="00584D75"/>
    <w:rsid w:val="00584E8E"/>
    <w:rsid w:val="00584F4A"/>
    <w:rsid w:val="00585773"/>
    <w:rsid w:val="005858BC"/>
    <w:rsid w:val="00585BC8"/>
    <w:rsid w:val="00585FE3"/>
    <w:rsid w:val="0058685A"/>
    <w:rsid w:val="00586C42"/>
    <w:rsid w:val="00586EBE"/>
    <w:rsid w:val="005877CA"/>
    <w:rsid w:val="00587815"/>
    <w:rsid w:val="00587886"/>
    <w:rsid w:val="00587BA0"/>
    <w:rsid w:val="00587CBA"/>
    <w:rsid w:val="00587D66"/>
    <w:rsid w:val="00590BB3"/>
    <w:rsid w:val="0059223C"/>
    <w:rsid w:val="00592276"/>
    <w:rsid w:val="00592715"/>
    <w:rsid w:val="00592813"/>
    <w:rsid w:val="0059285E"/>
    <w:rsid w:val="005929AF"/>
    <w:rsid w:val="005933DE"/>
    <w:rsid w:val="00593654"/>
    <w:rsid w:val="005936F2"/>
    <w:rsid w:val="005937B9"/>
    <w:rsid w:val="00593C15"/>
    <w:rsid w:val="005944EF"/>
    <w:rsid w:val="005945F1"/>
    <w:rsid w:val="00594B75"/>
    <w:rsid w:val="00594EC7"/>
    <w:rsid w:val="00594F6E"/>
    <w:rsid w:val="0059536A"/>
    <w:rsid w:val="005954EA"/>
    <w:rsid w:val="0059626F"/>
    <w:rsid w:val="005964C6"/>
    <w:rsid w:val="00596A8D"/>
    <w:rsid w:val="00596DCF"/>
    <w:rsid w:val="00596E52"/>
    <w:rsid w:val="0059753C"/>
    <w:rsid w:val="005976A9"/>
    <w:rsid w:val="00597C46"/>
    <w:rsid w:val="005A0743"/>
    <w:rsid w:val="005A0778"/>
    <w:rsid w:val="005A07AC"/>
    <w:rsid w:val="005A0A05"/>
    <w:rsid w:val="005A0AAD"/>
    <w:rsid w:val="005A1B6E"/>
    <w:rsid w:val="005A1D99"/>
    <w:rsid w:val="005A1E69"/>
    <w:rsid w:val="005A1EE7"/>
    <w:rsid w:val="005A1F2C"/>
    <w:rsid w:val="005A24A4"/>
    <w:rsid w:val="005A250B"/>
    <w:rsid w:val="005A2CFD"/>
    <w:rsid w:val="005A2DDE"/>
    <w:rsid w:val="005A2EE6"/>
    <w:rsid w:val="005A30BD"/>
    <w:rsid w:val="005A3631"/>
    <w:rsid w:val="005A3B33"/>
    <w:rsid w:val="005A3BD3"/>
    <w:rsid w:val="005A3FC3"/>
    <w:rsid w:val="005A45B7"/>
    <w:rsid w:val="005A46F9"/>
    <w:rsid w:val="005A48B4"/>
    <w:rsid w:val="005A4B3D"/>
    <w:rsid w:val="005A4E56"/>
    <w:rsid w:val="005A55CC"/>
    <w:rsid w:val="005A5711"/>
    <w:rsid w:val="005A583E"/>
    <w:rsid w:val="005A61E0"/>
    <w:rsid w:val="005A6668"/>
    <w:rsid w:val="005A6B32"/>
    <w:rsid w:val="005A6E01"/>
    <w:rsid w:val="005A784D"/>
    <w:rsid w:val="005A7CF3"/>
    <w:rsid w:val="005B0174"/>
    <w:rsid w:val="005B0207"/>
    <w:rsid w:val="005B043B"/>
    <w:rsid w:val="005B087B"/>
    <w:rsid w:val="005B0CC8"/>
    <w:rsid w:val="005B0F02"/>
    <w:rsid w:val="005B16D4"/>
    <w:rsid w:val="005B1D18"/>
    <w:rsid w:val="005B2474"/>
    <w:rsid w:val="005B2856"/>
    <w:rsid w:val="005B2857"/>
    <w:rsid w:val="005B2BAE"/>
    <w:rsid w:val="005B2C3B"/>
    <w:rsid w:val="005B2D0D"/>
    <w:rsid w:val="005B360A"/>
    <w:rsid w:val="005B3752"/>
    <w:rsid w:val="005B38C5"/>
    <w:rsid w:val="005B3D71"/>
    <w:rsid w:val="005B42F6"/>
    <w:rsid w:val="005B446E"/>
    <w:rsid w:val="005B47CC"/>
    <w:rsid w:val="005B4AB8"/>
    <w:rsid w:val="005B4D55"/>
    <w:rsid w:val="005B4F26"/>
    <w:rsid w:val="005B4F8A"/>
    <w:rsid w:val="005B59A2"/>
    <w:rsid w:val="005B5ADD"/>
    <w:rsid w:val="005B6839"/>
    <w:rsid w:val="005B6D3F"/>
    <w:rsid w:val="005B6DBD"/>
    <w:rsid w:val="005B7B5E"/>
    <w:rsid w:val="005B7C1A"/>
    <w:rsid w:val="005B7CEB"/>
    <w:rsid w:val="005C0177"/>
    <w:rsid w:val="005C0299"/>
    <w:rsid w:val="005C0453"/>
    <w:rsid w:val="005C05AB"/>
    <w:rsid w:val="005C0624"/>
    <w:rsid w:val="005C0B07"/>
    <w:rsid w:val="005C0BE9"/>
    <w:rsid w:val="005C0F82"/>
    <w:rsid w:val="005C13C3"/>
    <w:rsid w:val="005C177C"/>
    <w:rsid w:val="005C1949"/>
    <w:rsid w:val="005C1D80"/>
    <w:rsid w:val="005C2213"/>
    <w:rsid w:val="005C28FA"/>
    <w:rsid w:val="005C2A9E"/>
    <w:rsid w:val="005C31BF"/>
    <w:rsid w:val="005C3340"/>
    <w:rsid w:val="005C340E"/>
    <w:rsid w:val="005C3465"/>
    <w:rsid w:val="005C3512"/>
    <w:rsid w:val="005C4379"/>
    <w:rsid w:val="005C44B6"/>
    <w:rsid w:val="005C48D5"/>
    <w:rsid w:val="005C4D25"/>
    <w:rsid w:val="005C4E2F"/>
    <w:rsid w:val="005C4EA5"/>
    <w:rsid w:val="005C535D"/>
    <w:rsid w:val="005C567D"/>
    <w:rsid w:val="005C5701"/>
    <w:rsid w:val="005C5870"/>
    <w:rsid w:val="005C5976"/>
    <w:rsid w:val="005C5B45"/>
    <w:rsid w:val="005C5D38"/>
    <w:rsid w:val="005C5DD5"/>
    <w:rsid w:val="005C669C"/>
    <w:rsid w:val="005C6E76"/>
    <w:rsid w:val="005C6E7A"/>
    <w:rsid w:val="005C7112"/>
    <w:rsid w:val="005C7411"/>
    <w:rsid w:val="005C7EB4"/>
    <w:rsid w:val="005D020B"/>
    <w:rsid w:val="005D0872"/>
    <w:rsid w:val="005D0968"/>
    <w:rsid w:val="005D0F62"/>
    <w:rsid w:val="005D1187"/>
    <w:rsid w:val="005D15F7"/>
    <w:rsid w:val="005D1643"/>
    <w:rsid w:val="005D1647"/>
    <w:rsid w:val="005D1740"/>
    <w:rsid w:val="005D1B07"/>
    <w:rsid w:val="005D1BB3"/>
    <w:rsid w:val="005D1C9F"/>
    <w:rsid w:val="005D1E1C"/>
    <w:rsid w:val="005D22DC"/>
    <w:rsid w:val="005D256B"/>
    <w:rsid w:val="005D2B38"/>
    <w:rsid w:val="005D2DAA"/>
    <w:rsid w:val="005D2EF1"/>
    <w:rsid w:val="005D3063"/>
    <w:rsid w:val="005D3387"/>
    <w:rsid w:val="005D41A5"/>
    <w:rsid w:val="005D448E"/>
    <w:rsid w:val="005D4A8E"/>
    <w:rsid w:val="005D4F47"/>
    <w:rsid w:val="005D548F"/>
    <w:rsid w:val="005D567E"/>
    <w:rsid w:val="005D5E02"/>
    <w:rsid w:val="005D636D"/>
    <w:rsid w:val="005D6622"/>
    <w:rsid w:val="005D6A0C"/>
    <w:rsid w:val="005D6E33"/>
    <w:rsid w:val="005D7661"/>
    <w:rsid w:val="005D7780"/>
    <w:rsid w:val="005D787F"/>
    <w:rsid w:val="005D7A3B"/>
    <w:rsid w:val="005D7EB8"/>
    <w:rsid w:val="005E00C3"/>
    <w:rsid w:val="005E0302"/>
    <w:rsid w:val="005E0A63"/>
    <w:rsid w:val="005E0D25"/>
    <w:rsid w:val="005E0D63"/>
    <w:rsid w:val="005E13EE"/>
    <w:rsid w:val="005E18FD"/>
    <w:rsid w:val="005E1CAE"/>
    <w:rsid w:val="005E1F27"/>
    <w:rsid w:val="005E20D9"/>
    <w:rsid w:val="005E2171"/>
    <w:rsid w:val="005E23D5"/>
    <w:rsid w:val="005E2F1F"/>
    <w:rsid w:val="005E3411"/>
    <w:rsid w:val="005E3603"/>
    <w:rsid w:val="005E3EBC"/>
    <w:rsid w:val="005E3FAE"/>
    <w:rsid w:val="005E43E6"/>
    <w:rsid w:val="005E43EE"/>
    <w:rsid w:val="005E4509"/>
    <w:rsid w:val="005E4B72"/>
    <w:rsid w:val="005E4E46"/>
    <w:rsid w:val="005E4FA1"/>
    <w:rsid w:val="005E5183"/>
    <w:rsid w:val="005E51C8"/>
    <w:rsid w:val="005E5686"/>
    <w:rsid w:val="005E5C29"/>
    <w:rsid w:val="005E5E56"/>
    <w:rsid w:val="005E5EF3"/>
    <w:rsid w:val="005E63D5"/>
    <w:rsid w:val="005E6608"/>
    <w:rsid w:val="005E6839"/>
    <w:rsid w:val="005E72BF"/>
    <w:rsid w:val="005E7A94"/>
    <w:rsid w:val="005F03B2"/>
    <w:rsid w:val="005F0C16"/>
    <w:rsid w:val="005F1072"/>
    <w:rsid w:val="005F10A0"/>
    <w:rsid w:val="005F1326"/>
    <w:rsid w:val="005F15FA"/>
    <w:rsid w:val="005F1881"/>
    <w:rsid w:val="005F1DB5"/>
    <w:rsid w:val="005F2131"/>
    <w:rsid w:val="005F221F"/>
    <w:rsid w:val="005F2377"/>
    <w:rsid w:val="005F2475"/>
    <w:rsid w:val="005F286F"/>
    <w:rsid w:val="005F2B64"/>
    <w:rsid w:val="005F2D30"/>
    <w:rsid w:val="005F2F36"/>
    <w:rsid w:val="005F36AC"/>
    <w:rsid w:val="005F39A7"/>
    <w:rsid w:val="005F3AD7"/>
    <w:rsid w:val="005F3B19"/>
    <w:rsid w:val="005F43F7"/>
    <w:rsid w:val="005F4797"/>
    <w:rsid w:val="005F47DA"/>
    <w:rsid w:val="005F47F8"/>
    <w:rsid w:val="005F4870"/>
    <w:rsid w:val="005F49EF"/>
    <w:rsid w:val="005F4CF2"/>
    <w:rsid w:val="005F5167"/>
    <w:rsid w:val="005F51CE"/>
    <w:rsid w:val="005F5587"/>
    <w:rsid w:val="005F5B20"/>
    <w:rsid w:val="005F5B67"/>
    <w:rsid w:val="005F5BF4"/>
    <w:rsid w:val="005F6497"/>
    <w:rsid w:val="005F7D5F"/>
    <w:rsid w:val="0060089A"/>
    <w:rsid w:val="0060095B"/>
    <w:rsid w:val="00600C07"/>
    <w:rsid w:val="00600E28"/>
    <w:rsid w:val="006012CF"/>
    <w:rsid w:val="006013FB"/>
    <w:rsid w:val="006014A8"/>
    <w:rsid w:val="006017E3"/>
    <w:rsid w:val="00601911"/>
    <w:rsid w:val="00601B1F"/>
    <w:rsid w:val="00601B5C"/>
    <w:rsid w:val="00602026"/>
    <w:rsid w:val="00602246"/>
    <w:rsid w:val="006025F1"/>
    <w:rsid w:val="00602824"/>
    <w:rsid w:val="00602A93"/>
    <w:rsid w:val="00602DFE"/>
    <w:rsid w:val="00602EE7"/>
    <w:rsid w:val="00602FF2"/>
    <w:rsid w:val="006030E4"/>
    <w:rsid w:val="006030F9"/>
    <w:rsid w:val="00603631"/>
    <w:rsid w:val="006037E5"/>
    <w:rsid w:val="006038C5"/>
    <w:rsid w:val="00603C08"/>
    <w:rsid w:val="0060471E"/>
    <w:rsid w:val="0060479D"/>
    <w:rsid w:val="006047AC"/>
    <w:rsid w:val="00604BBE"/>
    <w:rsid w:val="00604D8B"/>
    <w:rsid w:val="006054DA"/>
    <w:rsid w:val="00605597"/>
    <w:rsid w:val="006056C2"/>
    <w:rsid w:val="00605D1D"/>
    <w:rsid w:val="0060667B"/>
    <w:rsid w:val="0060739F"/>
    <w:rsid w:val="00607A78"/>
    <w:rsid w:val="00607E8B"/>
    <w:rsid w:val="00610105"/>
    <w:rsid w:val="00610346"/>
    <w:rsid w:val="006107E0"/>
    <w:rsid w:val="00610C4E"/>
    <w:rsid w:val="00610D5F"/>
    <w:rsid w:val="00610EA6"/>
    <w:rsid w:val="00610ECA"/>
    <w:rsid w:val="0061112E"/>
    <w:rsid w:val="006117A8"/>
    <w:rsid w:val="00611852"/>
    <w:rsid w:val="00611D0B"/>
    <w:rsid w:val="00611DF2"/>
    <w:rsid w:val="00612010"/>
    <w:rsid w:val="00612159"/>
    <w:rsid w:val="0061215A"/>
    <w:rsid w:val="0061216C"/>
    <w:rsid w:val="00612A1B"/>
    <w:rsid w:val="00612A4C"/>
    <w:rsid w:val="006131D4"/>
    <w:rsid w:val="006135E7"/>
    <w:rsid w:val="00613A17"/>
    <w:rsid w:val="00613BB3"/>
    <w:rsid w:val="00613E03"/>
    <w:rsid w:val="00614108"/>
    <w:rsid w:val="00614128"/>
    <w:rsid w:val="006141FA"/>
    <w:rsid w:val="006149F9"/>
    <w:rsid w:val="00614F83"/>
    <w:rsid w:val="00614FEF"/>
    <w:rsid w:val="006151A9"/>
    <w:rsid w:val="00615488"/>
    <w:rsid w:val="00615775"/>
    <w:rsid w:val="006157C0"/>
    <w:rsid w:val="00615FD1"/>
    <w:rsid w:val="0061695F"/>
    <w:rsid w:val="006173E7"/>
    <w:rsid w:val="00617C96"/>
    <w:rsid w:val="00617CDE"/>
    <w:rsid w:val="0062001B"/>
    <w:rsid w:val="0062009B"/>
    <w:rsid w:val="0062011A"/>
    <w:rsid w:val="00620E7E"/>
    <w:rsid w:val="006210FA"/>
    <w:rsid w:val="006212B1"/>
    <w:rsid w:val="006227C9"/>
    <w:rsid w:val="00622A46"/>
    <w:rsid w:val="00622CF2"/>
    <w:rsid w:val="00622EDD"/>
    <w:rsid w:val="00623042"/>
    <w:rsid w:val="00623050"/>
    <w:rsid w:val="00623093"/>
    <w:rsid w:val="0062382E"/>
    <w:rsid w:val="006238E0"/>
    <w:rsid w:val="006239A1"/>
    <w:rsid w:val="00623C76"/>
    <w:rsid w:val="00623E1A"/>
    <w:rsid w:val="00624297"/>
    <w:rsid w:val="006245D6"/>
    <w:rsid w:val="00624D78"/>
    <w:rsid w:val="00625021"/>
    <w:rsid w:val="006253FA"/>
    <w:rsid w:val="00626633"/>
    <w:rsid w:val="00626C94"/>
    <w:rsid w:val="00626D66"/>
    <w:rsid w:val="00627290"/>
    <w:rsid w:val="0062743D"/>
    <w:rsid w:val="006275B6"/>
    <w:rsid w:val="00627736"/>
    <w:rsid w:val="0062788B"/>
    <w:rsid w:val="00627897"/>
    <w:rsid w:val="00627ABA"/>
    <w:rsid w:val="00627F1B"/>
    <w:rsid w:val="0063001D"/>
    <w:rsid w:val="00630790"/>
    <w:rsid w:val="006309AF"/>
    <w:rsid w:val="00630D22"/>
    <w:rsid w:val="00630E6E"/>
    <w:rsid w:val="00630E74"/>
    <w:rsid w:val="0063110D"/>
    <w:rsid w:val="00631A3F"/>
    <w:rsid w:val="00631E5F"/>
    <w:rsid w:val="00632657"/>
    <w:rsid w:val="00632796"/>
    <w:rsid w:val="0063328C"/>
    <w:rsid w:val="00633A7E"/>
    <w:rsid w:val="00633B47"/>
    <w:rsid w:val="00633C54"/>
    <w:rsid w:val="00634720"/>
    <w:rsid w:val="0063489F"/>
    <w:rsid w:val="00634CE7"/>
    <w:rsid w:val="00634D7B"/>
    <w:rsid w:val="00634E0C"/>
    <w:rsid w:val="006353EF"/>
    <w:rsid w:val="0063594F"/>
    <w:rsid w:val="00635AA0"/>
    <w:rsid w:val="00635BE9"/>
    <w:rsid w:val="00635EE6"/>
    <w:rsid w:val="00635F33"/>
    <w:rsid w:val="006363F0"/>
    <w:rsid w:val="006369A3"/>
    <w:rsid w:val="00636E1A"/>
    <w:rsid w:val="00636FDC"/>
    <w:rsid w:val="006371D0"/>
    <w:rsid w:val="0063780C"/>
    <w:rsid w:val="006378CF"/>
    <w:rsid w:val="0063796C"/>
    <w:rsid w:val="00637C5D"/>
    <w:rsid w:val="00637EB0"/>
    <w:rsid w:val="00640373"/>
    <w:rsid w:val="00640D9E"/>
    <w:rsid w:val="00640E98"/>
    <w:rsid w:val="006410B6"/>
    <w:rsid w:val="006417E2"/>
    <w:rsid w:val="00641C7B"/>
    <w:rsid w:val="006420EA"/>
    <w:rsid w:val="006427E2"/>
    <w:rsid w:val="00642A55"/>
    <w:rsid w:val="00642B39"/>
    <w:rsid w:val="00643A06"/>
    <w:rsid w:val="00643F62"/>
    <w:rsid w:val="0064407C"/>
    <w:rsid w:val="00644278"/>
    <w:rsid w:val="0064433B"/>
    <w:rsid w:val="006445BB"/>
    <w:rsid w:val="00644BB9"/>
    <w:rsid w:val="00644C01"/>
    <w:rsid w:val="00644CA5"/>
    <w:rsid w:val="006451C4"/>
    <w:rsid w:val="006459E6"/>
    <w:rsid w:val="00645E01"/>
    <w:rsid w:val="006461CC"/>
    <w:rsid w:val="0064621D"/>
    <w:rsid w:val="006462FF"/>
    <w:rsid w:val="00646527"/>
    <w:rsid w:val="0064672F"/>
    <w:rsid w:val="00646DD9"/>
    <w:rsid w:val="00646EC7"/>
    <w:rsid w:val="00647389"/>
    <w:rsid w:val="00647627"/>
    <w:rsid w:val="00647778"/>
    <w:rsid w:val="006477F5"/>
    <w:rsid w:val="00647948"/>
    <w:rsid w:val="006479B6"/>
    <w:rsid w:val="006501E1"/>
    <w:rsid w:val="006506B8"/>
    <w:rsid w:val="0065078B"/>
    <w:rsid w:val="006514F0"/>
    <w:rsid w:val="00651658"/>
    <w:rsid w:val="00651A9B"/>
    <w:rsid w:val="0065212F"/>
    <w:rsid w:val="00652945"/>
    <w:rsid w:val="00652D60"/>
    <w:rsid w:val="00652E6A"/>
    <w:rsid w:val="006535E3"/>
    <w:rsid w:val="00653962"/>
    <w:rsid w:val="00653BB4"/>
    <w:rsid w:val="00653C89"/>
    <w:rsid w:val="00654132"/>
    <w:rsid w:val="006541FD"/>
    <w:rsid w:val="0065449F"/>
    <w:rsid w:val="00654640"/>
    <w:rsid w:val="00654653"/>
    <w:rsid w:val="0065471D"/>
    <w:rsid w:val="00654770"/>
    <w:rsid w:val="006547E5"/>
    <w:rsid w:val="00655C1C"/>
    <w:rsid w:val="006560A9"/>
    <w:rsid w:val="00656145"/>
    <w:rsid w:val="00656240"/>
    <w:rsid w:val="0065636E"/>
    <w:rsid w:val="0065646F"/>
    <w:rsid w:val="00656650"/>
    <w:rsid w:val="00656935"/>
    <w:rsid w:val="00656E0D"/>
    <w:rsid w:val="00657240"/>
    <w:rsid w:val="00657BD8"/>
    <w:rsid w:val="006609C7"/>
    <w:rsid w:val="00660BB2"/>
    <w:rsid w:val="00660D5D"/>
    <w:rsid w:val="00661015"/>
    <w:rsid w:val="00661B20"/>
    <w:rsid w:val="00661EBA"/>
    <w:rsid w:val="006622F9"/>
    <w:rsid w:val="00662714"/>
    <w:rsid w:val="006629AB"/>
    <w:rsid w:val="00662B16"/>
    <w:rsid w:val="00662CDA"/>
    <w:rsid w:val="00662DE1"/>
    <w:rsid w:val="00662FC8"/>
    <w:rsid w:val="00663450"/>
    <w:rsid w:val="006635E4"/>
    <w:rsid w:val="0066382A"/>
    <w:rsid w:val="00663D2B"/>
    <w:rsid w:val="00663D6C"/>
    <w:rsid w:val="00663F8B"/>
    <w:rsid w:val="006643F0"/>
    <w:rsid w:val="00664765"/>
    <w:rsid w:val="00664B05"/>
    <w:rsid w:val="006650C4"/>
    <w:rsid w:val="00665719"/>
    <w:rsid w:val="00665830"/>
    <w:rsid w:val="00665982"/>
    <w:rsid w:val="006661A5"/>
    <w:rsid w:val="006667DB"/>
    <w:rsid w:val="0066719B"/>
    <w:rsid w:val="006701BF"/>
    <w:rsid w:val="00670475"/>
    <w:rsid w:val="0067064A"/>
    <w:rsid w:val="00670A4A"/>
    <w:rsid w:val="00670AD1"/>
    <w:rsid w:val="00670CA0"/>
    <w:rsid w:val="00671580"/>
    <w:rsid w:val="00671B40"/>
    <w:rsid w:val="00671C9B"/>
    <w:rsid w:val="00671E45"/>
    <w:rsid w:val="00671EBA"/>
    <w:rsid w:val="00671FD0"/>
    <w:rsid w:val="00672310"/>
    <w:rsid w:val="006723D1"/>
    <w:rsid w:val="00672563"/>
    <w:rsid w:val="00672888"/>
    <w:rsid w:val="00672C66"/>
    <w:rsid w:val="00672F2C"/>
    <w:rsid w:val="00673FF2"/>
    <w:rsid w:val="00674232"/>
    <w:rsid w:val="00674349"/>
    <w:rsid w:val="006744E5"/>
    <w:rsid w:val="006745A8"/>
    <w:rsid w:val="00674873"/>
    <w:rsid w:val="0067564E"/>
    <w:rsid w:val="00675983"/>
    <w:rsid w:val="00675B7B"/>
    <w:rsid w:val="00675D7D"/>
    <w:rsid w:val="00676181"/>
    <w:rsid w:val="00676572"/>
    <w:rsid w:val="006766D1"/>
    <w:rsid w:val="006767F1"/>
    <w:rsid w:val="006769FA"/>
    <w:rsid w:val="006770F2"/>
    <w:rsid w:val="006773EA"/>
    <w:rsid w:val="0067755C"/>
    <w:rsid w:val="006775B0"/>
    <w:rsid w:val="006776FB"/>
    <w:rsid w:val="006777F7"/>
    <w:rsid w:val="00677F05"/>
    <w:rsid w:val="0068032E"/>
    <w:rsid w:val="00680370"/>
    <w:rsid w:val="006803DB"/>
    <w:rsid w:val="006807F3"/>
    <w:rsid w:val="006808F5"/>
    <w:rsid w:val="00680F5C"/>
    <w:rsid w:val="00681220"/>
    <w:rsid w:val="006812FC"/>
    <w:rsid w:val="006813AF"/>
    <w:rsid w:val="006814DB"/>
    <w:rsid w:val="00681929"/>
    <w:rsid w:val="00681ECE"/>
    <w:rsid w:val="00681F14"/>
    <w:rsid w:val="0068208D"/>
    <w:rsid w:val="00682C44"/>
    <w:rsid w:val="00682CF6"/>
    <w:rsid w:val="006832C1"/>
    <w:rsid w:val="00683360"/>
    <w:rsid w:val="0068338F"/>
    <w:rsid w:val="006835DC"/>
    <w:rsid w:val="00683724"/>
    <w:rsid w:val="00683ACD"/>
    <w:rsid w:val="00683B32"/>
    <w:rsid w:val="00683FBA"/>
    <w:rsid w:val="006840D5"/>
    <w:rsid w:val="00684630"/>
    <w:rsid w:val="0068466F"/>
    <w:rsid w:val="00684A4A"/>
    <w:rsid w:val="00684F4F"/>
    <w:rsid w:val="00684FE9"/>
    <w:rsid w:val="006850CE"/>
    <w:rsid w:val="00685760"/>
    <w:rsid w:val="00685AD0"/>
    <w:rsid w:val="00685D6C"/>
    <w:rsid w:val="00685F09"/>
    <w:rsid w:val="006868FE"/>
    <w:rsid w:val="0068693C"/>
    <w:rsid w:val="00686953"/>
    <w:rsid w:val="00686CEC"/>
    <w:rsid w:val="0068753B"/>
    <w:rsid w:val="006875E3"/>
    <w:rsid w:val="00687F55"/>
    <w:rsid w:val="00687FA6"/>
    <w:rsid w:val="006905EE"/>
    <w:rsid w:val="00690D2E"/>
    <w:rsid w:val="00690E69"/>
    <w:rsid w:val="006910B9"/>
    <w:rsid w:val="0069172F"/>
    <w:rsid w:val="00691830"/>
    <w:rsid w:val="0069189A"/>
    <w:rsid w:val="006921FF"/>
    <w:rsid w:val="00692503"/>
    <w:rsid w:val="006928ED"/>
    <w:rsid w:val="00692B77"/>
    <w:rsid w:val="00692F70"/>
    <w:rsid w:val="0069304B"/>
    <w:rsid w:val="00693849"/>
    <w:rsid w:val="00693B5A"/>
    <w:rsid w:val="00693EA1"/>
    <w:rsid w:val="0069411A"/>
    <w:rsid w:val="0069436A"/>
    <w:rsid w:val="00694DBE"/>
    <w:rsid w:val="0069542B"/>
    <w:rsid w:val="006955C7"/>
    <w:rsid w:val="00695D51"/>
    <w:rsid w:val="006965CF"/>
    <w:rsid w:val="006966CD"/>
    <w:rsid w:val="0069682E"/>
    <w:rsid w:val="0069694F"/>
    <w:rsid w:val="0069737E"/>
    <w:rsid w:val="00697664"/>
    <w:rsid w:val="00697E73"/>
    <w:rsid w:val="006A016F"/>
    <w:rsid w:val="006A02FB"/>
    <w:rsid w:val="006A0707"/>
    <w:rsid w:val="006A07C7"/>
    <w:rsid w:val="006A0A9E"/>
    <w:rsid w:val="006A0D49"/>
    <w:rsid w:val="006A0DE8"/>
    <w:rsid w:val="006A1533"/>
    <w:rsid w:val="006A1E59"/>
    <w:rsid w:val="006A1E68"/>
    <w:rsid w:val="006A1EE1"/>
    <w:rsid w:val="006A2112"/>
    <w:rsid w:val="006A2865"/>
    <w:rsid w:val="006A29F3"/>
    <w:rsid w:val="006A2FEF"/>
    <w:rsid w:val="006A319F"/>
    <w:rsid w:val="006A33B4"/>
    <w:rsid w:val="006A359D"/>
    <w:rsid w:val="006A35B2"/>
    <w:rsid w:val="006A3BE7"/>
    <w:rsid w:val="006A3DED"/>
    <w:rsid w:val="006A474C"/>
    <w:rsid w:val="006A4997"/>
    <w:rsid w:val="006A4A21"/>
    <w:rsid w:val="006A5162"/>
    <w:rsid w:val="006A55A9"/>
    <w:rsid w:val="006A56C2"/>
    <w:rsid w:val="006A599B"/>
    <w:rsid w:val="006A5E39"/>
    <w:rsid w:val="006A5E73"/>
    <w:rsid w:val="006A6000"/>
    <w:rsid w:val="006A6296"/>
    <w:rsid w:val="006A67B4"/>
    <w:rsid w:val="006A68E7"/>
    <w:rsid w:val="006A6960"/>
    <w:rsid w:val="006A69F0"/>
    <w:rsid w:val="006A6CA4"/>
    <w:rsid w:val="006A7353"/>
    <w:rsid w:val="006A7465"/>
    <w:rsid w:val="006A747C"/>
    <w:rsid w:val="006A775F"/>
    <w:rsid w:val="006A7A60"/>
    <w:rsid w:val="006A7DAA"/>
    <w:rsid w:val="006A7F42"/>
    <w:rsid w:val="006B01D2"/>
    <w:rsid w:val="006B023A"/>
    <w:rsid w:val="006B0241"/>
    <w:rsid w:val="006B06DF"/>
    <w:rsid w:val="006B06F3"/>
    <w:rsid w:val="006B0864"/>
    <w:rsid w:val="006B0F41"/>
    <w:rsid w:val="006B110F"/>
    <w:rsid w:val="006B195D"/>
    <w:rsid w:val="006B1F17"/>
    <w:rsid w:val="006B206A"/>
    <w:rsid w:val="006B20CC"/>
    <w:rsid w:val="006B24B6"/>
    <w:rsid w:val="006B2547"/>
    <w:rsid w:val="006B26E9"/>
    <w:rsid w:val="006B2AC1"/>
    <w:rsid w:val="006B2C1E"/>
    <w:rsid w:val="006B2D30"/>
    <w:rsid w:val="006B2E57"/>
    <w:rsid w:val="006B35AD"/>
    <w:rsid w:val="006B3BB7"/>
    <w:rsid w:val="006B4757"/>
    <w:rsid w:val="006B4B52"/>
    <w:rsid w:val="006B4D75"/>
    <w:rsid w:val="006B5069"/>
    <w:rsid w:val="006B5128"/>
    <w:rsid w:val="006B594A"/>
    <w:rsid w:val="006B5F79"/>
    <w:rsid w:val="006B629C"/>
    <w:rsid w:val="006B67C2"/>
    <w:rsid w:val="006B6C32"/>
    <w:rsid w:val="006B70F5"/>
    <w:rsid w:val="006B7F93"/>
    <w:rsid w:val="006B7FA1"/>
    <w:rsid w:val="006C00B1"/>
    <w:rsid w:val="006C0821"/>
    <w:rsid w:val="006C0EEF"/>
    <w:rsid w:val="006C1102"/>
    <w:rsid w:val="006C1312"/>
    <w:rsid w:val="006C148D"/>
    <w:rsid w:val="006C1807"/>
    <w:rsid w:val="006C1A8E"/>
    <w:rsid w:val="006C1DA6"/>
    <w:rsid w:val="006C2370"/>
    <w:rsid w:val="006C274E"/>
    <w:rsid w:val="006C2C25"/>
    <w:rsid w:val="006C3259"/>
    <w:rsid w:val="006C3E37"/>
    <w:rsid w:val="006C3E70"/>
    <w:rsid w:val="006C449B"/>
    <w:rsid w:val="006C49AC"/>
    <w:rsid w:val="006C4D5D"/>
    <w:rsid w:val="006C4FFC"/>
    <w:rsid w:val="006C5355"/>
    <w:rsid w:val="006C58B0"/>
    <w:rsid w:val="006C5BFE"/>
    <w:rsid w:val="006C5E37"/>
    <w:rsid w:val="006C5F20"/>
    <w:rsid w:val="006C606A"/>
    <w:rsid w:val="006C65C7"/>
    <w:rsid w:val="006C709F"/>
    <w:rsid w:val="006C716C"/>
    <w:rsid w:val="006C73D9"/>
    <w:rsid w:val="006C73DB"/>
    <w:rsid w:val="006C795C"/>
    <w:rsid w:val="006C79E5"/>
    <w:rsid w:val="006C7CAB"/>
    <w:rsid w:val="006C7EBE"/>
    <w:rsid w:val="006D026C"/>
    <w:rsid w:val="006D0C75"/>
    <w:rsid w:val="006D0C78"/>
    <w:rsid w:val="006D0C7B"/>
    <w:rsid w:val="006D0DEA"/>
    <w:rsid w:val="006D16AD"/>
    <w:rsid w:val="006D16BA"/>
    <w:rsid w:val="006D1905"/>
    <w:rsid w:val="006D1CF7"/>
    <w:rsid w:val="006D1FE8"/>
    <w:rsid w:val="006D203A"/>
    <w:rsid w:val="006D214C"/>
    <w:rsid w:val="006D21DD"/>
    <w:rsid w:val="006D2A05"/>
    <w:rsid w:val="006D2C0E"/>
    <w:rsid w:val="006D2F8E"/>
    <w:rsid w:val="006D34BB"/>
    <w:rsid w:val="006D3B7D"/>
    <w:rsid w:val="006D3E71"/>
    <w:rsid w:val="006D44C0"/>
    <w:rsid w:val="006D4ABB"/>
    <w:rsid w:val="006D55CD"/>
    <w:rsid w:val="006D5887"/>
    <w:rsid w:val="006D5938"/>
    <w:rsid w:val="006D5AC9"/>
    <w:rsid w:val="006D5E48"/>
    <w:rsid w:val="006D5EA0"/>
    <w:rsid w:val="006D6429"/>
    <w:rsid w:val="006D6456"/>
    <w:rsid w:val="006D6465"/>
    <w:rsid w:val="006D6767"/>
    <w:rsid w:val="006D6871"/>
    <w:rsid w:val="006D6EC0"/>
    <w:rsid w:val="006D7381"/>
    <w:rsid w:val="006D7C2B"/>
    <w:rsid w:val="006D7E17"/>
    <w:rsid w:val="006E000E"/>
    <w:rsid w:val="006E0299"/>
    <w:rsid w:val="006E02FF"/>
    <w:rsid w:val="006E0969"/>
    <w:rsid w:val="006E0B0A"/>
    <w:rsid w:val="006E0B80"/>
    <w:rsid w:val="006E0D42"/>
    <w:rsid w:val="006E0F12"/>
    <w:rsid w:val="006E0FF0"/>
    <w:rsid w:val="006E12BA"/>
    <w:rsid w:val="006E1540"/>
    <w:rsid w:val="006E17EC"/>
    <w:rsid w:val="006E1D3D"/>
    <w:rsid w:val="006E2554"/>
    <w:rsid w:val="006E2707"/>
    <w:rsid w:val="006E2C0C"/>
    <w:rsid w:val="006E2DC7"/>
    <w:rsid w:val="006E2F8B"/>
    <w:rsid w:val="006E3276"/>
    <w:rsid w:val="006E37F6"/>
    <w:rsid w:val="006E38FC"/>
    <w:rsid w:val="006E3A5E"/>
    <w:rsid w:val="006E482F"/>
    <w:rsid w:val="006E49A0"/>
    <w:rsid w:val="006E4A6B"/>
    <w:rsid w:val="006E4C0B"/>
    <w:rsid w:val="006E4DE6"/>
    <w:rsid w:val="006E4F1F"/>
    <w:rsid w:val="006E5307"/>
    <w:rsid w:val="006E5820"/>
    <w:rsid w:val="006E5862"/>
    <w:rsid w:val="006E5ACC"/>
    <w:rsid w:val="006E5DB7"/>
    <w:rsid w:val="006E62C5"/>
    <w:rsid w:val="006E6720"/>
    <w:rsid w:val="006E6864"/>
    <w:rsid w:val="006E692A"/>
    <w:rsid w:val="006E698A"/>
    <w:rsid w:val="006E704E"/>
    <w:rsid w:val="006E70EC"/>
    <w:rsid w:val="006E71E4"/>
    <w:rsid w:val="006E7C93"/>
    <w:rsid w:val="006F001B"/>
    <w:rsid w:val="006F00D5"/>
    <w:rsid w:val="006F0E6C"/>
    <w:rsid w:val="006F1019"/>
    <w:rsid w:val="006F1611"/>
    <w:rsid w:val="006F1ADD"/>
    <w:rsid w:val="006F1C10"/>
    <w:rsid w:val="006F21EE"/>
    <w:rsid w:val="006F258A"/>
    <w:rsid w:val="006F289B"/>
    <w:rsid w:val="006F2EE0"/>
    <w:rsid w:val="006F2F83"/>
    <w:rsid w:val="006F322D"/>
    <w:rsid w:val="006F36C8"/>
    <w:rsid w:val="006F39DA"/>
    <w:rsid w:val="006F3B3E"/>
    <w:rsid w:val="006F3F7E"/>
    <w:rsid w:val="006F4383"/>
    <w:rsid w:val="006F45F3"/>
    <w:rsid w:val="006F49DA"/>
    <w:rsid w:val="006F4AD1"/>
    <w:rsid w:val="006F5209"/>
    <w:rsid w:val="006F5274"/>
    <w:rsid w:val="006F53A0"/>
    <w:rsid w:val="006F5B38"/>
    <w:rsid w:val="006F6010"/>
    <w:rsid w:val="006F6028"/>
    <w:rsid w:val="006F6090"/>
    <w:rsid w:val="006F60F2"/>
    <w:rsid w:val="006F645F"/>
    <w:rsid w:val="006F6AE3"/>
    <w:rsid w:val="006F6C38"/>
    <w:rsid w:val="006F6C79"/>
    <w:rsid w:val="006F6FD9"/>
    <w:rsid w:val="006F6FFF"/>
    <w:rsid w:val="006F714B"/>
    <w:rsid w:val="006F728B"/>
    <w:rsid w:val="006F7312"/>
    <w:rsid w:val="007002A6"/>
    <w:rsid w:val="007007D7"/>
    <w:rsid w:val="00700D81"/>
    <w:rsid w:val="00701891"/>
    <w:rsid w:val="00701B28"/>
    <w:rsid w:val="00701B6E"/>
    <w:rsid w:val="00701BF5"/>
    <w:rsid w:val="007021EA"/>
    <w:rsid w:val="00702237"/>
    <w:rsid w:val="007022AC"/>
    <w:rsid w:val="007028E7"/>
    <w:rsid w:val="00702D94"/>
    <w:rsid w:val="00702E8C"/>
    <w:rsid w:val="00703157"/>
    <w:rsid w:val="0070352A"/>
    <w:rsid w:val="00703549"/>
    <w:rsid w:val="007037F9"/>
    <w:rsid w:val="00703DFB"/>
    <w:rsid w:val="00704ADF"/>
    <w:rsid w:val="0070544B"/>
    <w:rsid w:val="00705668"/>
    <w:rsid w:val="007058A2"/>
    <w:rsid w:val="00705A6F"/>
    <w:rsid w:val="00705DFD"/>
    <w:rsid w:val="00706139"/>
    <w:rsid w:val="007061EF"/>
    <w:rsid w:val="00706640"/>
    <w:rsid w:val="007067BF"/>
    <w:rsid w:val="007067EC"/>
    <w:rsid w:val="00706A3C"/>
    <w:rsid w:val="00706AC2"/>
    <w:rsid w:val="00706F30"/>
    <w:rsid w:val="00707164"/>
    <w:rsid w:val="007100A6"/>
    <w:rsid w:val="007108F7"/>
    <w:rsid w:val="00710A0F"/>
    <w:rsid w:val="00710BAA"/>
    <w:rsid w:val="00711269"/>
    <w:rsid w:val="0071147C"/>
    <w:rsid w:val="007117A1"/>
    <w:rsid w:val="007118AF"/>
    <w:rsid w:val="0071195D"/>
    <w:rsid w:val="00711990"/>
    <w:rsid w:val="00711C0E"/>
    <w:rsid w:val="00711F2E"/>
    <w:rsid w:val="00712194"/>
    <w:rsid w:val="007124F5"/>
    <w:rsid w:val="007125E2"/>
    <w:rsid w:val="0071267C"/>
    <w:rsid w:val="00712979"/>
    <w:rsid w:val="00712B7C"/>
    <w:rsid w:val="00713EB5"/>
    <w:rsid w:val="00713F8B"/>
    <w:rsid w:val="0071454A"/>
    <w:rsid w:val="00714643"/>
    <w:rsid w:val="00714C04"/>
    <w:rsid w:val="00715055"/>
    <w:rsid w:val="0071508A"/>
    <w:rsid w:val="007152DF"/>
    <w:rsid w:val="00715398"/>
    <w:rsid w:val="0071545E"/>
    <w:rsid w:val="00715B55"/>
    <w:rsid w:val="00715B95"/>
    <w:rsid w:val="00715F8D"/>
    <w:rsid w:val="00715FF8"/>
    <w:rsid w:val="007162B8"/>
    <w:rsid w:val="00716FB2"/>
    <w:rsid w:val="0071701E"/>
    <w:rsid w:val="007171C5"/>
    <w:rsid w:val="007174CB"/>
    <w:rsid w:val="00717753"/>
    <w:rsid w:val="00717911"/>
    <w:rsid w:val="0072002C"/>
    <w:rsid w:val="00720327"/>
    <w:rsid w:val="00720693"/>
    <w:rsid w:val="007210D0"/>
    <w:rsid w:val="007211BB"/>
    <w:rsid w:val="007211EF"/>
    <w:rsid w:val="00721246"/>
    <w:rsid w:val="007218B3"/>
    <w:rsid w:val="00721A38"/>
    <w:rsid w:val="00721BFE"/>
    <w:rsid w:val="00721E1B"/>
    <w:rsid w:val="007220B6"/>
    <w:rsid w:val="007221D9"/>
    <w:rsid w:val="0072241E"/>
    <w:rsid w:val="00722898"/>
    <w:rsid w:val="00722A09"/>
    <w:rsid w:val="00722AA2"/>
    <w:rsid w:val="00722EFF"/>
    <w:rsid w:val="007236E9"/>
    <w:rsid w:val="00723BBD"/>
    <w:rsid w:val="00723C0E"/>
    <w:rsid w:val="00723E91"/>
    <w:rsid w:val="007240C1"/>
    <w:rsid w:val="007244B8"/>
    <w:rsid w:val="00724582"/>
    <w:rsid w:val="00724A42"/>
    <w:rsid w:val="00724E69"/>
    <w:rsid w:val="007256B7"/>
    <w:rsid w:val="00725834"/>
    <w:rsid w:val="00725AFD"/>
    <w:rsid w:val="00726110"/>
    <w:rsid w:val="00726179"/>
    <w:rsid w:val="0072650D"/>
    <w:rsid w:val="00726593"/>
    <w:rsid w:val="007266A1"/>
    <w:rsid w:val="00726711"/>
    <w:rsid w:val="00726AFC"/>
    <w:rsid w:val="00726D79"/>
    <w:rsid w:val="00727233"/>
    <w:rsid w:val="00727385"/>
    <w:rsid w:val="007279CB"/>
    <w:rsid w:val="0073018F"/>
    <w:rsid w:val="00730238"/>
    <w:rsid w:val="0073041A"/>
    <w:rsid w:val="00730581"/>
    <w:rsid w:val="00730DF0"/>
    <w:rsid w:val="00730E58"/>
    <w:rsid w:val="007317F8"/>
    <w:rsid w:val="00731805"/>
    <w:rsid w:val="0073181F"/>
    <w:rsid w:val="00731820"/>
    <w:rsid w:val="00731E41"/>
    <w:rsid w:val="00732148"/>
    <w:rsid w:val="00732B2C"/>
    <w:rsid w:val="00732E76"/>
    <w:rsid w:val="00732F17"/>
    <w:rsid w:val="007331C0"/>
    <w:rsid w:val="0073345F"/>
    <w:rsid w:val="0073396B"/>
    <w:rsid w:val="007340AF"/>
    <w:rsid w:val="00734703"/>
    <w:rsid w:val="00734774"/>
    <w:rsid w:val="00734DFA"/>
    <w:rsid w:val="00734F49"/>
    <w:rsid w:val="0073545F"/>
    <w:rsid w:val="00735750"/>
    <w:rsid w:val="00735861"/>
    <w:rsid w:val="00735AEF"/>
    <w:rsid w:val="00735CDD"/>
    <w:rsid w:val="00735D64"/>
    <w:rsid w:val="00735FB3"/>
    <w:rsid w:val="00735FC8"/>
    <w:rsid w:val="0073611A"/>
    <w:rsid w:val="0073673E"/>
    <w:rsid w:val="007368E5"/>
    <w:rsid w:val="00736A09"/>
    <w:rsid w:val="00736E42"/>
    <w:rsid w:val="0073706F"/>
    <w:rsid w:val="00737399"/>
    <w:rsid w:val="00737883"/>
    <w:rsid w:val="00737D13"/>
    <w:rsid w:val="00737E6F"/>
    <w:rsid w:val="00740D84"/>
    <w:rsid w:val="00741040"/>
    <w:rsid w:val="007416D8"/>
    <w:rsid w:val="00741A98"/>
    <w:rsid w:val="00741C11"/>
    <w:rsid w:val="007423E3"/>
    <w:rsid w:val="00742502"/>
    <w:rsid w:val="007427EB"/>
    <w:rsid w:val="00742AA9"/>
    <w:rsid w:val="007437C6"/>
    <w:rsid w:val="00743A1E"/>
    <w:rsid w:val="0074416B"/>
    <w:rsid w:val="0074416D"/>
    <w:rsid w:val="00744A7E"/>
    <w:rsid w:val="00744C47"/>
    <w:rsid w:val="0074546E"/>
    <w:rsid w:val="0074547E"/>
    <w:rsid w:val="007456B6"/>
    <w:rsid w:val="0074571B"/>
    <w:rsid w:val="00745C50"/>
    <w:rsid w:val="00745CC3"/>
    <w:rsid w:val="007461C7"/>
    <w:rsid w:val="00746A6B"/>
    <w:rsid w:val="00746B7B"/>
    <w:rsid w:val="00746C85"/>
    <w:rsid w:val="00746FA2"/>
    <w:rsid w:val="007473D4"/>
    <w:rsid w:val="00747765"/>
    <w:rsid w:val="007479F5"/>
    <w:rsid w:val="00747A42"/>
    <w:rsid w:val="00747D8B"/>
    <w:rsid w:val="007501BB"/>
    <w:rsid w:val="00750462"/>
    <w:rsid w:val="00750EAB"/>
    <w:rsid w:val="007510C2"/>
    <w:rsid w:val="00751125"/>
    <w:rsid w:val="007514EA"/>
    <w:rsid w:val="00751609"/>
    <w:rsid w:val="007518B7"/>
    <w:rsid w:val="00752272"/>
    <w:rsid w:val="007525BC"/>
    <w:rsid w:val="00752A68"/>
    <w:rsid w:val="00753076"/>
    <w:rsid w:val="0075341A"/>
    <w:rsid w:val="00753BB9"/>
    <w:rsid w:val="00754119"/>
    <w:rsid w:val="0075433A"/>
    <w:rsid w:val="00754A64"/>
    <w:rsid w:val="00754C38"/>
    <w:rsid w:val="00754D00"/>
    <w:rsid w:val="007551B4"/>
    <w:rsid w:val="0075538F"/>
    <w:rsid w:val="00755551"/>
    <w:rsid w:val="00755668"/>
    <w:rsid w:val="00755A8B"/>
    <w:rsid w:val="00755BC8"/>
    <w:rsid w:val="00755E0F"/>
    <w:rsid w:val="00756062"/>
    <w:rsid w:val="007561CC"/>
    <w:rsid w:val="007568E6"/>
    <w:rsid w:val="007573D4"/>
    <w:rsid w:val="00757854"/>
    <w:rsid w:val="00757B6A"/>
    <w:rsid w:val="00757DA1"/>
    <w:rsid w:val="00757F68"/>
    <w:rsid w:val="007602C9"/>
    <w:rsid w:val="00760409"/>
    <w:rsid w:val="007604A4"/>
    <w:rsid w:val="0076052B"/>
    <w:rsid w:val="00760768"/>
    <w:rsid w:val="0076076D"/>
    <w:rsid w:val="0076156C"/>
    <w:rsid w:val="00761984"/>
    <w:rsid w:val="00761B6B"/>
    <w:rsid w:val="00762AC8"/>
    <w:rsid w:val="00763353"/>
    <w:rsid w:val="007637EC"/>
    <w:rsid w:val="00763C88"/>
    <w:rsid w:val="00763FEF"/>
    <w:rsid w:val="0076425A"/>
    <w:rsid w:val="00764460"/>
    <w:rsid w:val="0076446F"/>
    <w:rsid w:val="00764DBC"/>
    <w:rsid w:val="00764EB0"/>
    <w:rsid w:val="00764EF2"/>
    <w:rsid w:val="00764F8A"/>
    <w:rsid w:val="007653E5"/>
    <w:rsid w:val="00765B63"/>
    <w:rsid w:val="00765BD2"/>
    <w:rsid w:val="00765D49"/>
    <w:rsid w:val="00765E6F"/>
    <w:rsid w:val="00765EA7"/>
    <w:rsid w:val="00765F3B"/>
    <w:rsid w:val="00766129"/>
    <w:rsid w:val="00766178"/>
    <w:rsid w:val="007663BD"/>
    <w:rsid w:val="00766DCF"/>
    <w:rsid w:val="00766EA6"/>
    <w:rsid w:val="00766F0F"/>
    <w:rsid w:val="007672E2"/>
    <w:rsid w:val="007676BF"/>
    <w:rsid w:val="00767911"/>
    <w:rsid w:val="007701AF"/>
    <w:rsid w:val="00770489"/>
    <w:rsid w:val="00770A77"/>
    <w:rsid w:val="00770B61"/>
    <w:rsid w:val="00770C52"/>
    <w:rsid w:val="00771089"/>
    <w:rsid w:val="007714FF"/>
    <w:rsid w:val="007717A1"/>
    <w:rsid w:val="00771A6C"/>
    <w:rsid w:val="00771B34"/>
    <w:rsid w:val="00771BD5"/>
    <w:rsid w:val="007724CF"/>
    <w:rsid w:val="00772ACD"/>
    <w:rsid w:val="00772DB4"/>
    <w:rsid w:val="00772DBB"/>
    <w:rsid w:val="007732F9"/>
    <w:rsid w:val="00773E36"/>
    <w:rsid w:val="007740B8"/>
    <w:rsid w:val="0077481D"/>
    <w:rsid w:val="00774AA8"/>
    <w:rsid w:val="00774D2D"/>
    <w:rsid w:val="0077595E"/>
    <w:rsid w:val="00775989"/>
    <w:rsid w:val="00775ACA"/>
    <w:rsid w:val="00775B8F"/>
    <w:rsid w:val="00776DDA"/>
    <w:rsid w:val="00777143"/>
    <w:rsid w:val="00777A55"/>
    <w:rsid w:val="00780FAC"/>
    <w:rsid w:val="00781B85"/>
    <w:rsid w:val="00781DCF"/>
    <w:rsid w:val="0078214E"/>
    <w:rsid w:val="00782510"/>
    <w:rsid w:val="007826BD"/>
    <w:rsid w:val="00782866"/>
    <w:rsid w:val="00782CD9"/>
    <w:rsid w:val="0078392B"/>
    <w:rsid w:val="00783DAC"/>
    <w:rsid w:val="00783F3A"/>
    <w:rsid w:val="00783F3F"/>
    <w:rsid w:val="00784267"/>
    <w:rsid w:val="007844E7"/>
    <w:rsid w:val="007849C9"/>
    <w:rsid w:val="00784A66"/>
    <w:rsid w:val="00784AEC"/>
    <w:rsid w:val="00784B00"/>
    <w:rsid w:val="0078567A"/>
    <w:rsid w:val="00785775"/>
    <w:rsid w:val="00785941"/>
    <w:rsid w:val="00785D4A"/>
    <w:rsid w:val="00785FE0"/>
    <w:rsid w:val="007860CB"/>
    <w:rsid w:val="00786430"/>
    <w:rsid w:val="00786511"/>
    <w:rsid w:val="00786B7E"/>
    <w:rsid w:val="00786CF1"/>
    <w:rsid w:val="007870D9"/>
    <w:rsid w:val="00787198"/>
    <w:rsid w:val="0078743A"/>
    <w:rsid w:val="007875D0"/>
    <w:rsid w:val="00787794"/>
    <w:rsid w:val="00787EF5"/>
    <w:rsid w:val="0079008D"/>
    <w:rsid w:val="007901D6"/>
    <w:rsid w:val="0079062C"/>
    <w:rsid w:val="00790730"/>
    <w:rsid w:val="0079083E"/>
    <w:rsid w:val="00790E06"/>
    <w:rsid w:val="00790FF2"/>
    <w:rsid w:val="007913D0"/>
    <w:rsid w:val="007916D2"/>
    <w:rsid w:val="007918E1"/>
    <w:rsid w:val="00791B76"/>
    <w:rsid w:val="00791F2C"/>
    <w:rsid w:val="00792135"/>
    <w:rsid w:val="00792838"/>
    <w:rsid w:val="00792ECE"/>
    <w:rsid w:val="00792F22"/>
    <w:rsid w:val="007933AE"/>
    <w:rsid w:val="00793A3B"/>
    <w:rsid w:val="007940C8"/>
    <w:rsid w:val="0079442A"/>
    <w:rsid w:val="0079470A"/>
    <w:rsid w:val="0079495F"/>
    <w:rsid w:val="00794A84"/>
    <w:rsid w:val="00794E3B"/>
    <w:rsid w:val="00795965"/>
    <w:rsid w:val="00795A77"/>
    <w:rsid w:val="00796CDC"/>
    <w:rsid w:val="00797444"/>
    <w:rsid w:val="007977FE"/>
    <w:rsid w:val="007979E9"/>
    <w:rsid w:val="00797E24"/>
    <w:rsid w:val="00797EA8"/>
    <w:rsid w:val="007A00F8"/>
    <w:rsid w:val="007A02C0"/>
    <w:rsid w:val="007A14F8"/>
    <w:rsid w:val="007A1537"/>
    <w:rsid w:val="007A18D4"/>
    <w:rsid w:val="007A1DB9"/>
    <w:rsid w:val="007A2312"/>
    <w:rsid w:val="007A253E"/>
    <w:rsid w:val="007A25F0"/>
    <w:rsid w:val="007A26D2"/>
    <w:rsid w:val="007A280E"/>
    <w:rsid w:val="007A2C84"/>
    <w:rsid w:val="007A2E54"/>
    <w:rsid w:val="007A2FE7"/>
    <w:rsid w:val="007A3321"/>
    <w:rsid w:val="007A3512"/>
    <w:rsid w:val="007A3584"/>
    <w:rsid w:val="007A383F"/>
    <w:rsid w:val="007A3963"/>
    <w:rsid w:val="007A3DAB"/>
    <w:rsid w:val="007A4125"/>
    <w:rsid w:val="007A4AEC"/>
    <w:rsid w:val="007A4B21"/>
    <w:rsid w:val="007A542B"/>
    <w:rsid w:val="007A5574"/>
    <w:rsid w:val="007A58C1"/>
    <w:rsid w:val="007A5FBE"/>
    <w:rsid w:val="007A6087"/>
    <w:rsid w:val="007A67BB"/>
    <w:rsid w:val="007A6ACC"/>
    <w:rsid w:val="007A74D9"/>
    <w:rsid w:val="007A76C7"/>
    <w:rsid w:val="007A7748"/>
    <w:rsid w:val="007A7A63"/>
    <w:rsid w:val="007A7CD0"/>
    <w:rsid w:val="007A7DCA"/>
    <w:rsid w:val="007A7FE2"/>
    <w:rsid w:val="007B038F"/>
    <w:rsid w:val="007B0702"/>
    <w:rsid w:val="007B0A6F"/>
    <w:rsid w:val="007B0FCD"/>
    <w:rsid w:val="007B128C"/>
    <w:rsid w:val="007B1304"/>
    <w:rsid w:val="007B1364"/>
    <w:rsid w:val="007B1532"/>
    <w:rsid w:val="007B1B12"/>
    <w:rsid w:val="007B1B7E"/>
    <w:rsid w:val="007B1CC2"/>
    <w:rsid w:val="007B25A1"/>
    <w:rsid w:val="007B3BBE"/>
    <w:rsid w:val="007B3C9E"/>
    <w:rsid w:val="007B4A9D"/>
    <w:rsid w:val="007B4DFC"/>
    <w:rsid w:val="007B4E17"/>
    <w:rsid w:val="007B58CB"/>
    <w:rsid w:val="007B5BC0"/>
    <w:rsid w:val="007B64BC"/>
    <w:rsid w:val="007B6678"/>
    <w:rsid w:val="007B6C55"/>
    <w:rsid w:val="007B6EAB"/>
    <w:rsid w:val="007B6FAC"/>
    <w:rsid w:val="007B7569"/>
    <w:rsid w:val="007B77D9"/>
    <w:rsid w:val="007B789E"/>
    <w:rsid w:val="007B7D59"/>
    <w:rsid w:val="007C05BE"/>
    <w:rsid w:val="007C0748"/>
    <w:rsid w:val="007C09BB"/>
    <w:rsid w:val="007C1084"/>
    <w:rsid w:val="007C1604"/>
    <w:rsid w:val="007C1A2F"/>
    <w:rsid w:val="007C249B"/>
    <w:rsid w:val="007C264E"/>
    <w:rsid w:val="007C27F3"/>
    <w:rsid w:val="007C2E12"/>
    <w:rsid w:val="007C30EC"/>
    <w:rsid w:val="007C31DA"/>
    <w:rsid w:val="007C359B"/>
    <w:rsid w:val="007C39D2"/>
    <w:rsid w:val="007C407C"/>
    <w:rsid w:val="007C42FA"/>
    <w:rsid w:val="007C4443"/>
    <w:rsid w:val="007C4518"/>
    <w:rsid w:val="007C47C4"/>
    <w:rsid w:val="007C50C1"/>
    <w:rsid w:val="007C5679"/>
    <w:rsid w:val="007C5807"/>
    <w:rsid w:val="007C5EAA"/>
    <w:rsid w:val="007C5F30"/>
    <w:rsid w:val="007C66B1"/>
    <w:rsid w:val="007C6A58"/>
    <w:rsid w:val="007C71F5"/>
    <w:rsid w:val="007C74D1"/>
    <w:rsid w:val="007C76D1"/>
    <w:rsid w:val="007C775B"/>
    <w:rsid w:val="007C778A"/>
    <w:rsid w:val="007C7A74"/>
    <w:rsid w:val="007C7C0E"/>
    <w:rsid w:val="007C7D33"/>
    <w:rsid w:val="007C7F6F"/>
    <w:rsid w:val="007D0259"/>
    <w:rsid w:val="007D0508"/>
    <w:rsid w:val="007D0986"/>
    <w:rsid w:val="007D09D8"/>
    <w:rsid w:val="007D0D0E"/>
    <w:rsid w:val="007D104E"/>
    <w:rsid w:val="007D18DA"/>
    <w:rsid w:val="007D2080"/>
    <w:rsid w:val="007D20C8"/>
    <w:rsid w:val="007D245C"/>
    <w:rsid w:val="007D2630"/>
    <w:rsid w:val="007D2B07"/>
    <w:rsid w:val="007D2C05"/>
    <w:rsid w:val="007D2C8C"/>
    <w:rsid w:val="007D2F0A"/>
    <w:rsid w:val="007D307A"/>
    <w:rsid w:val="007D3557"/>
    <w:rsid w:val="007D3610"/>
    <w:rsid w:val="007D3701"/>
    <w:rsid w:val="007D3BE2"/>
    <w:rsid w:val="007D3CDF"/>
    <w:rsid w:val="007D4281"/>
    <w:rsid w:val="007D4AB7"/>
    <w:rsid w:val="007D4DC9"/>
    <w:rsid w:val="007D4E4B"/>
    <w:rsid w:val="007D4FDA"/>
    <w:rsid w:val="007D5109"/>
    <w:rsid w:val="007D52C1"/>
    <w:rsid w:val="007D55B9"/>
    <w:rsid w:val="007D57B2"/>
    <w:rsid w:val="007D5E8C"/>
    <w:rsid w:val="007D5EDF"/>
    <w:rsid w:val="007D6178"/>
    <w:rsid w:val="007D698C"/>
    <w:rsid w:val="007D7010"/>
    <w:rsid w:val="007D7065"/>
    <w:rsid w:val="007D7733"/>
    <w:rsid w:val="007E00A9"/>
    <w:rsid w:val="007E0528"/>
    <w:rsid w:val="007E0727"/>
    <w:rsid w:val="007E0D60"/>
    <w:rsid w:val="007E1022"/>
    <w:rsid w:val="007E1115"/>
    <w:rsid w:val="007E1B33"/>
    <w:rsid w:val="007E1F9F"/>
    <w:rsid w:val="007E208A"/>
    <w:rsid w:val="007E23D6"/>
    <w:rsid w:val="007E32F9"/>
    <w:rsid w:val="007E370A"/>
    <w:rsid w:val="007E3901"/>
    <w:rsid w:val="007E393D"/>
    <w:rsid w:val="007E3AC5"/>
    <w:rsid w:val="007E401A"/>
    <w:rsid w:val="007E40A8"/>
    <w:rsid w:val="007E41B9"/>
    <w:rsid w:val="007E45E3"/>
    <w:rsid w:val="007E5367"/>
    <w:rsid w:val="007E5674"/>
    <w:rsid w:val="007E57CA"/>
    <w:rsid w:val="007E57F3"/>
    <w:rsid w:val="007E6095"/>
    <w:rsid w:val="007E657B"/>
    <w:rsid w:val="007E714B"/>
    <w:rsid w:val="007E7740"/>
    <w:rsid w:val="007E7D04"/>
    <w:rsid w:val="007F0170"/>
    <w:rsid w:val="007F0206"/>
    <w:rsid w:val="007F0BCF"/>
    <w:rsid w:val="007F0E0D"/>
    <w:rsid w:val="007F1086"/>
    <w:rsid w:val="007F10AE"/>
    <w:rsid w:val="007F12D5"/>
    <w:rsid w:val="007F13F9"/>
    <w:rsid w:val="007F1822"/>
    <w:rsid w:val="007F2661"/>
    <w:rsid w:val="007F2841"/>
    <w:rsid w:val="007F2C0C"/>
    <w:rsid w:val="007F32CD"/>
    <w:rsid w:val="007F35A4"/>
    <w:rsid w:val="007F3826"/>
    <w:rsid w:val="007F3D18"/>
    <w:rsid w:val="007F3E23"/>
    <w:rsid w:val="007F4562"/>
    <w:rsid w:val="007F4727"/>
    <w:rsid w:val="007F555E"/>
    <w:rsid w:val="007F57F4"/>
    <w:rsid w:val="007F5FC6"/>
    <w:rsid w:val="007F6945"/>
    <w:rsid w:val="007F69FF"/>
    <w:rsid w:val="007F6D6D"/>
    <w:rsid w:val="007F6FE9"/>
    <w:rsid w:val="007F700B"/>
    <w:rsid w:val="007F710E"/>
    <w:rsid w:val="007F7AE2"/>
    <w:rsid w:val="007F7D3D"/>
    <w:rsid w:val="00800B40"/>
    <w:rsid w:val="00800D51"/>
    <w:rsid w:val="00800EA4"/>
    <w:rsid w:val="00800EE0"/>
    <w:rsid w:val="00801040"/>
    <w:rsid w:val="00801740"/>
    <w:rsid w:val="00801B40"/>
    <w:rsid w:val="0080216B"/>
    <w:rsid w:val="008022B8"/>
    <w:rsid w:val="0080232C"/>
    <w:rsid w:val="008024ED"/>
    <w:rsid w:val="00802517"/>
    <w:rsid w:val="00802B9F"/>
    <w:rsid w:val="00803BCA"/>
    <w:rsid w:val="008042BA"/>
    <w:rsid w:val="008043E6"/>
    <w:rsid w:val="008049AD"/>
    <w:rsid w:val="00804CC8"/>
    <w:rsid w:val="00804E8F"/>
    <w:rsid w:val="008050A7"/>
    <w:rsid w:val="008057DA"/>
    <w:rsid w:val="0080581B"/>
    <w:rsid w:val="0080582F"/>
    <w:rsid w:val="00805E48"/>
    <w:rsid w:val="008062B7"/>
    <w:rsid w:val="00806862"/>
    <w:rsid w:val="00806F64"/>
    <w:rsid w:val="00807091"/>
    <w:rsid w:val="00807570"/>
    <w:rsid w:val="00807A4F"/>
    <w:rsid w:val="0081088D"/>
    <w:rsid w:val="008108E9"/>
    <w:rsid w:val="00810AB0"/>
    <w:rsid w:val="00810B08"/>
    <w:rsid w:val="00810BBD"/>
    <w:rsid w:val="008118CE"/>
    <w:rsid w:val="00811FF4"/>
    <w:rsid w:val="008126AD"/>
    <w:rsid w:val="0081279B"/>
    <w:rsid w:val="008127FD"/>
    <w:rsid w:val="00812FBC"/>
    <w:rsid w:val="0081344F"/>
    <w:rsid w:val="0081345B"/>
    <w:rsid w:val="00813892"/>
    <w:rsid w:val="00813A50"/>
    <w:rsid w:val="0081424A"/>
    <w:rsid w:val="008144E8"/>
    <w:rsid w:val="0081459A"/>
    <w:rsid w:val="00814607"/>
    <w:rsid w:val="008147D8"/>
    <w:rsid w:val="00814896"/>
    <w:rsid w:val="00814CBB"/>
    <w:rsid w:val="008155EA"/>
    <w:rsid w:val="00815864"/>
    <w:rsid w:val="00815A48"/>
    <w:rsid w:val="00815DD1"/>
    <w:rsid w:val="00815EE7"/>
    <w:rsid w:val="0081618E"/>
    <w:rsid w:val="008161C6"/>
    <w:rsid w:val="0081745E"/>
    <w:rsid w:val="008178C4"/>
    <w:rsid w:val="00820273"/>
    <w:rsid w:val="008202F2"/>
    <w:rsid w:val="00820634"/>
    <w:rsid w:val="00820823"/>
    <w:rsid w:val="008211DC"/>
    <w:rsid w:val="008212E2"/>
    <w:rsid w:val="0082132F"/>
    <w:rsid w:val="00821B07"/>
    <w:rsid w:val="00821C60"/>
    <w:rsid w:val="00821D01"/>
    <w:rsid w:val="008228F7"/>
    <w:rsid w:val="00822D36"/>
    <w:rsid w:val="00824CA2"/>
    <w:rsid w:val="00824DCF"/>
    <w:rsid w:val="00824F69"/>
    <w:rsid w:val="0082535D"/>
    <w:rsid w:val="00825503"/>
    <w:rsid w:val="008257CE"/>
    <w:rsid w:val="008257D2"/>
    <w:rsid w:val="00825CEB"/>
    <w:rsid w:val="0082618E"/>
    <w:rsid w:val="00826806"/>
    <w:rsid w:val="00826E06"/>
    <w:rsid w:val="008271A0"/>
    <w:rsid w:val="008279CB"/>
    <w:rsid w:val="00827A63"/>
    <w:rsid w:val="00830106"/>
    <w:rsid w:val="008307A5"/>
    <w:rsid w:val="00830B55"/>
    <w:rsid w:val="00830B93"/>
    <w:rsid w:val="00830DB4"/>
    <w:rsid w:val="00830EB0"/>
    <w:rsid w:val="00831EDD"/>
    <w:rsid w:val="008323A7"/>
    <w:rsid w:val="008324E8"/>
    <w:rsid w:val="00832768"/>
    <w:rsid w:val="008328CF"/>
    <w:rsid w:val="00832A0B"/>
    <w:rsid w:val="00832D07"/>
    <w:rsid w:val="00833274"/>
    <w:rsid w:val="008336FF"/>
    <w:rsid w:val="00833DBA"/>
    <w:rsid w:val="00834057"/>
    <w:rsid w:val="008340FF"/>
    <w:rsid w:val="008342E9"/>
    <w:rsid w:val="00834588"/>
    <w:rsid w:val="0083482A"/>
    <w:rsid w:val="0083499F"/>
    <w:rsid w:val="00834A30"/>
    <w:rsid w:val="00834BF1"/>
    <w:rsid w:val="008356D6"/>
    <w:rsid w:val="0083582B"/>
    <w:rsid w:val="00835898"/>
    <w:rsid w:val="008360A2"/>
    <w:rsid w:val="008360B9"/>
    <w:rsid w:val="00836649"/>
    <w:rsid w:val="00836B34"/>
    <w:rsid w:val="00836ED0"/>
    <w:rsid w:val="00836FA6"/>
    <w:rsid w:val="0083721B"/>
    <w:rsid w:val="008378C1"/>
    <w:rsid w:val="00837E7D"/>
    <w:rsid w:val="00840063"/>
    <w:rsid w:val="0084037F"/>
    <w:rsid w:val="008404B8"/>
    <w:rsid w:val="0084080D"/>
    <w:rsid w:val="008408BB"/>
    <w:rsid w:val="00840915"/>
    <w:rsid w:val="00840ADB"/>
    <w:rsid w:val="00840EDF"/>
    <w:rsid w:val="0084117D"/>
    <w:rsid w:val="008414A8"/>
    <w:rsid w:val="0084164D"/>
    <w:rsid w:val="0084166F"/>
    <w:rsid w:val="00841A34"/>
    <w:rsid w:val="00842270"/>
    <w:rsid w:val="008426B4"/>
    <w:rsid w:val="00842AFA"/>
    <w:rsid w:val="00842B16"/>
    <w:rsid w:val="00842D18"/>
    <w:rsid w:val="0084315F"/>
    <w:rsid w:val="00843794"/>
    <w:rsid w:val="00843C98"/>
    <w:rsid w:val="00843EE5"/>
    <w:rsid w:val="0084404C"/>
    <w:rsid w:val="00844741"/>
    <w:rsid w:val="00845553"/>
    <w:rsid w:val="00845569"/>
    <w:rsid w:val="00845AC0"/>
    <w:rsid w:val="00845F0A"/>
    <w:rsid w:val="0084647C"/>
    <w:rsid w:val="00846536"/>
    <w:rsid w:val="00846712"/>
    <w:rsid w:val="0084674C"/>
    <w:rsid w:val="008471BB"/>
    <w:rsid w:val="00847374"/>
    <w:rsid w:val="008475BB"/>
    <w:rsid w:val="00847949"/>
    <w:rsid w:val="00850157"/>
    <w:rsid w:val="00850BDE"/>
    <w:rsid w:val="00850C2C"/>
    <w:rsid w:val="00850F7C"/>
    <w:rsid w:val="0085131D"/>
    <w:rsid w:val="00851792"/>
    <w:rsid w:val="00851808"/>
    <w:rsid w:val="00851E78"/>
    <w:rsid w:val="00851EC5"/>
    <w:rsid w:val="0085223E"/>
    <w:rsid w:val="00852526"/>
    <w:rsid w:val="008526CB"/>
    <w:rsid w:val="00852BCE"/>
    <w:rsid w:val="00852DDB"/>
    <w:rsid w:val="00852E61"/>
    <w:rsid w:val="008533BB"/>
    <w:rsid w:val="008534C5"/>
    <w:rsid w:val="008536EF"/>
    <w:rsid w:val="00853800"/>
    <w:rsid w:val="00853B6A"/>
    <w:rsid w:val="008543B4"/>
    <w:rsid w:val="008546B7"/>
    <w:rsid w:val="008547B4"/>
    <w:rsid w:val="008547CF"/>
    <w:rsid w:val="00855383"/>
    <w:rsid w:val="008558DD"/>
    <w:rsid w:val="00855AD4"/>
    <w:rsid w:val="00855AED"/>
    <w:rsid w:val="00855EA6"/>
    <w:rsid w:val="008560F5"/>
    <w:rsid w:val="008561E4"/>
    <w:rsid w:val="0085655B"/>
    <w:rsid w:val="008566F2"/>
    <w:rsid w:val="00856768"/>
    <w:rsid w:val="00856A8E"/>
    <w:rsid w:val="00856ADC"/>
    <w:rsid w:val="00856C33"/>
    <w:rsid w:val="00856C6D"/>
    <w:rsid w:val="00857123"/>
    <w:rsid w:val="00857871"/>
    <w:rsid w:val="00860466"/>
    <w:rsid w:val="00860503"/>
    <w:rsid w:val="00860975"/>
    <w:rsid w:val="00860E8D"/>
    <w:rsid w:val="008612EC"/>
    <w:rsid w:val="00861B59"/>
    <w:rsid w:val="00862097"/>
    <w:rsid w:val="00862728"/>
    <w:rsid w:val="0086273D"/>
    <w:rsid w:val="00862815"/>
    <w:rsid w:val="0086291D"/>
    <w:rsid w:val="00863183"/>
    <w:rsid w:val="00863808"/>
    <w:rsid w:val="00863DDB"/>
    <w:rsid w:val="00863DF1"/>
    <w:rsid w:val="00863FB6"/>
    <w:rsid w:val="008642EC"/>
    <w:rsid w:val="0086444C"/>
    <w:rsid w:val="00864778"/>
    <w:rsid w:val="00864F90"/>
    <w:rsid w:val="008651AB"/>
    <w:rsid w:val="008656D0"/>
    <w:rsid w:val="00865956"/>
    <w:rsid w:val="00865CBB"/>
    <w:rsid w:val="008661EE"/>
    <w:rsid w:val="008668B8"/>
    <w:rsid w:val="00866AEB"/>
    <w:rsid w:val="00866B78"/>
    <w:rsid w:val="00866BD5"/>
    <w:rsid w:val="008672C3"/>
    <w:rsid w:val="00867BBF"/>
    <w:rsid w:val="00867E0E"/>
    <w:rsid w:val="0087025A"/>
    <w:rsid w:val="0087057C"/>
    <w:rsid w:val="00870596"/>
    <w:rsid w:val="00870599"/>
    <w:rsid w:val="008706D9"/>
    <w:rsid w:val="00870A74"/>
    <w:rsid w:val="00870FBB"/>
    <w:rsid w:val="008711B2"/>
    <w:rsid w:val="008715A9"/>
    <w:rsid w:val="008716A3"/>
    <w:rsid w:val="008717CA"/>
    <w:rsid w:val="008720CE"/>
    <w:rsid w:val="00872142"/>
    <w:rsid w:val="0087219C"/>
    <w:rsid w:val="00872435"/>
    <w:rsid w:val="00872447"/>
    <w:rsid w:val="0087244E"/>
    <w:rsid w:val="008726F3"/>
    <w:rsid w:val="00872ECB"/>
    <w:rsid w:val="00872F80"/>
    <w:rsid w:val="00873265"/>
    <w:rsid w:val="0087330A"/>
    <w:rsid w:val="0087365D"/>
    <w:rsid w:val="00873DA3"/>
    <w:rsid w:val="00873DAD"/>
    <w:rsid w:val="00874D48"/>
    <w:rsid w:val="00875099"/>
    <w:rsid w:val="0087515D"/>
    <w:rsid w:val="00875586"/>
    <w:rsid w:val="00875593"/>
    <w:rsid w:val="008756A3"/>
    <w:rsid w:val="008756EE"/>
    <w:rsid w:val="00875AE1"/>
    <w:rsid w:val="00875DD1"/>
    <w:rsid w:val="00876CBF"/>
    <w:rsid w:val="00876D3E"/>
    <w:rsid w:val="00876E37"/>
    <w:rsid w:val="008774D3"/>
    <w:rsid w:val="00877533"/>
    <w:rsid w:val="00880974"/>
    <w:rsid w:val="00880B54"/>
    <w:rsid w:val="00880DDD"/>
    <w:rsid w:val="00881328"/>
    <w:rsid w:val="008813BD"/>
    <w:rsid w:val="00881457"/>
    <w:rsid w:val="0088148E"/>
    <w:rsid w:val="008814AB"/>
    <w:rsid w:val="008818EF"/>
    <w:rsid w:val="008819AB"/>
    <w:rsid w:val="00881C01"/>
    <w:rsid w:val="00881F77"/>
    <w:rsid w:val="0088223A"/>
    <w:rsid w:val="00882533"/>
    <w:rsid w:val="0088275C"/>
    <w:rsid w:val="00882892"/>
    <w:rsid w:val="00882900"/>
    <w:rsid w:val="008829A4"/>
    <w:rsid w:val="00882A2A"/>
    <w:rsid w:val="00882A96"/>
    <w:rsid w:val="00883D84"/>
    <w:rsid w:val="0088406E"/>
    <w:rsid w:val="008841E7"/>
    <w:rsid w:val="008841F1"/>
    <w:rsid w:val="00884269"/>
    <w:rsid w:val="008845E4"/>
    <w:rsid w:val="0088499A"/>
    <w:rsid w:val="00884AA7"/>
    <w:rsid w:val="00884B3A"/>
    <w:rsid w:val="008858C1"/>
    <w:rsid w:val="00885A80"/>
    <w:rsid w:val="00885C27"/>
    <w:rsid w:val="008876C6"/>
    <w:rsid w:val="0089016F"/>
    <w:rsid w:val="008903C0"/>
    <w:rsid w:val="008903EA"/>
    <w:rsid w:val="00890E37"/>
    <w:rsid w:val="00890EBA"/>
    <w:rsid w:val="00890EFC"/>
    <w:rsid w:val="00891245"/>
    <w:rsid w:val="00891396"/>
    <w:rsid w:val="0089154A"/>
    <w:rsid w:val="008915CD"/>
    <w:rsid w:val="00891752"/>
    <w:rsid w:val="008918E6"/>
    <w:rsid w:val="00891B7D"/>
    <w:rsid w:val="00891F0E"/>
    <w:rsid w:val="00892063"/>
    <w:rsid w:val="0089213D"/>
    <w:rsid w:val="00892462"/>
    <w:rsid w:val="0089310C"/>
    <w:rsid w:val="00893860"/>
    <w:rsid w:val="00894C16"/>
    <w:rsid w:val="00895694"/>
    <w:rsid w:val="0089624E"/>
    <w:rsid w:val="00896268"/>
    <w:rsid w:val="00896434"/>
    <w:rsid w:val="00896588"/>
    <w:rsid w:val="00896A24"/>
    <w:rsid w:val="00896A65"/>
    <w:rsid w:val="00896AD8"/>
    <w:rsid w:val="00896BA4"/>
    <w:rsid w:val="00896D7E"/>
    <w:rsid w:val="00897470"/>
    <w:rsid w:val="00897537"/>
    <w:rsid w:val="00897A1E"/>
    <w:rsid w:val="00897C03"/>
    <w:rsid w:val="00897FA6"/>
    <w:rsid w:val="008A01A9"/>
    <w:rsid w:val="008A039E"/>
    <w:rsid w:val="008A0456"/>
    <w:rsid w:val="008A0C05"/>
    <w:rsid w:val="008A0C57"/>
    <w:rsid w:val="008A0D95"/>
    <w:rsid w:val="008A17BD"/>
    <w:rsid w:val="008A1A01"/>
    <w:rsid w:val="008A1D36"/>
    <w:rsid w:val="008A222F"/>
    <w:rsid w:val="008A2D8C"/>
    <w:rsid w:val="008A34A9"/>
    <w:rsid w:val="008A38FF"/>
    <w:rsid w:val="008A4412"/>
    <w:rsid w:val="008A4549"/>
    <w:rsid w:val="008A495E"/>
    <w:rsid w:val="008A4DC4"/>
    <w:rsid w:val="008A6618"/>
    <w:rsid w:val="008A6677"/>
    <w:rsid w:val="008A6AEB"/>
    <w:rsid w:val="008A6B31"/>
    <w:rsid w:val="008A6EF3"/>
    <w:rsid w:val="008A7059"/>
    <w:rsid w:val="008A72FE"/>
    <w:rsid w:val="008A7623"/>
    <w:rsid w:val="008A7EFE"/>
    <w:rsid w:val="008B02A0"/>
    <w:rsid w:val="008B1031"/>
    <w:rsid w:val="008B1447"/>
    <w:rsid w:val="008B1FB3"/>
    <w:rsid w:val="008B2178"/>
    <w:rsid w:val="008B2387"/>
    <w:rsid w:val="008B2683"/>
    <w:rsid w:val="008B2997"/>
    <w:rsid w:val="008B3186"/>
    <w:rsid w:val="008B3678"/>
    <w:rsid w:val="008B388E"/>
    <w:rsid w:val="008B3D32"/>
    <w:rsid w:val="008B4B95"/>
    <w:rsid w:val="008B5231"/>
    <w:rsid w:val="008B5700"/>
    <w:rsid w:val="008B5AEC"/>
    <w:rsid w:val="008B5E89"/>
    <w:rsid w:val="008B6187"/>
    <w:rsid w:val="008B649F"/>
    <w:rsid w:val="008B67A0"/>
    <w:rsid w:val="008B6A83"/>
    <w:rsid w:val="008B6C52"/>
    <w:rsid w:val="008B6DC4"/>
    <w:rsid w:val="008B6DED"/>
    <w:rsid w:val="008B7498"/>
    <w:rsid w:val="008B7C17"/>
    <w:rsid w:val="008C032E"/>
    <w:rsid w:val="008C0A6D"/>
    <w:rsid w:val="008C0DFA"/>
    <w:rsid w:val="008C1327"/>
    <w:rsid w:val="008C144B"/>
    <w:rsid w:val="008C24BB"/>
    <w:rsid w:val="008C2B9B"/>
    <w:rsid w:val="008C2BA9"/>
    <w:rsid w:val="008C2CA9"/>
    <w:rsid w:val="008C2E29"/>
    <w:rsid w:val="008C2E9D"/>
    <w:rsid w:val="008C2F56"/>
    <w:rsid w:val="008C345F"/>
    <w:rsid w:val="008C3616"/>
    <w:rsid w:val="008C3746"/>
    <w:rsid w:val="008C37CB"/>
    <w:rsid w:val="008C3ADF"/>
    <w:rsid w:val="008C4413"/>
    <w:rsid w:val="008C4A8F"/>
    <w:rsid w:val="008C5024"/>
    <w:rsid w:val="008C5830"/>
    <w:rsid w:val="008C6022"/>
    <w:rsid w:val="008C6184"/>
    <w:rsid w:val="008C6E3F"/>
    <w:rsid w:val="008C7BA9"/>
    <w:rsid w:val="008C7C16"/>
    <w:rsid w:val="008D0BBE"/>
    <w:rsid w:val="008D2238"/>
    <w:rsid w:val="008D22AE"/>
    <w:rsid w:val="008D24B0"/>
    <w:rsid w:val="008D2632"/>
    <w:rsid w:val="008D29EA"/>
    <w:rsid w:val="008D2AFB"/>
    <w:rsid w:val="008D2B30"/>
    <w:rsid w:val="008D2DED"/>
    <w:rsid w:val="008D2F32"/>
    <w:rsid w:val="008D322F"/>
    <w:rsid w:val="008D387C"/>
    <w:rsid w:val="008D3994"/>
    <w:rsid w:val="008D3C52"/>
    <w:rsid w:val="008D404D"/>
    <w:rsid w:val="008D4195"/>
    <w:rsid w:val="008D457C"/>
    <w:rsid w:val="008D464B"/>
    <w:rsid w:val="008D4776"/>
    <w:rsid w:val="008D4BA6"/>
    <w:rsid w:val="008D4BAD"/>
    <w:rsid w:val="008D4C54"/>
    <w:rsid w:val="008D4EE0"/>
    <w:rsid w:val="008D5329"/>
    <w:rsid w:val="008D54C0"/>
    <w:rsid w:val="008D553A"/>
    <w:rsid w:val="008D5D27"/>
    <w:rsid w:val="008D5F6F"/>
    <w:rsid w:val="008D5F90"/>
    <w:rsid w:val="008D6058"/>
    <w:rsid w:val="008D617D"/>
    <w:rsid w:val="008D61D2"/>
    <w:rsid w:val="008D63CE"/>
    <w:rsid w:val="008D63E2"/>
    <w:rsid w:val="008D6418"/>
    <w:rsid w:val="008D6776"/>
    <w:rsid w:val="008D6A02"/>
    <w:rsid w:val="008D6A35"/>
    <w:rsid w:val="008D6ACF"/>
    <w:rsid w:val="008E03F7"/>
    <w:rsid w:val="008E03FF"/>
    <w:rsid w:val="008E0977"/>
    <w:rsid w:val="008E0AE9"/>
    <w:rsid w:val="008E1880"/>
    <w:rsid w:val="008E18AB"/>
    <w:rsid w:val="008E1DC8"/>
    <w:rsid w:val="008E241E"/>
    <w:rsid w:val="008E2BA0"/>
    <w:rsid w:val="008E3419"/>
    <w:rsid w:val="008E34CA"/>
    <w:rsid w:val="008E388A"/>
    <w:rsid w:val="008E3AD0"/>
    <w:rsid w:val="008E4874"/>
    <w:rsid w:val="008E4A3C"/>
    <w:rsid w:val="008E5165"/>
    <w:rsid w:val="008E51EC"/>
    <w:rsid w:val="008E5350"/>
    <w:rsid w:val="008E537B"/>
    <w:rsid w:val="008E5471"/>
    <w:rsid w:val="008E5A3F"/>
    <w:rsid w:val="008E65D6"/>
    <w:rsid w:val="008E6A0E"/>
    <w:rsid w:val="008E6C39"/>
    <w:rsid w:val="008E7065"/>
    <w:rsid w:val="008E77F0"/>
    <w:rsid w:val="008E783E"/>
    <w:rsid w:val="008F01CE"/>
    <w:rsid w:val="008F02E8"/>
    <w:rsid w:val="008F031B"/>
    <w:rsid w:val="008F0443"/>
    <w:rsid w:val="008F0674"/>
    <w:rsid w:val="008F0A26"/>
    <w:rsid w:val="008F1200"/>
    <w:rsid w:val="008F1588"/>
    <w:rsid w:val="008F16FC"/>
    <w:rsid w:val="008F1743"/>
    <w:rsid w:val="008F1CE8"/>
    <w:rsid w:val="008F20E9"/>
    <w:rsid w:val="008F2100"/>
    <w:rsid w:val="008F2275"/>
    <w:rsid w:val="008F27AD"/>
    <w:rsid w:val="008F2AD6"/>
    <w:rsid w:val="008F2C5F"/>
    <w:rsid w:val="008F30B7"/>
    <w:rsid w:val="008F3228"/>
    <w:rsid w:val="008F32CA"/>
    <w:rsid w:val="008F33F3"/>
    <w:rsid w:val="008F380B"/>
    <w:rsid w:val="008F3A08"/>
    <w:rsid w:val="008F3BF7"/>
    <w:rsid w:val="008F3CC9"/>
    <w:rsid w:val="008F3E37"/>
    <w:rsid w:val="008F423E"/>
    <w:rsid w:val="008F437A"/>
    <w:rsid w:val="008F4617"/>
    <w:rsid w:val="008F46CB"/>
    <w:rsid w:val="008F4772"/>
    <w:rsid w:val="008F4A6C"/>
    <w:rsid w:val="008F4C32"/>
    <w:rsid w:val="008F582E"/>
    <w:rsid w:val="008F58DD"/>
    <w:rsid w:val="008F5A42"/>
    <w:rsid w:val="008F5B53"/>
    <w:rsid w:val="008F5E12"/>
    <w:rsid w:val="008F5FBD"/>
    <w:rsid w:val="008F6610"/>
    <w:rsid w:val="008F7A6E"/>
    <w:rsid w:val="008F7B33"/>
    <w:rsid w:val="0090002C"/>
    <w:rsid w:val="009002D3"/>
    <w:rsid w:val="009007DA"/>
    <w:rsid w:val="00900B65"/>
    <w:rsid w:val="00900E5D"/>
    <w:rsid w:val="00901128"/>
    <w:rsid w:val="00901414"/>
    <w:rsid w:val="00901646"/>
    <w:rsid w:val="00901851"/>
    <w:rsid w:val="0090264C"/>
    <w:rsid w:val="00902A32"/>
    <w:rsid w:val="00903567"/>
    <w:rsid w:val="00904290"/>
    <w:rsid w:val="00904414"/>
    <w:rsid w:val="00904A13"/>
    <w:rsid w:val="00904A7B"/>
    <w:rsid w:val="00904C79"/>
    <w:rsid w:val="00904CA5"/>
    <w:rsid w:val="0090526F"/>
    <w:rsid w:val="0090535E"/>
    <w:rsid w:val="009057B5"/>
    <w:rsid w:val="00905B39"/>
    <w:rsid w:val="00905F8C"/>
    <w:rsid w:val="0090687A"/>
    <w:rsid w:val="009069CB"/>
    <w:rsid w:val="00906F4B"/>
    <w:rsid w:val="009071B6"/>
    <w:rsid w:val="00907248"/>
    <w:rsid w:val="009072FE"/>
    <w:rsid w:val="00907D53"/>
    <w:rsid w:val="00907E24"/>
    <w:rsid w:val="00907F39"/>
    <w:rsid w:val="009106EE"/>
    <w:rsid w:val="009106F5"/>
    <w:rsid w:val="00910704"/>
    <w:rsid w:val="00910B6F"/>
    <w:rsid w:val="00910D63"/>
    <w:rsid w:val="00910DD0"/>
    <w:rsid w:val="00911812"/>
    <w:rsid w:val="00911B0B"/>
    <w:rsid w:val="009122AE"/>
    <w:rsid w:val="00912647"/>
    <w:rsid w:val="00912BEE"/>
    <w:rsid w:val="0091302D"/>
    <w:rsid w:val="00913136"/>
    <w:rsid w:val="00913139"/>
    <w:rsid w:val="00913C12"/>
    <w:rsid w:val="009142A0"/>
    <w:rsid w:val="00914590"/>
    <w:rsid w:val="0091574F"/>
    <w:rsid w:val="00915B5E"/>
    <w:rsid w:val="00916000"/>
    <w:rsid w:val="00916E93"/>
    <w:rsid w:val="00917151"/>
    <w:rsid w:val="009178A3"/>
    <w:rsid w:val="009179D8"/>
    <w:rsid w:val="00917BDB"/>
    <w:rsid w:val="00917EAC"/>
    <w:rsid w:val="00917F55"/>
    <w:rsid w:val="00920176"/>
    <w:rsid w:val="009202F9"/>
    <w:rsid w:val="009203E0"/>
    <w:rsid w:val="00920467"/>
    <w:rsid w:val="00921403"/>
    <w:rsid w:val="00921574"/>
    <w:rsid w:val="00921DAD"/>
    <w:rsid w:val="00921E1E"/>
    <w:rsid w:val="0092213E"/>
    <w:rsid w:val="0092222D"/>
    <w:rsid w:val="0092229C"/>
    <w:rsid w:val="009223D1"/>
    <w:rsid w:val="00922405"/>
    <w:rsid w:val="009225E3"/>
    <w:rsid w:val="009226F3"/>
    <w:rsid w:val="009229EC"/>
    <w:rsid w:val="00922AF7"/>
    <w:rsid w:val="00922F0B"/>
    <w:rsid w:val="00923FE7"/>
    <w:rsid w:val="00924433"/>
    <w:rsid w:val="00924A07"/>
    <w:rsid w:val="00924AFF"/>
    <w:rsid w:val="00924C23"/>
    <w:rsid w:val="00924E88"/>
    <w:rsid w:val="00925750"/>
    <w:rsid w:val="00925B57"/>
    <w:rsid w:val="00926396"/>
    <w:rsid w:val="009266F4"/>
    <w:rsid w:val="009267EB"/>
    <w:rsid w:val="0092708A"/>
    <w:rsid w:val="009276F2"/>
    <w:rsid w:val="00927817"/>
    <w:rsid w:val="009279D7"/>
    <w:rsid w:val="00927A22"/>
    <w:rsid w:val="00927A96"/>
    <w:rsid w:val="00927D0A"/>
    <w:rsid w:val="0093039B"/>
    <w:rsid w:val="00930717"/>
    <w:rsid w:val="009308F0"/>
    <w:rsid w:val="00930A94"/>
    <w:rsid w:val="00930EC2"/>
    <w:rsid w:val="00931099"/>
    <w:rsid w:val="0093160F"/>
    <w:rsid w:val="00932180"/>
    <w:rsid w:val="0093235F"/>
    <w:rsid w:val="00932792"/>
    <w:rsid w:val="00932A5C"/>
    <w:rsid w:val="00932EF9"/>
    <w:rsid w:val="00933341"/>
    <w:rsid w:val="009337F8"/>
    <w:rsid w:val="0093404E"/>
    <w:rsid w:val="0093492F"/>
    <w:rsid w:val="00934DC1"/>
    <w:rsid w:val="0093578C"/>
    <w:rsid w:val="00935F07"/>
    <w:rsid w:val="00935F9F"/>
    <w:rsid w:val="009365CD"/>
    <w:rsid w:val="009369D7"/>
    <w:rsid w:val="00936E91"/>
    <w:rsid w:val="00936FB2"/>
    <w:rsid w:val="00940000"/>
    <w:rsid w:val="00940026"/>
    <w:rsid w:val="009402E6"/>
    <w:rsid w:val="009406ED"/>
    <w:rsid w:val="009407AA"/>
    <w:rsid w:val="00940C8D"/>
    <w:rsid w:val="00941026"/>
    <w:rsid w:val="009410FF"/>
    <w:rsid w:val="0094111F"/>
    <w:rsid w:val="0094124F"/>
    <w:rsid w:val="0094171C"/>
    <w:rsid w:val="00941AFC"/>
    <w:rsid w:val="00941C4D"/>
    <w:rsid w:val="00941CF6"/>
    <w:rsid w:val="0094208F"/>
    <w:rsid w:val="009423FF"/>
    <w:rsid w:val="009427F7"/>
    <w:rsid w:val="009429EA"/>
    <w:rsid w:val="00943497"/>
    <w:rsid w:val="00943773"/>
    <w:rsid w:val="0094379E"/>
    <w:rsid w:val="0094380D"/>
    <w:rsid w:val="00943BC2"/>
    <w:rsid w:val="00944416"/>
    <w:rsid w:val="00944A9C"/>
    <w:rsid w:val="00944DF1"/>
    <w:rsid w:val="00944E50"/>
    <w:rsid w:val="00945264"/>
    <w:rsid w:val="0094532A"/>
    <w:rsid w:val="009453BD"/>
    <w:rsid w:val="00945706"/>
    <w:rsid w:val="00946255"/>
    <w:rsid w:val="00946501"/>
    <w:rsid w:val="00946AFB"/>
    <w:rsid w:val="00946C5F"/>
    <w:rsid w:val="00947284"/>
    <w:rsid w:val="0094741E"/>
    <w:rsid w:val="00947726"/>
    <w:rsid w:val="0094793C"/>
    <w:rsid w:val="00947F7F"/>
    <w:rsid w:val="009505E0"/>
    <w:rsid w:val="0095092D"/>
    <w:rsid w:val="00950C0E"/>
    <w:rsid w:val="009511C7"/>
    <w:rsid w:val="0095146F"/>
    <w:rsid w:val="009519B0"/>
    <w:rsid w:val="00951DEB"/>
    <w:rsid w:val="009524C0"/>
    <w:rsid w:val="0095266A"/>
    <w:rsid w:val="00952B89"/>
    <w:rsid w:val="00953198"/>
    <w:rsid w:val="0095319C"/>
    <w:rsid w:val="009536A9"/>
    <w:rsid w:val="00953752"/>
    <w:rsid w:val="009538BA"/>
    <w:rsid w:val="0095394E"/>
    <w:rsid w:val="009540CA"/>
    <w:rsid w:val="009545B9"/>
    <w:rsid w:val="0095468B"/>
    <w:rsid w:val="00954926"/>
    <w:rsid w:val="009551C6"/>
    <w:rsid w:val="00955296"/>
    <w:rsid w:val="009553ED"/>
    <w:rsid w:val="00955410"/>
    <w:rsid w:val="00955B4B"/>
    <w:rsid w:val="00955BFE"/>
    <w:rsid w:val="00955F9D"/>
    <w:rsid w:val="009560D9"/>
    <w:rsid w:val="00956331"/>
    <w:rsid w:val="009563A4"/>
    <w:rsid w:val="00956595"/>
    <w:rsid w:val="009569DD"/>
    <w:rsid w:val="00956F38"/>
    <w:rsid w:val="0095712F"/>
    <w:rsid w:val="00957290"/>
    <w:rsid w:val="009573BA"/>
    <w:rsid w:val="009573CF"/>
    <w:rsid w:val="0095784E"/>
    <w:rsid w:val="00957B42"/>
    <w:rsid w:val="00957BF9"/>
    <w:rsid w:val="00957F2F"/>
    <w:rsid w:val="009603D5"/>
    <w:rsid w:val="009604CF"/>
    <w:rsid w:val="009605E7"/>
    <w:rsid w:val="00961056"/>
    <w:rsid w:val="00961123"/>
    <w:rsid w:val="00961178"/>
    <w:rsid w:val="00961760"/>
    <w:rsid w:val="009617D5"/>
    <w:rsid w:val="00961B30"/>
    <w:rsid w:val="00961F72"/>
    <w:rsid w:val="00962E8A"/>
    <w:rsid w:val="00963047"/>
    <w:rsid w:val="00963058"/>
    <w:rsid w:val="009638CE"/>
    <w:rsid w:val="0096412B"/>
    <w:rsid w:val="009643DE"/>
    <w:rsid w:val="0096445D"/>
    <w:rsid w:val="009646F8"/>
    <w:rsid w:val="0096519A"/>
    <w:rsid w:val="00965C94"/>
    <w:rsid w:val="00965D16"/>
    <w:rsid w:val="00965FE8"/>
    <w:rsid w:val="00966248"/>
    <w:rsid w:val="0096634A"/>
    <w:rsid w:val="009665B6"/>
    <w:rsid w:val="00966A13"/>
    <w:rsid w:val="00966D9B"/>
    <w:rsid w:val="0096708D"/>
    <w:rsid w:val="009676FA"/>
    <w:rsid w:val="00967823"/>
    <w:rsid w:val="009708B4"/>
    <w:rsid w:val="00970962"/>
    <w:rsid w:val="00970C78"/>
    <w:rsid w:val="00970F3E"/>
    <w:rsid w:val="00971944"/>
    <w:rsid w:val="009719D8"/>
    <w:rsid w:val="00971AB4"/>
    <w:rsid w:val="00971D2B"/>
    <w:rsid w:val="00972131"/>
    <w:rsid w:val="0097232C"/>
    <w:rsid w:val="00972467"/>
    <w:rsid w:val="00972D65"/>
    <w:rsid w:val="00973049"/>
    <w:rsid w:val="00973551"/>
    <w:rsid w:val="00973EFA"/>
    <w:rsid w:val="00974CC5"/>
    <w:rsid w:val="00975196"/>
    <w:rsid w:val="0097544A"/>
    <w:rsid w:val="009759DB"/>
    <w:rsid w:val="00975EC0"/>
    <w:rsid w:val="009762FA"/>
    <w:rsid w:val="00976501"/>
    <w:rsid w:val="00976D57"/>
    <w:rsid w:val="00976E7E"/>
    <w:rsid w:val="0097700E"/>
    <w:rsid w:val="009775FD"/>
    <w:rsid w:val="009777FF"/>
    <w:rsid w:val="009778A4"/>
    <w:rsid w:val="00977A51"/>
    <w:rsid w:val="00977D1C"/>
    <w:rsid w:val="009801E9"/>
    <w:rsid w:val="00980574"/>
    <w:rsid w:val="009809A5"/>
    <w:rsid w:val="00980ACC"/>
    <w:rsid w:val="009811A0"/>
    <w:rsid w:val="009815E1"/>
    <w:rsid w:val="00981E8E"/>
    <w:rsid w:val="00981F21"/>
    <w:rsid w:val="0098204A"/>
    <w:rsid w:val="0098242D"/>
    <w:rsid w:val="00982753"/>
    <w:rsid w:val="009831E6"/>
    <w:rsid w:val="00983348"/>
    <w:rsid w:val="00983651"/>
    <w:rsid w:val="009839E3"/>
    <w:rsid w:val="00983E75"/>
    <w:rsid w:val="00983E7A"/>
    <w:rsid w:val="00984118"/>
    <w:rsid w:val="009842B8"/>
    <w:rsid w:val="00984347"/>
    <w:rsid w:val="009849A7"/>
    <w:rsid w:val="00984A28"/>
    <w:rsid w:val="00984ADC"/>
    <w:rsid w:val="00984DE3"/>
    <w:rsid w:val="00984EC3"/>
    <w:rsid w:val="00985026"/>
    <w:rsid w:val="009852AC"/>
    <w:rsid w:val="0098540E"/>
    <w:rsid w:val="00985596"/>
    <w:rsid w:val="009855C2"/>
    <w:rsid w:val="009866CA"/>
    <w:rsid w:val="00986779"/>
    <w:rsid w:val="009868EA"/>
    <w:rsid w:val="00986E7F"/>
    <w:rsid w:val="00986F1E"/>
    <w:rsid w:val="00986F99"/>
    <w:rsid w:val="00986FCA"/>
    <w:rsid w:val="0098712D"/>
    <w:rsid w:val="00987337"/>
    <w:rsid w:val="0098770A"/>
    <w:rsid w:val="00987A97"/>
    <w:rsid w:val="00987AFD"/>
    <w:rsid w:val="00987CEE"/>
    <w:rsid w:val="00990092"/>
    <w:rsid w:val="009907F3"/>
    <w:rsid w:val="00990822"/>
    <w:rsid w:val="00990EA4"/>
    <w:rsid w:val="009911B9"/>
    <w:rsid w:val="009914E5"/>
    <w:rsid w:val="009915C8"/>
    <w:rsid w:val="0099196C"/>
    <w:rsid w:val="00991CA0"/>
    <w:rsid w:val="00992011"/>
    <w:rsid w:val="009920E8"/>
    <w:rsid w:val="00992296"/>
    <w:rsid w:val="00992373"/>
    <w:rsid w:val="009927FB"/>
    <w:rsid w:val="00992DEE"/>
    <w:rsid w:val="00992EEC"/>
    <w:rsid w:val="00993884"/>
    <w:rsid w:val="0099393D"/>
    <w:rsid w:val="00993AE3"/>
    <w:rsid w:val="00993AE6"/>
    <w:rsid w:val="00993BB7"/>
    <w:rsid w:val="00994562"/>
    <w:rsid w:val="009946A8"/>
    <w:rsid w:val="009948A2"/>
    <w:rsid w:val="00994C34"/>
    <w:rsid w:val="00994DE8"/>
    <w:rsid w:val="00995024"/>
    <w:rsid w:val="009952CF"/>
    <w:rsid w:val="00995B9B"/>
    <w:rsid w:val="00995C6E"/>
    <w:rsid w:val="009966D8"/>
    <w:rsid w:val="00996B17"/>
    <w:rsid w:val="00996EF6"/>
    <w:rsid w:val="00997641"/>
    <w:rsid w:val="009979BD"/>
    <w:rsid w:val="00997D91"/>
    <w:rsid w:val="00997F91"/>
    <w:rsid w:val="009A0A7C"/>
    <w:rsid w:val="009A0EFC"/>
    <w:rsid w:val="009A142A"/>
    <w:rsid w:val="009A1BEF"/>
    <w:rsid w:val="009A1C71"/>
    <w:rsid w:val="009A2637"/>
    <w:rsid w:val="009A2774"/>
    <w:rsid w:val="009A2B01"/>
    <w:rsid w:val="009A325F"/>
    <w:rsid w:val="009A3B37"/>
    <w:rsid w:val="009A3C8C"/>
    <w:rsid w:val="009A3CC6"/>
    <w:rsid w:val="009A4330"/>
    <w:rsid w:val="009A4331"/>
    <w:rsid w:val="009A4543"/>
    <w:rsid w:val="009A4A9C"/>
    <w:rsid w:val="009A4BB7"/>
    <w:rsid w:val="009A5228"/>
    <w:rsid w:val="009A5481"/>
    <w:rsid w:val="009A578B"/>
    <w:rsid w:val="009A62EE"/>
    <w:rsid w:val="009A63D1"/>
    <w:rsid w:val="009A6458"/>
    <w:rsid w:val="009A651D"/>
    <w:rsid w:val="009A6554"/>
    <w:rsid w:val="009A6701"/>
    <w:rsid w:val="009A6B8A"/>
    <w:rsid w:val="009A6FFE"/>
    <w:rsid w:val="009A7751"/>
    <w:rsid w:val="009A7B97"/>
    <w:rsid w:val="009B00C1"/>
    <w:rsid w:val="009B03F1"/>
    <w:rsid w:val="009B188C"/>
    <w:rsid w:val="009B18D9"/>
    <w:rsid w:val="009B1BBA"/>
    <w:rsid w:val="009B1EB8"/>
    <w:rsid w:val="009B2159"/>
    <w:rsid w:val="009B2367"/>
    <w:rsid w:val="009B24F6"/>
    <w:rsid w:val="009B2621"/>
    <w:rsid w:val="009B2A97"/>
    <w:rsid w:val="009B2CE5"/>
    <w:rsid w:val="009B2D65"/>
    <w:rsid w:val="009B2F8B"/>
    <w:rsid w:val="009B3033"/>
    <w:rsid w:val="009B3F50"/>
    <w:rsid w:val="009B408C"/>
    <w:rsid w:val="009B4469"/>
    <w:rsid w:val="009B4737"/>
    <w:rsid w:val="009B4C5B"/>
    <w:rsid w:val="009B4CC6"/>
    <w:rsid w:val="009B5070"/>
    <w:rsid w:val="009B577F"/>
    <w:rsid w:val="009B57FA"/>
    <w:rsid w:val="009B5AA2"/>
    <w:rsid w:val="009B5B4D"/>
    <w:rsid w:val="009B5E41"/>
    <w:rsid w:val="009B5EF5"/>
    <w:rsid w:val="009B65B5"/>
    <w:rsid w:val="009B71CB"/>
    <w:rsid w:val="009B7B92"/>
    <w:rsid w:val="009B7F7D"/>
    <w:rsid w:val="009C0170"/>
    <w:rsid w:val="009C0450"/>
    <w:rsid w:val="009C0811"/>
    <w:rsid w:val="009C1365"/>
    <w:rsid w:val="009C1641"/>
    <w:rsid w:val="009C180B"/>
    <w:rsid w:val="009C180E"/>
    <w:rsid w:val="009C19EF"/>
    <w:rsid w:val="009C1BBA"/>
    <w:rsid w:val="009C2086"/>
    <w:rsid w:val="009C2712"/>
    <w:rsid w:val="009C2C81"/>
    <w:rsid w:val="009C2F0B"/>
    <w:rsid w:val="009C30EF"/>
    <w:rsid w:val="009C374E"/>
    <w:rsid w:val="009C3B6D"/>
    <w:rsid w:val="009C3D04"/>
    <w:rsid w:val="009C3FEE"/>
    <w:rsid w:val="009C43CA"/>
    <w:rsid w:val="009C443C"/>
    <w:rsid w:val="009C532F"/>
    <w:rsid w:val="009C546E"/>
    <w:rsid w:val="009C5F7E"/>
    <w:rsid w:val="009C6082"/>
    <w:rsid w:val="009C6231"/>
    <w:rsid w:val="009C62A3"/>
    <w:rsid w:val="009C6659"/>
    <w:rsid w:val="009C6CF3"/>
    <w:rsid w:val="009C7207"/>
    <w:rsid w:val="009C76C9"/>
    <w:rsid w:val="009C77C4"/>
    <w:rsid w:val="009D020B"/>
    <w:rsid w:val="009D0FCD"/>
    <w:rsid w:val="009D12D3"/>
    <w:rsid w:val="009D220D"/>
    <w:rsid w:val="009D2725"/>
    <w:rsid w:val="009D2837"/>
    <w:rsid w:val="009D297A"/>
    <w:rsid w:val="009D2A2D"/>
    <w:rsid w:val="009D34AA"/>
    <w:rsid w:val="009D3864"/>
    <w:rsid w:val="009D3CEC"/>
    <w:rsid w:val="009D3D42"/>
    <w:rsid w:val="009D4078"/>
    <w:rsid w:val="009D41C1"/>
    <w:rsid w:val="009D422A"/>
    <w:rsid w:val="009D4239"/>
    <w:rsid w:val="009D4533"/>
    <w:rsid w:val="009D4692"/>
    <w:rsid w:val="009D4DE2"/>
    <w:rsid w:val="009D5031"/>
    <w:rsid w:val="009D5737"/>
    <w:rsid w:val="009D5994"/>
    <w:rsid w:val="009D5E58"/>
    <w:rsid w:val="009D6A87"/>
    <w:rsid w:val="009D754C"/>
    <w:rsid w:val="009D79C6"/>
    <w:rsid w:val="009D7BFA"/>
    <w:rsid w:val="009D7DE9"/>
    <w:rsid w:val="009E018E"/>
    <w:rsid w:val="009E03EE"/>
    <w:rsid w:val="009E049E"/>
    <w:rsid w:val="009E0786"/>
    <w:rsid w:val="009E0D41"/>
    <w:rsid w:val="009E0D62"/>
    <w:rsid w:val="009E136A"/>
    <w:rsid w:val="009E2509"/>
    <w:rsid w:val="009E263B"/>
    <w:rsid w:val="009E2C34"/>
    <w:rsid w:val="009E30A9"/>
    <w:rsid w:val="009E3120"/>
    <w:rsid w:val="009E35A2"/>
    <w:rsid w:val="009E35F8"/>
    <w:rsid w:val="009E360D"/>
    <w:rsid w:val="009E3886"/>
    <w:rsid w:val="009E3948"/>
    <w:rsid w:val="009E3CC0"/>
    <w:rsid w:val="009E4030"/>
    <w:rsid w:val="009E4540"/>
    <w:rsid w:val="009E478B"/>
    <w:rsid w:val="009E4F3E"/>
    <w:rsid w:val="009E5452"/>
    <w:rsid w:val="009E5489"/>
    <w:rsid w:val="009E624D"/>
    <w:rsid w:val="009E6530"/>
    <w:rsid w:val="009E66BF"/>
    <w:rsid w:val="009E6A19"/>
    <w:rsid w:val="009E6A48"/>
    <w:rsid w:val="009E6B24"/>
    <w:rsid w:val="009E6F46"/>
    <w:rsid w:val="009E77A6"/>
    <w:rsid w:val="009E7F09"/>
    <w:rsid w:val="009F0013"/>
    <w:rsid w:val="009F0570"/>
    <w:rsid w:val="009F07EE"/>
    <w:rsid w:val="009F0A50"/>
    <w:rsid w:val="009F0B22"/>
    <w:rsid w:val="009F0F41"/>
    <w:rsid w:val="009F0FA3"/>
    <w:rsid w:val="009F1117"/>
    <w:rsid w:val="009F11DA"/>
    <w:rsid w:val="009F13E7"/>
    <w:rsid w:val="009F17FE"/>
    <w:rsid w:val="009F1BAF"/>
    <w:rsid w:val="009F2073"/>
    <w:rsid w:val="009F22DE"/>
    <w:rsid w:val="009F26F8"/>
    <w:rsid w:val="009F27EE"/>
    <w:rsid w:val="009F3527"/>
    <w:rsid w:val="009F38E1"/>
    <w:rsid w:val="009F3947"/>
    <w:rsid w:val="009F486B"/>
    <w:rsid w:val="009F4F3D"/>
    <w:rsid w:val="009F5906"/>
    <w:rsid w:val="009F5C89"/>
    <w:rsid w:val="009F6B98"/>
    <w:rsid w:val="009F6D82"/>
    <w:rsid w:val="009F700B"/>
    <w:rsid w:val="009F70CE"/>
    <w:rsid w:val="009F7C1D"/>
    <w:rsid w:val="009F7DD2"/>
    <w:rsid w:val="009F7F13"/>
    <w:rsid w:val="009F7F5E"/>
    <w:rsid w:val="009F7FA4"/>
    <w:rsid w:val="009F7FC5"/>
    <w:rsid w:val="00A00209"/>
    <w:rsid w:val="00A00219"/>
    <w:rsid w:val="00A003B9"/>
    <w:rsid w:val="00A00A68"/>
    <w:rsid w:val="00A012A1"/>
    <w:rsid w:val="00A01310"/>
    <w:rsid w:val="00A01A09"/>
    <w:rsid w:val="00A01CD9"/>
    <w:rsid w:val="00A01FC2"/>
    <w:rsid w:val="00A02078"/>
    <w:rsid w:val="00A02275"/>
    <w:rsid w:val="00A02395"/>
    <w:rsid w:val="00A02638"/>
    <w:rsid w:val="00A031CD"/>
    <w:rsid w:val="00A034F9"/>
    <w:rsid w:val="00A0379C"/>
    <w:rsid w:val="00A03992"/>
    <w:rsid w:val="00A041BB"/>
    <w:rsid w:val="00A041C2"/>
    <w:rsid w:val="00A0435A"/>
    <w:rsid w:val="00A0467A"/>
    <w:rsid w:val="00A04D88"/>
    <w:rsid w:val="00A05056"/>
    <w:rsid w:val="00A05100"/>
    <w:rsid w:val="00A05236"/>
    <w:rsid w:val="00A052AE"/>
    <w:rsid w:val="00A05503"/>
    <w:rsid w:val="00A0572F"/>
    <w:rsid w:val="00A05E9C"/>
    <w:rsid w:val="00A060BC"/>
    <w:rsid w:val="00A06193"/>
    <w:rsid w:val="00A064C8"/>
    <w:rsid w:val="00A069E3"/>
    <w:rsid w:val="00A06FA3"/>
    <w:rsid w:val="00A074E4"/>
    <w:rsid w:val="00A075A0"/>
    <w:rsid w:val="00A07B20"/>
    <w:rsid w:val="00A07F0E"/>
    <w:rsid w:val="00A07F86"/>
    <w:rsid w:val="00A10079"/>
    <w:rsid w:val="00A101E5"/>
    <w:rsid w:val="00A10320"/>
    <w:rsid w:val="00A10980"/>
    <w:rsid w:val="00A10A63"/>
    <w:rsid w:val="00A10D00"/>
    <w:rsid w:val="00A11344"/>
    <w:rsid w:val="00A12013"/>
    <w:rsid w:val="00A12BDD"/>
    <w:rsid w:val="00A12EBF"/>
    <w:rsid w:val="00A135B9"/>
    <w:rsid w:val="00A1392F"/>
    <w:rsid w:val="00A13A28"/>
    <w:rsid w:val="00A13F27"/>
    <w:rsid w:val="00A13F73"/>
    <w:rsid w:val="00A1449C"/>
    <w:rsid w:val="00A14871"/>
    <w:rsid w:val="00A14950"/>
    <w:rsid w:val="00A14E40"/>
    <w:rsid w:val="00A15600"/>
    <w:rsid w:val="00A1591B"/>
    <w:rsid w:val="00A15938"/>
    <w:rsid w:val="00A15CFF"/>
    <w:rsid w:val="00A1629A"/>
    <w:rsid w:val="00A1644F"/>
    <w:rsid w:val="00A16923"/>
    <w:rsid w:val="00A16AEE"/>
    <w:rsid w:val="00A17123"/>
    <w:rsid w:val="00A174A8"/>
    <w:rsid w:val="00A200D0"/>
    <w:rsid w:val="00A205FA"/>
    <w:rsid w:val="00A207DB"/>
    <w:rsid w:val="00A211BA"/>
    <w:rsid w:val="00A2172E"/>
    <w:rsid w:val="00A224F6"/>
    <w:rsid w:val="00A22BBD"/>
    <w:rsid w:val="00A22BE9"/>
    <w:rsid w:val="00A22FF5"/>
    <w:rsid w:val="00A232FD"/>
    <w:rsid w:val="00A238B5"/>
    <w:rsid w:val="00A238C4"/>
    <w:rsid w:val="00A2401E"/>
    <w:rsid w:val="00A241F9"/>
    <w:rsid w:val="00A2451A"/>
    <w:rsid w:val="00A249F4"/>
    <w:rsid w:val="00A252D3"/>
    <w:rsid w:val="00A25D31"/>
    <w:rsid w:val="00A25EFF"/>
    <w:rsid w:val="00A26298"/>
    <w:rsid w:val="00A26B5F"/>
    <w:rsid w:val="00A26B8A"/>
    <w:rsid w:val="00A26F05"/>
    <w:rsid w:val="00A27709"/>
    <w:rsid w:val="00A27A0D"/>
    <w:rsid w:val="00A27F35"/>
    <w:rsid w:val="00A300F0"/>
    <w:rsid w:val="00A30375"/>
    <w:rsid w:val="00A303BC"/>
    <w:rsid w:val="00A30E44"/>
    <w:rsid w:val="00A317DA"/>
    <w:rsid w:val="00A3183B"/>
    <w:rsid w:val="00A319A9"/>
    <w:rsid w:val="00A31B08"/>
    <w:rsid w:val="00A31EAB"/>
    <w:rsid w:val="00A31F3E"/>
    <w:rsid w:val="00A330C7"/>
    <w:rsid w:val="00A34345"/>
    <w:rsid w:val="00A34B77"/>
    <w:rsid w:val="00A34D7D"/>
    <w:rsid w:val="00A34F4D"/>
    <w:rsid w:val="00A3525F"/>
    <w:rsid w:val="00A35C08"/>
    <w:rsid w:val="00A35C47"/>
    <w:rsid w:val="00A35E7F"/>
    <w:rsid w:val="00A35E90"/>
    <w:rsid w:val="00A36091"/>
    <w:rsid w:val="00A36236"/>
    <w:rsid w:val="00A362FF"/>
    <w:rsid w:val="00A36670"/>
    <w:rsid w:val="00A36988"/>
    <w:rsid w:val="00A37A15"/>
    <w:rsid w:val="00A37AD8"/>
    <w:rsid w:val="00A411D1"/>
    <w:rsid w:val="00A41698"/>
    <w:rsid w:val="00A41B1F"/>
    <w:rsid w:val="00A41E8A"/>
    <w:rsid w:val="00A41FB0"/>
    <w:rsid w:val="00A423E1"/>
    <w:rsid w:val="00A42418"/>
    <w:rsid w:val="00A42732"/>
    <w:rsid w:val="00A42DBB"/>
    <w:rsid w:val="00A43184"/>
    <w:rsid w:val="00A43202"/>
    <w:rsid w:val="00A4402E"/>
    <w:rsid w:val="00A443D1"/>
    <w:rsid w:val="00A4464A"/>
    <w:rsid w:val="00A446C1"/>
    <w:rsid w:val="00A44B14"/>
    <w:rsid w:val="00A44E16"/>
    <w:rsid w:val="00A45211"/>
    <w:rsid w:val="00A45415"/>
    <w:rsid w:val="00A4586C"/>
    <w:rsid w:val="00A4598A"/>
    <w:rsid w:val="00A45D4F"/>
    <w:rsid w:val="00A464B2"/>
    <w:rsid w:val="00A46659"/>
    <w:rsid w:val="00A46782"/>
    <w:rsid w:val="00A46BCE"/>
    <w:rsid w:val="00A46D42"/>
    <w:rsid w:val="00A46F21"/>
    <w:rsid w:val="00A47436"/>
    <w:rsid w:val="00A47750"/>
    <w:rsid w:val="00A477C4"/>
    <w:rsid w:val="00A47938"/>
    <w:rsid w:val="00A47D85"/>
    <w:rsid w:val="00A50280"/>
    <w:rsid w:val="00A503ED"/>
    <w:rsid w:val="00A50692"/>
    <w:rsid w:val="00A50842"/>
    <w:rsid w:val="00A50884"/>
    <w:rsid w:val="00A51087"/>
    <w:rsid w:val="00A5126A"/>
    <w:rsid w:val="00A515AD"/>
    <w:rsid w:val="00A5182D"/>
    <w:rsid w:val="00A51D19"/>
    <w:rsid w:val="00A51FE8"/>
    <w:rsid w:val="00A522C5"/>
    <w:rsid w:val="00A525C7"/>
    <w:rsid w:val="00A526C7"/>
    <w:rsid w:val="00A53386"/>
    <w:rsid w:val="00A5378C"/>
    <w:rsid w:val="00A5391C"/>
    <w:rsid w:val="00A53969"/>
    <w:rsid w:val="00A53A6E"/>
    <w:rsid w:val="00A53EE5"/>
    <w:rsid w:val="00A53EF2"/>
    <w:rsid w:val="00A54142"/>
    <w:rsid w:val="00A541D4"/>
    <w:rsid w:val="00A5427E"/>
    <w:rsid w:val="00A54544"/>
    <w:rsid w:val="00A548C6"/>
    <w:rsid w:val="00A55355"/>
    <w:rsid w:val="00A554F0"/>
    <w:rsid w:val="00A558EA"/>
    <w:rsid w:val="00A55960"/>
    <w:rsid w:val="00A55B3D"/>
    <w:rsid w:val="00A55C0E"/>
    <w:rsid w:val="00A55D66"/>
    <w:rsid w:val="00A565A5"/>
    <w:rsid w:val="00A5735C"/>
    <w:rsid w:val="00A57388"/>
    <w:rsid w:val="00A57756"/>
    <w:rsid w:val="00A57894"/>
    <w:rsid w:val="00A578A8"/>
    <w:rsid w:val="00A57C5F"/>
    <w:rsid w:val="00A57E1D"/>
    <w:rsid w:val="00A600AE"/>
    <w:rsid w:val="00A601A5"/>
    <w:rsid w:val="00A609A1"/>
    <w:rsid w:val="00A60ADA"/>
    <w:rsid w:val="00A60BCB"/>
    <w:rsid w:val="00A60D47"/>
    <w:rsid w:val="00A60EA7"/>
    <w:rsid w:val="00A61207"/>
    <w:rsid w:val="00A617FA"/>
    <w:rsid w:val="00A61CA9"/>
    <w:rsid w:val="00A61DF5"/>
    <w:rsid w:val="00A623ED"/>
    <w:rsid w:val="00A6263B"/>
    <w:rsid w:val="00A62C86"/>
    <w:rsid w:val="00A62F27"/>
    <w:rsid w:val="00A63173"/>
    <w:rsid w:val="00A63442"/>
    <w:rsid w:val="00A638D2"/>
    <w:rsid w:val="00A63F5F"/>
    <w:rsid w:val="00A63FEF"/>
    <w:rsid w:val="00A64124"/>
    <w:rsid w:val="00A64138"/>
    <w:rsid w:val="00A64139"/>
    <w:rsid w:val="00A641BC"/>
    <w:rsid w:val="00A645C0"/>
    <w:rsid w:val="00A64FF5"/>
    <w:rsid w:val="00A6509B"/>
    <w:rsid w:val="00A652CB"/>
    <w:rsid w:val="00A652CE"/>
    <w:rsid w:val="00A65640"/>
    <w:rsid w:val="00A658DF"/>
    <w:rsid w:val="00A65C76"/>
    <w:rsid w:val="00A663E4"/>
    <w:rsid w:val="00A6662A"/>
    <w:rsid w:val="00A67710"/>
    <w:rsid w:val="00A6771F"/>
    <w:rsid w:val="00A67728"/>
    <w:rsid w:val="00A679AF"/>
    <w:rsid w:val="00A714F0"/>
    <w:rsid w:val="00A7159D"/>
    <w:rsid w:val="00A715D7"/>
    <w:rsid w:val="00A71656"/>
    <w:rsid w:val="00A71E8A"/>
    <w:rsid w:val="00A72564"/>
    <w:rsid w:val="00A726DC"/>
    <w:rsid w:val="00A733AC"/>
    <w:rsid w:val="00A73B0A"/>
    <w:rsid w:val="00A73CA0"/>
    <w:rsid w:val="00A73EFA"/>
    <w:rsid w:val="00A7421A"/>
    <w:rsid w:val="00A747D7"/>
    <w:rsid w:val="00A74943"/>
    <w:rsid w:val="00A74E9F"/>
    <w:rsid w:val="00A74FE9"/>
    <w:rsid w:val="00A75360"/>
    <w:rsid w:val="00A753FC"/>
    <w:rsid w:val="00A754D8"/>
    <w:rsid w:val="00A75625"/>
    <w:rsid w:val="00A756CE"/>
    <w:rsid w:val="00A7660A"/>
    <w:rsid w:val="00A76859"/>
    <w:rsid w:val="00A76BEE"/>
    <w:rsid w:val="00A76C68"/>
    <w:rsid w:val="00A76D7F"/>
    <w:rsid w:val="00A771A6"/>
    <w:rsid w:val="00A773F9"/>
    <w:rsid w:val="00A77A43"/>
    <w:rsid w:val="00A77B6E"/>
    <w:rsid w:val="00A77E5E"/>
    <w:rsid w:val="00A805CC"/>
    <w:rsid w:val="00A80807"/>
    <w:rsid w:val="00A80A36"/>
    <w:rsid w:val="00A81015"/>
    <w:rsid w:val="00A81285"/>
    <w:rsid w:val="00A8152A"/>
    <w:rsid w:val="00A81AC0"/>
    <w:rsid w:val="00A81B1C"/>
    <w:rsid w:val="00A81C7F"/>
    <w:rsid w:val="00A81FCF"/>
    <w:rsid w:val="00A821C5"/>
    <w:rsid w:val="00A82320"/>
    <w:rsid w:val="00A82603"/>
    <w:rsid w:val="00A8262D"/>
    <w:rsid w:val="00A827C3"/>
    <w:rsid w:val="00A828AA"/>
    <w:rsid w:val="00A828F3"/>
    <w:rsid w:val="00A83007"/>
    <w:rsid w:val="00A835C9"/>
    <w:rsid w:val="00A836B9"/>
    <w:rsid w:val="00A83D1B"/>
    <w:rsid w:val="00A840AA"/>
    <w:rsid w:val="00A84169"/>
    <w:rsid w:val="00A842B8"/>
    <w:rsid w:val="00A842F7"/>
    <w:rsid w:val="00A842F8"/>
    <w:rsid w:val="00A8446F"/>
    <w:rsid w:val="00A84784"/>
    <w:rsid w:val="00A84936"/>
    <w:rsid w:val="00A84D37"/>
    <w:rsid w:val="00A84D7B"/>
    <w:rsid w:val="00A84E7C"/>
    <w:rsid w:val="00A85126"/>
    <w:rsid w:val="00A855FD"/>
    <w:rsid w:val="00A86543"/>
    <w:rsid w:val="00A8737A"/>
    <w:rsid w:val="00A877BF"/>
    <w:rsid w:val="00A87B03"/>
    <w:rsid w:val="00A87F74"/>
    <w:rsid w:val="00A9072E"/>
    <w:rsid w:val="00A90DB5"/>
    <w:rsid w:val="00A91209"/>
    <w:rsid w:val="00A91763"/>
    <w:rsid w:val="00A92743"/>
    <w:rsid w:val="00A9284F"/>
    <w:rsid w:val="00A928FE"/>
    <w:rsid w:val="00A92C27"/>
    <w:rsid w:val="00A931E8"/>
    <w:rsid w:val="00A9333C"/>
    <w:rsid w:val="00A937FE"/>
    <w:rsid w:val="00A94041"/>
    <w:rsid w:val="00A94067"/>
    <w:rsid w:val="00A944A9"/>
    <w:rsid w:val="00A948A1"/>
    <w:rsid w:val="00A94A55"/>
    <w:rsid w:val="00A94B69"/>
    <w:rsid w:val="00A94C37"/>
    <w:rsid w:val="00A94D28"/>
    <w:rsid w:val="00A95E30"/>
    <w:rsid w:val="00A963E6"/>
    <w:rsid w:val="00A966F1"/>
    <w:rsid w:val="00A9717A"/>
    <w:rsid w:val="00A9742C"/>
    <w:rsid w:val="00A97466"/>
    <w:rsid w:val="00A97506"/>
    <w:rsid w:val="00A9757C"/>
    <w:rsid w:val="00A97828"/>
    <w:rsid w:val="00A97A29"/>
    <w:rsid w:val="00AA0503"/>
    <w:rsid w:val="00AA0756"/>
    <w:rsid w:val="00AA08BD"/>
    <w:rsid w:val="00AA0D4C"/>
    <w:rsid w:val="00AA0E04"/>
    <w:rsid w:val="00AA0E19"/>
    <w:rsid w:val="00AA12AB"/>
    <w:rsid w:val="00AA15A0"/>
    <w:rsid w:val="00AA192E"/>
    <w:rsid w:val="00AA1A61"/>
    <w:rsid w:val="00AA1AFB"/>
    <w:rsid w:val="00AA2469"/>
    <w:rsid w:val="00AA2743"/>
    <w:rsid w:val="00AA2A51"/>
    <w:rsid w:val="00AA3153"/>
    <w:rsid w:val="00AA31B6"/>
    <w:rsid w:val="00AA3248"/>
    <w:rsid w:val="00AA3461"/>
    <w:rsid w:val="00AA3B57"/>
    <w:rsid w:val="00AA3DD5"/>
    <w:rsid w:val="00AA4006"/>
    <w:rsid w:val="00AA46FD"/>
    <w:rsid w:val="00AA4A66"/>
    <w:rsid w:val="00AA4EC2"/>
    <w:rsid w:val="00AA519D"/>
    <w:rsid w:val="00AA552D"/>
    <w:rsid w:val="00AA5596"/>
    <w:rsid w:val="00AA5697"/>
    <w:rsid w:val="00AA608C"/>
    <w:rsid w:val="00AA63E5"/>
    <w:rsid w:val="00AA688C"/>
    <w:rsid w:val="00AA6E90"/>
    <w:rsid w:val="00AA708D"/>
    <w:rsid w:val="00AA71AD"/>
    <w:rsid w:val="00AA7DEB"/>
    <w:rsid w:val="00AB02A3"/>
    <w:rsid w:val="00AB04C1"/>
    <w:rsid w:val="00AB0837"/>
    <w:rsid w:val="00AB0C62"/>
    <w:rsid w:val="00AB206E"/>
    <w:rsid w:val="00AB20CB"/>
    <w:rsid w:val="00AB2138"/>
    <w:rsid w:val="00AB2D7A"/>
    <w:rsid w:val="00AB2F39"/>
    <w:rsid w:val="00AB30A5"/>
    <w:rsid w:val="00AB323B"/>
    <w:rsid w:val="00AB33DA"/>
    <w:rsid w:val="00AB3561"/>
    <w:rsid w:val="00AB35FC"/>
    <w:rsid w:val="00AB366F"/>
    <w:rsid w:val="00AB41A5"/>
    <w:rsid w:val="00AB475E"/>
    <w:rsid w:val="00AB4B88"/>
    <w:rsid w:val="00AB4D94"/>
    <w:rsid w:val="00AB4E2F"/>
    <w:rsid w:val="00AB5441"/>
    <w:rsid w:val="00AB5EE1"/>
    <w:rsid w:val="00AB5FA6"/>
    <w:rsid w:val="00AB65D3"/>
    <w:rsid w:val="00AB680C"/>
    <w:rsid w:val="00AB6EAE"/>
    <w:rsid w:val="00AB6EF2"/>
    <w:rsid w:val="00AB6F0D"/>
    <w:rsid w:val="00AB7017"/>
    <w:rsid w:val="00AB792D"/>
    <w:rsid w:val="00AB7DEA"/>
    <w:rsid w:val="00AC0334"/>
    <w:rsid w:val="00AC0A3E"/>
    <w:rsid w:val="00AC0B1E"/>
    <w:rsid w:val="00AC0E3C"/>
    <w:rsid w:val="00AC0EC5"/>
    <w:rsid w:val="00AC0F4C"/>
    <w:rsid w:val="00AC11DB"/>
    <w:rsid w:val="00AC16DA"/>
    <w:rsid w:val="00AC1752"/>
    <w:rsid w:val="00AC189F"/>
    <w:rsid w:val="00AC328D"/>
    <w:rsid w:val="00AC3378"/>
    <w:rsid w:val="00AC4099"/>
    <w:rsid w:val="00AC46A8"/>
    <w:rsid w:val="00AC46C0"/>
    <w:rsid w:val="00AC4B6B"/>
    <w:rsid w:val="00AC4B83"/>
    <w:rsid w:val="00AC4FBA"/>
    <w:rsid w:val="00AC5783"/>
    <w:rsid w:val="00AC5D4C"/>
    <w:rsid w:val="00AC6C50"/>
    <w:rsid w:val="00AC77A6"/>
    <w:rsid w:val="00AC77EC"/>
    <w:rsid w:val="00AC78B4"/>
    <w:rsid w:val="00AC78E8"/>
    <w:rsid w:val="00AC7C96"/>
    <w:rsid w:val="00AC7F6E"/>
    <w:rsid w:val="00AC7FDE"/>
    <w:rsid w:val="00AD0085"/>
    <w:rsid w:val="00AD021F"/>
    <w:rsid w:val="00AD0649"/>
    <w:rsid w:val="00AD0666"/>
    <w:rsid w:val="00AD0678"/>
    <w:rsid w:val="00AD0710"/>
    <w:rsid w:val="00AD077A"/>
    <w:rsid w:val="00AD0DDF"/>
    <w:rsid w:val="00AD1135"/>
    <w:rsid w:val="00AD14B0"/>
    <w:rsid w:val="00AD161E"/>
    <w:rsid w:val="00AD1CFA"/>
    <w:rsid w:val="00AD2E75"/>
    <w:rsid w:val="00AD2F06"/>
    <w:rsid w:val="00AD30F4"/>
    <w:rsid w:val="00AD3266"/>
    <w:rsid w:val="00AD32C2"/>
    <w:rsid w:val="00AD37C6"/>
    <w:rsid w:val="00AD4F96"/>
    <w:rsid w:val="00AD5088"/>
    <w:rsid w:val="00AD5664"/>
    <w:rsid w:val="00AD5AD2"/>
    <w:rsid w:val="00AD5B83"/>
    <w:rsid w:val="00AD5BDF"/>
    <w:rsid w:val="00AD5D3F"/>
    <w:rsid w:val="00AD5EAC"/>
    <w:rsid w:val="00AD6063"/>
    <w:rsid w:val="00AD63A3"/>
    <w:rsid w:val="00AD63B3"/>
    <w:rsid w:val="00AD6736"/>
    <w:rsid w:val="00AD675C"/>
    <w:rsid w:val="00AD6C2A"/>
    <w:rsid w:val="00AD7111"/>
    <w:rsid w:val="00AD73C0"/>
    <w:rsid w:val="00AD75AE"/>
    <w:rsid w:val="00AD75B5"/>
    <w:rsid w:val="00AD75FE"/>
    <w:rsid w:val="00AD764C"/>
    <w:rsid w:val="00AD78F5"/>
    <w:rsid w:val="00AE0088"/>
    <w:rsid w:val="00AE04ED"/>
    <w:rsid w:val="00AE06F9"/>
    <w:rsid w:val="00AE09EF"/>
    <w:rsid w:val="00AE0AE2"/>
    <w:rsid w:val="00AE0BDF"/>
    <w:rsid w:val="00AE10F8"/>
    <w:rsid w:val="00AE1302"/>
    <w:rsid w:val="00AE1622"/>
    <w:rsid w:val="00AE1A1E"/>
    <w:rsid w:val="00AE1B8A"/>
    <w:rsid w:val="00AE1E89"/>
    <w:rsid w:val="00AE1F40"/>
    <w:rsid w:val="00AE2960"/>
    <w:rsid w:val="00AE2ABF"/>
    <w:rsid w:val="00AE2C12"/>
    <w:rsid w:val="00AE2EF9"/>
    <w:rsid w:val="00AE344B"/>
    <w:rsid w:val="00AE34EC"/>
    <w:rsid w:val="00AE35A9"/>
    <w:rsid w:val="00AE38C3"/>
    <w:rsid w:val="00AE3B93"/>
    <w:rsid w:val="00AE452D"/>
    <w:rsid w:val="00AE45F3"/>
    <w:rsid w:val="00AE4969"/>
    <w:rsid w:val="00AE4C03"/>
    <w:rsid w:val="00AE507A"/>
    <w:rsid w:val="00AE5105"/>
    <w:rsid w:val="00AE54B3"/>
    <w:rsid w:val="00AE6077"/>
    <w:rsid w:val="00AE6239"/>
    <w:rsid w:val="00AE690D"/>
    <w:rsid w:val="00AE6C85"/>
    <w:rsid w:val="00AE6D5E"/>
    <w:rsid w:val="00AE6FEC"/>
    <w:rsid w:val="00AE706F"/>
    <w:rsid w:val="00AE70AD"/>
    <w:rsid w:val="00AE7637"/>
    <w:rsid w:val="00AE7A86"/>
    <w:rsid w:val="00AF02A6"/>
    <w:rsid w:val="00AF03C7"/>
    <w:rsid w:val="00AF1B8F"/>
    <w:rsid w:val="00AF1C14"/>
    <w:rsid w:val="00AF1E97"/>
    <w:rsid w:val="00AF2583"/>
    <w:rsid w:val="00AF37CB"/>
    <w:rsid w:val="00AF393B"/>
    <w:rsid w:val="00AF440E"/>
    <w:rsid w:val="00AF448C"/>
    <w:rsid w:val="00AF4D54"/>
    <w:rsid w:val="00AF50BD"/>
    <w:rsid w:val="00AF5168"/>
    <w:rsid w:val="00AF5298"/>
    <w:rsid w:val="00AF52E3"/>
    <w:rsid w:val="00AF5805"/>
    <w:rsid w:val="00AF61F5"/>
    <w:rsid w:val="00AF647D"/>
    <w:rsid w:val="00AF6746"/>
    <w:rsid w:val="00AF6E74"/>
    <w:rsid w:val="00AF72BF"/>
    <w:rsid w:val="00AF7610"/>
    <w:rsid w:val="00AF778A"/>
    <w:rsid w:val="00AF7C63"/>
    <w:rsid w:val="00AF7E77"/>
    <w:rsid w:val="00AF7FCF"/>
    <w:rsid w:val="00B006C2"/>
    <w:rsid w:val="00B0102C"/>
    <w:rsid w:val="00B011C5"/>
    <w:rsid w:val="00B0124B"/>
    <w:rsid w:val="00B0139E"/>
    <w:rsid w:val="00B013F3"/>
    <w:rsid w:val="00B014D3"/>
    <w:rsid w:val="00B01B03"/>
    <w:rsid w:val="00B01E12"/>
    <w:rsid w:val="00B022BA"/>
    <w:rsid w:val="00B022F4"/>
    <w:rsid w:val="00B02D92"/>
    <w:rsid w:val="00B034E0"/>
    <w:rsid w:val="00B039B3"/>
    <w:rsid w:val="00B03C8B"/>
    <w:rsid w:val="00B03EAF"/>
    <w:rsid w:val="00B03F4B"/>
    <w:rsid w:val="00B03FFF"/>
    <w:rsid w:val="00B045FF"/>
    <w:rsid w:val="00B0463C"/>
    <w:rsid w:val="00B04844"/>
    <w:rsid w:val="00B0485B"/>
    <w:rsid w:val="00B04CF4"/>
    <w:rsid w:val="00B04D60"/>
    <w:rsid w:val="00B05067"/>
    <w:rsid w:val="00B050C8"/>
    <w:rsid w:val="00B05351"/>
    <w:rsid w:val="00B057A7"/>
    <w:rsid w:val="00B066D1"/>
    <w:rsid w:val="00B0686C"/>
    <w:rsid w:val="00B068AF"/>
    <w:rsid w:val="00B06D97"/>
    <w:rsid w:val="00B06EB0"/>
    <w:rsid w:val="00B07480"/>
    <w:rsid w:val="00B0796C"/>
    <w:rsid w:val="00B07B5A"/>
    <w:rsid w:val="00B1026B"/>
    <w:rsid w:val="00B10444"/>
    <w:rsid w:val="00B10894"/>
    <w:rsid w:val="00B108FD"/>
    <w:rsid w:val="00B1092E"/>
    <w:rsid w:val="00B1096B"/>
    <w:rsid w:val="00B10BF8"/>
    <w:rsid w:val="00B10DA0"/>
    <w:rsid w:val="00B110DF"/>
    <w:rsid w:val="00B11215"/>
    <w:rsid w:val="00B11251"/>
    <w:rsid w:val="00B112CE"/>
    <w:rsid w:val="00B1167A"/>
    <w:rsid w:val="00B117AF"/>
    <w:rsid w:val="00B117C7"/>
    <w:rsid w:val="00B11814"/>
    <w:rsid w:val="00B118C6"/>
    <w:rsid w:val="00B12326"/>
    <w:rsid w:val="00B12329"/>
    <w:rsid w:val="00B12474"/>
    <w:rsid w:val="00B124B0"/>
    <w:rsid w:val="00B12736"/>
    <w:rsid w:val="00B12802"/>
    <w:rsid w:val="00B12A8D"/>
    <w:rsid w:val="00B12C7D"/>
    <w:rsid w:val="00B133B1"/>
    <w:rsid w:val="00B133C9"/>
    <w:rsid w:val="00B137C7"/>
    <w:rsid w:val="00B13A81"/>
    <w:rsid w:val="00B13E8F"/>
    <w:rsid w:val="00B14099"/>
    <w:rsid w:val="00B140B9"/>
    <w:rsid w:val="00B14562"/>
    <w:rsid w:val="00B14B13"/>
    <w:rsid w:val="00B14BD7"/>
    <w:rsid w:val="00B14BE4"/>
    <w:rsid w:val="00B14C4D"/>
    <w:rsid w:val="00B14D4C"/>
    <w:rsid w:val="00B14DB7"/>
    <w:rsid w:val="00B154E1"/>
    <w:rsid w:val="00B157FF"/>
    <w:rsid w:val="00B15A3F"/>
    <w:rsid w:val="00B16978"/>
    <w:rsid w:val="00B16C34"/>
    <w:rsid w:val="00B16C9C"/>
    <w:rsid w:val="00B16E3E"/>
    <w:rsid w:val="00B17205"/>
    <w:rsid w:val="00B178EC"/>
    <w:rsid w:val="00B17928"/>
    <w:rsid w:val="00B17A2B"/>
    <w:rsid w:val="00B17F05"/>
    <w:rsid w:val="00B200FB"/>
    <w:rsid w:val="00B2090F"/>
    <w:rsid w:val="00B20BCA"/>
    <w:rsid w:val="00B2109A"/>
    <w:rsid w:val="00B21589"/>
    <w:rsid w:val="00B215F3"/>
    <w:rsid w:val="00B21606"/>
    <w:rsid w:val="00B21818"/>
    <w:rsid w:val="00B218EA"/>
    <w:rsid w:val="00B21F1E"/>
    <w:rsid w:val="00B21F49"/>
    <w:rsid w:val="00B22071"/>
    <w:rsid w:val="00B22074"/>
    <w:rsid w:val="00B2216B"/>
    <w:rsid w:val="00B2219C"/>
    <w:rsid w:val="00B22201"/>
    <w:rsid w:val="00B224BC"/>
    <w:rsid w:val="00B225B8"/>
    <w:rsid w:val="00B2290F"/>
    <w:rsid w:val="00B22C11"/>
    <w:rsid w:val="00B22E1C"/>
    <w:rsid w:val="00B22F92"/>
    <w:rsid w:val="00B23A17"/>
    <w:rsid w:val="00B23DA8"/>
    <w:rsid w:val="00B2421E"/>
    <w:rsid w:val="00B24389"/>
    <w:rsid w:val="00B24447"/>
    <w:rsid w:val="00B2523C"/>
    <w:rsid w:val="00B25282"/>
    <w:rsid w:val="00B25982"/>
    <w:rsid w:val="00B25E40"/>
    <w:rsid w:val="00B25FF5"/>
    <w:rsid w:val="00B26246"/>
    <w:rsid w:val="00B2675D"/>
    <w:rsid w:val="00B26828"/>
    <w:rsid w:val="00B26CC1"/>
    <w:rsid w:val="00B26DDF"/>
    <w:rsid w:val="00B26DFD"/>
    <w:rsid w:val="00B26FC7"/>
    <w:rsid w:val="00B27661"/>
    <w:rsid w:val="00B27663"/>
    <w:rsid w:val="00B27E0C"/>
    <w:rsid w:val="00B301F7"/>
    <w:rsid w:val="00B302C3"/>
    <w:rsid w:val="00B30317"/>
    <w:rsid w:val="00B30649"/>
    <w:rsid w:val="00B30723"/>
    <w:rsid w:val="00B30E18"/>
    <w:rsid w:val="00B3107D"/>
    <w:rsid w:val="00B31531"/>
    <w:rsid w:val="00B31902"/>
    <w:rsid w:val="00B31A2E"/>
    <w:rsid w:val="00B3238F"/>
    <w:rsid w:val="00B3272B"/>
    <w:rsid w:val="00B32A0B"/>
    <w:rsid w:val="00B32C0E"/>
    <w:rsid w:val="00B32ECA"/>
    <w:rsid w:val="00B32F5D"/>
    <w:rsid w:val="00B33614"/>
    <w:rsid w:val="00B33705"/>
    <w:rsid w:val="00B3397B"/>
    <w:rsid w:val="00B33ABD"/>
    <w:rsid w:val="00B33E55"/>
    <w:rsid w:val="00B340FD"/>
    <w:rsid w:val="00B344A3"/>
    <w:rsid w:val="00B34D2E"/>
    <w:rsid w:val="00B3588E"/>
    <w:rsid w:val="00B35DCD"/>
    <w:rsid w:val="00B3602B"/>
    <w:rsid w:val="00B3619E"/>
    <w:rsid w:val="00B36379"/>
    <w:rsid w:val="00B36479"/>
    <w:rsid w:val="00B369E4"/>
    <w:rsid w:val="00B36A7D"/>
    <w:rsid w:val="00B36B27"/>
    <w:rsid w:val="00B36BDE"/>
    <w:rsid w:val="00B36E7C"/>
    <w:rsid w:val="00B371DF"/>
    <w:rsid w:val="00B376E3"/>
    <w:rsid w:val="00B40102"/>
    <w:rsid w:val="00B403F0"/>
    <w:rsid w:val="00B4054C"/>
    <w:rsid w:val="00B40667"/>
    <w:rsid w:val="00B408A2"/>
    <w:rsid w:val="00B41483"/>
    <w:rsid w:val="00B41534"/>
    <w:rsid w:val="00B41A2C"/>
    <w:rsid w:val="00B41B7C"/>
    <w:rsid w:val="00B4202B"/>
    <w:rsid w:val="00B42166"/>
    <w:rsid w:val="00B421BA"/>
    <w:rsid w:val="00B428E2"/>
    <w:rsid w:val="00B4303B"/>
    <w:rsid w:val="00B431F8"/>
    <w:rsid w:val="00B438F4"/>
    <w:rsid w:val="00B44273"/>
    <w:rsid w:val="00B44318"/>
    <w:rsid w:val="00B44391"/>
    <w:rsid w:val="00B4455B"/>
    <w:rsid w:val="00B459CA"/>
    <w:rsid w:val="00B45BF5"/>
    <w:rsid w:val="00B45C8C"/>
    <w:rsid w:val="00B46956"/>
    <w:rsid w:val="00B46BBE"/>
    <w:rsid w:val="00B47319"/>
    <w:rsid w:val="00B473FA"/>
    <w:rsid w:val="00B47B1E"/>
    <w:rsid w:val="00B47B95"/>
    <w:rsid w:val="00B47EB2"/>
    <w:rsid w:val="00B5062E"/>
    <w:rsid w:val="00B506EB"/>
    <w:rsid w:val="00B50CEA"/>
    <w:rsid w:val="00B515D2"/>
    <w:rsid w:val="00B516F9"/>
    <w:rsid w:val="00B51732"/>
    <w:rsid w:val="00B51D69"/>
    <w:rsid w:val="00B51FA7"/>
    <w:rsid w:val="00B523A8"/>
    <w:rsid w:val="00B52629"/>
    <w:rsid w:val="00B528A6"/>
    <w:rsid w:val="00B52A99"/>
    <w:rsid w:val="00B53FD1"/>
    <w:rsid w:val="00B540C4"/>
    <w:rsid w:val="00B5430B"/>
    <w:rsid w:val="00B5446B"/>
    <w:rsid w:val="00B545C5"/>
    <w:rsid w:val="00B55517"/>
    <w:rsid w:val="00B5615D"/>
    <w:rsid w:val="00B564A4"/>
    <w:rsid w:val="00B564F3"/>
    <w:rsid w:val="00B56638"/>
    <w:rsid w:val="00B568C3"/>
    <w:rsid w:val="00B56D1E"/>
    <w:rsid w:val="00B56E99"/>
    <w:rsid w:val="00B56F96"/>
    <w:rsid w:val="00B571AB"/>
    <w:rsid w:val="00B5720B"/>
    <w:rsid w:val="00B57ABA"/>
    <w:rsid w:val="00B600B3"/>
    <w:rsid w:val="00B6015B"/>
    <w:rsid w:val="00B60235"/>
    <w:rsid w:val="00B6066A"/>
    <w:rsid w:val="00B607BF"/>
    <w:rsid w:val="00B60E60"/>
    <w:rsid w:val="00B61427"/>
    <w:rsid w:val="00B61803"/>
    <w:rsid w:val="00B6187B"/>
    <w:rsid w:val="00B61E25"/>
    <w:rsid w:val="00B61E64"/>
    <w:rsid w:val="00B61E89"/>
    <w:rsid w:val="00B61FE4"/>
    <w:rsid w:val="00B6203D"/>
    <w:rsid w:val="00B6206E"/>
    <w:rsid w:val="00B62813"/>
    <w:rsid w:val="00B632E4"/>
    <w:rsid w:val="00B633FB"/>
    <w:rsid w:val="00B63D1D"/>
    <w:rsid w:val="00B640CA"/>
    <w:rsid w:val="00B646C5"/>
    <w:rsid w:val="00B649B3"/>
    <w:rsid w:val="00B64FFB"/>
    <w:rsid w:val="00B656CC"/>
    <w:rsid w:val="00B6581C"/>
    <w:rsid w:val="00B658BB"/>
    <w:rsid w:val="00B65A35"/>
    <w:rsid w:val="00B65CAC"/>
    <w:rsid w:val="00B65E49"/>
    <w:rsid w:val="00B66089"/>
    <w:rsid w:val="00B663F7"/>
    <w:rsid w:val="00B66594"/>
    <w:rsid w:val="00B669F1"/>
    <w:rsid w:val="00B67317"/>
    <w:rsid w:val="00B675C4"/>
    <w:rsid w:val="00B6765C"/>
    <w:rsid w:val="00B67F14"/>
    <w:rsid w:val="00B67F6C"/>
    <w:rsid w:val="00B67FED"/>
    <w:rsid w:val="00B70D62"/>
    <w:rsid w:val="00B70EBB"/>
    <w:rsid w:val="00B70FC4"/>
    <w:rsid w:val="00B71879"/>
    <w:rsid w:val="00B72225"/>
    <w:rsid w:val="00B72267"/>
    <w:rsid w:val="00B72408"/>
    <w:rsid w:val="00B7276D"/>
    <w:rsid w:val="00B72807"/>
    <w:rsid w:val="00B73198"/>
    <w:rsid w:val="00B7325F"/>
    <w:rsid w:val="00B732BC"/>
    <w:rsid w:val="00B73A52"/>
    <w:rsid w:val="00B73AE4"/>
    <w:rsid w:val="00B74849"/>
    <w:rsid w:val="00B7522A"/>
    <w:rsid w:val="00B75577"/>
    <w:rsid w:val="00B768CD"/>
    <w:rsid w:val="00B76B22"/>
    <w:rsid w:val="00B76D2E"/>
    <w:rsid w:val="00B76E3B"/>
    <w:rsid w:val="00B773F2"/>
    <w:rsid w:val="00B778E5"/>
    <w:rsid w:val="00B77BA9"/>
    <w:rsid w:val="00B77D98"/>
    <w:rsid w:val="00B80056"/>
    <w:rsid w:val="00B801BA"/>
    <w:rsid w:val="00B80425"/>
    <w:rsid w:val="00B80A66"/>
    <w:rsid w:val="00B8108D"/>
    <w:rsid w:val="00B81FE3"/>
    <w:rsid w:val="00B822BE"/>
    <w:rsid w:val="00B8235C"/>
    <w:rsid w:val="00B82907"/>
    <w:rsid w:val="00B82F84"/>
    <w:rsid w:val="00B83203"/>
    <w:rsid w:val="00B832CD"/>
    <w:rsid w:val="00B832DB"/>
    <w:rsid w:val="00B8361D"/>
    <w:rsid w:val="00B83858"/>
    <w:rsid w:val="00B83A8D"/>
    <w:rsid w:val="00B83D52"/>
    <w:rsid w:val="00B83DDE"/>
    <w:rsid w:val="00B8413F"/>
    <w:rsid w:val="00B842F8"/>
    <w:rsid w:val="00B84672"/>
    <w:rsid w:val="00B8482A"/>
    <w:rsid w:val="00B84836"/>
    <w:rsid w:val="00B8506D"/>
    <w:rsid w:val="00B85073"/>
    <w:rsid w:val="00B853A7"/>
    <w:rsid w:val="00B858EE"/>
    <w:rsid w:val="00B859F7"/>
    <w:rsid w:val="00B862CA"/>
    <w:rsid w:val="00B8691E"/>
    <w:rsid w:val="00B8698A"/>
    <w:rsid w:val="00B869F4"/>
    <w:rsid w:val="00B86B8E"/>
    <w:rsid w:val="00B901CA"/>
    <w:rsid w:val="00B908AF"/>
    <w:rsid w:val="00B90D00"/>
    <w:rsid w:val="00B917BE"/>
    <w:rsid w:val="00B91A5B"/>
    <w:rsid w:val="00B91C61"/>
    <w:rsid w:val="00B9251B"/>
    <w:rsid w:val="00B92653"/>
    <w:rsid w:val="00B92871"/>
    <w:rsid w:val="00B92A78"/>
    <w:rsid w:val="00B93059"/>
    <w:rsid w:val="00B9316D"/>
    <w:rsid w:val="00B931BB"/>
    <w:rsid w:val="00B93794"/>
    <w:rsid w:val="00B93B38"/>
    <w:rsid w:val="00B93B7A"/>
    <w:rsid w:val="00B93C02"/>
    <w:rsid w:val="00B9404F"/>
    <w:rsid w:val="00B954E3"/>
    <w:rsid w:val="00B95555"/>
    <w:rsid w:val="00B95BF2"/>
    <w:rsid w:val="00B95D79"/>
    <w:rsid w:val="00B96015"/>
    <w:rsid w:val="00B960F1"/>
    <w:rsid w:val="00B963FC"/>
    <w:rsid w:val="00B96675"/>
    <w:rsid w:val="00B96A97"/>
    <w:rsid w:val="00B97028"/>
    <w:rsid w:val="00B9768D"/>
    <w:rsid w:val="00B978FC"/>
    <w:rsid w:val="00BA001C"/>
    <w:rsid w:val="00BA01D1"/>
    <w:rsid w:val="00BA050A"/>
    <w:rsid w:val="00BA15CD"/>
    <w:rsid w:val="00BA16CA"/>
    <w:rsid w:val="00BA1A49"/>
    <w:rsid w:val="00BA1C17"/>
    <w:rsid w:val="00BA1CFE"/>
    <w:rsid w:val="00BA1F2A"/>
    <w:rsid w:val="00BA2836"/>
    <w:rsid w:val="00BA28B3"/>
    <w:rsid w:val="00BA2A72"/>
    <w:rsid w:val="00BA2E7A"/>
    <w:rsid w:val="00BA2E97"/>
    <w:rsid w:val="00BA3483"/>
    <w:rsid w:val="00BA39A2"/>
    <w:rsid w:val="00BA3F59"/>
    <w:rsid w:val="00BA44D0"/>
    <w:rsid w:val="00BA44D5"/>
    <w:rsid w:val="00BA498F"/>
    <w:rsid w:val="00BA4CAA"/>
    <w:rsid w:val="00BA4E9D"/>
    <w:rsid w:val="00BA5058"/>
    <w:rsid w:val="00BA5290"/>
    <w:rsid w:val="00BA5340"/>
    <w:rsid w:val="00BA5A2E"/>
    <w:rsid w:val="00BA5DF5"/>
    <w:rsid w:val="00BA5FC9"/>
    <w:rsid w:val="00BA61FE"/>
    <w:rsid w:val="00BA6201"/>
    <w:rsid w:val="00BA67FE"/>
    <w:rsid w:val="00BA6873"/>
    <w:rsid w:val="00BA6D1E"/>
    <w:rsid w:val="00BA7200"/>
    <w:rsid w:val="00BA78F2"/>
    <w:rsid w:val="00BA7AA7"/>
    <w:rsid w:val="00BA7AD5"/>
    <w:rsid w:val="00BA7CC1"/>
    <w:rsid w:val="00BB026F"/>
    <w:rsid w:val="00BB039D"/>
    <w:rsid w:val="00BB0A93"/>
    <w:rsid w:val="00BB0B60"/>
    <w:rsid w:val="00BB122B"/>
    <w:rsid w:val="00BB12E3"/>
    <w:rsid w:val="00BB13FA"/>
    <w:rsid w:val="00BB141B"/>
    <w:rsid w:val="00BB1A8C"/>
    <w:rsid w:val="00BB1D68"/>
    <w:rsid w:val="00BB2096"/>
    <w:rsid w:val="00BB25AB"/>
    <w:rsid w:val="00BB271E"/>
    <w:rsid w:val="00BB2950"/>
    <w:rsid w:val="00BB2FA2"/>
    <w:rsid w:val="00BB31AE"/>
    <w:rsid w:val="00BB329D"/>
    <w:rsid w:val="00BB35C9"/>
    <w:rsid w:val="00BB35E6"/>
    <w:rsid w:val="00BB4092"/>
    <w:rsid w:val="00BB40EA"/>
    <w:rsid w:val="00BB415B"/>
    <w:rsid w:val="00BB4201"/>
    <w:rsid w:val="00BB4405"/>
    <w:rsid w:val="00BB4596"/>
    <w:rsid w:val="00BB49FE"/>
    <w:rsid w:val="00BB4E29"/>
    <w:rsid w:val="00BB51AB"/>
    <w:rsid w:val="00BB54B3"/>
    <w:rsid w:val="00BB54E0"/>
    <w:rsid w:val="00BB5A82"/>
    <w:rsid w:val="00BB5EF0"/>
    <w:rsid w:val="00BB644F"/>
    <w:rsid w:val="00BB651A"/>
    <w:rsid w:val="00BB6C59"/>
    <w:rsid w:val="00BB6CF2"/>
    <w:rsid w:val="00BB6D5B"/>
    <w:rsid w:val="00BB6F11"/>
    <w:rsid w:val="00BB7281"/>
    <w:rsid w:val="00BB7313"/>
    <w:rsid w:val="00BB7EEF"/>
    <w:rsid w:val="00BC013B"/>
    <w:rsid w:val="00BC0560"/>
    <w:rsid w:val="00BC082B"/>
    <w:rsid w:val="00BC0970"/>
    <w:rsid w:val="00BC150B"/>
    <w:rsid w:val="00BC1A09"/>
    <w:rsid w:val="00BC1A53"/>
    <w:rsid w:val="00BC223B"/>
    <w:rsid w:val="00BC2305"/>
    <w:rsid w:val="00BC259C"/>
    <w:rsid w:val="00BC268F"/>
    <w:rsid w:val="00BC2733"/>
    <w:rsid w:val="00BC29D5"/>
    <w:rsid w:val="00BC2CFD"/>
    <w:rsid w:val="00BC2EC4"/>
    <w:rsid w:val="00BC2F57"/>
    <w:rsid w:val="00BC2F6D"/>
    <w:rsid w:val="00BC2FC7"/>
    <w:rsid w:val="00BC303F"/>
    <w:rsid w:val="00BC35CA"/>
    <w:rsid w:val="00BC37B2"/>
    <w:rsid w:val="00BC380D"/>
    <w:rsid w:val="00BC3B8F"/>
    <w:rsid w:val="00BC3D61"/>
    <w:rsid w:val="00BC4069"/>
    <w:rsid w:val="00BC4349"/>
    <w:rsid w:val="00BC4379"/>
    <w:rsid w:val="00BC4B80"/>
    <w:rsid w:val="00BC4F70"/>
    <w:rsid w:val="00BC543A"/>
    <w:rsid w:val="00BC58D1"/>
    <w:rsid w:val="00BC5CAC"/>
    <w:rsid w:val="00BC5DFE"/>
    <w:rsid w:val="00BC5E95"/>
    <w:rsid w:val="00BC643C"/>
    <w:rsid w:val="00BC67BA"/>
    <w:rsid w:val="00BC71A0"/>
    <w:rsid w:val="00BC738B"/>
    <w:rsid w:val="00BC75AE"/>
    <w:rsid w:val="00BC75F9"/>
    <w:rsid w:val="00BC7EB7"/>
    <w:rsid w:val="00BD0341"/>
    <w:rsid w:val="00BD0466"/>
    <w:rsid w:val="00BD05A0"/>
    <w:rsid w:val="00BD0837"/>
    <w:rsid w:val="00BD0A44"/>
    <w:rsid w:val="00BD11AD"/>
    <w:rsid w:val="00BD1858"/>
    <w:rsid w:val="00BD1C25"/>
    <w:rsid w:val="00BD2078"/>
    <w:rsid w:val="00BD2240"/>
    <w:rsid w:val="00BD230C"/>
    <w:rsid w:val="00BD2354"/>
    <w:rsid w:val="00BD2687"/>
    <w:rsid w:val="00BD2693"/>
    <w:rsid w:val="00BD27E0"/>
    <w:rsid w:val="00BD2CE2"/>
    <w:rsid w:val="00BD2D44"/>
    <w:rsid w:val="00BD32A4"/>
    <w:rsid w:val="00BD34C0"/>
    <w:rsid w:val="00BD3641"/>
    <w:rsid w:val="00BD3741"/>
    <w:rsid w:val="00BD43B6"/>
    <w:rsid w:val="00BD446E"/>
    <w:rsid w:val="00BD45B5"/>
    <w:rsid w:val="00BD45CD"/>
    <w:rsid w:val="00BD491B"/>
    <w:rsid w:val="00BD4DEB"/>
    <w:rsid w:val="00BD5937"/>
    <w:rsid w:val="00BD5D43"/>
    <w:rsid w:val="00BD63B0"/>
    <w:rsid w:val="00BD63BE"/>
    <w:rsid w:val="00BD6412"/>
    <w:rsid w:val="00BD65BB"/>
    <w:rsid w:val="00BD68F0"/>
    <w:rsid w:val="00BD69EC"/>
    <w:rsid w:val="00BD72CB"/>
    <w:rsid w:val="00BD748B"/>
    <w:rsid w:val="00BD76EE"/>
    <w:rsid w:val="00BD7A7A"/>
    <w:rsid w:val="00BD7DA7"/>
    <w:rsid w:val="00BD7DAC"/>
    <w:rsid w:val="00BE064A"/>
    <w:rsid w:val="00BE0D26"/>
    <w:rsid w:val="00BE11B9"/>
    <w:rsid w:val="00BE122F"/>
    <w:rsid w:val="00BE1545"/>
    <w:rsid w:val="00BE185F"/>
    <w:rsid w:val="00BE1DCD"/>
    <w:rsid w:val="00BE1E88"/>
    <w:rsid w:val="00BE25B9"/>
    <w:rsid w:val="00BE3018"/>
    <w:rsid w:val="00BE32CA"/>
    <w:rsid w:val="00BE3773"/>
    <w:rsid w:val="00BE39F0"/>
    <w:rsid w:val="00BE40C1"/>
    <w:rsid w:val="00BE4E4D"/>
    <w:rsid w:val="00BE4F07"/>
    <w:rsid w:val="00BE4F4E"/>
    <w:rsid w:val="00BE5298"/>
    <w:rsid w:val="00BE5299"/>
    <w:rsid w:val="00BE52A0"/>
    <w:rsid w:val="00BE577F"/>
    <w:rsid w:val="00BE6DB1"/>
    <w:rsid w:val="00BE71D5"/>
    <w:rsid w:val="00BE7AD8"/>
    <w:rsid w:val="00BE7F74"/>
    <w:rsid w:val="00BE7FA4"/>
    <w:rsid w:val="00BF03E7"/>
    <w:rsid w:val="00BF0677"/>
    <w:rsid w:val="00BF0A3E"/>
    <w:rsid w:val="00BF0A40"/>
    <w:rsid w:val="00BF0AE7"/>
    <w:rsid w:val="00BF1712"/>
    <w:rsid w:val="00BF1F46"/>
    <w:rsid w:val="00BF245D"/>
    <w:rsid w:val="00BF2AE8"/>
    <w:rsid w:val="00BF3194"/>
    <w:rsid w:val="00BF3305"/>
    <w:rsid w:val="00BF3499"/>
    <w:rsid w:val="00BF388C"/>
    <w:rsid w:val="00BF3CEE"/>
    <w:rsid w:val="00BF3D11"/>
    <w:rsid w:val="00BF4338"/>
    <w:rsid w:val="00BF4720"/>
    <w:rsid w:val="00BF484B"/>
    <w:rsid w:val="00BF4ED4"/>
    <w:rsid w:val="00BF5786"/>
    <w:rsid w:val="00BF5DFB"/>
    <w:rsid w:val="00BF5ED1"/>
    <w:rsid w:val="00BF5EF5"/>
    <w:rsid w:val="00BF61AD"/>
    <w:rsid w:val="00BF62D9"/>
    <w:rsid w:val="00BF6379"/>
    <w:rsid w:val="00BF67BF"/>
    <w:rsid w:val="00BF6F41"/>
    <w:rsid w:val="00BF7026"/>
    <w:rsid w:val="00BF73BF"/>
    <w:rsid w:val="00BF78E2"/>
    <w:rsid w:val="00BF79AA"/>
    <w:rsid w:val="00BF7AE2"/>
    <w:rsid w:val="00BF7E74"/>
    <w:rsid w:val="00C00273"/>
    <w:rsid w:val="00C00356"/>
    <w:rsid w:val="00C006B0"/>
    <w:rsid w:val="00C006E3"/>
    <w:rsid w:val="00C00C63"/>
    <w:rsid w:val="00C01372"/>
    <w:rsid w:val="00C01668"/>
    <w:rsid w:val="00C0191A"/>
    <w:rsid w:val="00C01F53"/>
    <w:rsid w:val="00C02025"/>
    <w:rsid w:val="00C0205E"/>
    <w:rsid w:val="00C02192"/>
    <w:rsid w:val="00C02477"/>
    <w:rsid w:val="00C02568"/>
    <w:rsid w:val="00C02B8D"/>
    <w:rsid w:val="00C02D84"/>
    <w:rsid w:val="00C02E9B"/>
    <w:rsid w:val="00C030AC"/>
    <w:rsid w:val="00C03493"/>
    <w:rsid w:val="00C03749"/>
    <w:rsid w:val="00C03A99"/>
    <w:rsid w:val="00C03D97"/>
    <w:rsid w:val="00C040FE"/>
    <w:rsid w:val="00C0414B"/>
    <w:rsid w:val="00C046E2"/>
    <w:rsid w:val="00C04D3A"/>
    <w:rsid w:val="00C0507A"/>
    <w:rsid w:val="00C05647"/>
    <w:rsid w:val="00C05BCA"/>
    <w:rsid w:val="00C05E96"/>
    <w:rsid w:val="00C06408"/>
    <w:rsid w:val="00C0643D"/>
    <w:rsid w:val="00C065D8"/>
    <w:rsid w:val="00C0681B"/>
    <w:rsid w:val="00C072CC"/>
    <w:rsid w:val="00C1002A"/>
    <w:rsid w:val="00C10057"/>
    <w:rsid w:val="00C105A6"/>
    <w:rsid w:val="00C1086A"/>
    <w:rsid w:val="00C10935"/>
    <w:rsid w:val="00C1093C"/>
    <w:rsid w:val="00C10D21"/>
    <w:rsid w:val="00C10D61"/>
    <w:rsid w:val="00C10D77"/>
    <w:rsid w:val="00C10E6A"/>
    <w:rsid w:val="00C117F3"/>
    <w:rsid w:val="00C11C34"/>
    <w:rsid w:val="00C1274B"/>
    <w:rsid w:val="00C128E3"/>
    <w:rsid w:val="00C13FDB"/>
    <w:rsid w:val="00C14051"/>
    <w:rsid w:val="00C14141"/>
    <w:rsid w:val="00C14D48"/>
    <w:rsid w:val="00C150DE"/>
    <w:rsid w:val="00C151AF"/>
    <w:rsid w:val="00C15481"/>
    <w:rsid w:val="00C15B98"/>
    <w:rsid w:val="00C15DC1"/>
    <w:rsid w:val="00C160C4"/>
    <w:rsid w:val="00C1642A"/>
    <w:rsid w:val="00C16A1A"/>
    <w:rsid w:val="00C17966"/>
    <w:rsid w:val="00C20017"/>
    <w:rsid w:val="00C203D8"/>
    <w:rsid w:val="00C2092F"/>
    <w:rsid w:val="00C20CFE"/>
    <w:rsid w:val="00C20E35"/>
    <w:rsid w:val="00C20FBF"/>
    <w:rsid w:val="00C21091"/>
    <w:rsid w:val="00C212AF"/>
    <w:rsid w:val="00C215B8"/>
    <w:rsid w:val="00C21630"/>
    <w:rsid w:val="00C216F2"/>
    <w:rsid w:val="00C219E4"/>
    <w:rsid w:val="00C21D6B"/>
    <w:rsid w:val="00C22179"/>
    <w:rsid w:val="00C222B7"/>
    <w:rsid w:val="00C22401"/>
    <w:rsid w:val="00C22B82"/>
    <w:rsid w:val="00C23110"/>
    <w:rsid w:val="00C232FF"/>
    <w:rsid w:val="00C23814"/>
    <w:rsid w:val="00C23A90"/>
    <w:rsid w:val="00C23D66"/>
    <w:rsid w:val="00C23EA1"/>
    <w:rsid w:val="00C23FE8"/>
    <w:rsid w:val="00C249B7"/>
    <w:rsid w:val="00C24A3B"/>
    <w:rsid w:val="00C24D5F"/>
    <w:rsid w:val="00C24DCE"/>
    <w:rsid w:val="00C252EC"/>
    <w:rsid w:val="00C25370"/>
    <w:rsid w:val="00C25682"/>
    <w:rsid w:val="00C25AFA"/>
    <w:rsid w:val="00C25C29"/>
    <w:rsid w:val="00C25F97"/>
    <w:rsid w:val="00C2651B"/>
    <w:rsid w:val="00C265F4"/>
    <w:rsid w:val="00C26A1D"/>
    <w:rsid w:val="00C26B44"/>
    <w:rsid w:val="00C272D4"/>
    <w:rsid w:val="00C27305"/>
    <w:rsid w:val="00C278FE"/>
    <w:rsid w:val="00C279BD"/>
    <w:rsid w:val="00C27C9D"/>
    <w:rsid w:val="00C3007D"/>
    <w:rsid w:val="00C305BD"/>
    <w:rsid w:val="00C30A79"/>
    <w:rsid w:val="00C31B71"/>
    <w:rsid w:val="00C31BC1"/>
    <w:rsid w:val="00C32363"/>
    <w:rsid w:val="00C328F9"/>
    <w:rsid w:val="00C32BA5"/>
    <w:rsid w:val="00C32D4C"/>
    <w:rsid w:val="00C3305A"/>
    <w:rsid w:val="00C3335B"/>
    <w:rsid w:val="00C34461"/>
    <w:rsid w:val="00C34670"/>
    <w:rsid w:val="00C34B75"/>
    <w:rsid w:val="00C34BA8"/>
    <w:rsid w:val="00C34E77"/>
    <w:rsid w:val="00C34F5E"/>
    <w:rsid w:val="00C350F7"/>
    <w:rsid w:val="00C3557F"/>
    <w:rsid w:val="00C35877"/>
    <w:rsid w:val="00C35F57"/>
    <w:rsid w:val="00C3627D"/>
    <w:rsid w:val="00C36335"/>
    <w:rsid w:val="00C36ABE"/>
    <w:rsid w:val="00C36C80"/>
    <w:rsid w:val="00C36F78"/>
    <w:rsid w:val="00C3715F"/>
    <w:rsid w:val="00C3763B"/>
    <w:rsid w:val="00C37973"/>
    <w:rsid w:val="00C4037B"/>
    <w:rsid w:val="00C404BC"/>
    <w:rsid w:val="00C405F7"/>
    <w:rsid w:val="00C41627"/>
    <w:rsid w:val="00C41BE1"/>
    <w:rsid w:val="00C42235"/>
    <w:rsid w:val="00C4246C"/>
    <w:rsid w:val="00C425CC"/>
    <w:rsid w:val="00C4324F"/>
    <w:rsid w:val="00C434D1"/>
    <w:rsid w:val="00C4439D"/>
    <w:rsid w:val="00C445B5"/>
    <w:rsid w:val="00C44874"/>
    <w:rsid w:val="00C45C5D"/>
    <w:rsid w:val="00C45C6B"/>
    <w:rsid w:val="00C46029"/>
    <w:rsid w:val="00C46382"/>
    <w:rsid w:val="00C463E5"/>
    <w:rsid w:val="00C46729"/>
    <w:rsid w:val="00C469D6"/>
    <w:rsid w:val="00C476D3"/>
    <w:rsid w:val="00C47BE7"/>
    <w:rsid w:val="00C504C3"/>
    <w:rsid w:val="00C504F9"/>
    <w:rsid w:val="00C5079B"/>
    <w:rsid w:val="00C50BBB"/>
    <w:rsid w:val="00C50E53"/>
    <w:rsid w:val="00C51AAB"/>
    <w:rsid w:val="00C51AE0"/>
    <w:rsid w:val="00C51E56"/>
    <w:rsid w:val="00C51F2A"/>
    <w:rsid w:val="00C5230B"/>
    <w:rsid w:val="00C52500"/>
    <w:rsid w:val="00C52997"/>
    <w:rsid w:val="00C52BC3"/>
    <w:rsid w:val="00C52F1B"/>
    <w:rsid w:val="00C5333A"/>
    <w:rsid w:val="00C53622"/>
    <w:rsid w:val="00C53904"/>
    <w:rsid w:val="00C53A1A"/>
    <w:rsid w:val="00C53CBC"/>
    <w:rsid w:val="00C53D5F"/>
    <w:rsid w:val="00C53FCD"/>
    <w:rsid w:val="00C54349"/>
    <w:rsid w:val="00C543E2"/>
    <w:rsid w:val="00C54AFF"/>
    <w:rsid w:val="00C54C7F"/>
    <w:rsid w:val="00C54D01"/>
    <w:rsid w:val="00C54E6A"/>
    <w:rsid w:val="00C55189"/>
    <w:rsid w:val="00C55415"/>
    <w:rsid w:val="00C5589E"/>
    <w:rsid w:val="00C55F91"/>
    <w:rsid w:val="00C5618D"/>
    <w:rsid w:val="00C561D6"/>
    <w:rsid w:val="00C56422"/>
    <w:rsid w:val="00C56D3D"/>
    <w:rsid w:val="00C56F94"/>
    <w:rsid w:val="00C57506"/>
    <w:rsid w:val="00C57C06"/>
    <w:rsid w:val="00C57C6B"/>
    <w:rsid w:val="00C57D9D"/>
    <w:rsid w:val="00C57E44"/>
    <w:rsid w:val="00C6004A"/>
    <w:rsid w:val="00C60531"/>
    <w:rsid w:val="00C60F16"/>
    <w:rsid w:val="00C61813"/>
    <w:rsid w:val="00C61A69"/>
    <w:rsid w:val="00C61CFD"/>
    <w:rsid w:val="00C61D77"/>
    <w:rsid w:val="00C61EE7"/>
    <w:rsid w:val="00C61F8F"/>
    <w:rsid w:val="00C620B0"/>
    <w:rsid w:val="00C62520"/>
    <w:rsid w:val="00C62570"/>
    <w:rsid w:val="00C627A3"/>
    <w:rsid w:val="00C62B6B"/>
    <w:rsid w:val="00C631C7"/>
    <w:rsid w:val="00C6331E"/>
    <w:rsid w:val="00C6338C"/>
    <w:rsid w:val="00C63BF5"/>
    <w:rsid w:val="00C64072"/>
    <w:rsid w:val="00C641DB"/>
    <w:rsid w:val="00C64435"/>
    <w:rsid w:val="00C647E5"/>
    <w:rsid w:val="00C65A0C"/>
    <w:rsid w:val="00C663C1"/>
    <w:rsid w:val="00C6643E"/>
    <w:rsid w:val="00C664F9"/>
    <w:rsid w:val="00C66CBE"/>
    <w:rsid w:val="00C66D5D"/>
    <w:rsid w:val="00C67048"/>
    <w:rsid w:val="00C673AF"/>
    <w:rsid w:val="00C6745D"/>
    <w:rsid w:val="00C674F7"/>
    <w:rsid w:val="00C67713"/>
    <w:rsid w:val="00C6785A"/>
    <w:rsid w:val="00C70150"/>
    <w:rsid w:val="00C703D1"/>
    <w:rsid w:val="00C704D9"/>
    <w:rsid w:val="00C70C07"/>
    <w:rsid w:val="00C70F61"/>
    <w:rsid w:val="00C70FA3"/>
    <w:rsid w:val="00C7106B"/>
    <w:rsid w:val="00C713ED"/>
    <w:rsid w:val="00C713EF"/>
    <w:rsid w:val="00C71AC9"/>
    <w:rsid w:val="00C71B44"/>
    <w:rsid w:val="00C71BA9"/>
    <w:rsid w:val="00C71E8F"/>
    <w:rsid w:val="00C7201F"/>
    <w:rsid w:val="00C7208E"/>
    <w:rsid w:val="00C7212A"/>
    <w:rsid w:val="00C726A8"/>
    <w:rsid w:val="00C72A65"/>
    <w:rsid w:val="00C72DD1"/>
    <w:rsid w:val="00C72E4D"/>
    <w:rsid w:val="00C73214"/>
    <w:rsid w:val="00C73990"/>
    <w:rsid w:val="00C73D22"/>
    <w:rsid w:val="00C73F6F"/>
    <w:rsid w:val="00C7431A"/>
    <w:rsid w:val="00C74746"/>
    <w:rsid w:val="00C74E45"/>
    <w:rsid w:val="00C74FCE"/>
    <w:rsid w:val="00C751FB"/>
    <w:rsid w:val="00C755CF"/>
    <w:rsid w:val="00C7563F"/>
    <w:rsid w:val="00C75FC9"/>
    <w:rsid w:val="00C76513"/>
    <w:rsid w:val="00C76A0E"/>
    <w:rsid w:val="00C7714F"/>
    <w:rsid w:val="00C7754F"/>
    <w:rsid w:val="00C7756E"/>
    <w:rsid w:val="00C776FB"/>
    <w:rsid w:val="00C77824"/>
    <w:rsid w:val="00C77D9A"/>
    <w:rsid w:val="00C8012B"/>
    <w:rsid w:val="00C802CC"/>
    <w:rsid w:val="00C805BD"/>
    <w:rsid w:val="00C80720"/>
    <w:rsid w:val="00C8190C"/>
    <w:rsid w:val="00C81EF5"/>
    <w:rsid w:val="00C82489"/>
    <w:rsid w:val="00C824B6"/>
    <w:rsid w:val="00C8250E"/>
    <w:rsid w:val="00C83134"/>
    <w:rsid w:val="00C83235"/>
    <w:rsid w:val="00C83490"/>
    <w:rsid w:val="00C83514"/>
    <w:rsid w:val="00C83BFC"/>
    <w:rsid w:val="00C84A27"/>
    <w:rsid w:val="00C84D62"/>
    <w:rsid w:val="00C84F45"/>
    <w:rsid w:val="00C84F6B"/>
    <w:rsid w:val="00C84FCF"/>
    <w:rsid w:val="00C86E4C"/>
    <w:rsid w:val="00C8700A"/>
    <w:rsid w:val="00C87214"/>
    <w:rsid w:val="00C87221"/>
    <w:rsid w:val="00C8730E"/>
    <w:rsid w:val="00C87561"/>
    <w:rsid w:val="00C877F9"/>
    <w:rsid w:val="00C87AD5"/>
    <w:rsid w:val="00C87BFE"/>
    <w:rsid w:val="00C87D9E"/>
    <w:rsid w:val="00C87FDE"/>
    <w:rsid w:val="00C90167"/>
    <w:rsid w:val="00C90434"/>
    <w:rsid w:val="00C904FF"/>
    <w:rsid w:val="00C9072B"/>
    <w:rsid w:val="00C90A00"/>
    <w:rsid w:val="00C90A10"/>
    <w:rsid w:val="00C90E1C"/>
    <w:rsid w:val="00C90E97"/>
    <w:rsid w:val="00C90F2E"/>
    <w:rsid w:val="00C91350"/>
    <w:rsid w:val="00C916E5"/>
    <w:rsid w:val="00C9171F"/>
    <w:rsid w:val="00C91B67"/>
    <w:rsid w:val="00C922B1"/>
    <w:rsid w:val="00C93227"/>
    <w:rsid w:val="00C934E5"/>
    <w:rsid w:val="00C937CC"/>
    <w:rsid w:val="00C938DE"/>
    <w:rsid w:val="00C93A7C"/>
    <w:rsid w:val="00C93C90"/>
    <w:rsid w:val="00C9412D"/>
    <w:rsid w:val="00C9420B"/>
    <w:rsid w:val="00C948DA"/>
    <w:rsid w:val="00C953DC"/>
    <w:rsid w:val="00C9558F"/>
    <w:rsid w:val="00C95A5F"/>
    <w:rsid w:val="00C95E36"/>
    <w:rsid w:val="00C967ED"/>
    <w:rsid w:val="00C9683F"/>
    <w:rsid w:val="00C968F7"/>
    <w:rsid w:val="00C96991"/>
    <w:rsid w:val="00C96A83"/>
    <w:rsid w:val="00C971C4"/>
    <w:rsid w:val="00C97625"/>
    <w:rsid w:val="00C97BBA"/>
    <w:rsid w:val="00CA0163"/>
    <w:rsid w:val="00CA023D"/>
    <w:rsid w:val="00CA08C0"/>
    <w:rsid w:val="00CA0937"/>
    <w:rsid w:val="00CA0E2C"/>
    <w:rsid w:val="00CA1495"/>
    <w:rsid w:val="00CA1511"/>
    <w:rsid w:val="00CA15AA"/>
    <w:rsid w:val="00CA15C7"/>
    <w:rsid w:val="00CA1737"/>
    <w:rsid w:val="00CA1BEA"/>
    <w:rsid w:val="00CA1D35"/>
    <w:rsid w:val="00CA1E0C"/>
    <w:rsid w:val="00CA1E84"/>
    <w:rsid w:val="00CA2318"/>
    <w:rsid w:val="00CA258E"/>
    <w:rsid w:val="00CA2B74"/>
    <w:rsid w:val="00CA39D7"/>
    <w:rsid w:val="00CA3EC7"/>
    <w:rsid w:val="00CA48CD"/>
    <w:rsid w:val="00CA4EB0"/>
    <w:rsid w:val="00CA4F8F"/>
    <w:rsid w:val="00CA505F"/>
    <w:rsid w:val="00CA5495"/>
    <w:rsid w:val="00CA6115"/>
    <w:rsid w:val="00CA6957"/>
    <w:rsid w:val="00CA6F4F"/>
    <w:rsid w:val="00CA753E"/>
    <w:rsid w:val="00CA79D1"/>
    <w:rsid w:val="00CA7ABE"/>
    <w:rsid w:val="00CA7C31"/>
    <w:rsid w:val="00CA7F8E"/>
    <w:rsid w:val="00CB043C"/>
    <w:rsid w:val="00CB06AE"/>
    <w:rsid w:val="00CB096E"/>
    <w:rsid w:val="00CB0CA9"/>
    <w:rsid w:val="00CB0EF4"/>
    <w:rsid w:val="00CB1231"/>
    <w:rsid w:val="00CB12F7"/>
    <w:rsid w:val="00CB1C69"/>
    <w:rsid w:val="00CB1C72"/>
    <w:rsid w:val="00CB1F23"/>
    <w:rsid w:val="00CB21A1"/>
    <w:rsid w:val="00CB2284"/>
    <w:rsid w:val="00CB2806"/>
    <w:rsid w:val="00CB2D03"/>
    <w:rsid w:val="00CB2DB1"/>
    <w:rsid w:val="00CB3168"/>
    <w:rsid w:val="00CB3187"/>
    <w:rsid w:val="00CB38CE"/>
    <w:rsid w:val="00CB3EF8"/>
    <w:rsid w:val="00CB45BB"/>
    <w:rsid w:val="00CB4798"/>
    <w:rsid w:val="00CB52D2"/>
    <w:rsid w:val="00CB534C"/>
    <w:rsid w:val="00CB582D"/>
    <w:rsid w:val="00CB5AC3"/>
    <w:rsid w:val="00CB5B19"/>
    <w:rsid w:val="00CB5B7F"/>
    <w:rsid w:val="00CB653C"/>
    <w:rsid w:val="00CB6B54"/>
    <w:rsid w:val="00CB6C5C"/>
    <w:rsid w:val="00CB7693"/>
    <w:rsid w:val="00CB775B"/>
    <w:rsid w:val="00CB78C1"/>
    <w:rsid w:val="00CC0B53"/>
    <w:rsid w:val="00CC0D2F"/>
    <w:rsid w:val="00CC1481"/>
    <w:rsid w:val="00CC14D0"/>
    <w:rsid w:val="00CC16A4"/>
    <w:rsid w:val="00CC170C"/>
    <w:rsid w:val="00CC1918"/>
    <w:rsid w:val="00CC1F5A"/>
    <w:rsid w:val="00CC1FFC"/>
    <w:rsid w:val="00CC2282"/>
    <w:rsid w:val="00CC2695"/>
    <w:rsid w:val="00CC272F"/>
    <w:rsid w:val="00CC27F2"/>
    <w:rsid w:val="00CC296D"/>
    <w:rsid w:val="00CC2D4C"/>
    <w:rsid w:val="00CC2DB6"/>
    <w:rsid w:val="00CC3278"/>
    <w:rsid w:val="00CC3545"/>
    <w:rsid w:val="00CC39F4"/>
    <w:rsid w:val="00CC3BCD"/>
    <w:rsid w:val="00CC3FC4"/>
    <w:rsid w:val="00CC4454"/>
    <w:rsid w:val="00CC47B7"/>
    <w:rsid w:val="00CC49C4"/>
    <w:rsid w:val="00CC53DA"/>
    <w:rsid w:val="00CC54E6"/>
    <w:rsid w:val="00CC5EAC"/>
    <w:rsid w:val="00CC69DA"/>
    <w:rsid w:val="00CC7ACE"/>
    <w:rsid w:val="00CC7E42"/>
    <w:rsid w:val="00CC7E66"/>
    <w:rsid w:val="00CD020D"/>
    <w:rsid w:val="00CD02EA"/>
    <w:rsid w:val="00CD0535"/>
    <w:rsid w:val="00CD05B5"/>
    <w:rsid w:val="00CD0936"/>
    <w:rsid w:val="00CD0975"/>
    <w:rsid w:val="00CD0DC4"/>
    <w:rsid w:val="00CD15CF"/>
    <w:rsid w:val="00CD189E"/>
    <w:rsid w:val="00CD18C0"/>
    <w:rsid w:val="00CD1A78"/>
    <w:rsid w:val="00CD204E"/>
    <w:rsid w:val="00CD20DF"/>
    <w:rsid w:val="00CD213E"/>
    <w:rsid w:val="00CD29C3"/>
    <w:rsid w:val="00CD2BEA"/>
    <w:rsid w:val="00CD3105"/>
    <w:rsid w:val="00CD329C"/>
    <w:rsid w:val="00CD343B"/>
    <w:rsid w:val="00CD3460"/>
    <w:rsid w:val="00CD3622"/>
    <w:rsid w:val="00CD424C"/>
    <w:rsid w:val="00CD427D"/>
    <w:rsid w:val="00CD42B5"/>
    <w:rsid w:val="00CD430A"/>
    <w:rsid w:val="00CD468B"/>
    <w:rsid w:val="00CD5194"/>
    <w:rsid w:val="00CD521E"/>
    <w:rsid w:val="00CD53C3"/>
    <w:rsid w:val="00CD5AAD"/>
    <w:rsid w:val="00CD5D2D"/>
    <w:rsid w:val="00CD5D8B"/>
    <w:rsid w:val="00CD5F3D"/>
    <w:rsid w:val="00CD6163"/>
    <w:rsid w:val="00CD6356"/>
    <w:rsid w:val="00CD6561"/>
    <w:rsid w:val="00CD65CD"/>
    <w:rsid w:val="00CD68E8"/>
    <w:rsid w:val="00CD6BA2"/>
    <w:rsid w:val="00CD6C9E"/>
    <w:rsid w:val="00CD6E23"/>
    <w:rsid w:val="00CD71AD"/>
    <w:rsid w:val="00CD7276"/>
    <w:rsid w:val="00CD72BF"/>
    <w:rsid w:val="00CD757D"/>
    <w:rsid w:val="00CD7811"/>
    <w:rsid w:val="00CD7D99"/>
    <w:rsid w:val="00CE0012"/>
    <w:rsid w:val="00CE008E"/>
    <w:rsid w:val="00CE03B6"/>
    <w:rsid w:val="00CE0593"/>
    <w:rsid w:val="00CE0671"/>
    <w:rsid w:val="00CE0B97"/>
    <w:rsid w:val="00CE0DCE"/>
    <w:rsid w:val="00CE12F3"/>
    <w:rsid w:val="00CE18CD"/>
    <w:rsid w:val="00CE18D8"/>
    <w:rsid w:val="00CE2117"/>
    <w:rsid w:val="00CE22F3"/>
    <w:rsid w:val="00CE265C"/>
    <w:rsid w:val="00CE2675"/>
    <w:rsid w:val="00CE3556"/>
    <w:rsid w:val="00CE35F6"/>
    <w:rsid w:val="00CE3C43"/>
    <w:rsid w:val="00CE4525"/>
    <w:rsid w:val="00CE64D7"/>
    <w:rsid w:val="00CE6695"/>
    <w:rsid w:val="00CE70C6"/>
    <w:rsid w:val="00CE712C"/>
    <w:rsid w:val="00CE7199"/>
    <w:rsid w:val="00CE7C28"/>
    <w:rsid w:val="00CE7E64"/>
    <w:rsid w:val="00CF098B"/>
    <w:rsid w:val="00CF0B3F"/>
    <w:rsid w:val="00CF0CE0"/>
    <w:rsid w:val="00CF104C"/>
    <w:rsid w:val="00CF1338"/>
    <w:rsid w:val="00CF1C7C"/>
    <w:rsid w:val="00CF1DBE"/>
    <w:rsid w:val="00CF20D2"/>
    <w:rsid w:val="00CF235F"/>
    <w:rsid w:val="00CF252C"/>
    <w:rsid w:val="00CF2DAB"/>
    <w:rsid w:val="00CF2DC5"/>
    <w:rsid w:val="00CF2FA6"/>
    <w:rsid w:val="00CF35F4"/>
    <w:rsid w:val="00CF38A1"/>
    <w:rsid w:val="00CF39E3"/>
    <w:rsid w:val="00CF3A39"/>
    <w:rsid w:val="00CF3ED3"/>
    <w:rsid w:val="00CF3F86"/>
    <w:rsid w:val="00CF43CC"/>
    <w:rsid w:val="00CF442B"/>
    <w:rsid w:val="00CF5048"/>
    <w:rsid w:val="00CF507A"/>
    <w:rsid w:val="00CF533A"/>
    <w:rsid w:val="00CF5F02"/>
    <w:rsid w:val="00CF62DB"/>
    <w:rsid w:val="00CF62E0"/>
    <w:rsid w:val="00CF658B"/>
    <w:rsid w:val="00CF68D0"/>
    <w:rsid w:val="00CF6B11"/>
    <w:rsid w:val="00CF6D22"/>
    <w:rsid w:val="00CF6F7B"/>
    <w:rsid w:val="00CF710C"/>
    <w:rsid w:val="00D00844"/>
    <w:rsid w:val="00D008AA"/>
    <w:rsid w:val="00D00AE1"/>
    <w:rsid w:val="00D00B4F"/>
    <w:rsid w:val="00D00D03"/>
    <w:rsid w:val="00D00FF1"/>
    <w:rsid w:val="00D01CCC"/>
    <w:rsid w:val="00D01DCD"/>
    <w:rsid w:val="00D01E43"/>
    <w:rsid w:val="00D01F30"/>
    <w:rsid w:val="00D02946"/>
    <w:rsid w:val="00D030F7"/>
    <w:rsid w:val="00D03526"/>
    <w:rsid w:val="00D0359A"/>
    <w:rsid w:val="00D03900"/>
    <w:rsid w:val="00D0405B"/>
    <w:rsid w:val="00D0427B"/>
    <w:rsid w:val="00D043D3"/>
    <w:rsid w:val="00D04B96"/>
    <w:rsid w:val="00D04F29"/>
    <w:rsid w:val="00D056B8"/>
    <w:rsid w:val="00D05D0B"/>
    <w:rsid w:val="00D062D0"/>
    <w:rsid w:val="00D0637B"/>
    <w:rsid w:val="00D0716A"/>
    <w:rsid w:val="00D07301"/>
    <w:rsid w:val="00D07306"/>
    <w:rsid w:val="00D074E3"/>
    <w:rsid w:val="00D0769D"/>
    <w:rsid w:val="00D077A8"/>
    <w:rsid w:val="00D07F9F"/>
    <w:rsid w:val="00D07FB7"/>
    <w:rsid w:val="00D1024A"/>
    <w:rsid w:val="00D102BB"/>
    <w:rsid w:val="00D10CD8"/>
    <w:rsid w:val="00D10F5D"/>
    <w:rsid w:val="00D11237"/>
    <w:rsid w:val="00D118BB"/>
    <w:rsid w:val="00D11AAB"/>
    <w:rsid w:val="00D12442"/>
    <w:rsid w:val="00D12C50"/>
    <w:rsid w:val="00D12DC6"/>
    <w:rsid w:val="00D12E3F"/>
    <w:rsid w:val="00D1306B"/>
    <w:rsid w:val="00D13307"/>
    <w:rsid w:val="00D13751"/>
    <w:rsid w:val="00D13DAF"/>
    <w:rsid w:val="00D141C1"/>
    <w:rsid w:val="00D141DB"/>
    <w:rsid w:val="00D1427B"/>
    <w:rsid w:val="00D1457C"/>
    <w:rsid w:val="00D14D59"/>
    <w:rsid w:val="00D154ED"/>
    <w:rsid w:val="00D157B6"/>
    <w:rsid w:val="00D158C2"/>
    <w:rsid w:val="00D15CFE"/>
    <w:rsid w:val="00D15FE6"/>
    <w:rsid w:val="00D15FF8"/>
    <w:rsid w:val="00D16074"/>
    <w:rsid w:val="00D16C99"/>
    <w:rsid w:val="00D17119"/>
    <w:rsid w:val="00D1716D"/>
    <w:rsid w:val="00D176F7"/>
    <w:rsid w:val="00D17962"/>
    <w:rsid w:val="00D179D4"/>
    <w:rsid w:val="00D17A98"/>
    <w:rsid w:val="00D20414"/>
    <w:rsid w:val="00D20445"/>
    <w:rsid w:val="00D207F3"/>
    <w:rsid w:val="00D209C6"/>
    <w:rsid w:val="00D20F7C"/>
    <w:rsid w:val="00D20F85"/>
    <w:rsid w:val="00D21DF3"/>
    <w:rsid w:val="00D221D6"/>
    <w:rsid w:val="00D2226C"/>
    <w:rsid w:val="00D225A4"/>
    <w:rsid w:val="00D22B47"/>
    <w:rsid w:val="00D22FA2"/>
    <w:rsid w:val="00D2320E"/>
    <w:rsid w:val="00D237A0"/>
    <w:rsid w:val="00D23912"/>
    <w:rsid w:val="00D239D1"/>
    <w:rsid w:val="00D23B4E"/>
    <w:rsid w:val="00D24341"/>
    <w:rsid w:val="00D24767"/>
    <w:rsid w:val="00D248F3"/>
    <w:rsid w:val="00D24D90"/>
    <w:rsid w:val="00D250CE"/>
    <w:rsid w:val="00D25995"/>
    <w:rsid w:val="00D25C46"/>
    <w:rsid w:val="00D264A9"/>
    <w:rsid w:val="00D26563"/>
    <w:rsid w:val="00D267C8"/>
    <w:rsid w:val="00D268A8"/>
    <w:rsid w:val="00D27121"/>
    <w:rsid w:val="00D27689"/>
    <w:rsid w:val="00D27ACE"/>
    <w:rsid w:val="00D27E03"/>
    <w:rsid w:val="00D30443"/>
    <w:rsid w:val="00D306D3"/>
    <w:rsid w:val="00D3080D"/>
    <w:rsid w:val="00D30929"/>
    <w:rsid w:val="00D30AF3"/>
    <w:rsid w:val="00D30BCF"/>
    <w:rsid w:val="00D30C53"/>
    <w:rsid w:val="00D30D0A"/>
    <w:rsid w:val="00D31559"/>
    <w:rsid w:val="00D31C08"/>
    <w:rsid w:val="00D31D3B"/>
    <w:rsid w:val="00D31FA6"/>
    <w:rsid w:val="00D32054"/>
    <w:rsid w:val="00D324E6"/>
    <w:rsid w:val="00D326ED"/>
    <w:rsid w:val="00D32A2F"/>
    <w:rsid w:val="00D32ADC"/>
    <w:rsid w:val="00D32E37"/>
    <w:rsid w:val="00D32F22"/>
    <w:rsid w:val="00D338FF"/>
    <w:rsid w:val="00D34156"/>
    <w:rsid w:val="00D35586"/>
    <w:rsid w:val="00D355B1"/>
    <w:rsid w:val="00D35A77"/>
    <w:rsid w:val="00D35AD6"/>
    <w:rsid w:val="00D3653C"/>
    <w:rsid w:val="00D3655A"/>
    <w:rsid w:val="00D37217"/>
    <w:rsid w:val="00D3741C"/>
    <w:rsid w:val="00D37442"/>
    <w:rsid w:val="00D37890"/>
    <w:rsid w:val="00D3794C"/>
    <w:rsid w:val="00D37A35"/>
    <w:rsid w:val="00D37B4F"/>
    <w:rsid w:val="00D37FC3"/>
    <w:rsid w:val="00D4049E"/>
    <w:rsid w:val="00D40B20"/>
    <w:rsid w:val="00D40CBB"/>
    <w:rsid w:val="00D40CD3"/>
    <w:rsid w:val="00D40DC5"/>
    <w:rsid w:val="00D41639"/>
    <w:rsid w:val="00D416F0"/>
    <w:rsid w:val="00D41DF2"/>
    <w:rsid w:val="00D41E3B"/>
    <w:rsid w:val="00D41ED7"/>
    <w:rsid w:val="00D426B6"/>
    <w:rsid w:val="00D4271A"/>
    <w:rsid w:val="00D429A4"/>
    <w:rsid w:val="00D42A23"/>
    <w:rsid w:val="00D42CC3"/>
    <w:rsid w:val="00D42F7A"/>
    <w:rsid w:val="00D436F9"/>
    <w:rsid w:val="00D4388E"/>
    <w:rsid w:val="00D43D23"/>
    <w:rsid w:val="00D4412D"/>
    <w:rsid w:val="00D446AC"/>
    <w:rsid w:val="00D4479C"/>
    <w:rsid w:val="00D454EA"/>
    <w:rsid w:val="00D455AE"/>
    <w:rsid w:val="00D45776"/>
    <w:rsid w:val="00D4593A"/>
    <w:rsid w:val="00D463AD"/>
    <w:rsid w:val="00D463AE"/>
    <w:rsid w:val="00D46452"/>
    <w:rsid w:val="00D466AA"/>
    <w:rsid w:val="00D469CA"/>
    <w:rsid w:val="00D46A90"/>
    <w:rsid w:val="00D46AB6"/>
    <w:rsid w:val="00D47040"/>
    <w:rsid w:val="00D4777B"/>
    <w:rsid w:val="00D477E1"/>
    <w:rsid w:val="00D47B58"/>
    <w:rsid w:val="00D5096F"/>
    <w:rsid w:val="00D50BC3"/>
    <w:rsid w:val="00D50E67"/>
    <w:rsid w:val="00D5109E"/>
    <w:rsid w:val="00D51210"/>
    <w:rsid w:val="00D51759"/>
    <w:rsid w:val="00D519B9"/>
    <w:rsid w:val="00D51CD8"/>
    <w:rsid w:val="00D51FF7"/>
    <w:rsid w:val="00D52549"/>
    <w:rsid w:val="00D52929"/>
    <w:rsid w:val="00D52CCA"/>
    <w:rsid w:val="00D53E25"/>
    <w:rsid w:val="00D54188"/>
    <w:rsid w:val="00D5425E"/>
    <w:rsid w:val="00D5426F"/>
    <w:rsid w:val="00D54429"/>
    <w:rsid w:val="00D54D10"/>
    <w:rsid w:val="00D552F6"/>
    <w:rsid w:val="00D55551"/>
    <w:rsid w:val="00D558EE"/>
    <w:rsid w:val="00D55A62"/>
    <w:rsid w:val="00D5605A"/>
    <w:rsid w:val="00D5644A"/>
    <w:rsid w:val="00D567A7"/>
    <w:rsid w:val="00D56AF9"/>
    <w:rsid w:val="00D56DF1"/>
    <w:rsid w:val="00D56F76"/>
    <w:rsid w:val="00D5769D"/>
    <w:rsid w:val="00D578AA"/>
    <w:rsid w:val="00D5798B"/>
    <w:rsid w:val="00D57CBB"/>
    <w:rsid w:val="00D60128"/>
    <w:rsid w:val="00D609CC"/>
    <w:rsid w:val="00D60BA3"/>
    <w:rsid w:val="00D60E58"/>
    <w:rsid w:val="00D61093"/>
    <w:rsid w:val="00D6149B"/>
    <w:rsid w:val="00D614E4"/>
    <w:rsid w:val="00D61738"/>
    <w:rsid w:val="00D61B2D"/>
    <w:rsid w:val="00D62188"/>
    <w:rsid w:val="00D62501"/>
    <w:rsid w:val="00D625B2"/>
    <w:rsid w:val="00D62827"/>
    <w:rsid w:val="00D62D5A"/>
    <w:rsid w:val="00D62D88"/>
    <w:rsid w:val="00D62DD1"/>
    <w:rsid w:val="00D62FB7"/>
    <w:rsid w:val="00D6305C"/>
    <w:rsid w:val="00D632DA"/>
    <w:rsid w:val="00D6357D"/>
    <w:rsid w:val="00D641C5"/>
    <w:rsid w:val="00D64243"/>
    <w:rsid w:val="00D64B21"/>
    <w:rsid w:val="00D65F25"/>
    <w:rsid w:val="00D666E7"/>
    <w:rsid w:val="00D669C0"/>
    <w:rsid w:val="00D66ABC"/>
    <w:rsid w:val="00D66C7D"/>
    <w:rsid w:val="00D67483"/>
    <w:rsid w:val="00D676E0"/>
    <w:rsid w:val="00D676F1"/>
    <w:rsid w:val="00D67B4A"/>
    <w:rsid w:val="00D67BD9"/>
    <w:rsid w:val="00D70CEC"/>
    <w:rsid w:val="00D711FB"/>
    <w:rsid w:val="00D71247"/>
    <w:rsid w:val="00D715AA"/>
    <w:rsid w:val="00D7165D"/>
    <w:rsid w:val="00D718A4"/>
    <w:rsid w:val="00D71D5A"/>
    <w:rsid w:val="00D7260E"/>
    <w:rsid w:val="00D727F5"/>
    <w:rsid w:val="00D7292C"/>
    <w:rsid w:val="00D72972"/>
    <w:rsid w:val="00D72AAB"/>
    <w:rsid w:val="00D734EE"/>
    <w:rsid w:val="00D736FB"/>
    <w:rsid w:val="00D7389E"/>
    <w:rsid w:val="00D73DF4"/>
    <w:rsid w:val="00D74477"/>
    <w:rsid w:val="00D7461C"/>
    <w:rsid w:val="00D746DE"/>
    <w:rsid w:val="00D74C8D"/>
    <w:rsid w:val="00D75223"/>
    <w:rsid w:val="00D754FD"/>
    <w:rsid w:val="00D7580B"/>
    <w:rsid w:val="00D7582D"/>
    <w:rsid w:val="00D75E3E"/>
    <w:rsid w:val="00D75E4A"/>
    <w:rsid w:val="00D75F68"/>
    <w:rsid w:val="00D76141"/>
    <w:rsid w:val="00D76BA1"/>
    <w:rsid w:val="00D76E06"/>
    <w:rsid w:val="00D76F5F"/>
    <w:rsid w:val="00D77408"/>
    <w:rsid w:val="00D778EE"/>
    <w:rsid w:val="00D779A9"/>
    <w:rsid w:val="00D779BB"/>
    <w:rsid w:val="00D77AA7"/>
    <w:rsid w:val="00D80220"/>
    <w:rsid w:val="00D8081B"/>
    <w:rsid w:val="00D80976"/>
    <w:rsid w:val="00D80A97"/>
    <w:rsid w:val="00D80F12"/>
    <w:rsid w:val="00D8135F"/>
    <w:rsid w:val="00D81429"/>
    <w:rsid w:val="00D81A62"/>
    <w:rsid w:val="00D81AA7"/>
    <w:rsid w:val="00D81B2E"/>
    <w:rsid w:val="00D81D72"/>
    <w:rsid w:val="00D821A2"/>
    <w:rsid w:val="00D821E6"/>
    <w:rsid w:val="00D82470"/>
    <w:rsid w:val="00D826D2"/>
    <w:rsid w:val="00D828FE"/>
    <w:rsid w:val="00D82CD5"/>
    <w:rsid w:val="00D8303A"/>
    <w:rsid w:val="00D83157"/>
    <w:rsid w:val="00D8355B"/>
    <w:rsid w:val="00D83747"/>
    <w:rsid w:val="00D837C3"/>
    <w:rsid w:val="00D837C7"/>
    <w:rsid w:val="00D84078"/>
    <w:rsid w:val="00D8437F"/>
    <w:rsid w:val="00D84A6A"/>
    <w:rsid w:val="00D84F37"/>
    <w:rsid w:val="00D84FA1"/>
    <w:rsid w:val="00D85B4A"/>
    <w:rsid w:val="00D860C2"/>
    <w:rsid w:val="00D861B3"/>
    <w:rsid w:val="00D864E5"/>
    <w:rsid w:val="00D8657E"/>
    <w:rsid w:val="00D86E68"/>
    <w:rsid w:val="00D87185"/>
    <w:rsid w:val="00D871CC"/>
    <w:rsid w:val="00D873B0"/>
    <w:rsid w:val="00D87C8D"/>
    <w:rsid w:val="00D87F7D"/>
    <w:rsid w:val="00D906A5"/>
    <w:rsid w:val="00D906E3"/>
    <w:rsid w:val="00D914EA"/>
    <w:rsid w:val="00D91F08"/>
    <w:rsid w:val="00D92207"/>
    <w:rsid w:val="00D92754"/>
    <w:rsid w:val="00D928EC"/>
    <w:rsid w:val="00D92C6B"/>
    <w:rsid w:val="00D9309B"/>
    <w:rsid w:val="00D9374B"/>
    <w:rsid w:val="00D937CC"/>
    <w:rsid w:val="00D93A7F"/>
    <w:rsid w:val="00D93C1D"/>
    <w:rsid w:val="00D93F7A"/>
    <w:rsid w:val="00D9481E"/>
    <w:rsid w:val="00D949EA"/>
    <w:rsid w:val="00D9514B"/>
    <w:rsid w:val="00D954EF"/>
    <w:rsid w:val="00D959CB"/>
    <w:rsid w:val="00D95C9D"/>
    <w:rsid w:val="00D962AB"/>
    <w:rsid w:val="00D963C8"/>
    <w:rsid w:val="00D968B1"/>
    <w:rsid w:val="00D970BC"/>
    <w:rsid w:val="00D978E6"/>
    <w:rsid w:val="00D97FA3"/>
    <w:rsid w:val="00DA0027"/>
    <w:rsid w:val="00DA02A8"/>
    <w:rsid w:val="00DA0D94"/>
    <w:rsid w:val="00DA0FDF"/>
    <w:rsid w:val="00DA110D"/>
    <w:rsid w:val="00DA15FA"/>
    <w:rsid w:val="00DA168E"/>
    <w:rsid w:val="00DA16E2"/>
    <w:rsid w:val="00DA18CD"/>
    <w:rsid w:val="00DA1A2E"/>
    <w:rsid w:val="00DA2456"/>
    <w:rsid w:val="00DA25C7"/>
    <w:rsid w:val="00DA2842"/>
    <w:rsid w:val="00DA29CA"/>
    <w:rsid w:val="00DA2C6D"/>
    <w:rsid w:val="00DA2D90"/>
    <w:rsid w:val="00DA314D"/>
    <w:rsid w:val="00DA31B9"/>
    <w:rsid w:val="00DA3559"/>
    <w:rsid w:val="00DA35F4"/>
    <w:rsid w:val="00DA383C"/>
    <w:rsid w:val="00DA3973"/>
    <w:rsid w:val="00DA41F3"/>
    <w:rsid w:val="00DA4488"/>
    <w:rsid w:val="00DA46BA"/>
    <w:rsid w:val="00DA498A"/>
    <w:rsid w:val="00DA49D9"/>
    <w:rsid w:val="00DA4B0F"/>
    <w:rsid w:val="00DA4C65"/>
    <w:rsid w:val="00DA5238"/>
    <w:rsid w:val="00DA5323"/>
    <w:rsid w:val="00DA53E1"/>
    <w:rsid w:val="00DA59EB"/>
    <w:rsid w:val="00DA5EAA"/>
    <w:rsid w:val="00DA6160"/>
    <w:rsid w:val="00DA6A7E"/>
    <w:rsid w:val="00DA6CA5"/>
    <w:rsid w:val="00DA6D2F"/>
    <w:rsid w:val="00DA6DE3"/>
    <w:rsid w:val="00DA7135"/>
    <w:rsid w:val="00DA79F7"/>
    <w:rsid w:val="00DA7A4C"/>
    <w:rsid w:val="00DA7AA0"/>
    <w:rsid w:val="00DB00A8"/>
    <w:rsid w:val="00DB054A"/>
    <w:rsid w:val="00DB06F0"/>
    <w:rsid w:val="00DB0964"/>
    <w:rsid w:val="00DB0BAC"/>
    <w:rsid w:val="00DB0CEF"/>
    <w:rsid w:val="00DB16F4"/>
    <w:rsid w:val="00DB171A"/>
    <w:rsid w:val="00DB180B"/>
    <w:rsid w:val="00DB186E"/>
    <w:rsid w:val="00DB1891"/>
    <w:rsid w:val="00DB1916"/>
    <w:rsid w:val="00DB1C18"/>
    <w:rsid w:val="00DB20A9"/>
    <w:rsid w:val="00DB22FB"/>
    <w:rsid w:val="00DB2613"/>
    <w:rsid w:val="00DB26BA"/>
    <w:rsid w:val="00DB281F"/>
    <w:rsid w:val="00DB362C"/>
    <w:rsid w:val="00DB39C9"/>
    <w:rsid w:val="00DB3A05"/>
    <w:rsid w:val="00DB3C8E"/>
    <w:rsid w:val="00DB421E"/>
    <w:rsid w:val="00DB46A4"/>
    <w:rsid w:val="00DB46B5"/>
    <w:rsid w:val="00DB48D1"/>
    <w:rsid w:val="00DB4F80"/>
    <w:rsid w:val="00DB531C"/>
    <w:rsid w:val="00DB542A"/>
    <w:rsid w:val="00DB55D5"/>
    <w:rsid w:val="00DB5E2C"/>
    <w:rsid w:val="00DB62CE"/>
    <w:rsid w:val="00DB6387"/>
    <w:rsid w:val="00DB675D"/>
    <w:rsid w:val="00DB69BE"/>
    <w:rsid w:val="00DB6B60"/>
    <w:rsid w:val="00DB6B76"/>
    <w:rsid w:val="00DB79AA"/>
    <w:rsid w:val="00DB7D1B"/>
    <w:rsid w:val="00DC030D"/>
    <w:rsid w:val="00DC089F"/>
    <w:rsid w:val="00DC0970"/>
    <w:rsid w:val="00DC0977"/>
    <w:rsid w:val="00DC0F3D"/>
    <w:rsid w:val="00DC1074"/>
    <w:rsid w:val="00DC140D"/>
    <w:rsid w:val="00DC1A43"/>
    <w:rsid w:val="00DC2290"/>
    <w:rsid w:val="00DC2364"/>
    <w:rsid w:val="00DC2989"/>
    <w:rsid w:val="00DC2A74"/>
    <w:rsid w:val="00DC378E"/>
    <w:rsid w:val="00DC4170"/>
    <w:rsid w:val="00DC43A0"/>
    <w:rsid w:val="00DC48AB"/>
    <w:rsid w:val="00DC4CAF"/>
    <w:rsid w:val="00DC5280"/>
    <w:rsid w:val="00DC5686"/>
    <w:rsid w:val="00DC5C38"/>
    <w:rsid w:val="00DC5F0F"/>
    <w:rsid w:val="00DC60CF"/>
    <w:rsid w:val="00DC6311"/>
    <w:rsid w:val="00DC64B8"/>
    <w:rsid w:val="00DC6850"/>
    <w:rsid w:val="00DC6B32"/>
    <w:rsid w:val="00DC6FB2"/>
    <w:rsid w:val="00DC6FD7"/>
    <w:rsid w:val="00DC7566"/>
    <w:rsid w:val="00DC762F"/>
    <w:rsid w:val="00DC7987"/>
    <w:rsid w:val="00DC7A9C"/>
    <w:rsid w:val="00DC7D1F"/>
    <w:rsid w:val="00DD00B7"/>
    <w:rsid w:val="00DD07B0"/>
    <w:rsid w:val="00DD0E69"/>
    <w:rsid w:val="00DD0F78"/>
    <w:rsid w:val="00DD114B"/>
    <w:rsid w:val="00DD11D4"/>
    <w:rsid w:val="00DD13CB"/>
    <w:rsid w:val="00DD1425"/>
    <w:rsid w:val="00DD1B37"/>
    <w:rsid w:val="00DD3530"/>
    <w:rsid w:val="00DD3AF9"/>
    <w:rsid w:val="00DD3C1B"/>
    <w:rsid w:val="00DD4CA7"/>
    <w:rsid w:val="00DD5A1B"/>
    <w:rsid w:val="00DD5BFD"/>
    <w:rsid w:val="00DD626D"/>
    <w:rsid w:val="00DD66B1"/>
    <w:rsid w:val="00DD69E6"/>
    <w:rsid w:val="00DD6EAF"/>
    <w:rsid w:val="00DD7571"/>
    <w:rsid w:val="00DD760C"/>
    <w:rsid w:val="00DD7EF8"/>
    <w:rsid w:val="00DE07CB"/>
    <w:rsid w:val="00DE0825"/>
    <w:rsid w:val="00DE0B34"/>
    <w:rsid w:val="00DE1590"/>
    <w:rsid w:val="00DE1964"/>
    <w:rsid w:val="00DE1E2E"/>
    <w:rsid w:val="00DE1F2E"/>
    <w:rsid w:val="00DE2656"/>
    <w:rsid w:val="00DE2719"/>
    <w:rsid w:val="00DE2872"/>
    <w:rsid w:val="00DE28D0"/>
    <w:rsid w:val="00DE35D6"/>
    <w:rsid w:val="00DE36A8"/>
    <w:rsid w:val="00DE42EC"/>
    <w:rsid w:val="00DE48FD"/>
    <w:rsid w:val="00DE4E15"/>
    <w:rsid w:val="00DE5335"/>
    <w:rsid w:val="00DE59B3"/>
    <w:rsid w:val="00DE5C2C"/>
    <w:rsid w:val="00DE5CC7"/>
    <w:rsid w:val="00DE5E79"/>
    <w:rsid w:val="00DE6443"/>
    <w:rsid w:val="00DE65AB"/>
    <w:rsid w:val="00DE6EA6"/>
    <w:rsid w:val="00DE776E"/>
    <w:rsid w:val="00DE7843"/>
    <w:rsid w:val="00DE7BBD"/>
    <w:rsid w:val="00DE7DEE"/>
    <w:rsid w:val="00DE7E58"/>
    <w:rsid w:val="00DE7FF9"/>
    <w:rsid w:val="00DF00AD"/>
    <w:rsid w:val="00DF02FC"/>
    <w:rsid w:val="00DF0375"/>
    <w:rsid w:val="00DF118D"/>
    <w:rsid w:val="00DF14DC"/>
    <w:rsid w:val="00DF15CE"/>
    <w:rsid w:val="00DF1F46"/>
    <w:rsid w:val="00DF259E"/>
    <w:rsid w:val="00DF297C"/>
    <w:rsid w:val="00DF2A95"/>
    <w:rsid w:val="00DF32F3"/>
    <w:rsid w:val="00DF38AB"/>
    <w:rsid w:val="00DF3A02"/>
    <w:rsid w:val="00DF3D7B"/>
    <w:rsid w:val="00DF3DF5"/>
    <w:rsid w:val="00DF56F3"/>
    <w:rsid w:val="00DF66E6"/>
    <w:rsid w:val="00DF6771"/>
    <w:rsid w:val="00DF6932"/>
    <w:rsid w:val="00DF6DB1"/>
    <w:rsid w:val="00DF705D"/>
    <w:rsid w:val="00DF715C"/>
    <w:rsid w:val="00DF732D"/>
    <w:rsid w:val="00DF7367"/>
    <w:rsid w:val="00DF7557"/>
    <w:rsid w:val="00DF7B18"/>
    <w:rsid w:val="00DF7BBE"/>
    <w:rsid w:val="00DF7D33"/>
    <w:rsid w:val="00DF7DCD"/>
    <w:rsid w:val="00DF7DED"/>
    <w:rsid w:val="00E000A5"/>
    <w:rsid w:val="00E00B87"/>
    <w:rsid w:val="00E00D85"/>
    <w:rsid w:val="00E012B3"/>
    <w:rsid w:val="00E013E0"/>
    <w:rsid w:val="00E01AAC"/>
    <w:rsid w:val="00E01BAB"/>
    <w:rsid w:val="00E01C97"/>
    <w:rsid w:val="00E01DC4"/>
    <w:rsid w:val="00E02036"/>
    <w:rsid w:val="00E02811"/>
    <w:rsid w:val="00E035FB"/>
    <w:rsid w:val="00E0361B"/>
    <w:rsid w:val="00E03850"/>
    <w:rsid w:val="00E0387A"/>
    <w:rsid w:val="00E03A98"/>
    <w:rsid w:val="00E03AC7"/>
    <w:rsid w:val="00E03D31"/>
    <w:rsid w:val="00E03DFC"/>
    <w:rsid w:val="00E03ECC"/>
    <w:rsid w:val="00E0403B"/>
    <w:rsid w:val="00E0453C"/>
    <w:rsid w:val="00E047A8"/>
    <w:rsid w:val="00E04DC5"/>
    <w:rsid w:val="00E04F65"/>
    <w:rsid w:val="00E0553D"/>
    <w:rsid w:val="00E055B4"/>
    <w:rsid w:val="00E05FD8"/>
    <w:rsid w:val="00E06C00"/>
    <w:rsid w:val="00E06C1F"/>
    <w:rsid w:val="00E06D89"/>
    <w:rsid w:val="00E0714D"/>
    <w:rsid w:val="00E073FD"/>
    <w:rsid w:val="00E107F5"/>
    <w:rsid w:val="00E108BC"/>
    <w:rsid w:val="00E10D8B"/>
    <w:rsid w:val="00E112C9"/>
    <w:rsid w:val="00E1147C"/>
    <w:rsid w:val="00E1154A"/>
    <w:rsid w:val="00E11BD5"/>
    <w:rsid w:val="00E122C2"/>
    <w:rsid w:val="00E125A0"/>
    <w:rsid w:val="00E12CD3"/>
    <w:rsid w:val="00E12E58"/>
    <w:rsid w:val="00E12EDD"/>
    <w:rsid w:val="00E14246"/>
    <w:rsid w:val="00E1516D"/>
    <w:rsid w:val="00E15430"/>
    <w:rsid w:val="00E15808"/>
    <w:rsid w:val="00E1586F"/>
    <w:rsid w:val="00E15A9F"/>
    <w:rsid w:val="00E15C79"/>
    <w:rsid w:val="00E168D0"/>
    <w:rsid w:val="00E16F72"/>
    <w:rsid w:val="00E20110"/>
    <w:rsid w:val="00E20147"/>
    <w:rsid w:val="00E203E2"/>
    <w:rsid w:val="00E205AE"/>
    <w:rsid w:val="00E209B0"/>
    <w:rsid w:val="00E210CF"/>
    <w:rsid w:val="00E21389"/>
    <w:rsid w:val="00E21768"/>
    <w:rsid w:val="00E218F0"/>
    <w:rsid w:val="00E222E6"/>
    <w:rsid w:val="00E227FD"/>
    <w:rsid w:val="00E22EE3"/>
    <w:rsid w:val="00E22F37"/>
    <w:rsid w:val="00E23106"/>
    <w:rsid w:val="00E2313F"/>
    <w:rsid w:val="00E23168"/>
    <w:rsid w:val="00E23280"/>
    <w:rsid w:val="00E232DD"/>
    <w:rsid w:val="00E234D8"/>
    <w:rsid w:val="00E234E2"/>
    <w:rsid w:val="00E23A0F"/>
    <w:rsid w:val="00E23AB1"/>
    <w:rsid w:val="00E23DE6"/>
    <w:rsid w:val="00E24220"/>
    <w:rsid w:val="00E24393"/>
    <w:rsid w:val="00E24436"/>
    <w:rsid w:val="00E2479C"/>
    <w:rsid w:val="00E24C1F"/>
    <w:rsid w:val="00E24C8F"/>
    <w:rsid w:val="00E24E4E"/>
    <w:rsid w:val="00E253A4"/>
    <w:rsid w:val="00E25B12"/>
    <w:rsid w:val="00E25D6C"/>
    <w:rsid w:val="00E25E1C"/>
    <w:rsid w:val="00E25F4C"/>
    <w:rsid w:val="00E2672C"/>
    <w:rsid w:val="00E26ABC"/>
    <w:rsid w:val="00E26ADA"/>
    <w:rsid w:val="00E26E60"/>
    <w:rsid w:val="00E27095"/>
    <w:rsid w:val="00E2713B"/>
    <w:rsid w:val="00E27278"/>
    <w:rsid w:val="00E27B5A"/>
    <w:rsid w:val="00E27B78"/>
    <w:rsid w:val="00E27CFF"/>
    <w:rsid w:val="00E27F47"/>
    <w:rsid w:val="00E308B7"/>
    <w:rsid w:val="00E30AA4"/>
    <w:rsid w:val="00E30EB0"/>
    <w:rsid w:val="00E30FE1"/>
    <w:rsid w:val="00E310E4"/>
    <w:rsid w:val="00E31489"/>
    <w:rsid w:val="00E31884"/>
    <w:rsid w:val="00E32915"/>
    <w:rsid w:val="00E32A14"/>
    <w:rsid w:val="00E32A4A"/>
    <w:rsid w:val="00E32BF9"/>
    <w:rsid w:val="00E333B6"/>
    <w:rsid w:val="00E33B60"/>
    <w:rsid w:val="00E341EE"/>
    <w:rsid w:val="00E3423A"/>
    <w:rsid w:val="00E3511A"/>
    <w:rsid w:val="00E3549F"/>
    <w:rsid w:val="00E367B0"/>
    <w:rsid w:val="00E368E2"/>
    <w:rsid w:val="00E36DC8"/>
    <w:rsid w:val="00E36EC6"/>
    <w:rsid w:val="00E37300"/>
    <w:rsid w:val="00E378D5"/>
    <w:rsid w:val="00E37D5B"/>
    <w:rsid w:val="00E37D79"/>
    <w:rsid w:val="00E4037A"/>
    <w:rsid w:val="00E40517"/>
    <w:rsid w:val="00E408A2"/>
    <w:rsid w:val="00E40983"/>
    <w:rsid w:val="00E410F0"/>
    <w:rsid w:val="00E41537"/>
    <w:rsid w:val="00E415C3"/>
    <w:rsid w:val="00E416C4"/>
    <w:rsid w:val="00E4170D"/>
    <w:rsid w:val="00E41C20"/>
    <w:rsid w:val="00E42094"/>
    <w:rsid w:val="00E43397"/>
    <w:rsid w:val="00E43E6B"/>
    <w:rsid w:val="00E43FD0"/>
    <w:rsid w:val="00E44089"/>
    <w:rsid w:val="00E443A2"/>
    <w:rsid w:val="00E444CE"/>
    <w:rsid w:val="00E44CEF"/>
    <w:rsid w:val="00E4512C"/>
    <w:rsid w:val="00E453D9"/>
    <w:rsid w:val="00E454E8"/>
    <w:rsid w:val="00E45672"/>
    <w:rsid w:val="00E45A60"/>
    <w:rsid w:val="00E464AF"/>
    <w:rsid w:val="00E4652B"/>
    <w:rsid w:val="00E466C5"/>
    <w:rsid w:val="00E468D3"/>
    <w:rsid w:val="00E46C40"/>
    <w:rsid w:val="00E46D79"/>
    <w:rsid w:val="00E46EF1"/>
    <w:rsid w:val="00E470A2"/>
    <w:rsid w:val="00E47AF3"/>
    <w:rsid w:val="00E47E24"/>
    <w:rsid w:val="00E50557"/>
    <w:rsid w:val="00E50707"/>
    <w:rsid w:val="00E50B0F"/>
    <w:rsid w:val="00E50F37"/>
    <w:rsid w:val="00E5115B"/>
    <w:rsid w:val="00E51360"/>
    <w:rsid w:val="00E5138B"/>
    <w:rsid w:val="00E514FC"/>
    <w:rsid w:val="00E5154B"/>
    <w:rsid w:val="00E51AED"/>
    <w:rsid w:val="00E51C6E"/>
    <w:rsid w:val="00E521E1"/>
    <w:rsid w:val="00E524A6"/>
    <w:rsid w:val="00E52B0A"/>
    <w:rsid w:val="00E52F74"/>
    <w:rsid w:val="00E52F83"/>
    <w:rsid w:val="00E53E72"/>
    <w:rsid w:val="00E5443B"/>
    <w:rsid w:val="00E553DB"/>
    <w:rsid w:val="00E553E3"/>
    <w:rsid w:val="00E55486"/>
    <w:rsid w:val="00E558DB"/>
    <w:rsid w:val="00E56092"/>
    <w:rsid w:val="00E563D1"/>
    <w:rsid w:val="00E567BD"/>
    <w:rsid w:val="00E56C34"/>
    <w:rsid w:val="00E56CC7"/>
    <w:rsid w:val="00E5719B"/>
    <w:rsid w:val="00E573BE"/>
    <w:rsid w:val="00E5740C"/>
    <w:rsid w:val="00E57B6D"/>
    <w:rsid w:val="00E57D30"/>
    <w:rsid w:val="00E57E35"/>
    <w:rsid w:val="00E57EB4"/>
    <w:rsid w:val="00E601CA"/>
    <w:rsid w:val="00E601F6"/>
    <w:rsid w:val="00E60536"/>
    <w:rsid w:val="00E60594"/>
    <w:rsid w:val="00E60659"/>
    <w:rsid w:val="00E60A15"/>
    <w:rsid w:val="00E60B8E"/>
    <w:rsid w:val="00E613D7"/>
    <w:rsid w:val="00E61920"/>
    <w:rsid w:val="00E61B3D"/>
    <w:rsid w:val="00E61B62"/>
    <w:rsid w:val="00E61D3B"/>
    <w:rsid w:val="00E621CF"/>
    <w:rsid w:val="00E6220B"/>
    <w:rsid w:val="00E624F7"/>
    <w:rsid w:val="00E6261E"/>
    <w:rsid w:val="00E627B1"/>
    <w:rsid w:val="00E627C1"/>
    <w:rsid w:val="00E62A28"/>
    <w:rsid w:val="00E62B97"/>
    <w:rsid w:val="00E62C2B"/>
    <w:rsid w:val="00E62C57"/>
    <w:rsid w:val="00E63090"/>
    <w:rsid w:val="00E6333D"/>
    <w:rsid w:val="00E634AB"/>
    <w:rsid w:val="00E635A8"/>
    <w:rsid w:val="00E63911"/>
    <w:rsid w:val="00E63CC3"/>
    <w:rsid w:val="00E640D2"/>
    <w:rsid w:val="00E64814"/>
    <w:rsid w:val="00E648B8"/>
    <w:rsid w:val="00E650F3"/>
    <w:rsid w:val="00E65D1C"/>
    <w:rsid w:val="00E65DA5"/>
    <w:rsid w:val="00E65E9B"/>
    <w:rsid w:val="00E664AE"/>
    <w:rsid w:val="00E66519"/>
    <w:rsid w:val="00E66C13"/>
    <w:rsid w:val="00E66F16"/>
    <w:rsid w:val="00E6736F"/>
    <w:rsid w:val="00E679B6"/>
    <w:rsid w:val="00E67BBB"/>
    <w:rsid w:val="00E67BD0"/>
    <w:rsid w:val="00E67CEF"/>
    <w:rsid w:val="00E67D4F"/>
    <w:rsid w:val="00E701F7"/>
    <w:rsid w:val="00E7024B"/>
    <w:rsid w:val="00E702ED"/>
    <w:rsid w:val="00E7037D"/>
    <w:rsid w:val="00E706B1"/>
    <w:rsid w:val="00E7077A"/>
    <w:rsid w:val="00E7084A"/>
    <w:rsid w:val="00E70EE5"/>
    <w:rsid w:val="00E711B0"/>
    <w:rsid w:val="00E71343"/>
    <w:rsid w:val="00E714C0"/>
    <w:rsid w:val="00E715E5"/>
    <w:rsid w:val="00E71883"/>
    <w:rsid w:val="00E7189E"/>
    <w:rsid w:val="00E719A4"/>
    <w:rsid w:val="00E719A7"/>
    <w:rsid w:val="00E71F75"/>
    <w:rsid w:val="00E727D8"/>
    <w:rsid w:val="00E72949"/>
    <w:rsid w:val="00E72BCA"/>
    <w:rsid w:val="00E72CE2"/>
    <w:rsid w:val="00E72F20"/>
    <w:rsid w:val="00E7314B"/>
    <w:rsid w:val="00E731AE"/>
    <w:rsid w:val="00E731E6"/>
    <w:rsid w:val="00E7390E"/>
    <w:rsid w:val="00E73C50"/>
    <w:rsid w:val="00E73EEE"/>
    <w:rsid w:val="00E740B6"/>
    <w:rsid w:val="00E7458A"/>
    <w:rsid w:val="00E74DF6"/>
    <w:rsid w:val="00E74E88"/>
    <w:rsid w:val="00E74F4E"/>
    <w:rsid w:val="00E75032"/>
    <w:rsid w:val="00E750E6"/>
    <w:rsid w:val="00E753F1"/>
    <w:rsid w:val="00E753FC"/>
    <w:rsid w:val="00E7597F"/>
    <w:rsid w:val="00E75DF5"/>
    <w:rsid w:val="00E764E0"/>
    <w:rsid w:val="00E7662F"/>
    <w:rsid w:val="00E76BE3"/>
    <w:rsid w:val="00E76D44"/>
    <w:rsid w:val="00E77349"/>
    <w:rsid w:val="00E773A9"/>
    <w:rsid w:val="00E7755F"/>
    <w:rsid w:val="00E77B4A"/>
    <w:rsid w:val="00E77BEF"/>
    <w:rsid w:val="00E80055"/>
    <w:rsid w:val="00E80164"/>
    <w:rsid w:val="00E80D4A"/>
    <w:rsid w:val="00E81155"/>
    <w:rsid w:val="00E813FA"/>
    <w:rsid w:val="00E815B9"/>
    <w:rsid w:val="00E81CD3"/>
    <w:rsid w:val="00E822B3"/>
    <w:rsid w:val="00E82B91"/>
    <w:rsid w:val="00E82C8F"/>
    <w:rsid w:val="00E82CE3"/>
    <w:rsid w:val="00E83127"/>
    <w:rsid w:val="00E83324"/>
    <w:rsid w:val="00E8362C"/>
    <w:rsid w:val="00E838C9"/>
    <w:rsid w:val="00E83961"/>
    <w:rsid w:val="00E83A88"/>
    <w:rsid w:val="00E83B25"/>
    <w:rsid w:val="00E84029"/>
    <w:rsid w:val="00E846E3"/>
    <w:rsid w:val="00E847EB"/>
    <w:rsid w:val="00E84A7D"/>
    <w:rsid w:val="00E84B58"/>
    <w:rsid w:val="00E84C6B"/>
    <w:rsid w:val="00E84E93"/>
    <w:rsid w:val="00E8502B"/>
    <w:rsid w:val="00E85E33"/>
    <w:rsid w:val="00E86306"/>
    <w:rsid w:val="00E86A78"/>
    <w:rsid w:val="00E86C23"/>
    <w:rsid w:val="00E879FA"/>
    <w:rsid w:val="00E87AD1"/>
    <w:rsid w:val="00E87C33"/>
    <w:rsid w:val="00E90153"/>
    <w:rsid w:val="00E90FA0"/>
    <w:rsid w:val="00E9106B"/>
    <w:rsid w:val="00E91133"/>
    <w:rsid w:val="00E9127E"/>
    <w:rsid w:val="00E913E8"/>
    <w:rsid w:val="00E91B1B"/>
    <w:rsid w:val="00E91E6A"/>
    <w:rsid w:val="00E92844"/>
    <w:rsid w:val="00E929E6"/>
    <w:rsid w:val="00E93375"/>
    <w:rsid w:val="00E93644"/>
    <w:rsid w:val="00E9373E"/>
    <w:rsid w:val="00E93924"/>
    <w:rsid w:val="00E93A70"/>
    <w:rsid w:val="00E93EF1"/>
    <w:rsid w:val="00E93F5A"/>
    <w:rsid w:val="00E94356"/>
    <w:rsid w:val="00E94518"/>
    <w:rsid w:val="00E94B0B"/>
    <w:rsid w:val="00E9500C"/>
    <w:rsid w:val="00E95922"/>
    <w:rsid w:val="00E95AB7"/>
    <w:rsid w:val="00E95AC2"/>
    <w:rsid w:val="00E965B4"/>
    <w:rsid w:val="00E967B5"/>
    <w:rsid w:val="00E96D50"/>
    <w:rsid w:val="00E97BD4"/>
    <w:rsid w:val="00E97E15"/>
    <w:rsid w:val="00E97E53"/>
    <w:rsid w:val="00EA05A2"/>
    <w:rsid w:val="00EA068D"/>
    <w:rsid w:val="00EA0FD5"/>
    <w:rsid w:val="00EA18B9"/>
    <w:rsid w:val="00EA1AE8"/>
    <w:rsid w:val="00EA1C92"/>
    <w:rsid w:val="00EA1CBB"/>
    <w:rsid w:val="00EA1CE9"/>
    <w:rsid w:val="00EA1DB3"/>
    <w:rsid w:val="00EA2080"/>
    <w:rsid w:val="00EA237D"/>
    <w:rsid w:val="00EA23DB"/>
    <w:rsid w:val="00EA2D4B"/>
    <w:rsid w:val="00EA2EDD"/>
    <w:rsid w:val="00EA39E8"/>
    <w:rsid w:val="00EA4411"/>
    <w:rsid w:val="00EA459D"/>
    <w:rsid w:val="00EA496C"/>
    <w:rsid w:val="00EA4CE4"/>
    <w:rsid w:val="00EA5792"/>
    <w:rsid w:val="00EA5E89"/>
    <w:rsid w:val="00EA6055"/>
    <w:rsid w:val="00EA662A"/>
    <w:rsid w:val="00EA6714"/>
    <w:rsid w:val="00EA68E1"/>
    <w:rsid w:val="00EA6927"/>
    <w:rsid w:val="00EA6A59"/>
    <w:rsid w:val="00EA6ADA"/>
    <w:rsid w:val="00EA6B30"/>
    <w:rsid w:val="00EA763C"/>
    <w:rsid w:val="00EA7C35"/>
    <w:rsid w:val="00EA7FE2"/>
    <w:rsid w:val="00EB0684"/>
    <w:rsid w:val="00EB06E7"/>
    <w:rsid w:val="00EB0CBD"/>
    <w:rsid w:val="00EB0CCE"/>
    <w:rsid w:val="00EB0EF7"/>
    <w:rsid w:val="00EB1B37"/>
    <w:rsid w:val="00EB1F07"/>
    <w:rsid w:val="00EB1F58"/>
    <w:rsid w:val="00EB2058"/>
    <w:rsid w:val="00EB2072"/>
    <w:rsid w:val="00EB225D"/>
    <w:rsid w:val="00EB2384"/>
    <w:rsid w:val="00EB24F8"/>
    <w:rsid w:val="00EB3258"/>
    <w:rsid w:val="00EB3708"/>
    <w:rsid w:val="00EB3B88"/>
    <w:rsid w:val="00EB3C8F"/>
    <w:rsid w:val="00EB3D42"/>
    <w:rsid w:val="00EB3E94"/>
    <w:rsid w:val="00EB4013"/>
    <w:rsid w:val="00EB4034"/>
    <w:rsid w:val="00EB42C6"/>
    <w:rsid w:val="00EB44B5"/>
    <w:rsid w:val="00EB4513"/>
    <w:rsid w:val="00EB4DED"/>
    <w:rsid w:val="00EB5235"/>
    <w:rsid w:val="00EB5388"/>
    <w:rsid w:val="00EB5525"/>
    <w:rsid w:val="00EB55DA"/>
    <w:rsid w:val="00EB5A95"/>
    <w:rsid w:val="00EB5CFD"/>
    <w:rsid w:val="00EB5E3B"/>
    <w:rsid w:val="00EB61A5"/>
    <w:rsid w:val="00EB62D8"/>
    <w:rsid w:val="00EB6D81"/>
    <w:rsid w:val="00EB6DF6"/>
    <w:rsid w:val="00EB731A"/>
    <w:rsid w:val="00EB74B9"/>
    <w:rsid w:val="00EB7754"/>
    <w:rsid w:val="00EB7F0D"/>
    <w:rsid w:val="00EC041C"/>
    <w:rsid w:val="00EC0C59"/>
    <w:rsid w:val="00EC1428"/>
    <w:rsid w:val="00EC18C9"/>
    <w:rsid w:val="00EC19E1"/>
    <w:rsid w:val="00EC1D49"/>
    <w:rsid w:val="00EC21F2"/>
    <w:rsid w:val="00EC22CD"/>
    <w:rsid w:val="00EC2790"/>
    <w:rsid w:val="00EC2D0C"/>
    <w:rsid w:val="00EC35FC"/>
    <w:rsid w:val="00EC3EDD"/>
    <w:rsid w:val="00EC3F9D"/>
    <w:rsid w:val="00EC3FFD"/>
    <w:rsid w:val="00EC473A"/>
    <w:rsid w:val="00EC485A"/>
    <w:rsid w:val="00EC4913"/>
    <w:rsid w:val="00EC4AE8"/>
    <w:rsid w:val="00EC4D19"/>
    <w:rsid w:val="00EC4D75"/>
    <w:rsid w:val="00EC4DD6"/>
    <w:rsid w:val="00EC4DDF"/>
    <w:rsid w:val="00EC5065"/>
    <w:rsid w:val="00EC5886"/>
    <w:rsid w:val="00EC5ADA"/>
    <w:rsid w:val="00EC621B"/>
    <w:rsid w:val="00EC653A"/>
    <w:rsid w:val="00EC6645"/>
    <w:rsid w:val="00EC669B"/>
    <w:rsid w:val="00EC6967"/>
    <w:rsid w:val="00EC69E5"/>
    <w:rsid w:val="00EC6B1D"/>
    <w:rsid w:val="00EC6B3A"/>
    <w:rsid w:val="00EC6E7D"/>
    <w:rsid w:val="00EC7036"/>
    <w:rsid w:val="00EC75A8"/>
    <w:rsid w:val="00EC7688"/>
    <w:rsid w:val="00EC7B09"/>
    <w:rsid w:val="00EC7FE4"/>
    <w:rsid w:val="00ED04AC"/>
    <w:rsid w:val="00ED05EC"/>
    <w:rsid w:val="00ED0A31"/>
    <w:rsid w:val="00ED0AA1"/>
    <w:rsid w:val="00ED116A"/>
    <w:rsid w:val="00ED18CC"/>
    <w:rsid w:val="00ED1D15"/>
    <w:rsid w:val="00ED2119"/>
    <w:rsid w:val="00ED22A3"/>
    <w:rsid w:val="00ED234B"/>
    <w:rsid w:val="00ED26E9"/>
    <w:rsid w:val="00ED2968"/>
    <w:rsid w:val="00ED2BD2"/>
    <w:rsid w:val="00ED2FF4"/>
    <w:rsid w:val="00ED3706"/>
    <w:rsid w:val="00ED3778"/>
    <w:rsid w:val="00ED3AAC"/>
    <w:rsid w:val="00ED3FEB"/>
    <w:rsid w:val="00ED41AF"/>
    <w:rsid w:val="00ED49BD"/>
    <w:rsid w:val="00ED4A91"/>
    <w:rsid w:val="00ED500F"/>
    <w:rsid w:val="00ED5154"/>
    <w:rsid w:val="00ED5241"/>
    <w:rsid w:val="00ED5320"/>
    <w:rsid w:val="00ED59B7"/>
    <w:rsid w:val="00ED5C77"/>
    <w:rsid w:val="00ED625E"/>
    <w:rsid w:val="00ED6468"/>
    <w:rsid w:val="00ED674C"/>
    <w:rsid w:val="00ED6C59"/>
    <w:rsid w:val="00ED6DC2"/>
    <w:rsid w:val="00ED77B1"/>
    <w:rsid w:val="00ED7AB9"/>
    <w:rsid w:val="00ED7DF8"/>
    <w:rsid w:val="00EE059B"/>
    <w:rsid w:val="00EE05CC"/>
    <w:rsid w:val="00EE0628"/>
    <w:rsid w:val="00EE0679"/>
    <w:rsid w:val="00EE097E"/>
    <w:rsid w:val="00EE0A81"/>
    <w:rsid w:val="00EE0B9F"/>
    <w:rsid w:val="00EE120C"/>
    <w:rsid w:val="00EE1210"/>
    <w:rsid w:val="00EE1337"/>
    <w:rsid w:val="00EE1B85"/>
    <w:rsid w:val="00EE1FB8"/>
    <w:rsid w:val="00EE202C"/>
    <w:rsid w:val="00EE243E"/>
    <w:rsid w:val="00EE2873"/>
    <w:rsid w:val="00EE303A"/>
    <w:rsid w:val="00EE34F0"/>
    <w:rsid w:val="00EE35D5"/>
    <w:rsid w:val="00EE37F3"/>
    <w:rsid w:val="00EE3858"/>
    <w:rsid w:val="00EE389E"/>
    <w:rsid w:val="00EE3926"/>
    <w:rsid w:val="00EE3BD1"/>
    <w:rsid w:val="00EE4AA4"/>
    <w:rsid w:val="00EE506B"/>
    <w:rsid w:val="00EE54D5"/>
    <w:rsid w:val="00EE5666"/>
    <w:rsid w:val="00EE58D8"/>
    <w:rsid w:val="00EE5C5E"/>
    <w:rsid w:val="00EE5CD2"/>
    <w:rsid w:val="00EE6630"/>
    <w:rsid w:val="00EE69BC"/>
    <w:rsid w:val="00EE6CFE"/>
    <w:rsid w:val="00EE6D12"/>
    <w:rsid w:val="00EE7A03"/>
    <w:rsid w:val="00EE7FEC"/>
    <w:rsid w:val="00EF0134"/>
    <w:rsid w:val="00EF018E"/>
    <w:rsid w:val="00EF0299"/>
    <w:rsid w:val="00EF04A8"/>
    <w:rsid w:val="00EF0E50"/>
    <w:rsid w:val="00EF1232"/>
    <w:rsid w:val="00EF1694"/>
    <w:rsid w:val="00EF1756"/>
    <w:rsid w:val="00EF205A"/>
    <w:rsid w:val="00EF2252"/>
    <w:rsid w:val="00EF2E0C"/>
    <w:rsid w:val="00EF3012"/>
    <w:rsid w:val="00EF32B5"/>
    <w:rsid w:val="00EF3394"/>
    <w:rsid w:val="00EF33C2"/>
    <w:rsid w:val="00EF349D"/>
    <w:rsid w:val="00EF39BC"/>
    <w:rsid w:val="00EF3A82"/>
    <w:rsid w:val="00EF3BBD"/>
    <w:rsid w:val="00EF3D42"/>
    <w:rsid w:val="00EF41A1"/>
    <w:rsid w:val="00EF4950"/>
    <w:rsid w:val="00EF51F1"/>
    <w:rsid w:val="00EF573A"/>
    <w:rsid w:val="00EF58B2"/>
    <w:rsid w:val="00EF5B6D"/>
    <w:rsid w:val="00EF5C9F"/>
    <w:rsid w:val="00EF5F05"/>
    <w:rsid w:val="00EF628A"/>
    <w:rsid w:val="00EF659D"/>
    <w:rsid w:val="00EF6B24"/>
    <w:rsid w:val="00EF6B68"/>
    <w:rsid w:val="00EF6C20"/>
    <w:rsid w:val="00EF6C6E"/>
    <w:rsid w:val="00EF6D9A"/>
    <w:rsid w:val="00EF7AD0"/>
    <w:rsid w:val="00EF7BEC"/>
    <w:rsid w:val="00EF7C9F"/>
    <w:rsid w:val="00EF7F69"/>
    <w:rsid w:val="00F0001A"/>
    <w:rsid w:val="00F0011E"/>
    <w:rsid w:val="00F00A92"/>
    <w:rsid w:val="00F00EB0"/>
    <w:rsid w:val="00F01326"/>
    <w:rsid w:val="00F0145A"/>
    <w:rsid w:val="00F01703"/>
    <w:rsid w:val="00F020E6"/>
    <w:rsid w:val="00F024F5"/>
    <w:rsid w:val="00F02821"/>
    <w:rsid w:val="00F0315E"/>
    <w:rsid w:val="00F031DC"/>
    <w:rsid w:val="00F033E9"/>
    <w:rsid w:val="00F034FE"/>
    <w:rsid w:val="00F03509"/>
    <w:rsid w:val="00F0359B"/>
    <w:rsid w:val="00F03CD6"/>
    <w:rsid w:val="00F04175"/>
    <w:rsid w:val="00F0422F"/>
    <w:rsid w:val="00F04E54"/>
    <w:rsid w:val="00F04F84"/>
    <w:rsid w:val="00F0501E"/>
    <w:rsid w:val="00F055F6"/>
    <w:rsid w:val="00F05990"/>
    <w:rsid w:val="00F05E29"/>
    <w:rsid w:val="00F0615E"/>
    <w:rsid w:val="00F06822"/>
    <w:rsid w:val="00F068BA"/>
    <w:rsid w:val="00F06A16"/>
    <w:rsid w:val="00F06A28"/>
    <w:rsid w:val="00F06B25"/>
    <w:rsid w:val="00F06FFB"/>
    <w:rsid w:val="00F0745C"/>
    <w:rsid w:val="00F07830"/>
    <w:rsid w:val="00F078C8"/>
    <w:rsid w:val="00F07907"/>
    <w:rsid w:val="00F07D81"/>
    <w:rsid w:val="00F10C0A"/>
    <w:rsid w:val="00F11600"/>
    <w:rsid w:val="00F118DA"/>
    <w:rsid w:val="00F11AF3"/>
    <w:rsid w:val="00F1202A"/>
    <w:rsid w:val="00F1264F"/>
    <w:rsid w:val="00F12FEC"/>
    <w:rsid w:val="00F13343"/>
    <w:rsid w:val="00F136E0"/>
    <w:rsid w:val="00F1385E"/>
    <w:rsid w:val="00F13E60"/>
    <w:rsid w:val="00F140F8"/>
    <w:rsid w:val="00F142DE"/>
    <w:rsid w:val="00F143E3"/>
    <w:rsid w:val="00F144FA"/>
    <w:rsid w:val="00F145BE"/>
    <w:rsid w:val="00F151BE"/>
    <w:rsid w:val="00F1534E"/>
    <w:rsid w:val="00F153B3"/>
    <w:rsid w:val="00F15AAD"/>
    <w:rsid w:val="00F15D65"/>
    <w:rsid w:val="00F1673C"/>
    <w:rsid w:val="00F167C4"/>
    <w:rsid w:val="00F16AD4"/>
    <w:rsid w:val="00F174C2"/>
    <w:rsid w:val="00F17686"/>
    <w:rsid w:val="00F17694"/>
    <w:rsid w:val="00F17E86"/>
    <w:rsid w:val="00F20422"/>
    <w:rsid w:val="00F20BBF"/>
    <w:rsid w:val="00F20DFE"/>
    <w:rsid w:val="00F211A6"/>
    <w:rsid w:val="00F2182A"/>
    <w:rsid w:val="00F21A29"/>
    <w:rsid w:val="00F21C96"/>
    <w:rsid w:val="00F21F53"/>
    <w:rsid w:val="00F22186"/>
    <w:rsid w:val="00F22270"/>
    <w:rsid w:val="00F22691"/>
    <w:rsid w:val="00F22767"/>
    <w:rsid w:val="00F22BA1"/>
    <w:rsid w:val="00F22D24"/>
    <w:rsid w:val="00F23464"/>
    <w:rsid w:val="00F23A1F"/>
    <w:rsid w:val="00F23C07"/>
    <w:rsid w:val="00F240D9"/>
    <w:rsid w:val="00F243F0"/>
    <w:rsid w:val="00F24515"/>
    <w:rsid w:val="00F24765"/>
    <w:rsid w:val="00F250A2"/>
    <w:rsid w:val="00F250A4"/>
    <w:rsid w:val="00F25846"/>
    <w:rsid w:val="00F25A50"/>
    <w:rsid w:val="00F25BC1"/>
    <w:rsid w:val="00F25EF0"/>
    <w:rsid w:val="00F2620E"/>
    <w:rsid w:val="00F265AF"/>
    <w:rsid w:val="00F27188"/>
    <w:rsid w:val="00F27281"/>
    <w:rsid w:val="00F2775B"/>
    <w:rsid w:val="00F277DD"/>
    <w:rsid w:val="00F279BA"/>
    <w:rsid w:val="00F27C01"/>
    <w:rsid w:val="00F27E2A"/>
    <w:rsid w:val="00F3038B"/>
    <w:rsid w:val="00F30592"/>
    <w:rsid w:val="00F30B0A"/>
    <w:rsid w:val="00F30B80"/>
    <w:rsid w:val="00F30CCE"/>
    <w:rsid w:val="00F32CBF"/>
    <w:rsid w:val="00F32ECE"/>
    <w:rsid w:val="00F32FC4"/>
    <w:rsid w:val="00F3341D"/>
    <w:rsid w:val="00F33476"/>
    <w:rsid w:val="00F33E25"/>
    <w:rsid w:val="00F34108"/>
    <w:rsid w:val="00F341ED"/>
    <w:rsid w:val="00F343D4"/>
    <w:rsid w:val="00F34848"/>
    <w:rsid w:val="00F348EB"/>
    <w:rsid w:val="00F3491E"/>
    <w:rsid w:val="00F34CB7"/>
    <w:rsid w:val="00F34E25"/>
    <w:rsid w:val="00F3518A"/>
    <w:rsid w:val="00F353A1"/>
    <w:rsid w:val="00F35DD2"/>
    <w:rsid w:val="00F35EB3"/>
    <w:rsid w:val="00F36B7E"/>
    <w:rsid w:val="00F37080"/>
    <w:rsid w:val="00F378CD"/>
    <w:rsid w:val="00F40326"/>
    <w:rsid w:val="00F40A52"/>
    <w:rsid w:val="00F40C09"/>
    <w:rsid w:val="00F429E1"/>
    <w:rsid w:val="00F432D2"/>
    <w:rsid w:val="00F433D5"/>
    <w:rsid w:val="00F436F8"/>
    <w:rsid w:val="00F43724"/>
    <w:rsid w:val="00F43890"/>
    <w:rsid w:val="00F43D79"/>
    <w:rsid w:val="00F43EAD"/>
    <w:rsid w:val="00F44490"/>
    <w:rsid w:val="00F44780"/>
    <w:rsid w:val="00F4489A"/>
    <w:rsid w:val="00F44D85"/>
    <w:rsid w:val="00F4557A"/>
    <w:rsid w:val="00F4581E"/>
    <w:rsid w:val="00F45A2F"/>
    <w:rsid w:val="00F4649A"/>
    <w:rsid w:val="00F46598"/>
    <w:rsid w:val="00F46A6C"/>
    <w:rsid w:val="00F4723E"/>
    <w:rsid w:val="00F474D3"/>
    <w:rsid w:val="00F47B38"/>
    <w:rsid w:val="00F47B99"/>
    <w:rsid w:val="00F50029"/>
    <w:rsid w:val="00F5030B"/>
    <w:rsid w:val="00F5052E"/>
    <w:rsid w:val="00F5065B"/>
    <w:rsid w:val="00F50893"/>
    <w:rsid w:val="00F51519"/>
    <w:rsid w:val="00F518F0"/>
    <w:rsid w:val="00F51C82"/>
    <w:rsid w:val="00F51E7F"/>
    <w:rsid w:val="00F52F2B"/>
    <w:rsid w:val="00F543A4"/>
    <w:rsid w:val="00F54474"/>
    <w:rsid w:val="00F548F8"/>
    <w:rsid w:val="00F55EDA"/>
    <w:rsid w:val="00F563AD"/>
    <w:rsid w:val="00F56D20"/>
    <w:rsid w:val="00F57045"/>
    <w:rsid w:val="00F576FC"/>
    <w:rsid w:val="00F577F5"/>
    <w:rsid w:val="00F578F4"/>
    <w:rsid w:val="00F57ADF"/>
    <w:rsid w:val="00F57D6E"/>
    <w:rsid w:val="00F57E8A"/>
    <w:rsid w:val="00F60C01"/>
    <w:rsid w:val="00F61747"/>
    <w:rsid w:val="00F61794"/>
    <w:rsid w:val="00F61873"/>
    <w:rsid w:val="00F618E3"/>
    <w:rsid w:val="00F61E2C"/>
    <w:rsid w:val="00F61FEE"/>
    <w:rsid w:val="00F62564"/>
    <w:rsid w:val="00F6260C"/>
    <w:rsid w:val="00F627B7"/>
    <w:rsid w:val="00F62AB2"/>
    <w:rsid w:val="00F62ABC"/>
    <w:rsid w:val="00F63064"/>
    <w:rsid w:val="00F63431"/>
    <w:rsid w:val="00F63440"/>
    <w:rsid w:val="00F63534"/>
    <w:rsid w:val="00F6363E"/>
    <w:rsid w:val="00F63BBE"/>
    <w:rsid w:val="00F63EF0"/>
    <w:rsid w:val="00F643F1"/>
    <w:rsid w:val="00F647AC"/>
    <w:rsid w:val="00F6481E"/>
    <w:rsid w:val="00F656AF"/>
    <w:rsid w:val="00F65AD1"/>
    <w:rsid w:val="00F65BF7"/>
    <w:rsid w:val="00F65C4D"/>
    <w:rsid w:val="00F6640C"/>
    <w:rsid w:val="00F664B0"/>
    <w:rsid w:val="00F66A06"/>
    <w:rsid w:val="00F66CAE"/>
    <w:rsid w:val="00F67D70"/>
    <w:rsid w:val="00F703F8"/>
    <w:rsid w:val="00F706B1"/>
    <w:rsid w:val="00F708A9"/>
    <w:rsid w:val="00F70C54"/>
    <w:rsid w:val="00F71021"/>
    <w:rsid w:val="00F7117C"/>
    <w:rsid w:val="00F71500"/>
    <w:rsid w:val="00F7159A"/>
    <w:rsid w:val="00F718A7"/>
    <w:rsid w:val="00F71FBD"/>
    <w:rsid w:val="00F72210"/>
    <w:rsid w:val="00F7228B"/>
    <w:rsid w:val="00F72308"/>
    <w:rsid w:val="00F72986"/>
    <w:rsid w:val="00F734FD"/>
    <w:rsid w:val="00F73562"/>
    <w:rsid w:val="00F736C6"/>
    <w:rsid w:val="00F73999"/>
    <w:rsid w:val="00F73BBA"/>
    <w:rsid w:val="00F7403A"/>
    <w:rsid w:val="00F741BB"/>
    <w:rsid w:val="00F743A7"/>
    <w:rsid w:val="00F74A94"/>
    <w:rsid w:val="00F74D38"/>
    <w:rsid w:val="00F7511A"/>
    <w:rsid w:val="00F759E7"/>
    <w:rsid w:val="00F75E59"/>
    <w:rsid w:val="00F76073"/>
    <w:rsid w:val="00F763F4"/>
    <w:rsid w:val="00F764B0"/>
    <w:rsid w:val="00F769CD"/>
    <w:rsid w:val="00F7734B"/>
    <w:rsid w:val="00F777A3"/>
    <w:rsid w:val="00F77965"/>
    <w:rsid w:val="00F77B23"/>
    <w:rsid w:val="00F804FD"/>
    <w:rsid w:val="00F805BA"/>
    <w:rsid w:val="00F805E4"/>
    <w:rsid w:val="00F80639"/>
    <w:rsid w:val="00F80C00"/>
    <w:rsid w:val="00F80E95"/>
    <w:rsid w:val="00F81382"/>
    <w:rsid w:val="00F81D88"/>
    <w:rsid w:val="00F82064"/>
    <w:rsid w:val="00F8276B"/>
    <w:rsid w:val="00F82913"/>
    <w:rsid w:val="00F83A12"/>
    <w:rsid w:val="00F83A58"/>
    <w:rsid w:val="00F83D97"/>
    <w:rsid w:val="00F83E71"/>
    <w:rsid w:val="00F84861"/>
    <w:rsid w:val="00F84A4C"/>
    <w:rsid w:val="00F84C6F"/>
    <w:rsid w:val="00F84CD2"/>
    <w:rsid w:val="00F84D96"/>
    <w:rsid w:val="00F84F8C"/>
    <w:rsid w:val="00F8529C"/>
    <w:rsid w:val="00F85387"/>
    <w:rsid w:val="00F85577"/>
    <w:rsid w:val="00F856AE"/>
    <w:rsid w:val="00F858CA"/>
    <w:rsid w:val="00F85AC0"/>
    <w:rsid w:val="00F85C35"/>
    <w:rsid w:val="00F860E5"/>
    <w:rsid w:val="00F86155"/>
    <w:rsid w:val="00F862C5"/>
    <w:rsid w:val="00F86306"/>
    <w:rsid w:val="00F865BC"/>
    <w:rsid w:val="00F8670A"/>
    <w:rsid w:val="00F86925"/>
    <w:rsid w:val="00F86CEC"/>
    <w:rsid w:val="00F86F64"/>
    <w:rsid w:val="00F86FBA"/>
    <w:rsid w:val="00F8773F"/>
    <w:rsid w:val="00F87A4A"/>
    <w:rsid w:val="00F87AED"/>
    <w:rsid w:val="00F87DA4"/>
    <w:rsid w:val="00F87EA6"/>
    <w:rsid w:val="00F87EFE"/>
    <w:rsid w:val="00F90868"/>
    <w:rsid w:val="00F908E9"/>
    <w:rsid w:val="00F908FF"/>
    <w:rsid w:val="00F90BDF"/>
    <w:rsid w:val="00F90C09"/>
    <w:rsid w:val="00F915BD"/>
    <w:rsid w:val="00F91A0D"/>
    <w:rsid w:val="00F91ABF"/>
    <w:rsid w:val="00F91E7B"/>
    <w:rsid w:val="00F92004"/>
    <w:rsid w:val="00F931AB"/>
    <w:rsid w:val="00F933F2"/>
    <w:rsid w:val="00F93454"/>
    <w:rsid w:val="00F93992"/>
    <w:rsid w:val="00F93A1D"/>
    <w:rsid w:val="00F93AFC"/>
    <w:rsid w:val="00F943A1"/>
    <w:rsid w:val="00F943DB"/>
    <w:rsid w:val="00F943E4"/>
    <w:rsid w:val="00F94531"/>
    <w:rsid w:val="00F9471B"/>
    <w:rsid w:val="00F949BD"/>
    <w:rsid w:val="00F953E5"/>
    <w:rsid w:val="00F95735"/>
    <w:rsid w:val="00F96AD1"/>
    <w:rsid w:val="00F9710B"/>
    <w:rsid w:val="00F975AF"/>
    <w:rsid w:val="00F979C0"/>
    <w:rsid w:val="00F97A67"/>
    <w:rsid w:val="00F97B1B"/>
    <w:rsid w:val="00FA0196"/>
    <w:rsid w:val="00FA01E6"/>
    <w:rsid w:val="00FA052D"/>
    <w:rsid w:val="00FA053B"/>
    <w:rsid w:val="00FA09F8"/>
    <w:rsid w:val="00FA0A03"/>
    <w:rsid w:val="00FA0AAD"/>
    <w:rsid w:val="00FA132E"/>
    <w:rsid w:val="00FA16CD"/>
    <w:rsid w:val="00FA1B4A"/>
    <w:rsid w:val="00FA1B89"/>
    <w:rsid w:val="00FA1EAF"/>
    <w:rsid w:val="00FA1F2E"/>
    <w:rsid w:val="00FA21A9"/>
    <w:rsid w:val="00FA2241"/>
    <w:rsid w:val="00FA22C9"/>
    <w:rsid w:val="00FA22FC"/>
    <w:rsid w:val="00FA269F"/>
    <w:rsid w:val="00FA271A"/>
    <w:rsid w:val="00FA2B0F"/>
    <w:rsid w:val="00FA2F08"/>
    <w:rsid w:val="00FA2F21"/>
    <w:rsid w:val="00FA37D1"/>
    <w:rsid w:val="00FA389D"/>
    <w:rsid w:val="00FA3E07"/>
    <w:rsid w:val="00FA3ED4"/>
    <w:rsid w:val="00FA3F8C"/>
    <w:rsid w:val="00FA496A"/>
    <w:rsid w:val="00FA4AB6"/>
    <w:rsid w:val="00FA4FB7"/>
    <w:rsid w:val="00FA5CF8"/>
    <w:rsid w:val="00FA611F"/>
    <w:rsid w:val="00FA647F"/>
    <w:rsid w:val="00FA667F"/>
    <w:rsid w:val="00FA66BA"/>
    <w:rsid w:val="00FA66CE"/>
    <w:rsid w:val="00FA67D8"/>
    <w:rsid w:val="00FA681D"/>
    <w:rsid w:val="00FA7176"/>
    <w:rsid w:val="00FA77A1"/>
    <w:rsid w:val="00FA7DEC"/>
    <w:rsid w:val="00FB013F"/>
    <w:rsid w:val="00FB04A9"/>
    <w:rsid w:val="00FB0B78"/>
    <w:rsid w:val="00FB0E42"/>
    <w:rsid w:val="00FB1315"/>
    <w:rsid w:val="00FB151C"/>
    <w:rsid w:val="00FB1717"/>
    <w:rsid w:val="00FB2133"/>
    <w:rsid w:val="00FB2557"/>
    <w:rsid w:val="00FB27DD"/>
    <w:rsid w:val="00FB2DB6"/>
    <w:rsid w:val="00FB3013"/>
    <w:rsid w:val="00FB355B"/>
    <w:rsid w:val="00FB3958"/>
    <w:rsid w:val="00FB3BD7"/>
    <w:rsid w:val="00FB3D73"/>
    <w:rsid w:val="00FB4063"/>
    <w:rsid w:val="00FB46E4"/>
    <w:rsid w:val="00FB47B8"/>
    <w:rsid w:val="00FB48ED"/>
    <w:rsid w:val="00FB49BC"/>
    <w:rsid w:val="00FB4BA6"/>
    <w:rsid w:val="00FB4FF7"/>
    <w:rsid w:val="00FB50E2"/>
    <w:rsid w:val="00FB5125"/>
    <w:rsid w:val="00FB5982"/>
    <w:rsid w:val="00FB64AF"/>
    <w:rsid w:val="00FB694E"/>
    <w:rsid w:val="00FB6DBA"/>
    <w:rsid w:val="00FB7125"/>
    <w:rsid w:val="00FB7174"/>
    <w:rsid w:val="00FB76C2"/>
    <w:rsid w:val="00FB7D61"/>
    <w:rsid w:val="00FB7E94"/>
    <w:rsid w:val="00FC0242"/>
    <w:rsid w:val="00FC02E6"/>
    <w:rsid w:val="00FC048D"/>
    <w:rsid w:val="00FC07F5"/>
    <w:rsid w:val="00FC1900"/>
    <w:rsid w:val="00FC1903"/>
    <w:rsid w:val="00FC201A"/>
    <w:rsid w:val="00FC232E"/>
    <w:rsid w:val="00FC2877"/>
    <w:rsid w:val="00FC2E71"/>
    <w:rsid w:val="00FC2EA2"/>
    <w:rsid w:val="00FC34DD"/>
    <w:rsid w:val="00FC3BEB"/>
    <w:rsid w:val="00FC4019"/>
    <w:rsid w:val="00FC414F"/>
    <w:rsid w:val="00FC4645"/>
    <w:rsid w:val="00FC474B"/>
    <w:rsid w:val="00FC498C"/>
    <w:rsid w:val="00FC4B86"/>
    <w:rsid w:val="00FC5206"/>
    <w:rsid w:val="00FC5C6C"/>
    <w:rsid w:val="00FC5F02"/>
    <w:rsid w:val="00FC6278"/>
    <w:rsid w:val="00FC643F"/>
    <w:rsid w:val="00FC6779"/>
    <w:rsid w:val="00FC69D4"/>
    <w:rsid w:val="00FC6AE7"/>
    <w:rsid w:val="00FC702A"/>
    <w:rsid w:val="00FC709D"/>
    <w:rsid w:val="00FC7197"/>
    <w:rsid w:val="00FC753F"/>
    <w:rsid w:val="00FC76DB"/>
    <w:rsid w:val="00FC7B0B"/>
    <w:rsid w:val="00FD044F"/>
    <w:rsid w:val="00FD047A"/>
    <w:rsid w:val="00FD0772"/>
    <w:rsid w:val="00FD07F3"/>
    <w:rsid w:val="00FD0A96"/>
    <w:rsid w:val="00FD0B12"/>
    <w:rsid w:val="00FD0D5B"/>
    <w:rsid w:val="00FD1A63"/>
    <w:rsid w:val="00FD1AC8"/>
    <w:rsid w:val="00FD1D4B"/>
    <w:rsid w:val="00FD1E3E"/>
    <w:rsid w:val="00FD2383"/>
    <w:rsid w:val="00FD2B19"/>
    <w:rsid w:val="00FD2F84"/>
    <w:rsid w:val="00FD3068"/>
    <w:rsid w:val="00FD3317"/>
    <w:rsid w:val="00FD34E1"/>
    <w:rsid w:val="00FD35C3"/>
    <w:rsid w:val="00FD3BED"/>
    <w:rsid w:val="00FD3C8F"/>
    <w:rsid w:val="00FD3E11"/>
    <w:rsid w:val="00FD3FE1"/>
    <w:rsid w:val="00FD4283"/>
    <w:rsid w:val="00FD43CF"/>
    <w:rsid w:val="00FD4508"/>
    <w:rsid w:val="00FD45EB"/>
    <w:rsid w:val="00FD467F"/>
    <w:rsid w:val="00FD46E1"/>
    <w:rsid w:val="00FD47AB"/>
    <w:rsid w:val="00FD4802"/>
    <w:rsid w:val="00FD4F1B"/>
    <w:rsid w:val="00FD4FD3"/>
    <w:rsid w:val="00FD52BE"/>
    <w:rsid w:val="00FD588B"/>
    <w:rsid w:val="00FD5897"/>
    <w:rsid w:val="00FD594C"/>
    <w:rsid w:val="00FD6710"/>
    <w:rsid w:val="00FD7250"/>
    <w:rsid w:val="00FD74C5"/>
    <w:rsid w:val="00FD75C0"/>
    <w:rsid w:val="00FD79A9"/>
    <w:rsid w:val="00FD7EF3"/>
    <w:rsid w:val="00FD7FFD"/>
    <w:rsid w:val="00FE053D"/>
    <w:rsid w:val="00FE05D3"/>
    <w:rsid w:val="00FE0644"/>
    <w:rsid w:val="00FE06A1"/>
    <w:rsid w:val="00FE0CAE"/>
    <w:rsid w:val="00FE13DE"/>
    <w:rsid w:val="00FE1D45"/>
    <w:rsid w:val="00FE1EEE"/>
    <w:rsid w:val="00FE1F10"/>
    <w:rsid w:val="00FE2768"/>
    <w:rsid w:val="00FE2909"/>
    <w:rsid w:val="00FE2CC1"/>
    <w:rsid w:val="00FE352F"/>
    <w:rsid w:val="00FE369D"/>
    <w:rsid w:val="00FE3890"/>
    <w:rsid w:val="00FE38F7"/>
    <w:rsid w:val="00FE41B3"/>
    <w:rsid w:val="00FE43FF"/>
    <w:rsid w:val="00FE447E"/>
    <w:rsid w:val="00FE459D"/>
    <w:rsid w:val="00FE46CC"/>
    <w:rsid w:val="00FE4B0F"/>
    <w:rsid w:val="00FE4F57"/>
    <w:rsid w:val="00FE5E73"/>
    <w:rsid w:val="00FE5F78"/>
    <w:rsid w:val="00FE6760"/>
    <w:rsid w:val="00FE6921"/>
    <w:rsid w:val="00FE6AE6"/>
    <w:rsid w:val="00FE7700"/>
    <w:rsid w:val="00FE7812"/>
    <w:rsid w:val="00FE78BE"/>
    <w:rsid w:val="00FE7AFC"/>
    <w:rsid w:val="00FE7B60"/>
    <w:rsid w:val="00FF02AD"/>
    <w:rsid w:val="00FF0592"/>
    <w:rsid w:val="00FF07AE"/>
    <w:rsid w:val="00FF0894"/>
    <w:rsid w:val="00FF0CA4"/>
    <w:rsid w:val="00FF0DE8"/>
    <w:rsid w:val="00FF0F36"/>
    <w:rsid w:val="00FF1152"/>
    <w:rsid w:val="00FF14F1"/>
    <w:rsid w:val="00FF1719"/>
    <w:rsid w:val="00FF1810"/>
    <w:rsid w:val="00FF1D49"/>
    <w:rsid w:val="00FF2502"/>
    <w:rsid w:val="00FF2858"/>
    <w:rsid w:val="00FF30FA"/>
    <w:rsid w:val="00FF3123"/>
    <w:rsid w:val="00FF33D2"/>
    <w:rsid w:val="00FF3C94"/>
    <w:rsid w:val="00FF3E28"/>
    <w:rsid w:val="00FF403D"/>
    <w:rsid w:val="00FF463E"/>
    <w:rsid w:val="00FF4B4B"/>
    <w:rsid w:val="00FF4B95"/>
    <w:rsid w:val="00FF4CF1"/>
    <w:rsid w:val="00FF4D07"/>
    <w:rsid w:val="00FF4DF0"/>
    <w:rsid w:val="00FF50C4"/>
    <w:rsid w:val="00FF5720"/>
    <w:rsid w:val="00FF57EA"/>
    <w:rsid w:val="00FF5CBB"/>
    <w:rsid w:val="00FF5D8A"/>
    <w:rsid w:val="00FF6719"/>
    <w:rsid w:val="00FF6BFC"/>
    <w:rsid w:val="00FF6F44"/>
    <w:rsid w:val="00FF77DF"/>
    <w:rsid w:val="00FF7EB5"/>
  </w:rsids>
  <m:mathPr>
    <m:mathFont m:val="Cambria Math"/>
    <m:brkBin m:val="before"/>
    <m:brkBinSub m:val="--"/>
    <m:smallFrac m:val="0"/>
    <m:dispDef/>
    <m:lMargin m:val="0"/>
    <m:rMargin m:val="0"/>
    <m:defJc m:val="centerGroup"/>
    <m:wrapIndent m:val="1440"/>
    <m:intLim m:val="subSup"/>
    <m:naryLim m:val="undOvr"/>
  </m:mathPr>
  <w:themeFontLang w:val="en-PH"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998c9,#b1cfe5,#9fdaff,#88b6d8,#bdd6e9,#c6dcec,#005ab4,#5781ae"/>
    </o:shapedefaults>
    <o:shapelayout v:ext="edit">
      <o:idmap v:ext="edit" data="2"/>
    </o:shapelayout>
  </w:shapeDefaults>
  <w:decimalSymbol w:val="."/>
  <w:listSeparator w:val=","/>
  <w14:docId w14:val="25CA623A"/>
  <w15:docId w15:val="{EE970BEF-AFFE-4106-89D2-485A1EA2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0" w:defUnhideWhenUsed="0" w:defQFormat="0" w:count="376">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locked="1" w:semiHidden="1" w:unhideWhenUsed="1"/>
    <w:lsdException w:name="List Number" w:semiHidden="1"/>
    <w:lsdException w:name="List 2" w:semiHidden="1" w:uiPriority="0" w:unhideWhenUsed="1"/>
    <w:lsdException w:name="List 3" w:semiHidden="1" w:uiPriority="0" w:unhideWhenUsed="1"/>
    <w:lsdException w:name="List 4" w:uiPriority="0"/>
    <w:lsdException w:name="List 5" w:uiPriority="0"/>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qFormat="1"/>
    <w:lsdException w:name="Document Map" w:semiHidden="1" w:unhideWhenUsed="1"/>
    <w:lsdException w:name="Plain Text" w:locked="1"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1"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qFormat="1"/>
    <w:lsdException w:name="Intense Emphasis" w:uiPriority="21" w:qFormat="1"/>
    <w:lsdException w:name="Subtle Reference" w:locked="1" w:uiPriority="31" w:qFormat="1"/>
    <w:lsdException w:name="Intense Reference" w:semiHidden="1"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C70C07"/>
    <w:pPr>
      <w:spacing w:before="120" w:after="120"/>
      <w:ind w:left="1440"/>
    </w:pPr>
    <w:rPr>
      <w:rFonts w:ascii="Century Gothic" w:hAnsi="Century Gothic"/>
      <w:sz w:val="20"/>
    </w:rPr>
  </w:style>
  <w:style w:type="paragraph" w:styleId="Heading1">
    <w:name w:val="heading 1"/>
    <w:next w:val="BodyText"/>
    <w:link w:val="Heading1Char"/>
    <w:qFormat/>
    <w:rsid w:val="008F4C32"/>
    <w:pPr>
      <w:keepNext/>
      <w:keepLines/>
      <w:numPr>
        <w:numId w:val="33"/>
      </w:numPr>
      <w:pBdr>
        <w:bottom w:val="single" w:sz="4" w:space="0" w:color="606064"/>
      </w:pBdr>
      <w:spacing w:before="540" w:after="240"/>
      <w:outlineLvl w:val="0"/>
    </w:pPr>
    <w:rPr>
      <w:rFonts w:ascii="Century Gothic" w:hAnsi="Century Gothic" w:cs="Arial"/>
      <w:color w:val="302E45"/>
      <w:kern w:val="32"/>
      <w:sz w:val="44"/>
      <w:szCs w:val="44"/>
    </w:rPr>
  </w:style>
  <w:style w:type="paragraph" w:styleId="Heading2">
    <w:name w:val="heading 2"/>
    <w:basedOn w:val="Heading1"/>
    <w:next w:val="BodyText"/>
    <w:qFormat/>
    <w:rsid w:val="00C904FF"/>
    <w:pPr>
      <w:numPr>
        <w:ilvl w:val="1"/>
      </w:numPr>
      <w:pBdr>
        <w:bottom w:val="none" w:sz="0" w:space="0" w:color="auto"/>
      </w:pBdr>
      <w:spacing w:before="360" w:after="120"/>
      <w:outlineLvl w:val="1"/>
    </w:pPr>
    <w:rPr>
      <w:sz w:val="36"/>
      <w:szCs w:val="36"/>
    </w:rPr>
  </w:style>
  <w:style w:type="paragraph" w:styleId="Heading3">
    <w:name w:val="heading 3"/>
    <w:basedOn w:val="Heading2"/>
    <w:next w:val="BodyText"/>
    <w:qFormat/>
    <w:rsid w:val="00C904FF"/>
    <w:pPr>
      <w:numPr>
        <w:ilvl w:val="2"/>
      </w:numPr>
      <w:spacing w:before="240"/>
      <w:outlineLvl w:val="2"/>
    </w:pPr>
    <w:rPr>
      <w:sz w:val="28"/>
      <w:szCs w:val="28"/>
    </w:rPr>
  </w:style>
  <w:style w:type="paragraph" w:styleId="Heading4">
    <w:name w:val="heading 4"/>
    <w:basedOn w:val="Heading3"/>
    <w:next w:val="BodyText"/>
    <w:qFormat/>
    <w:rsid w:val="00C904FF"/>
    <w:pPr>
      <w:numPr>
        <w:ilvl w:val="3"/>
      </w:numPr>
      <w:outlineLvl w:val="3"/>
    </w:pPr>
    <w:rPr>
      <w:sz w:val="22"/>
      <w:szCs w:val="22"/>
    </w:rPr>
  </w:style>
  <w:style w:type="paragraph" w:styleId="Heading5">
    <w:name w:val="heading 5"/>
    <w:basedOn w:val="Heading4"/>
    <w:next w:val="BodyText"/>
    <w:qFormat/>
    <w:rsid w:val="00C904FF"/>
    <w:pPr>
      <w:numPr>
        <w:ilvl w:val="4"/>
      </w:numPr>
      <w:outlineLvl w:val="4"/>
    </w:pPr>
    <w:rPr>
      <w:sz w:val="20"/>
      <w:szCs w:val="20"/>
    </w:rPr>
  </w:style>
  <w:style w:type="paragraph" w:styleId="Heading6">
    <w:name w:val="heading 6"/>
    <w:basedOn w:val="Heading5"/>
    <w:next w:val="BodyText"/>
    <w:qFormat/>
    <w:rsid w:val="00C904FF"/>
    <w:pPr>
      <w:numPr>
        <w:ilvl w:val="5"/>
      </w:numPr>
      <w:spacing w:after="60"/>
      <w:outlineLvl w:val="5"/>
    </w:pPr>
    <w:rPr>
      <w:sz w:val="18"/>
      <w:szCs w:val="18"/>
    </w:rPr>
  </w:style>
  <w:style w:type="paragraph" w:styleId="Heading7">
    <w:name w:val="heading 7"/>
    <w:basedOn w:val="Heading6"/>
    <w:next w:val="BodyText"/>
    <w:qFormat/>
    <w:rsid w:val="00C904FF"/>
    <w:pPr>
      <w:numPr>
        <w:ilvl w:val="6"/>
      </w:numPr>
      <w:tabs>
        <w:tab w:val="left" w:pos="1368"/>
      </w:tabs>
      <w:spacing w:after="120"/>
      <w:outlineLvl w:val="6"/>
    </w:pPr>
  </w:style>
  <w:style w:type="paragraph" w:styleId="Heading8">
    <w:name w:val="heading 8"/>
    <w:basedOn w:val="Heading7"/>
    <w:next w:val="BodyText"/>
    <w:qFormat/>
    <w:rsid w:val="00C904FF"/>
    <w:pPr>
      <w:numPr>
        <w:ilvl w:val="7"/>
      </w:numPr>
      <w:tabs>
        <w:tab w:val="clear" w:pos="1368"/>
        <w:tab w:val="left" w:pos="1361"/>
      </w:tabs>
      <w:outlineLvl w:val="7"/>
    </w:pPr>
  </w:style>
  <w:style w:type="paragraph" w:styleId="Heading9">
    <w:name w:val="heading 9"/>
    <w:basedOn w:val="Heading8"/>
    <w:next w:val="BodyText"/>
    <w:qFormat/>
    <w:rsid w:val="00C904FF"/>
    <w:pPr>
      <w:numPr>
        <w:ilvl w:val="8"/>
      </w:numPr>
      <w:spacing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4B45CC"/>
    <w:pPr>
      <w:spacing w:before="120" w:after="120"/>
      <w:ind w:left="1440"/>
    </w:pPr>
    <w:rPr>
      <w:rFonts w:ascii="Century Gothic" w:hAnsi="Century Gothic"/>
      <w:sz w:val="20"/>
    </w:rPr>
  </w:style>
  <w:style w:type="paragraph" w:styleId="Header">
    <w:name w:val="header"/>
    <w:basedOn w:val="Normal"/>
    <w:link w:val="HeaderChar"/>
    <w:rsid w:val="004B45CC"/>
    <w:pPr>
      <w:pBdr>
        <w:bottom w:val="single" w:sz="4" w:space="4" w:color="302E45" w:themeColor="accent4"/>
      </w:pBdr>
      <w:tabs>
        <w:tab w:val="right" w:pos="4320"/>
        <w:tab w:val="right" w:pos="8640"/>
      </w:tabs>
      <w:ind w:left="0"/>
      <w:jc w:val="right"/>
    </w:pPr>
    <w:rPr>
      <w:rFonts w:cs="Arial"/>
      <w:color w:val="555063"/>
      <w:sz w:val="16"/>
      <w:szCs w:val="18"/>
    </w:rPr>
  </w:style>
  <w:style w:type="paragraph" w:styleId="DocumentMap">
    <w:name w:val="Document Map"/>
    <w:basedOn w:val="Normal"/>
    <w:uiPriority w:val="99"/>
    <w:unhideWhenUsed/>
    <w:rsid w:val="004B45CC"/>
    <w:pPr>
      <w:shd w:val="clear" w:color="auto" w:fill="000080"/>
    </w:pPr>
    <w:rPr>
      <w:rFonts w:ascii="Tahoma" w:hAnsi="Tahoma" w:cs="Tahoma"/>
      <w:sz w:val="16"/>
      <w:szCs w:val="20"/>
    </w:rPr>
  </w:style>
  <w:style w:type="paragraph" w:customStyle="1" w:styleId="Contents">
    <w:name w:val="Contents"/>
    <w:uiPriority w:val="99"/>
    <w:unhideWhenUsed/>
    <w:rsid w:val="004B45CC"/>
    <w:pPr>
      <w:keepNext/>
      <w:keepLines/>
      <w:spacing w:before="800" w:after="480"/>
      <w:outlineLvl w:val="3"/>
    </w:pPr>
    <w:rPr>
      <w:rFonts w:ascii="Century Gothic" w:hAnsi="Century Gothic" w:cs="Arial"/>
      <w:color w:val="606064"/>
      <w:sz w:val="36"/>
      <w:szCs w:val="36"/>
    </w:rPr>
  </w:style>
  <w:style w:type="character" w:styleId="PageNumber">
    <w:name w:val="page number"/>
    <w:basedOn w:val="DefaultParagraphFont"/>
    <w:rsid w:val="004B45CC"/>
    <w:rPr>
      <w:rFonts w:ascii="Century Gothic" w:hAnsi="Century Gothic" w:cs="Arial"/>
      <w:noProof w:val="0"/>
      <w:color w:val="555063"/>
      <w:sz w:val="16"/>
      <w:szCs w:val="18"/>
      <w:bdr w:val="none" w:sz="0" w:space="0" w:color="auto"/>
      <w:shd w:val="clear" w:color="auto" w:fill="auto"/>
      <w:lang w:val="en-US"/>
    </w:rPr>
  </w:style>
  <w:style w:type="paragraph" w:customStyle="1" w:styleId="BodyTextTable">
    <w:name w:val="Body Text Table"/>
    <w:basedOn w:val="BodyText"/>
    <w:link w:val="BodyTextTableChar"/>
    <w:rsid w:val="004B45CC"/>
    <w:pPr>
      <w:spacing w:before="60"/>
      <w:ind w:left="0"/>
    </w:pPr>
    <w:rPr>
      <w:sz w:val="18"/>
      <w:szCs w:val="20"/>
    </w:rPr>
  </w:style>
  <w:style w:type="paragraph" w:styleId="Footer">
    <w:name w:val="footer"/>
    <w:link w:val="FooterChar"/>
    <w:rsid w:val="004B45CC"/>
    <w:pPr>
      <w:pBdr>
        <w:top w:val="single" w:sz="4" w:space="1" w:color="6B7000"/>
      </w:pBdr>
      <w:tabs>
        <w:tab w:val="right" w:pos="9000"/>
      </w:tabs>
    </w:pPr>
    <w:rPr>
      <w:rFonts w:ascii="Century Gothic" w:hAnsi="Century Gothic" w:cs="Arial"/>
      <w:color w:val="555063"/>
      <w:sz w:val="16"/>
      <w:szCs w:val="18"/>
    </w:rPr>
  </w:style>
  <w:style w:type="character" w:styleId="Hyperlink">
    <w:name w:val="Hyperlink"/>
    <w:basedOn w:val="DefaultParagraphFont"/>
    <w:uiPriority w:val="99"/>
    <w:rsid w:val="004B45CC"/>
    <w:rPr>
      <w:b/>
      <w:i w:val="0"/>
      <w:color w:val="7571A0"/>
      <w:sz w:val="20"/>
      <w:u w:val="none"/>
      <w:lang w:val="en-US"/>
    </w:rPr>
  </w:style>
  <w:style w:type="character" w:customStyle="1" w:styleId="CrossReference">
    <w:name w:val="Cross Reference"/>
    <w:basedOn w:val="Hyperlink"/>
    <w:rsid w:val="004B45CC"/>
    <w:rPr>
      <w:rFonts w:ascii="Century Gothic" w:hAnsi="Century Gothic"/>
      <w:b/>
      <w:i w:val="0"/>
      <w:color w:val="7571A0"/>
      <w:sz w:val="22"/>
      <w:u w:val="none"/>
      <w:lang w:val="en-US"/>
    </w:rPr>
  </w:style>
  <w:style w:type="paragraph" w:customStyle="1" w:styleId="AppendixHeading1">
    <w:name w:val="Appendix Heading 1"/>
    <w:basedOn w:val="Heading1"/>
    <w:next w:val="BodyText"/>
    <w:qFormat/>
    <w:rsid w:val="008F4C32"/>
    <w:pPr>
      <w:numPr>
        <w:numId w:val="4"/>
      </w:numPr>
      <w:spacing w:before="740"/>
    </w:pPr>
    <w:rPr>
      <w:bCs/>
    </w:rPr>
  </w:style>
  <w:style w:type="paragraph" w:customStyle="1" w:styleId="IndexTitle">
    <w:name w:val="Index Title"/>
    <w:basedOn w:val="Contents"/>
    <w:next w:val="Index1"/>
    <w:rsid w:val="004B45CC"/>
    <w:pPr>
      <w:spacing w:after="0"/>
      <w:outlineLvl w:val="0"/>
    </w:pPr>
  </w:style>
  <w:style w:type="paragraph" w:styleId="Index1">
    <w:name w:val="index 1"/>
    <w:uiPriority w:val="99"/>
    <w:rsid w:val="004B45CC"/>
    <w:pPr>
      <w:ind w:left="144" w:hanging="144"/>
    </w:pPr>
  </w:style>
  <w:style w:type="paragraph" w:customStyle="1" w:styleId="ReleaseNotesTitle">
    <w:name w:val="ReleaseNotes Title"/>
    <w:basedOn w:val="Contents"/>
    <w:next w:val="BodyText"/>
    <w:rsid w:val="004B45CC"/>
    <w:pPr>
      <w:widowControl w:val="0"/>
      <w:spacing w:before="240" w:after="240"/>
    </w:pPr>
    <w:rPr>
      <w:sz w:val="28"/>
      <w:szCs w:val="28"/>
    </w:rPr>
  </w:style>
  <w:style w:type="character" w:customStyle="1" w:styleId="UserInput">
    <w:name w:val="User Input"/>
    <w:basedOn w:val="DefaultParagraphFont"/>
    <w:rsid w:val="004B45CC"/>
    <w:rPr>
      <w:b/>
      <w:lang w:val="en-US"/>
    </w:rPr>
  </w:style>
  <w:style w:type="paragraph" w:customStyle="1" w:styleId="Code">
    <w:name w:val="Code"/>
    <w:basedOn w:val="Normal"/>
    <w:link w:val="CodeChar"/>
    <w:rsid w:val="004B45CC"/>
    <w:pPr>
      <w:spacing w:before="60" w:after="60"/>
    </w:pPr>
    <w:rPr>
      <w:rFonts w:ascii="Courier New" w:hAnsi="Courier New" w:cs="Courier New"/>
      <w:noProof/>
      <w:sz w:val="18"/>
      <w:szCs w:val="18"/>
    </w:rPr>
  </w:style>
  <w:style w:type="paragraph" w:customStyle="1" w:styleId="Num1">
    <w:name w:val="Num1"/>
    <w:basedOn w:val="BodyText"/>
    <w:qFormat/>
    <w:rsid w:val="004B45CC"/>
    <w:pPr>
      <w:numPr>
        <w:numId w:val="6"/>
      </w:numPr>
    </w:pPr>
  </w:style>
  <w:style w:type="character" w:customStyle="1" w:styleId="Query">
    <w:name w:val="Query"/>
    <w:basedOn w:val="DefaultParagraphFont"/>
    <w:locked/>
    <w:rsid w:val="004B45CC"/>
    <w:rPr>
      <w:rFonts w:ascii="Courier New" w:hAnsi="Courier New" w:cs="Courier New"/>
      <w:b/>
      <w:bCs/>
      <w:color w:val="FF0000"/>
      <w:sz w:val="20"/>
      <w:szCs w:val="20"/>
      <w:bdr w:val="none" w:sz="0" w:space="0" w:color="auto"/>
      <w:shd w:val="clear" w:color="auto" w:fill="FFFF00"/>
      <w:lang w:val="en-US"/>
    </w:rPr>
  </w:style>
  <w:style w:type="paragraph" w:customStyle="1" w:styleId="FooterLandscape">
    <w:name w:val="Footer Landscape"/>
    <w:basedOn w:val="Footer"/>
    <w:rsid w:val="004B45CC"/>
    <w:pPr>
      <w:tabs>
        <w:tab w:val="clear" w:pos="9000"/>
        <w:tab w:val="right" w:pos="13925"/>
      </w:tabs>
      <w:jc w:val="right"/>
    </w:pPr>
  </w:style>
  <w:style w:type="paragraph" w:customStyle="1" w:styleId="InternalHeading">
    <w:name w:val="Internal Heading"/>
    <w:basedOn w:val="BodyText"/>
    <w:next w:val="BodyText"/>
    <w:rsid w:val="004B45CC"/>
    <w:pPr>
      <w:keepNext/>
      <w:keepLines/>
    </w:pPr>
    <w:rPr>
      <w:b/>
      <w:bCs/>
      <w:color w:val="302E45"/>
    </w:rPr>
  </w:style>
  <w:style w:type="paragraph" w:styleId="Caption">
    <w:name w:val="caption"/>
    <w:next w:val="BodyText"/>
    <w:qFormat/>
    <w:rsid w:val="004B45CC"/>
    <w:pPr>
      <w:keepNext/>
      <w:keepLines/>
      <w:spacing w:before="80" w:after="80"/>
      <w:ind w:left="2760" w:hanging="1320"/>
    </w:pPr>
    <w:rPr>
      <w:rFonts w:ascii="Century Gothic" w:hAnsi="Century Gothic" w:cs="Arial"/>
      <w:b/>
      <w:bCs/>
      <w:color w:val="555063"/>
      <w:sz w:val="18"/>
    </w:rPr>
  </w:style>
  <w:style w:type="paragraph" w:customStyle="1" w:styleId="NoteIndentTable">
    <w:name w:val="Note Indent Table"/>
    <w:basedOn w:val="NoteIndent"/>
    <w:next w:val="BodyTextTable"/>
    <w:uiPriority w:val="99"/>
    <w:unhideWhenUsed/>
    <w:rsid w:val="004B45CC"/>
    <w:pPr>
      <w:spacing w:before="60"/>
      <w:ind w:left="360"/>
    </w:pPr>
    <w:rPr>
      <w:sz w:val="18"/>
    </w:rPr>
  </w:style>
  <w:style w:type="paragraph" w:customStyle="1" w:styleId="ForInternalUseOnly">
    <w:name w:val="For Internal Use Only"/>
    <w:unhideWhenUsed/>
    <w:rsid w:val="004B45CC"/>
    <w:pPr>
      <w:jc w:val="center"/>
    </w:pPr>
    <w:rPr>
      <w:rFonts w:ascii="Arial" w:hAnsi="Arial"/>
      <w:color w:val="808084"/>
      <w:sz w:val="32"/>
      <w:szCs w:val="32"/>
    </w:rPr>
  </w:style>
  <w:style w:type="paragraph" w:customStyle="1" w:styleId="NoteIndent">
    <w:name w:val="Note Indent"/>
    <w:basedOn w:val="Normal"/>
    <w:next w:val="BodyText"/>
    <w:uiPriority w:val="99"/>
    <w:unhideWhenUsed/>
    <w:rsid w:val="004B45CC"/>
    <w:pPr>
      <w:ind w:left="1944"/>
    </w:pPr>
    <w:rPr>
      <w:rFonts w:ascii="Arial" w:hAnsi="Arial" w:cs="Arial"/>
      <w:i/>
      <w:szCs w:val="20"/>
    </w:rPr>
  </w:style>
  <w:style w:type="paragraph" w:customStyle="1" w:styleId="Message">
    <w:name w:val="Message"/>
    <w:link w:val="MessageChar"/>
    <w:rsid w:val="004B45CC"/>
    <w:pPr>
      <w:ind w:left="1428"/>
    </w:pPr>
    <w:rPr>
      <w:rFonts w:ascii="Century Gothic" w:hAnsi="Century Gothic" w:cstheme="majorBidi"/>
      <w:i/>
      <w:iCs/>
    </w:rPr>
  </w:style>
  <w:style w:type="paragraph" w:customStyle="1" w:styleId="CalloutText">
    <w:name w:val="Callout Text"/>
    <w:basedOn w:val="Normal"/>
    <w:rsid w:val="004B45CC"/>
    <w:rPr>
      <w:rFonts w:ascii="Arial" w:hAnsi="Arial" w:cs="Arial"/>
      <w:b/>
      <w:bCs/>
      <w:sz w:val="16"/>
      <w:szCs w:val="16"/>
    </w:rPr>
  </w:style>
  <w:style w:type="paragraph" w:customStyle="1" w:styleId="Example">
    <w:name w:val="Example"/>
    <w:basedOn w:val="BodyText"/>
    <w:rsid w:val="004B45CC"/>
    <w:pPr>
      <w:ind w:left="1800"/>
    </w:pPr>
    <w:rPr>
      <w:sz w:val="18"/>
    </w:rPr>
  </w:style>
  <w:style w:type="paragraph" w:customStyle="1" w:styleId="NoteTable">
    <w:name w:val="Note Table"/>
    <w:basedOn w:val="Normal"/>
    <w:next w:val="BodyTextTable"/>
    <w:rsid w:val="004B45CC"/>
    <w:pPr>
      <w:spacing w:before="60"/>
      <w:ind w:left="518" w:hanging="518"/>
    </w:pPr>
    <w:rPr>
      <w:rFonts w:ascii="Arial" w:hAnsi="Arial" w:cs="Arial"/>
      <w:i/>
      <w:sz w:val="18"/>
      <w:szCs w:val="20"/>
    </w:rPr>
  </w:style>
  <w:style w:type="character" w:styleId="FollowedHyperlink">
    <w:name w:val="FollowedHyperlink"/>
    <w:basedOn w:val="DefaultParagraphFont"/>
    <w:uiPriority w:val="99"/>
    <w:semiHidden/>
    <w:rsid w:val="004B45CC"/>
    <w:rPr>
      <w:rFonts w:ascii="Times New Roman" w:hAnsi="Times New Roman"/>
      <w:color w:val="990099"/>
      <w:sz w:val="22"/>
      <w:u w:val="none"/>
      <w:lang w:val="en-US"/>
    </w:rPr>
  </w:style>
  <w:style w:type="paragraph" w:customStyle="1" w:styleId="ExampleTable">
    <w:name w:val="Example Table"/>
    <w:basedOn w:val="Example"/>
    <w:rsid w:val="004B45CC"/>
    <w:pPr>
      <w:keepNext/>
      <w:keepLines/>
      <w:spacing w:before="40" w:after="40"/>
      <w:ind w:left="216"/>
    </w:pPr>
    <w:rPr>
      <w:iCs/>
      <w:sz w:val="16"/>
    </w:rPr>
  </w:style>
  <w:style w:type="paragraph" w:customStyle="1" w:styleId="Num2">
    <w:name w:val="Num2"/>
    <w:basedOn w:val="BodyText"/>
    <w:rsid w:val="004B45CC"/>
    <w:pPr>
      <w:numPr>
        <w:ilvl w:val="1"/>
        <w:numId w:val="6"/>
      </w:numPr>
    </w:pPr>
  </w:style>
  <w:style w:type="paragraph" w:customStyle="1" w:styleId="AppendixHeading2">
    <w:name w:val="Appendix Heading 2"/>
    <w:next w:val="BodyText"/>
    <w:rsid w:val="008F4C32"/>
    <w:pPr>
      <w:keepNext/>
      <w:keepLines/>
      <w:numPr>
        <w:ilvl w:val="1"/>
        <w:numId w:val="4"/>
      </w:numPr>
      <w:spacing w:before="360" w:after="120"/>
      <w:outlineLvl w:val="1"/>
    </w:pPr>
    <w:rPr>
      <w:rFonts w:ascii="Century Gothic" w:hAnsi="Century Gothic" w:cs="Arial"/>
      <w:color w:val="302E45"/>
      <w:kern w:val="32"/>
      <w:sz w:val="36"/>
      <w:szCs w:val="36"/>
    </w:rPr>
  </w:style>
  <w:style w:type="paragraph" w:customStyle="1" w:styleId="AppendixHeading3">
    <w:name w:val="Appendix Heading 3"/>
    <w:basedOn w:val="AppendixHeading2"/>
    <w:next w:val="BodyText"/>
    <w:rsid w:val="00C904FF"/>
    <w:pPr>
      <w:numPr>
        <w:ilvl w:val="2"/>
      </w:numPr>
      <w:spacing w:before="240"/>
      <w:outlineLvl w:val="2"/>
    </w:pPr>
    <w:rPr>
      <w:sz w:val="28"/>
      <w:szCs w:val="28"/>
    </w:rPr>
  </w:style>
  <w:style w:type="paragraph" w:customStyle="1" w:styleId="AppendixHeading4">
    <w:name w:val="Appendix Heading 4"/>
    <w:basedOn w:val="AppendixHeading3"/>
    <w:next w:val="BodyText"/>
    <w:rsid w:val="00C904FF"/>
    <w:pPr>
      <w:numPr>
        <w:ilvl w:val="3"/>
      </w:numPr>
      <w:outlineLvl w:val="3"/>
    </w:pPr>
    <w:rPr>
      <w:sz w:val="22"/>
      <w:szCs w:val="22"/>
    </w:rPr>
  </w:style>
  <w:style w:type="paragraph" w:customStyle="1" w:styleId="SidebarText">
    <w:name w:val="Sidebar Text"/>
    <w:basedOn w:val="Normal"/>
    <w:rsid w:val="004B45CC"/>
    <w:rPr>
      <w:rFonts w:ascii="Arial" w:hAnsi="Arial" w:cs="Arial"/>
      <w:color w:val="FFFFFF"/>
      <w:sz w:val="22"/>
    </w:rPr>
  </w:style>
  <w:style w:type="paragraph" w:styleId="Index4">
    <w:name w:val="index 4"/>
    <w:basedOn w:val="Normal"/>
    <w:next w:val="Normal"/>
    <w:autoRedefine/>
    <w:uiPriority w:val="99"/>
    <w:semiHidden/>
    <w:rsid w:val="004B45CC"/>
    <w:pPr>
      <w:ind w:left="960" w:hanging="240"/>
    </w:pPr>
    <w:rPr>
      <w:szCs w:val="21"/>
    </w:rPr>
  </w:style>
  <w:style w:type="paragraph" w:customStyle="1" w:styleId="MessageTable">
    <w:name w:val="Message Table"/>
    <w:basedOn w:val="Message"/>
    <w:link w:val="MessageTableChar"/>
    <w:rsid w:val="004B45CC"/>
    <w:pPr>
      <w:spacing w:before="40" w:after="40"/>
      <w:ind w:left="0"/>
    </w:pPr>
    <w:rPr>
      <w:sz w:val="18"/>
    </w:rPr>
  </w:style>
  <w:style w:type="paragraph" w:customStyle="1" w:styleId="ToDoTable">
    <w:name w:val="ToDo Table"/>
    <w:basedOn w:val="ToDo"/>
    <w:next w:val="BodyTextTable"/>
    <w:rsid w:val="004B45CC"/>
    <w:pPr>
      <w:spacing w:before="60"/>
      <w:ind w:left="0"/>
    </w:pPr>
    <w:rPr>
      <w:sz w:val="18"/>
      <w:szCs w:val="20"/>
    </w:rPr>
  </w:style>
  <w:style w:type="paragraph" w:customStyle="1" w:styleId="InternalHeadingTable">
    <w:name w:val="Internal Heading Table"/>
    <w:basedOn w:val="InternalHeading"/>
    <w:next w:val="BodyTextTable"/>
    <w:rsid w:val="004B45CC"/>
    <w:pPr>
      <w:spacing w:before="60"/>
      <w:ind w:left="0"/>
    </w:pPr>
    <w:rPr>
      <w:sz w:val="18"/>
      <w:szCs w:val="20"/>
    </w:rPr>
  </w:style>
  <w:style w:type="paragraph" w:styleId="Index5">
    <w:name w:val="index 5"/>
    <w:basedOn w:val="Normal"/>
    <w:next w:val="Normal"/>
    <w:autoRedefine/>
    <w:uiPriority w:val="99"/>
    <w:semiHidden/>
    <w:rsid w:val="004B45CC"/>
    <w:pPr>
      <w:ind w:left="1200" w:hanging="240"/>
    </w:pPr>
  </w:style>
  <w:style w:type="paragraph" w:styleId="Index6">
    <w:name w:val="index 6"/>
    <w:basedOn w:val="Normal"/>
    <w:next w:val="Normal"/>
    <w:autoRedefine/>
    <w:uiPriority w:val="99"/>
    <w:semiHidden/>
    <w:rsid w:val="004B45CC"/>
    <w:pPr>
      <w:ind w:hanging="240"/>
    </w:pPr>
  </w:style>
  <w:style w:type="paragraph" w:customStyle="1" w:styleId="BookIntroHeading1">
    <w:name w:val="BookIntroHeading1"/>
    <w:basedOn w:val="Heading1"/>
    <w:next w:val="BodyText"/>
    <w:uiPriority w:val="99"/>
    <w:unhideWhenUsed/>
    <w:rsid w:val="004B45CC"/>
    <w:pPr>
      <w:numPr>
        <w:numId w:val="0"/>
      </w:numPr>
    </w:pPr>
  </w:style>
  <w:style w:type="paragraph" w:customStyle="1" w:styleId="BookIntroHeading2">
    <w:name w:val="BookIntroHeading2"/>
    <w:basedOn w:val="Heading2"/>
    <w:next w:val="BodyText"/>
    <w:uiPriority w:val="99"/>
    <w:unhideWhenUsed/>
    <w:rsid w:val="004B45CC"/>
    <w:pPr>
      <w:numPr>
        <w:ilvl w:val="0"/>
        <w:numId w:val="0"/>
      </w:numPr>
    </w:pPr>
  </w:style>
  <w:style w:type="paragraph" w:customStyle="1" w:styleId="BookIntroHeading3">
    <w:name w:val="BookIntroHeading3"/>
    <w:basedOn w:val="Heading3"/>
    <w:next w:val="BodyText"/>
    <w:autoRedefine/>
    <w:uiPriority w:val="99"/>
    <w:unhideWhenUsed/>
    <w:rsid w:val="004B45CC"/>
    <w:pPr>
      <w:numPr>
        <w:ilvl w:val="0"/>
        <w:numId w:val="0"/>
      </w:numPr>
    </w:pPr>
  </w:style>
  <w:style w:type="paragraph" w:styleId="IndexHeading">
    <w:name w:val="index heading"/>
    <w:next w:val="Index1"/>
    <w:uiPriority w:val="99"/>
    <w:semiHidden/>
    <w:rsid w:val="004B45CC"/>
    <w:pPr>
      <w:keepNext/>
      <w:keepLines/>
      <w:spacing w:before="240" w:after="40"/>
    </w:pPr>
    <w:rPr>
      <w:rFonts w:ascii="Arial Bold" w:hAnsi="Arial Bold" w:cs="Arial"/>
      <w:b/>
      <w:bCs/>
      <w:color w:val="808084"/>
      <w:sz w:val="24"/>
      <w:szCs w:val="24"/>
    </w:rPr>
  </w:style>
  <w:style w:type="paragraph" w:customStyle="1" w:styleId="ToDo">
    <w:name w:val="ToDo"/>
    <w:basedOn w:val="BodyText"/>
    <w:next w:val="BodyText"/>
    <w:rsid w:val="004B45CC"/>
    <w:pPr>
      <w:keepNext/>
      <w:keepLines/>
    </w:pPr>
    <w:rPr>
      <w:b/>
      <w:bCs/>
    </w:rPr>
  </w:style>
  <w:style w:type="paragraph" w:styleId="Index2">
    <w:name w:val="index 2"/>
    <w:basedOn w:val="Index1"/>
    <w:autoRedefine/>
    <w:uiPriority w:val="99"/>
    <w:semiHidden/>
    <w:rsid w:val="004B45CC"/>
    <w:pPr>
      <w:ind w:left="432"/>
    </w:pPr>
  </w:style>
  <w:style w:type="paragraph" w:styleId="Index3">
    <w:name w:val="index 3"/>
    <w:basedOn w:val="Index2"/>
    <w:autoRedefine/>
    <w:uiPriority w:val="99"/>
    <w:semiHidden/>
    <w:rsid w:val="004B45CC"/>
    <w:pPr>
      <w:ind w:left="720"/>
    </w:pPr>
  </w:style>
  <w:style w:type="paragraph" w:styleId="MacroText">
    <w:name w:val="macro"/>
    <w:uiPriority w:val="99"/>
    <w:semiHidden/>
    <w:rsid w:val="004B45C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PartTitle">
    <w:name w:val="Part Title"/>
    <w:basedOn w:val="Heading1"/>
    <w:next w:val="BodyText"/>
    <w:rsid w:val="004B45CC"/>
    <w:pPr>
      <w:numPr>
        <w:numId w:val="7"/>
      </w:numPr>
      <w:spacing w:before="740" w:after="440"/>
    </w:pPr>
    <w:rPr>
      <w:sz w:val="48"/>
      <w:szCs w:val="48"/>
    </w:rPr>
  </w:style>
  <w:style w:type="paragraph" w:customStyle="1" w:styleId="AppendixHeading5">
    <w:name w:val="Appendix Heading 5"/>
    <w:basedOn w:val="AppendixHeading4"/>
    <w:next w:val="BodyText"/>
    <w:rsid w:val="00C904FF"/>
    <w:pPr>
      <w:numPr>
        <w:ilvl w:val="4"/>
      </w:numPr>
      <w:outlineLvl w:val="4"/>
    </w:pPr>
    <w:rPr>
      <w:sz w:val="20"/>
      <w:szCs w:val="20"/>
    </w:rPr>
  </w:style>
  <w:style w:type="paragraph" w:customStyle="1" w:styleId="AppendixHeading6">
    <w:name w:val="Appendix Heading 6"/>
    <w:basedOn w:val="AppendixHeading5"/>
    <w:next w:val="BodyText"/>
    <w:rsid w:val="00C904FF"/>
    <w:pPr>
      <w:numPr>
        <w:ilvl w:val="5"/>
      </w:numPr>
      <w:outlineLvl w:val="5"/>
    </w:pPr>
    <w:rPr>
      <w:sz w:val="18"/>
      <w:szCs w:val="18"/>
    </w:rPr>
  </w:style>
  <w:style w:type="paragraph" w:customStyle="1" w:styleId="AppendixHeading7">
    <w:name w:val="Appendix Heading 7"/>
    <w:basedOn w:val="AppendixHeading6"/>
    <w:next w:val="BodyText"/>
    <w:rsid w:val="00C904FF"/>
    <w:pPr>
      <w:numPr>
        <w:ilvl w:val="6"/>
      </w:numPr>
      <w:tabs>
        <w:tab w:val="left" w:pos="1361"/>
      </w:tabs>
      <w:outlineLvl w:val="6"/>
    </w:pPr>
  </w:style>
  <w:style w:type="paragraph" w:customStyle="1" w:styleId="AppendixHeading8">
    <w:name w:val="Appendix Heading 8"/>
    <w:basedOn w:val="AppendixHeading7"/>
    <w:next w:val="BodyText"/>
    <w:rsid w:val="00C904FF"/>
    <w:pPr>
      <w:numPr>
        <w:ilvl w:val="7"/>
      </w:numPr>
      <w:outlineLvl w:val="7"/>
    </w:pPr>
  </w:style>
  <w:style w:type="paragraph" w:customStyle="1" w:styleId="AppendixHeading9">
    <w:name w:val="Appendix Heading 9"/>
    <w:basedOn w:val="AppendixHeading8"/>
    <w:next w:val="BodyText"/>
    <w:rsid w:val="00C904FF"/>
    <w:pPr>
      <w:numPr>
        <w:ilvl w:val="8"/>
      </w:numPr>
      <w:outlineLvl w:val="8"/>
    </w:pPr>
  </w:style>
  <w:style w:type="character" w:customStyle="1" w:styleId="BodyTextChar">
    <w:name w:val="Body Text Char"/>
    <w:basedOn w:val="DefaultParagraphFont"/>
    <w:link w:val="BodyText"/>
    <w:rsid w:val="004B45CC"/>
    <w:rPr>
      <w:rFonts w:ascii="Century Gothic" w:hAnsi="Century Gothic"/>
      <w:sz w:val="20"/>
    </w:rPr>
  </w:style>
  <w:style w:type="paragraph" w:styleId="Index7">
    <w:name w:val="index 7"/>
    <w:basedOn w:val="Normal"/>
    <w:next w:val="Normal"/>
    <w:autoRedefine/>
    <w:uiPriority w:val="99"/>
    <w:semiHidden/>
    <w:rsid w:val="004B45CC"/>
    <w:pPr>
      <w:ind w:left="1680" w:hanging="240"/>
    </w:pPr>
  </w:style>
  <w:style w:type="paragraph" w:styleId="Index8">
    <w:name w:val="index 8"/>
    <w:basedOn w:val="Normal"/>
    <w:next w:val="Normal"/>
    <w:autoRedefine/>
    <w:uiPriority w:val="99"/>
    <w:semiHidden/>
    <w:rsid w:val="004B45CC"/>
    <w:pPr>
      <w:ind w:left="1920" w:hanging="240"/>
    </w:pPr>
  </w:style>
  <w:style w:type="paragraph" w:styleId="Index9">
    <w:name w:val="index 9"/>
    <w:basedOn w:val="Normal"/>
    <w:next w:val="Normal"/>
    <w:autoRedefine/>
    <w:uiPriority w:val="99"/>
    <w:semiHidden/>
    <w:rsid w:val="004B45CC"/>
    <w:pPr>
      <w:ind w:left="2160" w:hanging="240"/>
    </w:pPr>
  </w:style>
  <w:style w:type="paragraph" w:styleId="NormalIndent">
    <w:name w:val="Normal Indent"/>
    <w:basedOn w:val="Normal"/>
    <w:uiPriority w:val="99"/>
    <w:semiHidden/>
    <w:rsid w:val="004B45CC"/>
    <w:pPr>
      <w:ind w:left="720"/>
    </w:pPr>
  </w:style>
  <w:style w:type="paragraph" w:styleId="FootnoteText">
    <w:name w:val="footnote text"/>
    <w:basedOn w:val="Normal"/>
    <w:link w:val="FootnoteTextChar"/>
    <w:uiPriority w:val="99"/>
    <w:semiHidden/>
    <w:rsid w:val="004B45CC"/>
    <w:rPr>
      <w:szCs w:val="20"/>
    </w:rPr>
  </w:style>
  <w:style w:type="character" w:customStyle="1" w:styleId="FootnoteTextChar">
    <w:name w:val="Footnote Text Char"/>
    <w:basedOn w:val="DefaultParagraphFont"/>
    <w:link w:val="FootnoteText"/>
    <w:uiPriority w:val="99"/>
    <w:semiHidden/>
    <w:rsid w:val="004B45CC"/>
    <w:rPr>
      <w:rFonts w:ascii="Century Gothic" w:hAnsi="Century Gothic"/>
      <w:sz w:val="20"/>
      <w:szCs w:val="20"/>
    </w:rPr>
  </w:style>
  <w:style w:type="paragraph" w:styleId="CommentText">
    <w:name w:val="annotation text"/>
    <w:basedOn w:val="Normal"/>
    <w:link w:val="CommentTextChar"/>
    <w:uiPriority w:val="99"/>
    <w:rsid w:val="004B45CC"/>
    <w:rPr>
      <w:szCs w:val="20"/>
    </w:rPr>
  </w:style>
  <w:style w:type="character" w:customStyle="1" w:styleId="CommentTextChar">
    <w:name w:val="Comment Text Char"/>
    <w:basedOn w:val="DefaultParagraphFont"/>
    <w:link w:val="CommentText"/>
    <w:uiPriority w:val="99"/>
    <w:rsid w:val="004B45CC"/>
    <w:rPr>
      <w:rFonts w:ascii="Century Gothic" w:hAnsi="Century Gothic"/>
      <w:sz w:val="20"/>
      <w:szCs w:val="20"/>
    </w:rPr>
  </w:style>
  <w:style w:type="paragraph" w:styleId="TableofFigures">
    <w:name w:val="table of figures"/>
    <w:basedOn w:val="Normal"/>
    <w:next w:val="Normal"/>
    <w:rsid w:val="004B45CC"/>
  </w:style>
  <w:style w:type="paragraph" w:customStyle="1" w:styleId="Num3">
    <w:name w:val="Num3"/>
    <w:basedOn w:val="Num2"/>
    <w:uiPriority w:val="99"/>
    <w:rsid w:val="004B45CC"/>
    <w:pPr>
      <w:numPr>
        <w:ilvl w:val="2"/>
      </w:numPr>
    </w:pPr>
  </w:style>
  <w:style w:type="paragraph" w:customStyle="1" w:styleId="Num4">
    <w:name w:val="Num4"/>
    <w:basedOn w:val="Num2"/>
    <w:uiPriority w:val="99"/>
    <w:rsid w:val="004B45CC"/>
    <w:pPr>
      <w:numPr>
        <w:ilvl w:val="3"/>
      </w:numPr>
    </w:pPr>
  </w:style>
  <w:style w:type="character" w:styleId="FootnoteReference">
    <w:name w:val="footnote reference"/>
    <w:basedOn w:val="DefaultParagraphFont"/>
    <w:uiPriority w:val="99"/>
    <w:semiHidden/>
    <w:rsid w:val="004B45CC"/>
    <w:rPr>
      <w:vertAlign w:val="superscript"/>
      <w:lang w:val="en-US"/>
    </w:rPr>
  </w:style>
  <w:style w:type="character" w:styleId="CommentReference">
    <w:name w:val="annotation reference"/>
    <w:basedOn w:val="DefaultParagraphFont"/>
    <w:uiPriority w:val="99"/>
    <w:rsid w:val="004B45CC"/>
    <w:rPr>
      <w:sz w:val="16"/>
      <w:szCs w:val="16"/>
      <w:lang w:val="en-US"/>
    </w:rPr>
  </w:style>
  <w:style w:type="character" w:styleId="EndnoteReference">
    <w:name w:val="endnote reference"/>
    <w:basedOn w:val="DefaultParagraphFont"/>
    <w:uiPriority w:val="99"/>
    <w:semiHidden/>
    <w:rsid w:val="004B45CC"/>
    <w:rPr>
      <w:vertAlign w:val="superscript"/>
      <w:lang w:val="en-US"/>
    </w:rPr>
  </w:style>
  <w:style w:type="paragraph" w:styleId="EndnoteText">
    <w:name w:val="endnote text"/>
    <w:basedOn w:val="Normal"/>
    <w:link w:val="EndnoteTextChar"/>
    <w:uiPriority w:val="99"/>
    <w:semiHidden/>
    <w:rsid w:val="004B45CC"/>
    <w:rPr>
      <w:szCs w:val="20"/>
    </w:rPr>
  </w:style>
  <w:style w:type="character" w:customStyle="1" w:styleId="EndnoteTextChar">
    <w:name w:val="Endnote Text Char"/>
    <w:basedOn w:val="DefaultParagraphFont"/>
    <w:link w:val="EndnoteText"/>
    <w:uiPriority w:val="99"/>
    <w:semiHidden/>
    <w:rsid w:val="004B45CC"/>
    <w:rPr>
      <w:rFonts w:ascii="Century Gothic" w:hAnsi="Century Gothic"/>
      <w:sz w:val="20"/>
      <w:szCs w:val="20"/>
    </w:rPr>
  </w:style>
  <w:style w:type="paragraph" w:styleId="TableofAuthorities">
    <w:name w:val="table of authorities"/>
    <w:basedOn w:val="Normal"/>
    <w:next w:val="Normal"/>
    <w:uiPriority w:val="99"/>
    <w:rsid w:val="004B45CC"/>
    <w:pPr>
      <w:ind w:left="240" w:hanging="240"/>
    </w:pPr>
  </w:style>
  <w:style w:type="paragraph" w:styleId="TOAHeading">
    <w:name w:val="toa heading"/>
    <w:basedOn w:val="Normal"/>
    <w:next w:val="Normal"/>
    <w:uiPriority w:val="99"/>
    <w:semiHidden/>
    <w:rsid w:val="004B45CC"/>
    <w:rPr>
      <w:rFonts w:asciiTheme="majorHAnsi" w:eastAsiaTheme="majorEastAsia" w:hAnsiTheme="majorHAnsi" w:cstheme="majorBidi"/>
      <w:b/>
      <w:bCs/>
    </w:rPr>
  </w:style>
  <w:style w:type="paragraph" w:styleId="List">
    <w:name w:val="List"/>
    <w:basedOn w:val="Normal"/>
    <w:semiHidden/>
    <w:rsid w:val="004B45CC"/>
    <w:pPr>
      <w:ind w:left="360" w:hanging="360"/>
      <w:contextualSpacing/>
    </w:pPr>
  </w:style>
  <w:style w:type="paragraph" w:styleId="List2">
    <w:name w:val="List 2"/>
    <w:basedOn w:val="Normal"/>
    <w:semiHidden/>
    <w:rsid w:val="004B45CC"/>
    <w:pPr>
      <w:ind w:left="720" w:hanging="360"/>
      <w:contextualSpacing/>
    </w:pPr>
  </w:style>
  <w:style w:type="paragraph" w:styleId="List3">
    <w:name w:val="List 3"/>
    <w:basedOn w:val="Normal"/>
    <w:semiHidden/>
    <w:rsid w:val="004B45CC"/>
    <w:pPr>
      <w:ind w:left="1080" w:hanging="360"/>
      <w:contextualSpacing/>
    </w:pPr>
  </w:style>
  <w:style w:type="paragraph" w:styleId="List4">
    <w:name w:val="List 4"/>
    <w:basedOn w:val="Normal"/>
    <w:semiHidden/>
    <w:rsid w:val="004B45CC"/>
    <w:pPr>
      <w:ind w:hanging="360"/>
      <w:contextualSpacing/>
    </w:pPr>
  </w:style>
  <w:style w:type="paragraph" w:styleId="List5">
    <w:name w:val="List 5"/>
    <w:basedOn w:val="Normal"/>
    <w:semiHidden/>
    <w:rsid w:val="004B45CC"/>
    <w:pPr>
      <w:ind w:left="1800" w:hanging="360"/>
      <w:contextualSpacing/>
    </w:pPr>
  </w:style>
  <w:style w:type="paragraph" w:styleId="Title">
    <w:name w:val="Title"/>
    <w:basedOn w:val="Normal"/>
    <w:next w:val="Normal"/>
    <w:link w:val="TitleChar"/>
    <w:uiPriority w:val="99"/>
    <w:unhideWhenUsed/>
    <w:qFormat/>
    <w:rsid w:val="004B45CC"/>
    <w:pPr>
      <w:pBdr>
        <w:bottom w:val="single" w:sz="8" w:space="4" w:color="FDB515" w:themeColor="accent1"/>
      </w:pBdr>
      <w:spacing w:after="300"/>
      <w:contextualSpacing/>
    </w:pPr>
    <w:rPr>
      <w:rFonts w:asciiTheme="majorHAnsi" w:eastAsiaTheme="majorEastAsia" w:hAnsiTheme="majorHAnsi" w:cstheme="majorBidi"/>
      <w:color w:val="232233" w:themeColor="text2" w:themeShade="BF"/>
      <w:spacing w:val="5"/>
      <w:kern w:val="28"/>
      <w:sz w:val="52"/>
      <w:szCs w:val="52"/>
    </w:rPr>
  </w:style>
  <w:style w:type="character" w:customStyle="1" w:styleId="TitleChar">
    <w:name w:val="Title Char"/>
    <w:basedOn w:val="DefaultParagraphFont"/>
    <w:link w:val="Title"/>
    <w:uiPriority w:val="99"/>
    <w:rsid w:val="004B45CC"/>
    <w:rPr>
      <w:rFonts w:asciiTheme="majorHAnsi" w:eastAsiaTheme="majorEastAsia" w:hAnsiTheme="majorHAnsi" w:cstheme="majorBidi"/>
      <w:color w:val="232233" w:themeColor="text2" w:themeShade="BF"/>
      <w:spacing w:val="5"/>
      <w:kern w:val="28"/>
      <w:sz w:val="52"/>
      <w:szCs w:val="52"/>
    </w:rPr>
  </w:style>
  <w:style w:type="paragraph" w:styleId="MessageHeader">
    <w:name w:val="Message Header"/>
    <w:basedOn w:val="Normal"/>
    <w:link w:val="MessageHeaderChar"/>
    <w:rsid w:val="004B45C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4B45CC"/>
    <w:rPr>
      <w:rFonts w:asciiTheme="majorHAnsi" w:eastAsiaTheme="majorEastAsia" w:hAnsiTheme="majorHAnsi" w:cstheme="majorBidi"/>
      <w:sz w:val="20"/>
      <w:shd w:val="pct20" w:color="auto" w:fill="auto"/>
    </w:rPr>
  </w:style>
  <w:style w:type="paragraph" w:styleId="Subtitle">
    <w:name w:val="Subtitle"/>
    <w:basedOn w:val="Normal"/>
    <w:next w:val="Normal"/>
    <w:link w:val="SubtitleChar"/>
    <w:qFormat/>
    <w:rsid w:val="004B45CC"/>
    <w:pPr>
      <w:numPr>
        <w:ilvl w:val="1"/>
      </w:numPr>
      <w:ind w:left="1440"/>
    </w:pPr>
    <w:rPr>
      <w:rFonts w:asciiTheme="majorHAnsi" w:eastAsiaTheme="majorEastAsia" w:hAnsiTheme="majorHAnsi" w:cstheme="majorBidi"/>
      <w:i/>
      <w:iCs/>
      <w:color w:val="FDB515" w:themeColor="accent1"/>
      <w:spacing w:val="15"/>
    </w:rPr>
  </w:style>
  <w:style w:type="character" w:customStyle="1" w:styleId="SubtitleChar">
    <w:name w:val="Subtitle Char"/>
    <w:basedOn w:val="DefaultParagraphFont"/>
    <w:link w:val="Subtitle"/>
    <w:rsid w:val="004B45CC"/>
    <w:rPr>
      <w:rFonts w:asciiTheme="majorHAnsi" w:eastAsiaTheme="majorEastAsia" w:hAnsiTheme="majorHAnsi" w:cstheme="majorBidi"/>
      <w:i/>
      <w:iCs/>
      <w:color w:val="FDB515" w:themeColor="accent1"/>
      <w:spacing w:val="15"/>
      <w:sz w:val="20"/>
    </w:rPr>
  </w:style>
  <w:style w:type="paragraph" w:styleId="Date">
    <w:name w:val="Date"/>
    <w:basedOn w:val="Normal"/>
    <w:next w:val="Normal"/>
    <w:link w:val="DateChar"/>
    <w:uiPriority w:val="99"/>
    <w:unhideWhenUsed/>
    <w:rsid w:val="004B45CC"/>
  </w:style>
  <w:style w:type="character" w:customStyle="1" w:styleId="DateChar">
    <w:name w:val="Date Char"/>
    <w:basedOn w:val="DefaultParagraphFont"/>
    <w:link w:val="Date"/>
    <w:uiPriority w:val="99"/>
    <w:rsid w:val="004B45CC"/>
    <w:rPr>
      <w:rFonts w:ascii="Century Gothic" w:hAnsi="Century Gothic"/>
      <w:sz w:val="20"/>
    </w:rPr>
  </w:style>
  <w:style w:type="paragraph" w:styleId="NoteHeading">
    <w:name w:val="Note Heading"/>
    <w:basedOn w:val="Normal"/>
    <w:next w:val="Normal"/>
    <w:link w:val="NoteHeadingChar"/>
    <w:uiPriority w:val="99"/>
    <w:unhideWhenUsed/>
    <w:rsid w:val="004B45CC"/>
  </w:style>
  <w:style w:type="character" w:customStyle="1" w:styleId="NoteHeadingChar">
    <w:name w:val="Note Heading Char"/>
    <w:basedOn w:val="DefaultParagraphFont"/>
    <w:link w:val="NoteHeading"/>
    <w:uiPriority w:val="99"/>
    <w:rsid w:val="004B45CC"/>
    <w:rPr>
      <w:rFonts w:ascii="Century Gothic" w:hAnsi="Century Gothic"/>
      <w:sz w:val="20"/>
    </w:rPr>
  </w:style>
  <w:style w:type="paragraph" w:styleId="BodyText2">
    <w:name w:val="Body Text 2"/>
    <w:basedOn w:val="Normal"/>
    <w:link w:val="BodyText2Char"/>
    <w:rsid w:val="004B45CC"/>
    <w:pPr>
      <w:spacing w:line="480" w:lineRule="auto"/>
    </w:pPr>
  </w:style>
  <w:style w:type="character" w:customStyle="1" w:styleId="BodyText2Char">
    <w:name w:val="Body Text 2 Char"/>
    <w:basedOn w:val="DefaultParagraphFont"/>
    <w:link w:val="BodyText2"/>
    <w:rsid w:val="004B45CC"/>
    <w:rPr>
      <w:rFonts w:ascii="Century Gothic" w:hAnsi="Century Gothic"/>
      <w:sz w:val="20"/>
    </w:rPr>
  </w:style>
  <w:style w:type="paragraph" w:styleId="BodyText3">
    <w:name w:val="Body Text 3"/>
    <w:basedOn w:val="Normal"/>
    <w:link w:val="BodyText3Char"/>
    <w:rsid w:val="004B45CC"/>
    <w:rPr>
      <w:sz w:val="16"/>
      <w:szCs w:val="16"/>
    </w:rPr>
  </w:style>
  <w:style w:type="character" w:customStyle="1" w:styleId="BodyText3Char">
    <w:name w:val="Body Text 3 Char"/>
    <w:basedOn w:val="DefaultParagraphFont"/>
    <w:link w:val="BodyText3"/>
    <w:rsid w:val="004B45CC"/>
    <w:rPr>
      <w:rFonts w:ascii="Century Gothic" w:hAnsi="Century Gothic"/>
      <w:sz w:val="16"/>
      <w:szCs w:val="16"/>
    </w:rPr>
  </w:style>
  <w:style w:type="character" w:styleId="Strong">
    <w:name w:val="Strong"/>
    <w:basedOn w:val="DefaultParagraphFont"/>
    <w:uiPriority w:val="99"/>
    <w:semiHidden/>
    <w:qFormat/>
    <w:rsid w:val="004B45CC"/>
    <w:rPr>
      <w:b/>
      <w:bCs/>
      <w:lang w:val="en-US"/>
    </w:rPr>
  </w:style>
  <w:style w:type="character" w:styleId="Emphasis">
    <w:name w:val="Emphasis"/>
    <w:basedOn w:val="DefaultParagraphFont"/>
    <w:qFormat/>
    <w:rsid w:val="004B45CC"/>
    <w:rPr>
      <w:i/>
      <w:iCs/>
      <w:lang w:val="en-US"/>
    </w:rPr>
  </w:style>
  <w:style w:type="paragraph" w:styleId="CommentSubject">
    <w:name w:val="annotation subject"/>
    <w:basedOn w:val="CommentText"/>
    <w:next w:val="CommentText"/>
    <w:link w:val="CommentSubjectChar"/>
    <w:uiPriority w:val="99"/>
    <w:semiHidden/>
    <w:rsid w:val="004B45CC"/>
    <w:rPr>
      <w:b/>
      <w:bCs/>
    </w:rPr>
  </w:style>
  <w:style w:type="character" w:customStyle="1" w:styleId="CommentSubjectChar">
    <w:name w:val="Comment Subject Char"/>
    <w:basedOn w:val="CommentTextChar"/>
    <w:link w:val="CommentSubject"/>
    <w:uiPriority w:val="99"/>
    <w:semiHidden/>
    <w:rsid w:val="004B45CC"/>
    <w:rPr>
      <w:rFonts w:ascii="Century Gothic" w:hAnsi="Century Gothic"/>
      <w:b/>
      <w:bCs/>
      <w:sz w:val="20"/>
      <w:szCs w:val="20"/>
    </w:rPr>
  </w:style>
  <w:style w:type="paragraph" w:customStyle="1" w:styleId="TabNum2">
    <w:name w:val="TabNum2"/>
    <w:basedOn w:val="TabNum1"/>
    <w:uiPriority w:val="99"/>
    <w:rsid w:val="004B45CC"/>
    <w:pPr>
      <w:numPr>
        <w:ilvl w:val="1"/>
      </w:numPr>
      <w:tabs>
        <w:tab w:val="num" w:pos="432"/>
      </w:tabs>
    </w:pPr>
  </w:style>
  <w:style w:type="paragraph" w:customStyle="1" w:styleId="TabNum3">
    <w:name w:val="TabNum3"/>
    <w:basedOn w:val="BodyTextTable"/>
    <w:uiPriority w:val="99"/>
    <w:rsid w:val="004B45CC"/>
    <w:pPr>
      <w:numPr>
        <w:ilvl w:val="2"/>
        <w:numId w:val="12"/>
      </w:numPr>
    </w:pPr>
  </w:style>
  <w:style w:type="paragraph" w:customStyle="1" w:styleId="TabNum4">
    <w:name w:val="TabNum4"/>
    <w:basedOn w:val="BodyTextTable"/>
    <w:uiPriority w:val="99"/>
    <w:rsid w:val="004B45CC"/>
    <w:pPr>
      <w:numPr>
        <w:ilvl w:val="3"/>
        <w:numId w:val="12"/>
      </w:numPr>
    </w:pPr>
  </w:style>
  <w:style w:type="paragraph" w:styleId="PlainText">
    <w:name w:val="Plain Text"/>
    <w:basedOn w:val="Normal"/>
    <w:link w:val="PlainTextChar"/>
    <w:uiPriority w:val="99"/>
    <w:locked/>
    <w:rsid w:val="004B45CC"/>
    <w:pPr>
      <w:spacing w:before="0" w:after="0"/>
    </w:pPr>
    <w:rPr>
      <w:rFonts w:ascii="Consolas" w:hAnsi="Consolas" w:cs="Consolas"/>
      <w:sz w:val="21"/>
      <w:szCs w:val="21"/>
    </w:rPr>
  </w:style>
  <w:style w:type="character" w:customStyle="1" w:styleId="PlainTextChar">
    <w:name w:val="Plain Text Char"/>
    <w:basedOn w:val="DefaultParagraphFont"/>
    <w:link w:val="PlainText"/>
    <w:uiPriority w:val="99"/>
    <w:rsid w:val="004B45CC"/>
    <w:rPr>
      <w:rFonts w:ascii="Consolas" w:hAnsi="Consolas" w:cs="Consolas"/>
      <w:sz w:val="21"/>
      <w:szCs w:val="21"/>
    </w:rPr>
  </w:style>
  <w:style w:type="character" w:styleId="PlaceholderText">
    <w:name w:val="Placeholder Text"/>
    <w:basedOn w:val="DefaultParagraphFont"/>
    <w:uiPriority w:val="99"/>
    <w:semiHidden/>
    <w:rsid w:val="004B45CC"/>
    <w:rPr>
      <w:color w:val="808080"/>
      <w:lang w:val="en-US"/>
    </w:rPr>
  </w:style>
  <w:style w:type="paragraph" w:styleId="NoSpacing">
    <w:name w:val="No Spacing"/>
    <w:uiPriority w:val="1"/>
    <w:qFormat/>
    <w:rsid w:val="004B45CC"/>
    <w:rPr>
      <w:sz w:val="24"/>
      <w:szCs w:val="24"/>
    </w:rPr>
  </w:style>
  <w:style w:type="paragraph" w:styleId="ListParagraph">
    <w:name w:val="List Paragraph"/>
    <w:basedOn w:val="Normal"/>
    <w:link w:val="ListParagraphChar"/>
    <w:uiPriority w:val="34"/>
    <w:qFormat/>
    <w:rsid w:val="004B45CC"/>
    <w:pPr>
      <w:ind w:left="720"/>
      <w:contextualSpacing/>
    </w:pPr>
  </w:style>
  <w:style w:type="paragraph" w:styleId="Quote">
    <w:name w:val="Quote"/>
    <w:basedOn w:val="Normal"/>
    <w:next w:val="Normal"/>
    <w:link w:val="QuoteChar"/>
    <w:uiPriority w:val="29"/>
    <w:qFormat/>
    <w:locked/>
    <w:rsid w:val="004B45CC"/>
    <w:rPr>
      <w:i/>
      <w:iCs/>
      <w:color w:val="000000" w:themeColor="text1"/>
    </w:rPr>
  </w:style>
  <w:style w:type="character" w:customStyle="1" w:styleId="QuoteChar">
    <w:name w:val="Quote Char"/>
    <w:basedOn w:val="DefaultParagraphFont"/>
    <w:link w:val="Quote"/>
    <w:uiPriority w:val="29"/>
    <w:rsid w:val="004B45CC"/>
    <w:rPr>
      <w:rFonts w:ascii="Century Gothic" w:hAnsi="Century Gothic"/>
      <w:i/>
      <w:iCs/>
      <w:color w:val="000000" w:themeColor="text1"/>
      <w:sz w:val="20"/>
    </w:rPr>
  </w:style>
  <w:style w:type="character" w:styleId="BookTitle">
    <w:name w:val="Book Title"/>
    <w:basedOn w:val="DefaultParagraphFont"/>
    <w:uiPriority w:val="33"/>
    <w:qFormat/>
    <w:rsid w:val="004B45CC"/>
    <w:rPr>
      <w:b/>
      <w:bCs/>
      <w:smallCaps/>
      <w:spacing w:val="5"/>
      <w:lang w:val="en-US"/>
    </w:rPr>
  </w:style>
  <w:style w:type="paragraph" w:styleId="TOCHeading">
    <w:name w:val="TOC Heading"/>
    <w:basedOn w:val="Heading1"/>
    <w:next w:val="Normal"/>
    <w:uiPriority w:val="99"/>
    <w:semiHidden/>
    <w:qFormat/>
    <w:rsid w:val="004B45CC"/>
    <w:pPr>
      <w:numPr>
        <w:numId w:val="0"/>
      </w:numPr>
      <w:spacing w:before="480" w:after="0"/>
      <w:outlineLvl w:val="9"/>
    </w:pPr>
    <w:rPr>
      <w:rFonts w:asciiTheme="majorHAnsi" w:eastAsiaTheme="majorEastAsia" w:hAnsiTheme="majorHAnsi" w:cstheme="majorBidi"/>
      <w:b/>
      <w:bCs/>
      <w:color w:val="CB8C01" w:themeColor="accent1" w:themeShade="BF"/>
      <w:kern w:val="0"/>
      <w:sz w:val="28"/>
      <w:szCs w:val="28"/>
    </w:rPr>
  </w:style>
  <w:style w:type="paragraph" w:customStyle="1" w:styleId="SubStep">
    <w:name w:val="SubStep"/>
    <w:semiHidden/>
    <w:rsid w:val="004B45CC"/>
    <w:pPr>
      <w:spacing w:before="80" w:after="80"/>
    </w:pPr>
    <w:rPr>
      <w:rFonts w:ascii="Century Gothic" w:hAnsi="Century Gothic"/>
      <w:sz w:val="20"/>
    </w:rPr>
  </w:style>
  <w:style w:type="paragraph" w:customStyle="1" w:styleId="List1number">
    <w:name w:val="List 1 (number)"/>
    <w:semiHidden/>
    <w:rsid w:val="004B45CC"/>
    <w:pPr>
      <w:tabs>
        <w:tab w:val="num" w:pos="1800"/>
      </w:tabs>
      <w:spacing w:before="80" w:after="80"/>
      <w:ind w:left="1800" w:hanging="360"/>
    </w:pPr>
  </w:style>
  <w:style w:type="paragraph" w:customStyle="1" w:styleId="List2alpha">
    <w:name w:val="List 2 (alpha)"/>
    <w:semiHidden/>
    <w:rsid w:val="004B45CC"/>
    <w:pPr>
      <w:tabs>
        <w:tab w:val="num" w:pos="2146"/>
      </w:tabs>
      <w:spacing w:after="80"/>
      <w:ind w:left="2160" w:hanging="360"/>
    </w:pPr>
  </w:style>
  <w:style w:type="paragraph" w:customStyle="1" w:styleId="List3roman">
    <w:name w:val="List 3 (roman)"/>
    <w:semiHidden/>
    <w:rsid w:val="004B45CC"/>
    <w:pPr>
      <w:tabs>
        <w:tab w:val="left" w:pos="2520"/>
        <w:tab w:val="num" w:pos="2880"/>
      </w:tabs>
      <w:spacing w:after="80"/>
      <w:ind w:left="2520" w:hanging="360"/>
    </w:pPr>
  </w:style>
  <w:style w:type="paragraph" w:customStyle="1" w:styleId="Step">
    <w:name w:val="Step"/>
    <w:rsid w:val="004B45CC"/>
    <w:pPr>
      <w:spacing w:before="80" w:after="80"/>
    </w:pPr>
    <w:rPr>
      <w:rFonts w:ascii="Century Gothic" w:hAnsi="Century Gothic"/>
      <w:sz w:val="20"/>
    </w:rPr>
  </w:style>
  <w:style w:type="numbering" w:customStyle="1" w:styleId="UBulletTable">
    <w:name w:val="UBullet Table"/>
    <w:basedOn w:val="UBullet"/>
    <w:uiPriority w:val="99"/>
    <w:rsid w:val="004B45CC"/>
    <w:pPr>
      <w:numPr>
        <w:numId w:val="10"/>
      </w:numPr>
    </w:pPr>
  </w:style>
  <w:style w:type="numbering" w:customStyle="1" w:styleId="UList">
    <w:name w:val="UList"/>
    <w:basedOn w:val="UBullet"/>
    <w:uiPriority w:val="99"/>
    <w:rsid w:val="004B45CC"/>
    <w:pPr>
      <w:numPr>
        <w:numId w:val="11"/>
      </w:numPr>
    </w:pPr>
  </w:style>
  <w:style w:type="numbering" w:customStyle="1" w:styleId="UListTable">
    <w:name w:val="UList Table"/>
    <w:basedOn w:val="NoList"/>
    <w:uiPriority w:val="99"/>
    <w:rsid w:val="004B45CC"/>
    <w:pPr>
      <w:numPr>
        <w:numId w:val="12"/>
      </w:numPr>
    </w:pPr>
  </w:style>
  <w:style w:type="numbering" w:customStyle="1" w:styleId="UStep">
    <w:name w:val="UStep"/>
    <w:basedOn w:val="NoList"/>
    <w:uiPriority w:val="99"/>
    <w:rsid w:val="004B45CC"/>
    <w:pPr>
      <w:numPr>
        <w:numId w:val="13"/>
      </w:numPr>
    </w:pPr>
  </w:style>
  <w:style w:type="numbering" w:customStyle="1" w:styleId="UStepTable">
    <w:name w:val="UStep Table"/>
    <w:basedOn w:val="NoList"/>
    <w:uiPriority w:val="99"/>
    <w:rsid w:val="004B45CC"/>
    <w:pPr>
      <w:numPr>
        <w:numId w:val="14"/>
      </w:numPr>
    </w:pPr>
  </w:style>
  <w:style w:type="paragraph" w:customStyle="1" w:styleId="PartHeader">
    <w:name w:val="Part Header"/>
    <w:rsid w:val="004B45CC"/>
    <w:pPr>
      <w:tabs>
        <w:tab w:val="num" w:pos="1440"/>
      </w:tabs>
      <w:spacing w:before="4080"/>
      <w:ind w:left="1440" w:hanging="360"/>
    </w:pPr>
    <w:rPr>
      <w:rFonts w:ascii="Verdana" w:hAnsi="Verdana"/>
      <w:b/>
      <w:bCs/>
      <w:color w:val="FFFFFF"/>
      <w:sz w:val="18"/>
      <w:szCs w:val="240"/>
    </w:rPr>
  </w:style>
  <w:style w:type="character" w:customStyle="1" w:styleId="CodeChar">
    <w:name w:val="Code Char"/>
    <w:basedOn w:val="DefaultParagraphFont"/>
    <w:link w:val="Code"/>
    <w:rsid w:val="004B45CC"/>
    <w:rPr>
      <w:rFonts w:ascii="Courier New" w:hAnsi="Courier New" w:cs="Courier New"/>
      <w:noProof/>
      <w:sz w:val="18"/>
      <w:szCs w:val="18"/>
    </w:rPr>
  </w:style>
  <w:style w:type="character" w:customStyle="1" w:styleId="MessageChar">
    <w:name w:val="Message Char"/>
    <w:basedOn w:val="DefaultParagraphFont"/>
    <w:link w:val="Message"/>
    <w:rsid w:val="004B45CC"/>
    <w:rPr>
      <w:rFonts w:ascii="Century Gothic" w:hAnsi="Century Gothic" w:cstheme="majorBidi"/>
      <w:i/>
      <w:iCs/>
    </w:rPr>
  </w:style>
  <w:style w:type="character" w:customStyle="1" w:styleId="MessageTableChar">
    <w:name w:val="Message Table Char"/>
    <w:basedOn w:val="MessageChar"/>
    <w:link w:val="MessageTable"/>
    <w:rsid w:val="004B45CC"/>
    <w:rPr>
      <w:rFonts w:ascii="Century Gothic" w:hAnsi="Century Gothic" w:cstheme="majorBidi"/>
      <w:i/>
      <w:iCs/>
      <w:sz w:val="18"/>
    </w:rPr>
  </w:style>
  <w:style w:type="numbering" w:customStyle="1" w:styleId="UBullet">
    <w:name w:val="UBullet"/>
    <w:basedOn w:val="NoList"/>
    <w:uiPriority w:val="99"/>
    <w:rsid w:val="004B45CC"/>
    <w:pPr>
      <w:numPr>
        <w:numId w:val="9"/>
      </w:numPr>
    </w:pPr>
  </w:style>
  <w:style w:type="paragraph" w:customStyle="1" w:styleId="DocumentType">
    <w:name w:val="Document Type"/>
    <w:unhideWhenUsed/>
    <w:qFormat/>
    <w:rsid w:val="004B45CC"/>
    <w:pPr>
      <w:spacing w:before="240" w:after="240"/>
    </w:pPr>
    <w:rPr>
      <w:rFonts w:ascii="Century Gothic" w:hAnsi="Century Gothic" w:cs="Arial"/>
      <w:bCs/>
      <w:color w:val="606064"/>
      <w:sz w:val="40"/>
      <w:szCs w:val="56"/>
    </w:rPr>
  </w:style>
  <w:style w:type="paragraph" w:customStyle="1" w:styleId="DocumentName">
    <w:name w:val="Document Name"/>
    <w:basedOn w:val="DocumentType"/>
    <w:unhideWhenUsed/>
    <w:qFormat/>
    <w:rsid w:val="004B45CC"/>
    <w:pPr>
      <w:spacing w:before="1880" w:after="300"/>
    </w:pPr>
    <w:rPr>
      <w:sz w:val="52"/>
      <w:szCs w:val="52"/>
    </w:rPr>
  </w:style>
  <w:style w:type="paragraph" w:customStyle="1" w:styleId="AccountName">
    <w:name w:val="Account Name"/>
    <w:basedOn w:val="Normal"/>
    <w:rsid w:val="004B45CC"/>
    <w:pPr>
      <w:ind w:left="0"/>
    </w:pPr>
    <w:rPr>
      <w:caps/>
      <w:color w:val="606064"/>
      <w:spacing w:val="20"/>
      <w:sz w:val="32"/>
      <w:szCs w:val="32"/>
    </w:rPr>
  </w:style>
  <w:style w:type="paragraph" w:styleId="TOC1">
    <w:name w:val="toc 1"/>
    <w:basedOn w:val="Normal"/>
    <w:next w:val="Normal"/>
    <w:uiPriority w:val="39"/>
    <w:rsid w:val="004B45CC"/>
    <w:pPr>
      <w:tabs>
        <w:tab w:val="right" w:leader="dot" w:pos="9029"/>
      </w:tabs>
      <w:spacing w:before="200"/>
      <w:ind w:left="504" w:right="288" w:hanging="504"/>
    </w:pPr>
    <w:rPr>
      <w:b/>
      <w:noProof/>
      <w:color w:val="808084"/>
      <w:sz w:val="22"/>
    </w:rPr>
  </w:style>
  <w:style w:type="paragraph" w:styleId="TOC2">
    <w:name w:val="toc 2"/>
    <w:next w:val="BodyText"/>
    <w:uiPriority w:val="39"/>
    <w:rsid w:val="004B45CC"/>
    <w:pPr>
      <w:tabs>
        <w:tab w:val="left" w:pos="1080"/>
        <w:tab w:val="right" w:leader="dot" w:pos="9360"/>
      </w:tabs>
      <w:spacing w:before="120"/>
      <w:ind w:left="1080" w:right="288" w:hanging="576"/>
    </w:pPr>
    <w:rPr>
      <w:rFonts w:ascii="Century Gothic" w:hAnsi="Century Gothic"/>
      <w:color w:val="606064"/>
      <w:sz w:val="20"/>
      <w:szCs w:val="24"/>
    </w:rPr>
  </w:style>
  <w:style w:type="paragraph" w:styleId="TOC7">
    <w:name w:val="toc 7"/>
    <w:basedOn w:val="TOC1"/>
    <w:next w:val="Normal"/>
    <w:uiPriority w:val="39"/>
    <w:rsid w:val="004B45CC"/>
    <w:pPr>
      <w:ind w:left="1584" w:hanging="1584"/>
    </w:pPr>
    <w:rPr>
      <w:rFonts w:cs="Arial"/>
      <w:bCs/>
    </w:rPr>
  </w:style>
  <w:style w:type="paragraph" w:styleId="TOC8">
    <w:name w:val="toc 8"/>
    <w:basedOn w:val="TOC1"/>
    <w:next w:val="Normal"/>
    <w:uiPriority w:val="99"/>
    <w:semiHidden/>
    <w:rsid w:val="004B45CC"/>
    <w:pPr>
      <w:spacing w:before="100"/>
      <w:ind w:left="2880" w:hanging="720"/>
    </w:pPr>
    <w:rPr>
      <w:rFonts w:cs="Arial"/>
      <w:b w:val="0"/>
      <w:bCs/>
      <w:sz w:val="20"/>
    </w:rPr>
  </w:style>
  <w:style w:type="character" w:customStyle="1" w:styleId="HeaderChar">
    <w:name w:val="Header Char"/>
    <w:basedOn w:val="DefaultParagraphFont"/>
    <w:link w:val="Header"/>
    <w:rsid w:val="004B45CC"/>
    <w:rPr>
      <w:rFonts w:ascii="Century Gothic" w:hAnsi="Century Gothic" w:cs="Arial"/>
      <w:color w:val="555063"/>
      <w:sz w:val="16"/>
      <w:szCs w:val="18"/>
    </w:rPr>
  </w:style>
  <w:style w:type="paragraph" w:styleId="TOC9">
    <w:name w:val="toc 9"/>
    <w:basedOn w:val="TOC1"/>
    <w:next w:val="Normal"/>
    <w:uiPriority w:val="99"/>
    <w:semiHidden/>
    <w:rsid w:val="004B45CC"/>
    <w:pPr>
      <w:ind w:left="1152" w:hanging="1152"/>
    </w:pPr>
    <w:rPr>
      <w:b w:val="0"/>
      <w:sz w:val="20"/>
    </w:rPr>
  </w:style>
  <w:style w:type="paragraph" w:styleId="TOC6">
    <w:name w:val="toc 6"/>
    <w:basedOn w:val="TOC8"/>
    <w:next w:val="BodyText"/>
    <w:uiPriority w:val="99"/>
    <w:semiHidden/>
    <w:rsid w:val="004B45CC"/>
    <w:pPr>
      <w:tabs>
        <w:tab w:val="right" w:leader="dot" w:pos="9350"/>
      </w:tabs>
      <w:ind w:left="3787" w:hanging="1627"/>
    </w:pPr>
  </w:style>
  <w:style w:type="paragraph" w:styleId="TOC3">
    <w:name w:val="toc 3"/>
    <w:basedOn w:val="Normal"/>
    <w:next w:val="Normal"/>
    <w:uiPriority w:val="39"/>
    <w:rsid w:val="004B45CC"/>
    <w:pPr>
      <w:tabs>
        <w:tab w:val="left" w:pos="1872"/>
        <w:tab w:val="right" w:leader="dot" w:pos="9360"/>
      </w:tabs>
      <w:spacing w:before="80"/>
      <w:ind w:left="1872" w:right="432" w:hanging="792"/>
    </w:pPr>
    <w:rPr>
      <w:color w:val="606064"/>
    </w:rPr>
  </w:style>
  <w:style w:type="paragraph" w:customStyle="1" w:styleId="DocumentInformation">
    <w:name w:val="Document Information"/>
    <w:unhideWhenUsed/>
    <w:qFormat/>
    <w:rsid w:val="004B45CC"/>
    <w:pPr>
      <w:pageBreakBefore/>
      <w:spacing w:before="960" w:after="240"/>
    </w:pPr>
    <w:rPr>
      <w:rFonts w:ascii="Century Gothic" w:hAnsi="Century Gothic" w:cs="Arial"/>
      <w:b/>
      <w:bCs/>
      <w:color w:val="606064"/>
    </w:rPr>
  </w:style>
  <w:style w:type="character" w:customStyle="1" w:styleId="FooterChar">
    <w:name w:val="Footer Char"/>
    <w:basedOn w:val="DefaultParagraphFont"/>
    <w:link w:val="Footer"/>
    <w:rsid w:val="004B45CC"/>
    <w:rPr>
      <w:rFonts w:ascii="Century Gothic" w:hAnsi="Century Gothic" w:cs="Arial"/>
      <w:color w:val="555063"/>
      <w:sz w:val="16"/>
      <w:szCs w:val="18"/>
    </w:rPr>
  </w:style>
  <w:style w:type="paragraph" w:customStyle="1" w:styleId="Note">
    <w:name w:val="Note"/>
    <w:next w:val="BodyText"/>
    <w:link w:val="NoteChar"/>
    <w:qFormat/>
    <w:rsid w:val="004B45CC"/>
    <w:pPr>
      <w:spacing w:before="120" w:after="120"/>
      <w:ind w:left="1944" w:hanging="504"/>
    </w:pPr>
    <w:rPr>
      <w:rFonts w:ascii="Century Gothic" w:hAnsi="Century Gothic" w:cs="Arial"/>
      <w:bCs/>
      <w:i/>
      <w:kern w:val="32"/>
      <w:sz w:val="18"/>
      <w:szCs w:val="20"/>
    </w:rPr>
  </w:style>
  <w:style w:type="paragraph" w:customStyle="1" w:styleId="HeaderTable">
    <w:name w:val="Header Table"/>
    <w:link w:val="HeaderTableChar"/>
    <w:qFormat/>
    <w:rsid w:val="004B45CC"/>
    <w:pPr>
      <w:keepNext/>
      <w:keepLines/>
      <w:spacing w:before="40" w:after="40"/>
    </w:pPr>
    <w:rPr>
      <w:rFonts w:ascii="Century Gothic" w:hAnsi="Century Gothic"/>
      <w:b/>
      <w:color w:val="FFFFFF" w:themeColor="background1"/>
      <w:sz w:val="18"/>
      <w:szCs w:val="20"/>
    </w:rPr>
  </w:style>
  <w:style w:type="paragraph" w:styleId="TOC4">
    <w:name w:val="toc 4"/>
    <w:basedOn w:val="Normal"/>
    <w:next w:val="Normal"/>
    <w:uiPriority w:val="39"/>
    <w:rsid w:val="004B45CC"/>
    <w:pPr>
      <w:spacing w:after="100"/>
      <w:ind w:left="720"/>
    </w:pPr>
    <w:rPr>
      <w:color w:val="606064"/>
    </w:rPr>
  </w:style>
  <w:style w:type="character" w:customStyle="1" w:styleId="NoteChar">
    <w:name w:val="Note Char"/>
    <w:basedOn w:val="BodyTextChar"/>
    <w:link w:val="Note"/>
    <w:rsid w:val="004B45CC"/>
    <w:rPr>
      <w:rFonts w:ascii="Century Gothic" w:hAnsi="Century Gothic" w:cs="Arial"/>
      <w:bCs/>
      <w:i/>
      <w:kern w:val="32"/>
      <w:sz w:val="18"/>
      <w:szCs w:val="20"/>
    </w:rPr>
  </w:style>
  <w:style w:type="character" w:customStyle="1" w:styleId="Heading1Char">
    <w:name w:val="Heading 1 Char"/>
    <w:basedOn w:val="DefaultParagraphFont"/>
    <w:link w:val="Heading1"/>
    <w:rsid w:val="004B45CC"/>
    <w:rPr>
      <w:rFonts w:ascii="Century Gothic" w:hAnsi="Century Gothic" w:cs="Arial"/>
      <w:color w:val="302E45"/>
      <w:kern w:val="32"/>
      <w:sz w:val="44"/>
      <w:szCs w:val="44"/>
    </w:rPr>
  </w:style>
  <w:style w:type="paragraph" w:customStyle="1" w:styleId="Client">
    <w:name w:val="Client"/>
    <w:link w:val="ClientChar"/>
    <w:qFormat/>
    <w:rsid w:val="004B45CC"/>
    <w:pPr>
      <w:ind w:left="1440"/>
    </w:pPr>
    <w:rPr>
      <w:rFonts w:asciiTheme="minorHAnsi" w:hAnsiTheme="minorHAnsi"/>
      <w:noProof/>
      <w:spacing w:val="20"/>
      <w:sz w:val="20"/>
      <w:szCs w:val="32"/>
    </w:rPr>
  </w:style>
  <w:style w:type="character" w:customStyle="1" w:styleId="ClientChar">
    <w:name w:val="Client Char"/>
    <w:basedOn w:val="DefaultParagraphFont"/>
    <w:link w:val="Client"/>
    <w:rsid w:val="004B45CC"/>
    <w:rPr>
      <w:rFonts w:asciiTheme="minorHAnsi" w:hAnsiTheme="minorHAnsi"/>
      <w:noProof/>
      <w:spacing w:val="20"/>
      <w:sz w:val="20"/>
      <w:szCs w:val="32"/>
    </w:rPr>
  </w:style>
  <w:style w:type="paragraph" w:customStyle="1" w:styleId="ClientTable">
    <w:name w:val="Client Table"/>
    <w:basedOn w:val="Client"/>
    <w:link w:val="ClientTableChar"/>
    <w:qFormat/>
    <w:rsid w:val="004B45CC"/>
    <w:pPr>
      <w:ind w:left="0"/>
    </w:pPr>
    <w:rPr>
      <w:sz w:val="18"/>
    </w:rPr>
  </w:style>
  <w:style w:type="character" w:customStyle="1" w:styleId="ClientTableChar">
    <w:name w:val="Client Table Char"/>
    <w:basedOn w:val="ClientChar"/>
    <w:link w:val="ClientTable"/>
    <w:rsid w:val="004B45CC"/>
    <w:rPr>
      <w:rFonts w:asciiTheme="minorHAnsi" w:hAnsiTheme="minorHAnsi"/>
      <w:noProof/>
      <w:spacing w:val="20"/>
      <w:sz w:val="18"/>
      <w:szCs w:val="32"/>
    </w:rPr>
  </w:style>
  <w:style w:type="paragraph" w:styleId="TOC5">
    <w:name w:val="toc 5"/>
    <w:basedOn w:val="Normal"/>
    <w:next w:val="Normal"/>
    <w:uiPriority w:val="99"/>
    <w:semiHidden/>
    <w:rsid w:val="004B45CC"/>
    <w:pPr>
      <w:spacing w:after="100"/>
      <w:ind w:left="960"/>
    </w:pPr>
  </w:style>
  <w:style w:type="paragraph" w:customStyle="1" w:styleId="CodeTable">
    <w:name w:val="Code Table"/>
    <w:basedOn w:val="Code"/>
    <w:qFormat/>
    <w:rsid w:val="004B45CC"/>
    <w:pPr>
      <w:keepNext/>
      <w:spacing w:after="120"/>
      <w:ind w:left="0"/>
    </w:pPr>
  </w:style>
  <w:style w:type="character" w:customStyle="1" w:styleId="TableBodyCharChar">
    <w:name w:val="Table Body Char Char"/>
    <w:basedOn w:val="DefaultParagraphFont"/>
    <w:link w:val="TableBody"/>
    <w:locked/>
    <w:rsid w:val="004B45CC"/>
  </w:style>
  <w:style w:type="paragraph" w:customStyle="1" w:styleId="TableBody">
    <w:name w:val="Table Body"/>
    <w:aliases w:val="tb"/>
    <w:basedOn w:val="Normal"/>
    <w:link w:val="TableBodyCharChar"/>
    <w:qFormat/>
    <w:locked/>
    <w:rsid w:val="004B45CC"/>
    <w:pPr>
      <w:keepNext/>
      <w:spacing w:before="60"/>
    </w:pPr>
    <w:rPr>
      <w:rFonts w:ascii="Times New Roman" w:hAnsi="Times New Roman"/>
      <w:sz w:val="22"/>
    </w:rPr>
  </w:style>
  <w:style w:type="character" w:customStyle="1" w:styleId="Command">
    <w:name w:val="Command"/>
    <w:basedOn w:val="DefaultParagraphFont"/>
    <w:rsid w:val="004B45CC"/>
    <w:rPr>
      <w:rFonts w:ascii="Arial" w:hAnsi="Arial" w:cs="Arial" w:hint="default"/>
      <w:b/>
      <w:bCs/>
      <w:lang w:val="en-US"/>
    </w:rPr>
  </w:style>
  <w:style w:type="paragraph" w:styleId="Bibliography">
    <w:name w:val="Bibliography"/>
    <w:basedOn w:val="Normal"/>
    <w:next w:val="Normal"/>
    <w:uiPriority w:val="37"/>
    <w:semiHidden/>
    <w:unhideWhenUsed/>
    <w:rsid w:val="004B45CC"/>
  </w:style>
  <w:style w:type="character" w:styleId="IntenseEmphasis">
    <w:name w:val="Intense Emphasis"/>
    <w:basedOn w:val="DefaultParagraphFont"/>
    <w:uiPriority w:val="21"/>
    <w:semiHidden/>
    <w:qFormat/>
    <w:rsid w:val="004B45CC"/>
    <w:rPr>
      <w:b/>
      <w:bCs/>
      <w:i/>
      <w:iCs/>
      <w:color w:val="FDB515" w:themeColor="accent1"/>
      <w:lang w:val="en-US"/>
    </w:rPr>
  </w:style>
  <w:style w:type="paragraph" w:styleId="IntenseQuote">
    <w:name w:val="Intense Quote"/>
    <w:basedOn w:val="Normal"/>
    <w:next w:val="Normal"/>
    <w:link w:val="IntenseQuoteChar"/>
    <w:uiPriority w:val="30"/>
    <w:semiHidden/>
    <w:qFormat/>
    <w:rsid w:val="004B45CC"/>
    <w:pPr>
      <w:pBdr>
        <w:bottom w:val="single" w:sz="4" w:space="4" w:color="FDB515" w:themeColor="accent1"/>
      </w:pBdr>
      <w:spacing w:before="200" w:after="280"/>
      <w:ind w:left="936" w:right="936"/>
    </w:pPr>
    <w:rPr>
      <w:b/>
      <w:bCs/>
      <w:i/>
      <w:iCs/>
      <w:color w:val="FDB515" w:themeColor="accent1"/>
    </w:rPr>
  </w:style>
  <w:style w:type="character" w:customStyle="1" w:styleId="IntenseQuoteChar">
    <w:name w:val="Intense Quote Char"/>
    <w:basedOn w:val="DefaultParagraphFont"/>
    <w:link w:val="IntenseQuote"/>
    <w:uiPriority w:val="30"/>
    <w:semiHidden/>
    <w:rsid w:val="004B45CC"/>
    <w:rPr>
      <w:rFonts w:ascii="Century Gothic" w:hAnsi="Century Gothic"/>
      <w:b/>
      <w:bCs/>
      <w:i/>
      <w:iCs/>
      <w:color w:val="FDB515" w:themeColor="accent1"/>
      <w:sz w:val="20"/>
    </w:rPr>
  </w:style>
  <w:style w:type="character" w:styleId="IntenseReference">
    <w:name w:val="Intense Reference"/>
    <w:basedOn w:val="DefaultParagraphFont"/>
    <w:uiPriority w:val="32"/>
    <w:semiHidden/>
    <w:qFormat/>
    <w:rsid w:val="004B45CC"/>
    <w:rPr>
      <w:b/>
      <w:bCs/>
      <w:smallCaps/>
      <w:color w:val="F2665F" w:themeColor="accent2"/>
      <w:spacing w:val="5"/>
      <w:u w:val="single"/>
      <w:lang w:val="en-US"/>
    </w:rPr>
  </w:style>
  <w:style w:type="character" w:styleId="LineNumber">
    <w:name w:val="line number"/>
    <w:basedOn w:val="DefaultParagraphFont"/>
    <w:uiPriority w:val="99"/>
    <w:semiHidden/>
    <w:rsid w:val="004B45CC"/>
    <w:rPr>
      <w:lang w:val="en-US"/>
    </w:rPr>
  </w:style>
  <w:style w:type="paragraph" w:styleId="ListBullet2">
    <w:name w:val="List Bullet 2"/>
    <w:basedOn w:val="Normal"/>
    <w:uiPriority w:val="99"/>
    <w:semiHidden/>
    <w:locked/>
    <w:rsid w:val="004B45CC"/>
    <w:pPr>
      <w:tabs>
        <w:tab w:val="num" w:pos="720"/>
      </w:tabs>
      <w:ind w:left="720" w:hanging="360"/>
      <w:contextualSpacing/>
    </w:pPr>
  </w:style>
  <w:style w:type="paragraph" w:styleId="ListBullet3">
    <w:name w:val="List Bullet 3"/>
    <w:basedOn w:val="Normal"/>
    <w:uiPriority w:val="99"/>
    <w:semiHidden/>
    <w:locked/>
    <w:rsid w:val="004B45CC"/>
    <w:pPr>
      <w:tabs>
        <w:tab w:val="num" w:pos="1080"/>
      </w:tabs>
      <w:ind w:left="1080" w:hanging="360"/>
      <w:contextualSpacing/>
    </w:pPr>
  </w:style>
  <w:style w:type="paragraph" w:styleId="ListBullet4">
    <w:name w:val="List Bullet 4"/>
    <w:basedOn w:val="Normal"/>
    <w:uiPriority w:val="99"/>
    <w:semiHidden/>
    <w:locked/>
    <w:rsid w:val="004B45CC"/>
    <w:pPr>
      <w:tabs>
        <w:tab w:val="num" w:pos="1440"/>
      </w:tabs>
      <w:ind w:hanging="360"/>
      <w:contextualSpacing/>
    </w:pPr>
  </w:style>
  <w:style w:type="paragraph" w:styleId="ListBullet5">
    <w:name w:val="List Bullet 5"/>
    <w:basedOn w:val="Normal"/>
    <w:uiPriority w:val="99"/>
    <w:semiHidden/>
    <w:locked/>
    <w:rsid w:val="004B45CC"/>
    <w:pPr>
      <w:tabs>
        <w:tab w:val="num" w:pos="1800"/>
      </w:tabs>
      <w:ind w:left="1800" w:hanging="360"/>
    </w:pPr>
  </w:style>
  <w:style w:type="paragraph" w:styleId="ListContinue">
    <w:name w:val="List Continue"/>
    <w:basedOn w:val="Normal"/>
    <w:uiPriority w:val="99"/>
    <w:semiHidden/>
    <w:rsid w:val="004B45CC"/>
    <w:pPr>
      <w:ind w:left="360"/>
      <w:contextualSpacing/>
    </w:pPr>
  </w:style>
  <w:style w:type="paragraph" w:styleId="ListContinue2">
    <w:name w:val="List Continue 2"/>
    <w:basedOn w:val="Normal"/>
    <w:uiPriority w:val="99"/>
    <w:semiHidden/>
    <w:rsid w:val="004B45CC"/>
    <w:pPr>
      <w:ind w:left="720"/>
      <w:contextualSpacing/>
    </w:pPr>
  </w:style>
  <w:style w:type="paragraph" w:styleId="ListContinue3">
    <w:name w:val="List Continue 3"/>
    <w:basedOn w:val="Normal"/>
    <w:uiPriority w:val="99"/>
    <w:semiHidden/>
    <w:rsid w:val="004B45CC"/>
    <w:pPr>
      <w:ind w:left="1080"/>
      <w:contextualSpacing/>
    </w:pPr>
  </w:style>
  <w:style w:type="paragraph" w:styleId="ListContinue4">
    <w:name w:val="List Continue 4"/>
    <w:basedOn w:val="Normal"/>
    <w:uiPriority w:val="99"/>
    <w:semiHidden/>
    <w:rsid w:val="004B45CC"/>
    <w:pPr>
      <w:contextualSpacing/>
    </w:pPr>
  </w:style>
  <w:style w:type="paragraph" w:styleId="ListContinue5">
    <w:name w:val="List Continue 5"/>
    <w:basedOn w:val="Normal"/>
    <w:uiPriority w:val="99"/>
    <w:semiHidden/>
    <w:rsid w:val="004B45CC"/>
    <w:pPr>
      <w:ind w:left="1800"/>
      <w:contextualSpacing/>
    </w:pPr>
  </w:style>
  <w:style w:type="paragraph" w:styleId="ListNumber">
    <w:name w:val="List Number"/>
    <w:basedOn w:val="Normal"/>
    <w:uiPriority w:val="99"/>
    <w:semiHidden/>
    <w:rsid w:val="004B45CC"/>
    <w:pPr>
      <w:tabs>
        <w:tab w:val="num" w:pos="360"/>
      </w:tabs>
      <w:ind w:left="360" w:hanging="360"/>
      <w:contextualSpacing/>
    </w:pPr>
  </w:style>
  <w:style w:type="paragraph" w:styleId="ListNumber2">
    <w:name w:val="List Number 2"/>
    <w:basedOn w:val="Normal"/>
    <w:uiPriority w:val="99"/>
    <w:semiHidden/>
    <w:rsid w:val="004B45CC"/>
    <w:pPr>
      <w:tabs>
        <w:tab w:val="num" w:pos="720"/>
      </w:tabs>
      <w:ind w:left="720" w:hanging="360"/>
      <w:contextualSpacing/>
    </w:pPr>
  </w:style>
  <w:style w:type="paragraph" w:styleId="ListNumber3">
    <w:name w:val="List Number 3"/>
    <w:basedOn w:val="Normal"/>
    <w:rsid w:val="004B45CC"/>
    <w:pPr>
      <w:tabs>
        <w:tab w:val="num" w:pos="1080"/>
      </w:tabs>
      <w:ind w:left="1080" w:hanging="360"/>
      <w:contextualSpacing/>
    </w:pPr>
  </w:style>
  <w:style w:type="paragraph" w:styleId="ListNumber4">
    <w:name w:val="List Number 4"/>
    <w:basedOn w:val="Normal"/>
    <w:uiPriority w:val="99"/>
    <w:semiHidden/>
    <w:rsid w:val="004B45CC"/>
    <w:pPr>
      <w:tabs>
        <w:tab w:val="num" w:pos="1440"/>
      </w:tabs>
      <w:ind w:hanging="360"/>
      <w:contextualSpacing/>
    </w:pPr>
  </w:style>
  <w:style w:type="paragraph" w:styleId="ListNumber5">
    <w:name w:val="List Number 5"/>
    <w:basedOn w:val="Normal"/>
    <w:uiPriority w:val="99"/>
    <w:semiHidden/>
    <w:rsid w:val="004B45CC"/>
    <w:pPr>
      <w:tabs>
        <w:tab w:val="num" w:pos="1800"/>
      </w:tabs>
      <w:ind w:left="1800" w:hanging="360"/>
      <w:contextualSpacing/>
    </w:pPr>
  </w:style>
  <w:style w:type="paragraph" w:styleId="NormalWeb">
    <w:name w:val="Normal (Web)"/>
    <w:basedOn w:val="Normal"/>
    <w:uiPriority w:val="99"/>
    <w:semiHidden/>
    <w:rsid w:val="004B45CC"/>
  </w:style>
  <w:style w:type="paragraph" w:styleId="Signature">
    <w:name w:val="Signature"/>
    <w:basedOn w:val="Normal"/>
    <w:link w:val="SignatureChar"/>
    <w:uiPriority w:val="99"/>
    <w:semiHidden/>
    <w:rsid w:val="004B45CC"/>
    <w:pPr>
      <w:ind w:left="4320"/>
    </w:pPr>
  </w:style>
  <w:style w:type="character" w:customStyle="1" w:styleId="SignatureChar">
    <w:name w:val="Signature Char"/>
    <w:basedOn w:val="DefaultParagraphFont"/>
    <w:link w:val="Signature"/>
    <w:uiPriority w:val="99"/>
    <w:semiHidden/>
    <w:rsid w:val="004B45CC"/>
    <w:rPr>
      <w:rFonts w:ascii="Century Gothic" w:hAnsi="Century Gothic"/>
      <w:sz w:val="20"/>
    </w:rPr>
  </w:style>
  <w:style w:type="character" w:styleId="SubtleEmphasis">
    <w:name w:val="Subtle Emphasis"/>
    <w:basedOn w:val="DefaultParagraphFont"/>
    <w:uiPriority w:val="19"/>
    <w:qFormat/>
    <w:locked/>
    <w:rsid w:val="004B45CC"/>
    <w:rPr>
      <w:i/>
      <w:iCs/>
      <w:color w:val="808080" w:themeColor="text1" w:themeTint="7F"/>
      <w:lang w:val="en-US"/>
    </w:rPr>
  </w:style>
  <w:style w:type="character" w:styleId="SubtleReference">
    <w:name w:val="Subtle Reference"/>
    <w:basedOn w:val="DefaultParagraphFont"/>
    <w:uiPriority w:val="31"/>
    <w:qFormat/>
    <w:locked/>
    <w:rsid w:val="004B45CC"/>
    <w:rPr>
      <w:smallCaps/>
      <w:color w:val="F2665F" w:themeColor="accent2"/>
      <w:u w:val="single"/>
      <w:lang w:val="en-US"/>
    </w:rPr>
  </w:style>
  <w:style w:type="table" w:styleId="TableGrid">
    <w:name w:val="Table Grid"/>
    <w:basedOn w:val="TableNormal"/>
    <w:locked/>
    <w:rsid w:val="004B45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List1">
    <w:name w:val="Table List 1"/>
    <w:basedOn w:val="TableNormal"/>
    <w:locked/>
    <w:rsid w:val="004B45CC"/>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locked/>
    <w:rsid w:val="004B45CC"/>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locked/>
    <w:rsid w:val="004B45C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locked/>
    <w:rsid w:val="004B45CC"/>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locked/>
    <w:rsid w:val="004B45CC"/>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locked/>
    <w:rsid w:val="004B45CC"/>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locked/>
    <w:rsid w:val="004B45CC"/>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locked/>
    <w:rsid w:val="004B45CC"/>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1number">
    <w:name w:val="Table List 1 (number)"/>
    <w:locked/>
    <w:rsid w:val="004B45CC"/>
    <w:pPr>
      <w:tabs>
        <w:tab w:val="num" w:pos="360"/>
      </w:tabs>
      <w:spacing w:before="60" w:after="120"/>
      <w:ind w:left="360" w:hanging="360"/>
    </w:pPr>
    <w:rPr>
      <w:rFonts w:ascii="Century Gothic" w:hAnsi="Century Gothic"/>
      <w:sz w:val="18"/>
    </w:rPr>
  </w:style>
  <w:style w:type="paragraph" w:customStyle="1" w:styleId="TableList2alpha">
    <w:name w:val="Table List 2 (alpha)"/>
    <w:locked/>
    <w:rsid w:val="004B45CC"/>
    <w:pPr>
      <w:tabs>
        <w:tab w:val="num" w:pos="720"/>
      </w:tabs>
      <w:spacing w:before="60" w:after="120"/>
      <w:ind w:left="720" w:hanging="360"/>
    </w:pPr>
    <w:rPr>
      <w:rFonts w:ascii="Century Gothic" w:hAnsi="Century Gothic"/>
      <w:sz w:val="20"/>
    </w:rPr>
  </w:style>
  <w:style w:type="paragraph" w:customStyle="1" w:styleId="TableList3roman">
    <w:name w:val="Table List 3 (roman)"/>
    <w:locked/>
    <w:rsid w:val="004B45CC"/>
    <w:pPr>
      <w:tabs>
        <w:tab w:val="left" w:pos="1080"/>
        <w:tab w:val="num" w:pos="1440"/>
      </w:tabs>
      <w:spacing w:before="60" w:after="120"/>
      <w:ind w:left="1080" w:hanging="360"/>
    </w:pPr>
    <w:rPr>
      <w:rFonts w:ascii="Century Gothic" w:hAnsi="Century Gothic"/>
      <w:sz w:val="18"/>
    </w:rPr>
  </w:style>
  <w:style w:type="paragraph" w:styleId="ListBullet">
    <w:name w:val="List Bullet"/>
    <w:basedOn w:val="Normal"/>
    <w:uiPriority w:val="99"/>
    <w:semiHidden/>
    <w:locked/>
    <w:rsid w:val="004B45CC"/>
    <w:pPr>
      <w:tabs>
        <w:tab w:val="num" w:pos="360"/>
      </w:tabs>
      <w:ind w:left="360" w:hanging="360"/>
      <w:contextualSpacing/>
    </w:pPr>
  </w:style>
  <w:style w:type="numbering" w:styleId="ArticleSection">
    <w:name w:val="Outline List 3"/>
    <w:basedOn w:val="NoList"/>
    <w:rsid w:val="004B45CC"/>
    <w:pPr>
      <w:numPr>
        <w:numId w:val="5"/>
      </w:numPr>
    </w:pPr>
  </w:style>
  <w:style w:type="paragraph" w:customStyle="1" w:styleId="Draft">
    <w:name w:val="Draft"/>
    <w:basedOn w:val="BodyText"/>
    <w:uiPriority w:val="99"/>
    <w:rsid w:val="004B45CC"/>
    <w:pPr>
      <w:spacing w:before="0" w:after="0"/>
      <w:ind w:left="0"/>
    </w:pPr>
    <w:rPr>
      <w:rFonts w:ascii="Arial Black" w:hAnsi="Arial Black"/>
      <w:color w:val="EEA4A9"/>
      <w:sz w:val="32"/>
      <w:szCs w:val="32"/>
    </w:rPr>
  </w:style>
  <w:style w:type="paragraph" w:customStyle="1" w:styleId="Bullet2round">
    <w:name w:val="Bullet 2 (round)"/>
    <w:basedOn w:val="Normal"/>
    <w:rsid w:val="004B45CC"/>
    <w:pPr>
      <w:tabs>
        <w:tab w:val="num" w:pos="1800"/>
      </w:tabs>
      <w:spacing w:before="0"/>
      <w:ind w:left="1800" w:hanging="360"/>
    </w:pPr>
    <w:rPr>
      <w:rFonts w:ascii="Times New Roman" w:hAnsi="Times New Roman"/>
      <w:sz w:val="22"/>
    </w:rPr>
  </w:style>
  <w:style w:type="paragraph" w:customStyle="1" w:styleId="TableNote">
    <w:name w:val="Table Note"/>
    <w:basedOn w:val="Note"/>
    <w:uiPriority w:val="99"/>
    <w:rsid w:val="004B45CC"/>
    <w:pPr>
      <w:ind w:left="504"/>
    </w:pPr>
    <w:rPr>
      <w:i w:val="0"/>
      <w:szCs w:val="18"/>
    </w:rPr>
  </w:style>
  <w:style w:type="paragraph" w:customStyle="1" w:styleId="TabNum1">
    <w:name w:val="TabNum1"/>
    <w:basedOn w:val="BodyTextTable"/>
    <w:rsid w:val="004B45CC"/>
    <w:pPr>
      <w:numPr>
        <w:numId w:val="12"/>
      </w:numPr>
      <w:tabs>
        <w:tab w:val="num" w:pos="216"/>
      </w:tabs>
    </w:pPr>
  </w:style>
  <w:style w:type="paragraph" w:customStyle="1" w:styleId="TabSubStep">
    <w:name w:val="TabSubStep"/>
    <w:basedOn w:val="TabNum1"/>
    <w:rsid w:val="004B45CC"/>
    <w:pPr>
      <w:numPr>
        <w:ilvl w:val="5"/>
        <w:numId w:val="8"/>
      </w:numPr>
    </w:pPr>
  </w:style>
  <w:style w:type="paragraph" w:styleId="BalloonText">
    <w:name w:val="Balloon Text"/>
    <w:basedOn w:val="Normal"/>
    <w:link w:val="BalloonTextChar"/>
    <w:uiPriority w:val="99"/>
    <w:semiHidden/>
    <w:unhideWhenUsed/>
    <w:rsid w:val="0089154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54A"/>
    <w:rPr>
      <w:rFonts w:ascii="Segoe UI" w:hAnsi="Segoe UI" w:cs="Segoe UI"/>
      <w:sz w:val="18"/>
      <w:szCs w:val="18"/>
    </w:rPr>
  </w:style>
  <w:style w:type="paragraph" w:styleId="BlockText">
    <w:name w:val="Block Text"/>
    <w:basedOn w:val="Normal"/>
    <w:uiPriority w:val="99"/>
    <w:semiHidden/>
    <w:unhideWhenUsed/>
    <w:rsid w:val="0089154A"/>
    <w:pPr>
      <w:pBdr>
        <w:top w:val="single" w:sz="2" w:space="10" w:color="FDB515" w:themeColor="accent1" w:frame="1"/>
        <w:left w:val="single" w:sz="2" w:space="10" w:color="FDB515" w:themeColor="accent1" w:frame="1"/>
        <w:bottom w:val="single" w:sz="2" w:space="10" w:color="FDB515" w:themeColor="accent1" w:frame="1"/>
        <w:right w:val="single" w:sz="2" w:space="10" w:color="FDB515" w:themeColor="accent1" w:frame="1"/>
      </w:pBdr>
      <w:ind w:left="1152" w:right="1152"/>
    </w:pPr>
    <w:rPr>
      <w:rFonts w:asciiTheme="minorHAnsi" w:eastAsiaTheme="minorEastAsia" w:hAnsiTheme="minorHAnsi" w:cstheme="minorBidi"/>
      <w:i/>
      <w:iCs/>
      <w:color w:val="FDB515" w:themeColor="accent1"/>
    </w:rPr>
  </w:style>
  <w:style w:type="paragraph" w:styleId="BodyTextFirstIndent">
    <w:name w:val="Body Text First Indent"/>
    <w:basedOn w:val="BodyText"/>
    <w:link w:val="BodyTextFirstIndentChar"/>
    <w:uiPriority w:val="99"/>
    <w:rsid w:val="0089154A"/>
    <w:pPr>
      <w:ind w:firstLine="360"/>
    </w:pPr>
  </w:style>
  <w:style w:type="character" w:customStyle="1" w:styleId="BodyTextFirstIndentChar">
    <w:name w:val="Body Text First Indent Char"/>
    <w:basedOn w:val="BodyTextChar"/>
    <w:link w:val="BodyTextFirstIndent"/>
    <w:uiPriority w:val="99"/>
    <w:rsid w:val="0089154A"/>
    <w:rPr>
      <w:rFonts w:ascii="Century Gothic" w:hAnsi="Century Gothic"/>
      <w:sz w:val="20"/>
    </w:rPr>
  </w:style>
  <w:style w:type="paragraph" w:styleId="BodyTextIndent">
    <w:name w:val="Body Text Indent"/>
    <w:basedOn w:val="Normal"/>
    <w:link w:val="BodyTextIndentChar"/>
    <w:uiPriority w:val="99"/>
    <w:semiHidden/>
    <w:unhideWhenUsed/>
    <w:rsid w:val="0089154A"/>
    <w:pPr>
      <w:ind w:left="283"/>
    </w:pPr>
  </w:style>
  <w:style w:type="character" w:customStyle="1" w:styleId="BodyTextIndentChar">
    <w:name w:val="Body Text Indent Char"/>
    <w:basedOn w:val="DefaultParagraphFont"/>
    <w:link w:val="BodyTextIndent"/>
    <w:uiPriority w:val="99"/>
    <w:semiHidden/>
    <w:rsid w:val="0089154A"/>
    <w:rPr>
      <w:rFonts w:ascii="Century Gothic" w:hAnsi="Century Gothic"/>
      <w:sz w:val="20"/>
    </w:rPr>
  </w:style>
  <w:style w:type="paragraph" w:styleId="BodyTextFirstIndent2">
    <w:name w:val="Body Text First Indent 2"/>
    <w:basedOn w:val="BodyTextIndent"/>
    <w:link w:val="BodyTextFirstIndent2Char"/>
    <w:uiPriority w:val="99"/>
    <w:semiHidden/>
    <w:unhideWhenUsed/>
    <w:rsid w:val="0089154A"/>
    <w:pPr>
      <w:ind w:left="360" w:firstLine="360"/>
    </w:pPr>
  </w:style>
  <w:style w:type="character" w:customStyle="1" w:styleId="BodyTextFirstIndent2Char">
    <w:name w:val="Body Text First Indent 2 Char"/>
    <w:basedOn w:val="BodyTextIndentChar"/>
    <w:link w:val="BodyTextFirstIndent2"/>
    <w:uiPriority w:val="99"/>
    <w:semiHidden/>
    <w:rsid w:val="0089154A"/>
    <w:rPr>
      <w:rFonts w:ascii="Century Gothic" w:hAnsi="Century Gothic"/>
      <w:sz w:val="20"/>
    </w:rPr>
  </w:style>
  <w:style w:type="paragraph" w:styleId="BodyTextIndent2">
    <w:name w:val="Body Text Indent 2"/>
    <w:basedOn w:val="Normal"/>
    <w:link w:val="BodyTextIndent2Char"/>
    <w:uiPriority w:val="99"/>
    <w:semiHidden/>
    <w:unhideWhenUsed/>
    <w:rsid w:val="0089154A"/>
    <w:pPr>
      <w:spacing w:line="480" w:lineRule="auto"/>
      <w:ind w:left="283"/>
    </w:pPr>
  </w:style>
  <w:style w:type="character" w:customStyle="1" w:styleId="BodyTextIndent2Char">
    <w:name w:val="Body Text Indent 2 Char"/>
    <w:basedOn w:val="DefaultParagraphFont"/>
    <w:link w:val="BodyTextIndent2"/>
    <w:uiPriority w:val="99"/>
    <w:semiHidden/>
    <w:rsid w:val="0089154A"/>
    <w:rPr>
      <w:rFonts w:ascii="Century Gothic" w:hAnsi="Century Gothic"/>
      <w:sz w:val="20"/>
    </w:rPr>
  </w:style>
  <w:style w:type="paragraph" w:styleId="BodyTextIndent3">
    <w:name w:val="Body Text Indent 3"/>
    <w:basedOn w:val="Normal"/>
    <w:link w:val="BodyTextIndent3Char"/>
    <w:uiPriority w:val="99"/>
    <w:semiHidden/>
    <w:unhideWhenUsed/>
    <w:rsid w:val="0089154A"/>
    <w:pPr>
      <w:ind w:left="283"/>
    </w:pPr>
    <w:rPr>
      <w:sz w:val="16"/>
      <w:szCs w:val="16"/>
    </w:rPr>
  </w:style>
  <w:style w:type="character" w:customStyle="1" w:styleId="BodyTextIndent3Char">
    <w:name w:val="Body Text Indent 3 Char"/>
    <w:basedOn w:val="DefaultParagraphFont"/>
    <w:link w:val="BodyTextIndent3"/>
    <w:uiPriority w:val="99"/>
    <w:semiHidden/>
    <w:rsid w:val="0089154A"/>
    <w:rPr>
      <w:rFonts w:ascii="Century Gothic" w:hAnsi="Century Gothic"/>
      <w:sz w:val="16"/>
      <w:szCs w:val="16"/>
    </w:rPr>
  </w:style>
  <w:style w:type="paragraph" w:styleId="Closing">
    <w:name w:val="Closing"/>
    <w:basedOn w:val="Normal"/>
    <w:link w:val="ClosingChar"/>
    <w:uiPriority w:val="99"/>
    <w:semiHidden/>
    <w:unhideWhenUsed/>
    <w:rsid w:val="0089154A"/>
    <w:pPr>
      <w:spacing w:before="0" w:after="0"/>
      <w:ind w:left="4252"/>
    </w:pPr>
  </w:style>
  <w:style w:type="character" w:customStyle="1" w:styleId="ClosingChar">
    <w:name w:val="Closing Char"/>
    <w:basedOn w:val="DefaultParagraphFont"/>
    <w:link w:val="Closing"/>
    <w:uiPriority w:val="99"/>
    <w:semiHidden/>
    <w:rsid w:val="0089154A"/>
    <w:rPr>
      <w:rFonts w:ascii="Century Gothic" w:hAnsi="Century Gothic"/>
      <w:sz w:val="20"/>
    </w:rPr>
  </w:style>
  <w:style w:type="table" w:styleId="ColorfulGrid">
    <w:name w:val="Colorful Grid"/>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FEF0D0" w:themeFill="accent1" w:themeFillTint="33"/>
    </w:tcPr>
    <w:tblStylePr w:type="firstRow">
      <w:rPr>
        <w:b/>
        <w:bCs/>
      </w:rPr>
      <w:tblPr/>
      <w:tcPr>
        <w:shd w:val="clear" w:color="auto" w:fill="FEE1A1" w:themeFill="accent1" w:themeFillTint="66"/>
      </w:tcPr>
    </w:tblStylePr>
    <w:tblStylePr w:type="lastRow">
      <w:rPr>
        <w:b/>
        <w:bCs/>
        <w:color w:val="000000" w:themeColor="text1"/>
      </w:rPr>
      <w:tblPr/>
      <w:tcPr>
        <w:shd w:val="clear" w:color="auto" w:fill="FEE1A1" w:themeFill="accent1" w:themeFillTint="66"/>
      </w:tcPr>
    </w:tblStylePr>
    <w:tblStylePr w:type="firstCol">
      <w:rPr>
        <w:color w:val="FFFFFF" w:themeColor="background1"/>
      </w:rPr>
      <w:tblPr/>
      <w:tcPr>
        <w:shd w:val="clear" w:color="auto" w:fill="CB8C01" w:themeFill="accent1" w:themeFillShade="BF"/>
      </w:tcPr>
    </w:tblStylePr>
    <w:tblStylePr w:type="lastCol">
      <w:rPr>
        <w:color w:val="FFFFFF" w:themeColor="background1"/>
      </w:rPr>
      <w:tblPr/>
      <w:tcPr>
        <w:shd w:val="clear" w:color="auto" w:fill="CB8C01" w:themeFill="accent1" w:themeFillShade="BF"/>
      </w:tcPr>
    </w:tblStylePr>
    <w:tblStylePr w:type="band1Vert">
      <w:tblPr/>
      <w:tcPr>
        <w:shd w:val="clear" w:color="auto" w:fill="FED98A" w:themeFill="accent1" w:themeFillTint="7F"/>
      </w:tcPr>
    </w:tblStylePr>
    <w:tblStylePr w:type="band1Horz">
      <w:tblPr/>
      <w:tcPr>
        <w:shd w:val="clear" w:color="auto" w:fill="FED98A" w:themeFill="accent1" w:themeFillTint="7F"/>
      </w:tcPr>
    </w:tblStylePr>
  </w:style>
  <w:style w:type="table" w:styleId="ColorfulGrid-Accent2">
    <w:name w:val="Colorful Grid Accent 2"/>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FCE0DE" w:themeFill="accent2" w:themeFillTint="33"/>
    </w:tcPr>
    <w:tblStylePr w:type="firstRow">
      <w:rPr>
        <w:b/>
        <w:bCs/>
      </w:rPr>
      <w:tblPr/>
      <w:tcPr>
        <w:shd w:val="clear" w:color="auto" w:fill="F9C1BE" w:themeFill="accent2" w:themeFillTint="66"/>
      </w:tcPr>
    </w:tblStylePr>
    <w:tblStylePr w:type="lastRow">
      <w:rPr>
        <w:b/>
        <w:bCs/>
        <w:color w:val="000000" w:themeColor="text1"/>
      </w:rPr>
      <w:tblPr/>
      <w:tcPr>
        <w:shd w:val="clear" w:color="auto" w:fill="F9C1BE" w:themeFill="accent2" w:themeFillTint="66"/>
      </w:tcPr>
    </w:tblStylePr>
    <w:tblStylePr w:type="firstCol">
      <w:rPr>
        <w:color w:val="FFFFFF" w:themeColor="background1"/>
      </w:rPr>
      <w:tblPr/>
      <w:tcPr>
        <w:shd w:val="clear" w:color="auto" w:fill="E91D13" w:themeFill="accent2" w:themeFillShade="BF"/>
      </w:tcPr>
    </w:tblStylePr>
    <w:tblStylePr w:type="lastCol">
      <w:rPr>
        <w:color w:val="FFFFFF" w:themeColor="background1"/>
      </w:rPr>
      <w:tblPr/>
      <w:tcPr>
        <w:shd w:val="clear" w:color="auto" w:fill="E91D13" w:themeFill="accent2" w:themeFillShade="BF"/>
      </w:tcPr>
    </w:tblStylePr>
    <w:tblStylePr w:type="band1Vert">
      <w:tblPr/>
      <w:tcPr>
        <w:shd w:val="clear" w:color="auto" w:fill="F8B2AF" w:themeFill="accent2" w:themeFillTint="7F"/>
      </w:tcPr>
    </w:tblStylePr>
    <w:tblStylePr w:type="band1Horz">
      <w:tblPr/>
      <w:tcPr>
        <w:shd w:val="clear" w:color="auto" w:fill="F8B2AF" w:themeFill="accent2" w:themeFillTint="7F"/>
      </w:tcPr>
    </w:tblStylePr>
  </w:style>
  <w:style w:type="table" w:styleId="ColorfulGrid-Accent3">
    <w:name w:val="Colorful Grid Accent 3"/>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FFC8E8" w:themeFill="accent3" w:themeFillTint="33"/>
    </w:tcPr>
    <w:tblStylePr w:type="firstRow">
      <w:rPr>
        <w:b/>
        <w:bCs/>
      </w:rPr>
      <w:tblPr/>
      <w:tcPr>
        <w:shd w:val="clear" w:color="auto" w:fill="FF91D2" w:themeFill="accent3" w:themeFillTint="66"/>
      </w:tcPr>
    </w:tblStylePr>
    <w:tblStylePr w:type="lastRow">
      <w:rPr>
        <w:b/>
        <w:bCs/>
        <w:color w:val="000000" w:themeColor="text1"/>
      </w:rPr>
      <w:tblPr/>
      <w:tcPr>
        <w:shd w:val="clear" w:color="auto" w:fill="FF91D2" w:themeFill="accent3" w:themeFillTint="66"/>
      </w:tcPr>
    </w:tblStylePr>
    <w:tblStylePr w:type="firstCol">
      <w:rPr>
        <w:color w:val="FFFFFF" w:themeColor="background1"/>
      </w:rPr>
      <w:tblPr/>
      <w:tcPr>
        <w:shd w:val="clear" w:color="auto" w:fill="B00068" w:themeFill="accent3" w:themeFillShade="BF"/>
      </w:tcPr>
    </w:tblStylePr>
    <w:tblStylePr w:type="lastCol">
      <w:rPr>
        <w:color w:val="FFFFFF" w:themeColor="background1"/>
      </w:rPr>
      <w:tblPr/>
      <w:tcPr>
        <w:shd w:val="clear" w:color="auto" w:fill="B00068" w:themeFill="accent3" w:themeFillShade="BF"/>
      </w:tcPr>
    </w:tblStylePr>
    <w:tblStylePr w:type="band1Vert">
      <w:tblPr/>
      <w:tcPr>
        <w:shd w:val="clear" w:color="auto" w:fill="FF76C7" w:themeFill="accent3" w:themeFillTint="7F"/>
      </w:tcPr>
    </w:tblStylePr>
    <w:tblStylePr w:type="band1Horz">
      <w:tblPr/>
      <w:tcPr>
        <w:shd w:val="clear" w:color="auto" w:fill="FF76C7" w:themeFill="accent3" w:themeFillTint="7F"/>
      </w:tcPr>
    </w:tblStylePr>
  </w:style>
  <w:style w:type="table" w:styleId="ColorfulGrid-Accent4">
    <w:name w:val="Colorful Grid Accent 4"/>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D0CFDF" w:themeFill="accent4" w:themeFillTint="33"/>
    </w:tcPr>
    <w:tblStylePr w:type="firstRow">
      <w:rPr>
        <w:b/>
        <w:bCs/>
      </w:rPr>
      <w:tblPr/>
      <w:tcPr>
        <w:shd w:val="clear" w:color="auto" w:fill="A2A0BF" w:themeFill="accent4" w:themeFillTint="66"/>
      </w:tcPr>
    </w:tblStylePr>
    <w:tblStylePr w:type="lastRow">
      <w:rPr>
        <w:b/>
        <w:bCs/>
        <w:color w:val="000000" w:themeColor="text1"/>
      </w:rPr>
      <w:tblPr/>
      <w:tcPr>
        <w:shd w:val="clear" w:color="auto" w:fill="A2A0BF" w:themeFill="accent4" w:themeFillTint="66"/>
      </w:tcPr>
    </w:tblStylePr>
    <w:tblStylePr w:type="firstCol">
      <w:rPr>
        <w:color w:val="FFFFFF" w:themeColor="background1"/>
      </w:rPr>
      <w:tblPr/>
      <w:tcPr>
        <w:shd w:val="clear" w:color="auto" w:fill="232233" w:themeFill="accent4" w:themeFillShade="BF"/>
      </w:tcPr>
    </w:tblStylePr>
    <w:tblStylePr w:type="lastCol">
      <w:rPr>
        <w:color w:val="FFFFFF" w:themeColor="background1"/>
      </w:rPr>
      <w:tblPr/>
      <w:tcPr>
        <w:shd w:val="clear" w:color="auto" w:fill="232233" w:themeFill="accent4" w:themeFillShade="BF"/>
      </w:tcPr>
    </w:tblStylePr>
    <w:tblStylePr w:type="band1Vert">
      <w:tblPr/>
      <w:tcPr>
        <w:shd w:val="clear" w:color="auto" w:fill="8C88B0" w:themeFill="accent4" w:themeFillTint="7F"/>
      </w:tcPr>
    </w:tblStylePr>
    <w:tblStylePr w:type="band1Horz">
      <w:tblPr/>
      <w:tcPr>
        <w:shd w:val="clear" w:color="auto" w:fill="8C88B0" w:themeFill="accent4" w:themeFillTint="7F"/>
      </w:tcPr>
    </w:tblStylePr>
  </w:style>
  <w:style w:type="table" w:styleId="ColorfulGrid-Accent5">
    <w:name w:val="Colorful Grid Accent 5"/>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DFDFE1" w:themeFill="accent5" w:themeFillTint="33"/>
    </w:tcPr>
    <w:tblStylePr w:type="firstRow">
      <w:rPr>
        <w:b/>
        <w:bCs/>
      </w:rPr>
      <w:tblPr/>
      <w:tcPr>
        <w:shd w:val="clear" w:color="auto" w:fill="BFC0C3" w:themeFill="accent5" w:themeFillTint="66"/>
      </w:tcPr>
    </w:tblStylePr>
    <w:tblStylePr w:type="lastRow">
      <w:rPr>
        <w:b/>
        <w:bCs/>
        <w:color w:val="000000" w:themeColor="text1"/>
      </w:rPr>
      <w:tblPr/>
      <w:tcPr>
        <w:shd w:val="clear" w:color="auto" w:fill="BFC0C3" w:themeFill="accent5" w:themeFillTint="66"/>
      </w:tcPr>
    </w:tblStylePr>
    <w:tblStylePr w:type="firstCol">
      <w:rPr>
        <w:color w:val="FFFFFF" w:themeColor="background1"/>
      </w:rPr>
      <w:tblPr/>
      <w:tcPr>
        <w:shd w:val="clear" w:color="auto" w:fill="494A4E" w:themeFill="accent5" w:themeFillShade="BF"/>
      </w:tcPr>
    </w:tblStylePr>
    <w:tblStylePr w:type="lastCol">
      <w:rPr>
        <w:color w:val="FFFFFF" w:themeColor="background1"/>
      </w:rPr>
      <w:tblPr/>
      <w:tcPr>
        <w:shd w:val="clear" w:color="auto" w:fill="494A4E" w:themeFill="accent5" w:themeFillShade="BF"/>
      </w:tcPr>
    </w:tblStylePr>
    <w:tblStylePr w:type="band1Vert">
      <w:tblPr/>
      <w:tcPr>
        <w:shd w:val="clear" w:color="auto" w:fill="AFB1B5" w:themeFill="accent5" w:themeFillTint="7F"/>
      </w:tcPr>
    </w:tblStylePr>
    <w:tblStylePr w:type="band1Horz">
      <w:tblPr/>
      <w:tcPr>
        <w:shd w:val="clear" w:color="auto" w:fill="AFB1B5" w:themeFill="accent5" w:themeFillTint="7F"/>
      </w:tcPr>
    </w:tblStylePr>
  </w:style>
  <w:style w:type="table" w:styleId="ColorfulGrid-Accent6">
    <w:name w:val="Colorful Grid Accent 6"/>
    <w:basedOn w:val="TableNormal"/>
    <w:uiPriority w:val="73"/>
    <w:semiHidden/>
    <w:unhideWhenUsed/>
    <w:rsid w:val="0089154A"/>
    <w:rPr>
      <w:color w:val="000000" w:themeColor="text1"/>
    </w:rPr>
    <w:tblPr>
      <w:tblStyleRowBandSize w:val="1"/>
      <w:tblStyleColBandSize w:val="1"/>
      <w:tblBorders>
        <w:insideH w:val="single" w:sz="4" w:space="0" w:color="FFFFFF" w:themeColor="background1"/>
      </w:tblBorders>
    </w:tblPr>
    <w:tcPr>
      <w:shd w:val="clear" w:color="auto" w:fill="F7F7F6" w:themeFill="accent6" w:themeFillTint="33"/>
    </w:tcPr>
    <w:tblStylePr w:type="firstRow">
      <w:rPr>
        <w:b/>
        <w:bCs/>
      </w:rPr>
      <w:tblPr/>
      <w:tcPr>
        <w:shd w:val="clear" w:color="auto" w:fill="EFEFEE" w:themeFill="accent6" w:themeFillTint="66"/>
      </w:tcPr>
    </w:tblStylePr>
    <w:tblStylePr w:type="lastRow">
      <w:rPr>
        <w:b/>
        <w:bCs/>
        <w:color w:val="000000" w:themeColor="text1"/>
      </w:rPr>
      <w:tblPr/>
      <w:tcPr>
        <w:shd w:val="clear" w:color="auto" w:fill="EFEFEE" w:themeFill="accent6" w:themeFillTint="66"/>
      </w:tcPr>
    </w:tblStylePr>
    <w:tblStylePr w:type="firstCol">
      <w:rPr>
        <w:color w:val="FFFFFF" w:themeColor="background1"/>
      </w:rPr>
      <w:tblPr/>
      <w:tcPr>
        <w:shd w:val="clear" w:color="auto" w:fill="A5A59D" w:themeFill="accent6" w:themeFillShade="BF"/>
      </w:tcPr>
    </w:tblStylePr>
    <w:tblStylePr w:type="lastCol">
      <w:rPr>
        <w:color w:val="FFFFFF" w:themeColor="background1"/>
      </w:rPr>
      <w:tblPr/>
      <w:tcPr>
        <w:shd w:val="clear" w:color="auto" w:fill="A5A59D" w:themeFill="accent6" w:themeFillShade="BF"/>
      </w:tcPr>
    </w:tblStylePr>
    <w:tblStylePr w:type="band1Vert">
      <w:tblPr/>
      <w:tcPr>
        <w:shd w:val="clear" w:color="auto" w:fill="ECECEA" w:themeFill="accent6" w:themeFillTint="7F"/>
      </w:tcPr>
    </w:tblStylePr>
    <w:tblStylePr w:type="band1Horz">
      <w:tblPr/>
      <w:tcPr>
        <w:shd w:val="clear" w:color="auto" w:fill="ECECEA" w:themeFill="accent6" w:themeFillTint="7F"/>
      </w:tcPr>
    </w:tblStylePr>
  </w:style>
  <w:style w:type="table" w:styleId="ColorfulList">
    <w:name w:val="Colorful List"/>
    <w:basedOn w:val="TableNormal"/>
    <w:uiPriority w:val="72"/>
    <w:semiHidden/>
    <w:unhideWhenUsed/>
    <w:rsid w:val="0089154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D2920" w:themeFill="accent2" w:themeFillShade="CC"/>
      </w:tcPr>
    </w:tblStylePr>
    <w:tblStylePr w:type="lastRow">
      <w:rPr>
        <w:b/>
        <w:bCs/>
        <w:color w:val="ED29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9154A"/>
    <w:rPr>
      <w:color w:val="000000" w:themeColor="text1"/>
    </w:rPr>
    <w:tblPr>
      <w:tblStyleRowBandSize w:val="1"/>
      <w:tblStyleColBandSize w:val="1"/>
    </w:tblPr>
    <w:tcPr>
      <w:shd w:val="clear" w:color="auto" w:fill="FEF7E7" w:themeFill="accent1" w:themeFillTint="19"/>
    </w:tcPr>
    <w:tblStylePr w:type="firstRow">
      <w:rPr>
        <w:b/>
        <w:bCs/>
        <w:color w:val="FFFFFF" w:themeColor="background1"/>
      </w:rPr>
      <w:tblPr/>
      <w:tcPr>
        <w:tcBorders>
          <w:bottom w:val="single" w:sz="12" w:space="0" w:color="FFFFFF" w:themeColor="background1"/>
        </w:tcBorders>
        <w:shd w:val="clear" w:color="auto" w:fill="ED2920" w:themeFill="accent2" w:themeFillShade="CC"/>
      </w:tcPr>
    </w:tblStylePr>
    <w:tblStylePr w:type="lastRow">
      <w:rPr>
        <w:b/>
        <w:bCs/>
        <w:color w:val="ED29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CC5" w:themeFill="accent1" w:themeFillTint="3F"/>
      </w:tcPr>
    </w:tblStylePr>
    <w:tblStylePr w:type="band1Horz">
      <w:tblPr/>
      <w:tcPr>
        <w:shd w:val="clear" w:color="auto" w:fill="FEF0D0" w:themeFill="accent1" w:themeFillTint="33"/>
      </w:tcPr>
    </w:tblStylePr>
  </w:style>
  <w:style w:type="table" w:styleId="ColorfulList-Accent2">
    <w:name w:val="Colorful List Accent 2"/>
    <w:basedOn w:val="TableNormal"/>
    <w:uiPriority w:val="72"/>
    <w:semiHidden/>
    <w:unhideWhenUsed/>
    <w:rsid w:val="0089154A"/>
    <w:rPr>
      <w:color w:val="000000" w:themeColor="text1"/>
    </w:rPr>
    <w:tblPr>
      <w:tblStyleRowBandSize w:val="1"/>
      <w:tblStyleColBandSize w:val="1"/>
    </w:tblPr>
    <w:tcPr>
      <w:shd w:val="clear" w:color="auto" w:fill="FDEFEF" w:themeFill="accent2" w:themeFillTint="19"/>
    </w:tcPr>
    <w:tblStylePr w:type="firstRow">
      <w:rPr>
        <w:b/>
        <w:bCs/>
        <w:color w:val="FFFFFF" w:themeColor="background1"/>
      </w:rPr>
      <w:tblPr/>
      <w:tcPr>
        <w:tcBorders>
          <w:bottom w:val="single" w:sz="12" w:space="0" w:color="FFFFFF" w:themeColor="background1"/>
        </w:tcBorders>
        <w:shd w:val="clear" w:color="auto" w:fill="ED2920" w:themeFill="accent2" w:themeFillShade="CC"/>
      </w:tcPr>
    </w:tblStylePr>
    <w:tblStylePr w:type="lastRow">
      <w:rPr>
        <w:b/>
        <w:bCs/>
        <w:color w:val="ED292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8D7" w:themeFill="accent2" w:themeFillTint="3F"/>
      </w:tcPr>
    </w:tblStylePr>
    <w:tblStylePr w:type="band1Horz">
      <w:tblPr/>
      <w:tcPr>
        <w:shd w:val="clear" w:color="auto" w:fill="FCE0DE" w:themeFill="accent2" w:themeFillTint="33"/>
      </w:tcPr>
    </w:tblStylePr>
  </w:style>
  <w:style w:type="table" w:styleId="ColorfulList-Accent3">
    <w:name w:val="Colorful List Accent 3"/>
    <w:basedOn w:val="TableNormal"/>
    <w:uiPriority w:val="72"/>
    <w:semiHidden/>
    <w:unhideWhenUsed/>
    <w:rsid w:val="0089154A"/>
    <w:rPr>
      <w:color w:val="000000" w:themeColor="text1"/>
    </w:rPr>
    <w:tblPr>
      <w:tblStyleRowBandSize w:val="1"/>
      <w:tblStyleColBandSize w:val="1"/>
    </w:tblPr>
    <w:tcPr>
      <w:shd w:val="clear" w:color="auto" w:fill="FFE4F3" w:themeFill="accent3" w:themeFillTint="19"/>
    </w:tcPr>
    <w:tblStylePr w:type="firstRow">
      <w:rPr>
        <w:b/>
        <w:bCs/>
        <w:color w:val="FFFFFF" w:themeColor="background1"/>
      </w:rPr>
      <w:tblPr/>
      <w:tcPr>
        <w:tcBorders>
          <w:bottom w:val="single" w:sz="12" w:space="0" w:color="FFFFFF" w:themeColor="background1"/>
        </w:tcBorders>
        <w:shd w:val="clear" w:color="auto" w:fill="262437" w:themeFill="accent4" w:themeFillShade="CC"/>
      </w:tcPr>
    </w:tblStylePr>
    <w:tblStylePr w:type="lastRow">
      <w:rPr>
        <w:b/>
        <w:bCs/>
        <w:color w:val="26243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BE3" w:themeFill="accent3" w:themeFillTint="3F"/>
      </w:tcPr>
    </w:tblStylePr>
    <w:tblStylePr w:type="band1Horz">
      <w:tblPr/>
      <w:tcPr>
        <w:shd w:val="clear" w:color="auto" w:fill="FFC8E8" w:themeFill="accent3" w:themeFillTint="33"/>
      </w:tcPr>
    </w:tblStylePr>
  </w:style>
  <w:style w:type="table" w:styleId="ColorfulList-Accent4">
    <w:name w:val="Colorful List Accent 4"/>
    <w:basedOn w:val="TableNormal"/>
    <w:uiPriority w:val="72"/>
    <w:semiHidden/>
    <w:unhideWhenUsed/>
    <w:rsid w:val="0089154A"/>
    <w:rPr>
      <w:color w:val="000000" w:themeColor="text1"/>
    </w:rPr>
    <w:tblPr>
      <w:tblStyleRowBandSize w:val="1"/>
      <w:tblStyleColBandSize w:val="1"/>
    </w:tblPr>
    <w:tcPr>
      <w:shd w:val="clear" w:color="auto" w:fill="E8E7EF" w:themeFill="accent4" w:themeFillTint="19"/>
    </w:tcPr>
    <w:tblStylePr w:type="firstRow">
      <w:rPr>
        <w:b/>
        <w:bCs/>
        <w:color w:val="FFFFFF" w:themeColor="background1"/>
      </w:rPr>
      <w:tblPr/>
      <w:tcPr>
        <w:tcBorders>
          <w:bottom w:val="single" w:sz="12" w:space="0" w:color="FFFFFF" w:themeColor="background1"/>
        </w:tcBorders>
        <w:shd w:val="clear" w:color="auto" w:fill="BC006F" w:themeFill="accent3" w:themeFillShade="CC"/>
      </w:tcPr>
    </w:tblStylePr>
    <w:tblStylePr w:type="lastRow">
      <w:rPr>
        <w:b/>
        <w:bCs/>
        <w:color w:val="BC006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C4D8" w:themeFill="accent4" w:themeFillTint="3F"/>
      </w:tcPr>
    </w:tblStylePr>
    <w:tblStylePr w:type="band1Horz">
      <w:tblPr/>
      <w:tcPr>
        <w:shd w:val="clear" w:color="auto" w:fill="D0CFDF" w:themeFill="accent4" w:themeFillTint="33"/>
      </w:tcPr>
    </w:tblStylePr>
  </w:style>
  <w:style w:type="table" w:styleId="ColorfulList-Accent5">
    <w:name w:val="Colorful List Accent 5"/>
    <w:basedOn w:val="TableNormal"/>
    <w:uiPriority w:val="72"/>
    <w:semiHidden/>
    <w:unhideWhenUsed/>
    <w:rsid w:val="0089154A"/>
    <w:rPr>
      <w:color w:val="000000" w:themeColor="text1"/>
    </w:rPr>
    <w:tblPr>
      <w:tblStyleRowBandSize w:val="1"/>
      <w:tblStyleColBandSize w:val="1"/>
    </w:tblPr>
    <w:tcPr>
      <w:shd w:val="clear" w:color="auto" w:fill="EFEFF0" w:themeFill="accent5" w:themeFillTint="19"/>
    </w:tcPr>
    <w:tblStylePr w:type="firstRow">
      <w:rPr>
        <w:b/>
        <w:bCs/>
        <w:color w:val="FFFFFF" w:themeColor="background1"/>
      </w:rPr>
      <w:tblPr/>
      <w:tcPr>
        <w:tcBorders>
          <w:bottom w:val="single" w:sz="12" w:space="0" w:color="FFFFFF" w:themeColor="background1"/>
        </w:tcBorders>
        <w:shd w:val="clear" w:color="auto" w:fill="AFAFA9" w:themeFill="accent6" w:themeFillShade="CC"/>
      </w:tcPr>
    </w:tblStylePr>
    <w:tblStylePr w:type="lastRow">
      <w:rPr>
        <w:b/>
        <w:bCs/>
        <w:color w:val="AFAFA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8DA" w:themeFill="accent5" w:themeFillTint="3F"/>
      </w:tcPr>
    </w:tblStylePr>
    <w:tblStylePr w:type="band1Horz">
      <w:tblPr/>
      <w:tcPr>
        <w:shd w:val="clear" w:color="auto" w:fill="DFDFE1" w:themeFill="accent5" w:themeFillTint="33"/>
      </w:tcPr>
    </w:tblStylePr>
  </w:style>
  <w:style w:type="table" w:styleId="ColorfulList-Accent6">
    <w:name w:val="Colorful List Accent 6"/>
    <w:basedOn w:val="TableNormal"/>
    <w:uiPriority w:val="72"/>
    <w:semiHidden/>
    <w:unhideWhenUsed/>
    <w:rsid w:val="0089154A"/>
    <w:rPr>
      <w:color w:val="000000" w:themeColor="text1"/>
    </w:rPr>
    <w:tblPr>
      <w:tblStyleRowBandSize w:val="1"/>
      <w:tblStyleColBandSize w:val="1"/>
    </w:tblPr>
    <w:tcPr>
      <w:shd w:val="clear" w:color="auto" w:fill="FBFBFA" w:themeFill="accent6" w:themeFillTint="19"/>
    </w:tcPr>
    <w:tblStylePr w:type="firstRow">
      <w:rPr>
        <w:b/>
        <w:bCs/>
        <w:color w:val="FFFFFF" w:themeColor="background1"/>
      </w:rPr>
      <w:tblPr/>
      <w:tcPr>
        <w:tcBorders>
          <w:bottom w:val="single" w:sz="12" w:space="0" w:color="FFFFFF" w:themeColor="background1"/>
        </w:tcBorders>
        <w:shd w:val="clear" w:color="auto" w:fill="4E5053" w:themeFill="accent5" w:themeFillShade="CC"/>
      </w:tcPr>
    </w:tblStylePr>
    <w:tblStylePr w:type="lastRow">
      <w:rPr>
        <w:b/>
        <w:bCs/>
        <w:color w:val="4E505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F5F4" w:themeFill="accent6" w:themeFillTint="3F"/>
      </w:tcPr>
    </w:tblStylePr>
    <w:tblStylePr w:type="band1Horz">
      <w:tblPr/>
      <w:tcPr>
        <w:shd w:val="clear" w:color="auto" w:fill="F7F7F6" w:themeFill="accent6" w:themeFillTint="33"/>
      </w:tcPr>
    </w:tblStylePr>
  </w:style>
  <w:style w:type="table" w:styleId="ColorfulShading">
    <w:name w:val="Colorful Shading"/>
    <w:basedOn w:val="TableNormal"/>
    <w:uiPriority w:val="71"/>
    <w:semiHidden/>
    <w:unhideWhenUsed/>
    <w:rsid w:val="0089154A"/>
    <w:rPr>
      <w:color w:val="000000" w:themeColor="text1"/>
    </w:rPr>
    <w:tblPr>
      <w:tblStyleRowBandSize w:val="1"/>
      <w:tblStyleColBandSize w:val="1"/>
      <w:tblBorders>
        <w:top w:val="single" w:sz="24" w:space="0" w:color="F2665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2665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9154A"/>
    <w:rPr>
      <w:color w:val="000000" w:themeColor="text1"/>
    </w:rPr>
    <w:tblPr>
      <w:tblStyleRowBandSize w:val="1"/>
      <w:tblStyleColBandSize w:val="1"/>
      <w:tblBorders>
        <w:top w:val="single" w:sz="24" w:space="0" w:color="F2665F" w:themeColor="accent2"/>
        <w:left w:val="single" w:sz="4" w:space="0" w:color="FDB515" w:themeColor="accent1"/>
        <w:bottom w:val="single" w:sz="4" w:space="0" w:color="FDB515" w:themeColor="accent1"/>
        <w:right w:val="single" w:sz="4" w:space="0" w:color="FDB515" w:themeColor="accent1"/>
        <w:insideH w:val="single" w:sz="4" w:space="0" w:color="FFFFFF" w:themeColor="background1"/>
        <w:insideV w:val="single" w:sz="4" w:space="0" w:color="FFFFFF" w:themeColor="background1"/>
      </w:tblBorders>
    </w:tblPr>
    <w:tcPr>
      <w:shd w:val="clear" w:color="auto" w:fill="FEF7E7" w:themeFill="accent1" w:themeFillTint="19"/>
    </w:tcPr>
    <w:tblStylePr w:type="firstRow">
      <w:rPr>
        <w:b/>
        <w:bCs/>
      </w:rPr>
      <w:tblPr/>
      <w:tcPr>
        <w:tcBorders>
          <w:top w:val="nil"/>
          <w:left w:val="nil"/>
          <w:bottom w:val="single" w:sz="24" w:space="0" w:color="F2665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27001" w:themeFill="accent1" w:themeFillShade="99"/>
      </w:tcPr>
    </w:tblStylePr>
    <w:tblStylePr w:type="firstCol">
      <w:rPr>
        <w:color w:val="FFFFFF" w:themeColor="background1"/>
      </w:rPr>
      <w:tblPr/>
      <w:tcPr>
        <w:tcBorders>
          <w:top w:val="nil"/>
          <w:left w:val="nil"/>
          <w:bottom w:val="nil"/>
          <w:right w:val="nil"/>
          <w:insideH w:val="single" w:sz="4" w:space="0" w:color="A27001" w:themeColor="accent1" w:themeShade="99"/>
          <w:insideV w:val="nil"/>
        </w:tcBorders>
        <w:shd w:val="clear" w:color="auto" w:fill="A2700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27001" w:themeFill="accent1" w:themeFillShade="99"/>
      </w:tcPr>
    </w:tblStylePr>
    <w:tblStylePr w:type="band1Vert">
      <w:tblPr/>
      <w:tcPr>
        <w:shd w:val="clear" w:color="auto" w:fill="FEE1A1" w:themeFill="accent1" w:themeFillTint="66"/>
      </w:tcPr>
    </w:tblStylePr>
    <w:tblStylePr w:type="band1Horz">
      <w:tblPr/>
      <w:tcPr>
        <w:shd w:val="clear" w:color="auto" w:fill="FED98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9154A"/>
    <w:rPr>
      <w:color w:val="000000" w:themeColor="text1"/>
    </w:rPr>
    <w:tblPr>
      <w:tblStyleRowBandSize w:val="1"/>
      <w:tblStyleColBandSize w:val="1"/>
      <w:tblBorders>
        <w:top w:val="single" w:sz="24" w:space="0" w:color="F2665F" w:themeColor="accent2"/>
        <w:left w:val="single" w:sz="4" w:space="0" w:color="F2665F" w:themeColor="accent2"/>
        <w:bottom w:val="single" w:sz="4" w:space="0" w:color="F2665F" w:themeColor="accent2"/>
        <w:right w:val="single" w:sz="4" w:space="0" w:color="F2665F" w:themeColor="accent2"/>
        <w:insideH w:val="single" w:sz="4" w:space="0" w:color="FFFFFF" w:themeColor="background1"/>
        <w:insideV w:val="single" w:sz="4" w:space="0" w:color="FFFFFF" w:themeColor="background1"/>
      </w:tblBorders>
    </w:tblPr>
    <w:tcPr>
      <w:shd w:val="clear" w:color="auto" w:fill="FDEFEF" w:themeFill="accent2" w:themeFillTint="19"/>
    </w:tcPr>
    <w:tblStylePr w:type="firstRow">
      <w:rPr>
        <w:b/>
        <w:bCs/>
      </w:rPr>
      <w:tblPr/>
      <w:tcPr>
        <w:tcBorders>
          <w:top w:val="nil"/>
          <w:left w:val="nil"/>
          <w:bottom w:val="single" w:sz="24" w:space="0" w:color="F2665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A170F" w:themeFill="accent2" w:themeFillShade="99"/>
      </w:tcPr>
    </w:tblStylePr>
    <w:tblStylePr w:type="firstCol">
      <w:rPr>
        <w:color w:val="FFFFFF" w:themeColor="background1"/>
      </w:rPr>
      <w:tblPr/>
      <w:tcPr>
        <w:tcBorders>
          <w:top w:val="nil"/>
          <w:left w:val="nil"/>
          <w:bottom w:val="nil"/>
          <w:right w:val="nil"/>
          <w:insideH w:val="single" w:sz="4" w:space="0" w:color="BA170F" w:themeColor="accent2" w:themeShade="99"/>
          <w:insideV w:val="nil"/>
        </w:tcBorders>
        <w:shd w:val="clear" w:color="auto" w:fill="BA170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A170F" w:themeFill="accent2" w:themeFillShade="99"/>
      </w:tcPr>
    </w:tblStylePr>
    <w:tblStylePr w:type="band1Vert">
      <w:tblPr/>
      <w:tcPr>
        <w:shd w:val="clear" w:color="auto" w:fill="F9C1BE" w:themeFill="accent2" w:themeFillTint="66"/>
      </w:tcPr>
    </w:tblStylePr>
    <w:tblStylePr w:type="band1Horz">
      <w:tblPr/>
      <w:tcPr>
        <w:shd w:val="clear" w:color="auto" w:fill="F8B2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9154A"/>
    <w:rPr>
      <w:color w:val="000000" w:themeColor="text1"/>
    </w:rPr>
    <w:tblPr>
      <w:tblStyleRowBandSize w:val="1"/>
      <w:tblStyleColBandSize w:val="1"/>
      <w:tblBorders>
        <w:top w:val="single" w:sz="24" w:space="0" w:color="302E45" w:themeColor="accent4"/>
        <w:left w:val="single" w:sz="4" w:space="0" w:color="EC008C" w:themeColor="accent3"/>
        <w:bottom w:val="single" w:sz="4" w:space="0" w:color="EC008C" w:themeColor="accent3"/>
        <w:right w:val="single" w:sz="4" w:space="0" w:color="EC008C" w:themeColor="accent3"/>
        <w:insideH w:val="single" w:sz="4" w:space="0" w:color="FFFFFF" w:themeColor="background1"/>
        <w:insideV w:val="single" w:sz="4" w:space="0" w:color="FFFFFF" w:themeColor="background1"/>
      </w:tblBorders>
    </w:tblPr>
    <w:tcPr>
      <w:shd w:val="clear" w:color="auto" w:fill="FFE4F3" w:themeFill="accent3" w:themeFillTint="19"/>
    </w:tcPr>
    <w:tblStylePr w:type="firstRow">
      <w:rPr>
        <w:b/>
        <w:bCs/>
      </w:rPr>
      <w:tblPr/>
      <w:tcPr>
        <w:tcBorders>
          <w:top w:val="nil"/>
          <w:left w:val="nil"/>
          <w:bottom w:val="single" w:sz="24" w:space="0" w:color="302E4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0053" w:themeFill="accent3" w:themeFillShade="99"/>
      </w:tcPr>
    </w:tblStylePr>
    <w:tblStylePr w:type="firstCol">
      <w:rPr>
        <w:color w:val="FFFFFF" w:themeColor="background1"/>
      </w:rPr>
      <w:tblPr/>
      <w:tcPr>
        <w:tcBorders>
          <w:top w:val="nil"/>
          <w:left w:val="nil"/>
          <w:bottom w:val="nil"/>
          <w:right w:val="nil"/>
          <w:insideH w:val="single" w:sz="4" w:space="0" w:color="8D0053" w:themeColor="accent3" w:themeShade="99"/>
          <w:insideV w:val="nil"/>
        </w:tcBorders>
        <w:shd w:val="clear" w:color="auto" w:fill="8D005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D0053" w:themeFill="accent3" w:themeFillShade="99"/>
      </w:tcPr>
    </w:tblStylePr>
    <w:tblStylePr w:type="band1Vert">
      <w:tblPr/>
      <w:tcPr>
        <w:shd w:val="clear" w:color="auto" w:fill="FF91D2" w:themeFill="accent3" w:themeFillTint="66"/>
      </w:tcPr>
    </w:tblStylePr>
    <w:tblStylePr w:type="band1Horz">
      <w:tblPr/>
      <w:tcPr>
        <w:shd w:val="clear" w:color="auto" w:fill="FF76C7" w:themeFill="accent3" w:themeFillTint="7F"/>
      </w:tcPr>
    </w:tblStylePr>
  </w:style>
  <w:style w:type="table" w:styleId="ColorfulShading-Accent4">
    <w:name w:val="Colorful Shading Accent 4"/>
    <w:basedOn w:val="TableNormal"/>
    <w:uiPriority w:val="71"/>
    <w:semiHidden/>
    <w:unhideWhenUsed/>
    <w:rsid w:val="0089154A"/>
    <w:rPr>
      <w:color w:val="000000" w:themeColor="text1"/>
    </w:rPr>
    <w:tblPr>
      <w:tblStyleRowBandSize w:val="1"/>
      <w:tblStyleColBandSize w:val="1"/>
      <w:tblBorders>
        <w:top w:val="single" w:sz="24" w:space="0" w:color="EC008C" w:themeColor="accent3"/>
        <w:left w:val="single" w:sz="4" w:space="0" w:color="302E45" w:themeColor="accent4"/>
        <w:bottom w:val="single" w:sz="4" w:space="0" w:color="302E45" w:themeColor="accent4"/>
        <w:right w:val="single" w:sz="4" w:space="0" w:color="302E45" w:themeColor="accent4"/>
        <w:insideH w:val="single" w:sz="4" w:space="0" w:color="FFFFFF" w:themeColor="background1"/>
        <w:insideV w:val="single" w:sz="4" w:space="0" w:color="FFFFFF" w:themeColor="background1"/>
      </w:tblBorders>
    </w:tblPr>
    <w:tcPr>
      <w:shd w:val="clear" w:color="auto" w:fill="E8E7EF" w:themeFill="accent4" w:themeFillTint="19"/>
    </w:tcPr>
    <w:tblStylePr w:type="firstRow">
      <w:rPr>
        <w:b/>
        <w:bCs/>
      </w:rPr>
      <w:tblPr/>
      <w:tcPr>
        <w:tcBorders>
          <w:top w:val="nil"/>
          <w:left w:val="nil"/>
          <w:bottom w:val="single" w:sz="24" w:space="0" w:color="EC008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1B29" w:themeFill="accent4" w:themeFillShade="99"/>
      </w:tcPr>
    </w:tblStylePr>
    <w:tblStylePr w:type="firstCol">
      <w:rPr>
        <w:color w:val="FFFFFF" w:themeColor="background1"/>
      </w:rPr>
      <w:tblPr/>
      <w:tcPr>
        <w:tcBorders>
          <w:top w:val="nil"/>
          <w:left w:val="nil"/>
          <w:bottom w:val="nil"/>
          <w:right w:val="nil"/>
          <w:insideH w:val="single" w:sz="4" w:space="0" w:color="1C1B29" w:themeColor="accent4" w:themeShade="99"/>
          <w:insideV w:val="nil"/>
        </w:tcBorders>
        <w:shd w:val="clear" w:color="auto" w:fill="1C1B2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C1B29" w:themeFill="accent4" w:themeFillShade="99"/>
      </w:tcPr>
    </w:tblStylePr>
    <w:tblStylePr w:type="band1Vert">
      <w:tblPr/>
      <w:tcPr>
        <w:shd w:val="clear" w:color="auto" w:fill="A2A0BF" w:themeFill="accent4" w:themeFillTint="66"/>
      </w:tcPr>
    </w:tblStylePr>
    <w:tblStylePr w:type="band1Horz">
      <w:tblPr/>
      <w:tcPr>
        <w:shd w:val="clear" w:color="auto" w:fill="8C88B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9154A"/>
    <w:rPr>
      <w:color w:val="000000" w:themeColor="text1"/>
    </w:rPr>
    <w:tblPr>
      <w:tblStyleRowBandSize w:val="1"/>
      <w:tblStyleColBandSize w:val="1"/>
      <w:tblBorders>
        <w:top w:val="single" w:sz="24" w:space="0" w:color="D9D9D6" w:themeColor="accent6"/>
        <w:left w:val="single" w:sz="4" w:space="0" w:color="626469" w:themeColor="accent5"/>
        <w:bottom w:val="single" w:sz="4" w:space="0" w:color="626469" w:themeColor="accent5"/>
        <w:right w:val="single" w:sz="4" w:space="0" w:color="626469" w:themeColor="accent5"/>
        <w:insideH w:val="single" w:sz="4" w:space="0" w:color="FFFFFF" w:themeColor="background1"/>
        <w:insideV w:val="single" w:sz="4" w:space="0" w:color="FFFFFF" w:themeColor="background1"/>
      </w:tblBorders>
    </w:tblPr>
    <w:tcPr>
      <w:shd w:val="clear" w:color="auto" w:fill="EFEFF0" w:themeFill="accent5" w:themeFillTint="19"/>
    </w:tcPr>
    <w:tblStylePr w:type="firstRow">
      <w:rPr>
        <w:b/>
        <w:bCs/>
      </w:rPr>
      <w:tblPr/>
      <w:tcPr>
        <w:tcBorders>
          <w:top w:val="nil"/>
          <w:left w:val="nil"/>
          <w:bottom w:val="single" w:sz="24" w:space="0" w:color="D9D9D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A3B3E" w:themeFill="accent5" w:themeFillShade="99"/>
      </w:tcPr>
    </w:tblStylePr>
    <w:tblStylePr w:type="firstCol">
      <w:rPr>
        <w:color w:val="FFFFFF" w:themeColor="background1"/>
      </w:rPr>
      <w:tblPr/>
      <w:tcPr>
        <w:tcBorders>
          <w:top w:val="nil"/>
          <w:left w:val="nil"/>
          <w:bottom w:val="nil"/>
          <w:right w:val="nil"/>
          <w:insideH w:val="single" w:sz="4" w:space="0" w:color="3A3B3E" w:themeColor="accent5" w:themeShade="99"/>
          <w:insideV w:val="nil"/>
        </w:tcBorders>
        <w:shd w:val="clear" w:color="auto" w:fill="3A3B3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A3B3E" w:themeFill="accent5" w:themeFillShade="99"/>
      </w:tcPr>
    </w:tblStylePr>
    <w:tblStylePr w:type="band1Vert">
      <w:tblPr/>
      <w:tcPr>
        <w:shd w:val="clear" w:color="auto" w:fill="BFC0C3" w:themeFill="accent5" w:themeFillTint="66"/>
      </w:tcPr>
    </w:tblStylePr>
    <w:tblStylePr w:type="band1Horz">
      <w:tblPr/>
      <w:tcPr>
        <w:shd w:val="clear" w:color="auto" w:fill="AFB1B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9154A"/>
    <w:rPr>
      <w:color w:val="000000" w:themeColor="text1"/>
    </w:rPr>
    <w:tblPr>
      <w:tblStyleRowBandSize w:val="1"/>
      <w:tblStyleColBandSize w:val="1"/>
      <w:tblBorders>
        <w:top w:val="single" w:sz="24" w:space="0" w:color="626469" w:themeColor="accent5"/>
        <w:left w:val="single" w:sz="4" w:space="0" w:color="D9D9D6" w:themeColor="accent6"/>
        <w:bottom w:val="single" w:sz="4" w:space="0" w:color="D9D9D6" w:themeColor="accent6"/>
        <w:right w:val="single" w:sz="4" w:space="0" w:color="D9D9D6" w:themeColor="accent6"/>
        <w:insideH w:val="single" w:sz="4" w:space="0" w:color="FFFFFF" w:themeColor="background1"/>
        <w:insideV w:val="single" w:sz="4" w:space="0" w:color="FFFFFF" w:themeColor="background1"/>
      </w:tblBorders>
    </w:tblPr>
    <w:tcPr>
      <w:shd w:val="clear" w:color="auto" w:fill="FBFBFA" w:themeFill="accent6" w:themeFillTint="19"/>
    </w:tcPr>
    <w:tblStylePr w:type="firstRow">
      <w:rPr>
        <w:b/>
        <w:bCs/>
      </w:rPr>
      <w:tblPr/>
      <w:tcPr>
        <w:tcBorders>
          <w:top w:val="nil"/>
          <w:left w:val="nil"/>
          <w:bottom w:val="single" w:sz="24" w:space="0" w:color="62646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867C" w:themeFill="accent6" w:themeFillShade="99"/>
      </w:tcPr>
    </w:tblStylePr>
    <w:tblStylePr w:type="firstCol">
      <w:rPr>
        <w:color w:val="FFFFFF" w:themeColor="background1"/>
      </w:rPr>
      <w:tblPr/>
      <w:tcPr>
        <w:tcBorders>
          <w:top w:val="nil"/>
          <w:left w:val="nil"/>
          <w:bottom w:val="nil"/>
          <w:right w:val="nil"/>
          <w:insideH w:val="single" w:sz="4" w:space="0" w:color="86867C" w:themeColor="accent6" w:themeShade="99"/>
          <w:insideV w:val="nil"/>
        </w:tcBorders>
        <w:shd w:val="clear" w:color="auto" w:fill="86867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867C" w:themeFill="accent6" w:themeFillShade="99"/>
      </w:tcPr>
    </w:tblStylePr>
    <w:tblStylePr w:type="band1Vert">
      <w:tblPr/>
      <w:tcPr>
        <w:shd w:val="clear" w:color="auto" w:fill="EFEFEE" w:themeFill="accent6" w:themeFillTint="66"/>
      </w:tcPr>
    </w:tblStylePr>
    <w:tblStylePr w:type="band1Horz">
      <w:tblPr/>
      <w:tcPr>
        <w:shd w:val="clear" w:color="auto" w:fill="ECECEA"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9154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9154A"/>
    <w:rPr>
      <w:color w:val="FFFFFF" w:themeColor="background1"/>
    </w:rPr>
    <w:tblPr>
      <w:tblStyleRowBandSize w:val="1"/>
      <w:tblStyleColBandSize w:val="1"/>
    </w:tblPr>
    <w:tcPr>
      <w:shd w:val="clear" w:color="auto" w:fill="FDB51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5D0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B8C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B8C01" w:themeFill="accent1" w:themeFillShade="BF"/>
      </w:tcPr>
    </w:tblStylePr>
    <w:tblStylePr w:type="band1Vert">
      <w:tblPr/>
      <w:tcPr>
        <w:tcBorders>
          <w:top w:val="nil"/>
          <w:left w:val="nil"/>
          <w:bottom w:val="nil"/>
          <w:right w:val="nil"/>
          <w:insideH w:val="nil"/>
          <w:insideV w:val="nil"/>
        </w:tcBorders>
        <w:shd w:val="clear" w:color="auto" w:fill="CB8C01" w:themeFill="accent1" w:themeFillShade="BF"/>
      </w:tcPr>
    </w:tblStylePr>
    <w:tblStylePr w:type="band1Horz">
      <w:tblPr/>
      <w:tcPr>
        <w:tcBorders>
          <w:top w:val="nil"/>
          <w:left w:val="nil"/>
          <w:bottom w:val="nil"/>
          <w:right w:val="nil"/>
          <w:insideH w:val="nil"/>
          <w:insideV w:val="nil"/>
        </w:tcBorders>
        <w:shd w:val="clear" w:color="auto" w:fill="CB8C01" w:themeFill="accent1" w:themeFillShade="BF"/>
      </w:tcPr>
    </w:tblStylePr>
  </w:style>
  <w:style w:type="table" w:styleId="DarkList-Accent2">
    <w:name w:val="Dark List Accent 2"/>
    <w:basedOn w:val="TableNormal"/>
    <w:uiPriority w:val="70"/>
    <w:semiHidden/>
    <w:unhideWhenUsed/>
    <w:rsid w:val="0089154A"/>
    <w:rPr>
      <w:color w:val="FFFFFF" w:themeColor="background1"/>
    </w:rPr>
    <w:tblPr>
      <w:tblStyleRowBandSize w:val="1"/>
      <w:tblStyleColBandSize w:val="1"/>
    </w:tblPr>
    <w:tcPr>
      <w:shd w:val="clear" w:color="auto" w:fill="F2665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B130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91D1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91D13" w:themeFill="accent2" w:themeFillShade="BF"/>
      </w:tcPr>
    </w:tblStylePr>
    <w:tblStylePr w:type="band1Vert">
      <w:tblPr/>
      <w:tcPr>
        <w:tcBorders>
          <w:top w:val="nil"/>
          <w:left w:val="nil"/>
          <w:bottom w:val="nil"/>
          <w:right w:val="nil"/>
          <w:insideH w:val="nil"/>
          <w:insideV w:val="nil"/>
        </w:tcBorders>
        <w:shd w:val="clear" w:color="auto" w:fill="E91D13" w:themeFill="accent2" w:themeFillShade="BF"/>
      </w:tcPr>
    </w:tblStylePr>
    <w:tblStylePr w:type="band1Horz">
      <w:tblPr/>
      <w:tcPr>
        <w:tcBorders>
          <w:top w:val="nil"/>
          <w:left w:val="nil"/>
          <w:bottom w:val="nil"/>
          <w:right w:val="nil"/>
          <w:insideH w:val="nil"/>
          <w:insideV w:val="nil"/>
        </w:tcBorders>
        <w:shd w:val="clear" w:color="auto" w:fill="E91D13" w:themeFill="accent2" w:themeFillShade="BF"/>
      </w:tcPr>
    </w:tblStylePr>
  </w:style>
  <w:style w:type="table" w:styleId="DarkList-Accent3">
    <w:name w:val="Dark List Accent 3"/>
    <w:basedOn w:val="TableNormal"/>
    <w:uiPriority w:val="70"/>
    <w:semiHidden/>
    <w:unhideWhenUsed/>
    <w:rsid w:val="0089154A"/>
    <w:rPr>
      <w:color w:val="FFFFFF" w:themeColor="background1"/>
    </w:rPr>
    <w:tblPr>
      <w:tblStyleRowBandSize w:val="1"/>
      <w:tblStyleColBandSize w:val="1"/>
    </w:tblPr>
    <w:tcPr>
      <w:shd w:val="clear" w:color="auto" w:fill="EC008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004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0006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00068" w:themeFill="accent3" w:themeFillShade="BF"/>
      </w:tcPr>
    </w:tblStylePr>
    <w:tblStylePr w:type="band1Vert">
      <w:tblPr/>
      <w:tcPr>
        <w:tcBorders>
          <w:top w:val="nil"/>
          <w:left w:val="nil"/>
          <w:bottom w:val="nil"/>
          <w:right w:val="nil"/>
          <w:insideH w:val="nil"/>
          <w:insideV w:val="nil"/>
        </w:tcBorders>
        <w:shd w:val="clear" w:color="auto" w:fill="B00068" w:themeFill="accent3" w:themeFillShade="BF"/>
      </w:tcPr>
    </w:tblStylePr>
    <w:tblStylePr w:type="band1Horz">
      <w:tblPr/>
      <w:tcPr>
        <w:tcBorders>
          <w:top w:val="nil"/>
          <w:left w:val="nil"/>
          <w:bottom w:val="nil"/>
          <w:right w:val="nil"/>
          <w:insideH w:val="nil"/>
          <w:insideV w:val="nil"/>
        </w:tcBorders>
        <w:shd w:val="clear" w:color="auto" w:fill="B00068" w:themeFill="accent3" w:themeFillShade="BF"/>
      </w:tcPr>
    </w:tblStylePr>
  </w:style>
  <w:style w:type="table" w:styleId="DarkList-Accent4">
    <w:name w:val="Dark List Accent 4"/>
    <w:basedOn w:val="TableNormal"/>
    <w:uiPriority w:val="70"/>
    <w:semiHidden/>
    <w:unhideWhenUsed/>
    <w:rsid w:val="0089154A"/>
    <w:rPr>
      <w:color w:val="FFFFFF" w:themeColor="background1"/>
    </w:rPr>
    <w:tblPr>
      <w:tblStyleRowBandSize w:val="1"/>
      <w:tblStyleColBandSize w:val="1"/>
    </w:tblPr>
    <w:tcPr>
      <w:shd w:val="clear" w:color="auto" w:fill="302E4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162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3223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32233" w:themeFill="accent4" w:themeFillShade="BF"/>
      </w:tcPr>
    </w:tblStylePr>
    <w:tblStylePr w:type="band1Vert">
      <w:tblPr/>
      <w:tcPr>
        <w:tcBorders>
          <w:top w:val="nil"/>
          <w:left w:val="nil"/>
          <w:bottom w:val="nil"/>
          <w:right w:val="nil"/>
          <w:insideH w:val="nil"/>
          <w:insideV w:val="nil"/>
        </w:tcBorders>
        <w:shd w:val="clear" w:color="auto" w:fill="232233" w:themeFill="accent4" w:themeFillShade="BF"/>
      </w:tcPr>
    </w:tblStylePr>
    <w:tblStylePr w:type="band1Horz">
      <w:tblPr/>
      <w:tcPr>
        <w:tcBorders>
          <w:top w:val="nil"/>
          <w:left w:val="nil"/>
          <w:bottom w:val="nil"/>
          <w:right w:val="nil"/>
          <w:insideH w:val="nil"/>
          <w:insideV w:val="nil"/>
        </w:tcBorders>
        <w:shd w:val="clear" w:color="auto" w:fill="232233" w:themeFill="accent4" w:themeFillShade="BF"/>
      </w:tcPr>
    </w:tblStylePr>
  </w:style>
  <w:style w:type="table" w:styleId="DarkList-Accent5">
    <w:name w:val="Dark List Accent 5"/>
    <w:basedOn w:val="TableNormal"/>
    <w:uiPriority w:val="70"/>
    <w:semiHidden/>
    <w:unhideWhenUsed/>
    <w:rsid w:val="0089154A"/>
    <w:rPr>
      <w:color w:val="FFFFFF" w:themeColor="background1"/>
    </w:rPr>
    <w:tblPr>
      <w:tblStyleRowBandSize w:val="1"/>
      <w:tblStyleColBandSize w:val="1"/>
    </w:tblPr>
    <w:tcPr>
      <w:shd w:val="clear" w:color="auto" w:fill="62646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313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94A4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94A4E" w:themeFill="accent5" w:themeFillShade="BF"/>
      </w:tcPr>
    </w:tblStylePr>
    <w:tblStylePr w:type="band1Vert">
      <w:tblPr/>
      <w:tcPr>
        <w:tcBorders>
          <w:top w:val="nil"/>
          <w:left w:val="nil"/>
          <w:bottom w:val="nil"/>
          <w:right w:val="nil"/>
          <w:insideH w:val="nil"/>
          <w:insideV w:val="nil"/>
        </w:tcBorders>
        <w:shd w:val="clear" w:color="auto" w:fill="494A4E" w:themeFill="accent5" w:themeFillShade="BF"/>
      </w:tcPr>
    </w:tblStylePr>
    <w:tblStylePr w:type="band1Horz">
      <w:tblPr/>
      <w:tcPr>
        <w:tcBorders>
          <w:top w:val="nil"/>
          <w:left w:val="nil"/>
          <w:bottom w:val="nil"/>
          <w:right w:val="nil"/>
          <w:insideH w:val="nil"/>
          <w:insideV w:val="nil"/>
        </w:tcBorders>
        <w:shd w:val="clear" w:color="auto" w:fill="494A4E" w:themeFill="accent5" w:themeFillShade="BF"/>
      </w:tcPr>
    </w:tblStylePr>
  </w:style>
  <w:style w:type="table" w:styleId="DarkList-Accent6">
    <w:name w:val="Dark List Accent 6"/>
    <w:basedOn w:val="TableNormal"/>
    <w:uiPriority w:val="70"/>
    <w:semiHidden/>
    <w:unhideWhenUsed/>
    <w:rsid w:val="0089154A"/>
    <w:rPr>
      <w:color w:val="FFFFFF" w:themeColor="background1"/>
    </w:rPr>
    <w:tblPr>
      <w:tblStyleRowBandSize w:val="1"/>
      <w:tblStyleColBandSize w:val="1"/>
    </w:tblPr>
    <w:tcPr>
      <w:shd w:val="clear" w:color="auto" w:fill="D9D9D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6F6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5A59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5A59D" w:themeFill="accent6" w:themeFillShade="BF"/>
      </w:tcPr>
    </w:tblStylePr>
    <w:tblStylePr w:type="band1Vert">
      <w:tblPr/>
      <w:tcPr>
        <w:tcBorders>
          <w:top w:val="nil"/>
          <w:left w:val="nil"/>
          <w:bottom w:val="nil"/>
          <w:right w:val="nil"/>
          <w:insideH w:val="nil"/>
          <w:insideV w:val="nil"/>
        </w:tcBorders>
        <w:shd w:val="clear" w:color="auto" w:fill="A5A59D" w:themeFill="accent6" w:themeFillShade="BF"/>
      </w:tcPr>
    </w:tblStylePr>
    <w:tblStylePr w:type="band1Horz">
      <w:tblPr/>
      <w:tcPr>
        <w:tcBorders>
          <w:top w:val="nil"/>
          <w:left w:val="nil"/>
          <w:bottom w:val="nil"/>
          <w:right w:val="nil"/>
          <w:insideH w:val="nil"/>
          <w:insideV w:val="nil"/>
        </w:tcBorders>
        <w:shd w:val="clear" w:color="auto" w:fill="A5A59D" w:themeFill="accent6" w:themeFillShade="BF"/>
      </w:tcPr>
    </w:tblStylePr>
  </w:style>
  <w:style w:type="paragraph" w:styleId="E-mailSignature">
    <w:name w:val="E-mail Signature"/>
    <w:basedOn w:val="Normal"/>
    <w:link w:val="E-mailSignatureChar"/>
    <w:uiPriority w:val="99"/>
    <w:semiHidden/>
    <w:unhideWhenUsed/>
    <w:rsid w:val="0089154A"/>
    <w:pPr>
      <w:spacing w:before="0" w:after="0"/>
    </w:pPr>
  </w:style>
  <w:style w:type="character" w:customStyle="1" w:styleId="E-mailSignatureChar">
    <w:name w:val="E-mail Signature Char"/>
    <w:basedOn w:val="DefaultParagraphFont"/>
    <w:link w:val="E-mailSignature"/>
    <w:uiPriority w:val="99"/>
    <w:semiHidden/>
    <w:rsid w:val="0089154A"/>
    <w:rPr>
      <w:rFonts w:ascii="Century Gothic" w:hAnsi="Century Gothic"/>
      <w:sz w:val="20"/>
    </w:rPr>
  </w:style>
  <w:style w:type="paragraph" w:styleId="EnvelopeAddress">
    <w:name w:val="envelope address"/>
    <w:basedOn w:val="Normal"/>
    <w:uiPriority w:val="99"/>
    <w:semiHidden/>
    <w:unhideWhenUsed/>
    <w:rsid w:val="0089154A"/>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9154A"/>
    <w:pPr>
      <w:spacing w:before="0" w:after="0"/>
    </w:pPr>
    <w:rPr>
      <w:rFonts w:asciiTheme="majorHAnsi" w:eastAsiaTheme="majorEastAsia" w:hAnsiTheme="majorHAnsi" w:cstheme="majorBidi"/>
      <w:szCs w:val="20"/>
    </w:rPr>
  </w:style>
  <w:style w:type="table" w:customStyle="1" w:styleId="GridTable1Light1">
    <w:name w:val="Grid Table 1 Light1"/>
    <w:basedOn w:val="TableNormal"/>
    <w:uiPriority w:val="46"/>
    <w:locked/>
    <w:rsid w:val="008915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locked/>
    <w:rsid w:val="0089154A"/>
    <w:tblPr>
      <w:tblStyleRowBandSize w:val="1"/>
      <w:tblStyleColBandSize w:val="1"/>
      <w:tblBorders>
        <w:top w:val="single" w:sz="4" w:space="0" w:color="FEE1A1" w:themeColor="accent1" w:themeTint="66"/>
        <w:left w:val="single" w:sz="4" w:space="0" w:color="FEE1A1" w:themeColor="accent1" w:themeTint="66"/>
        <w:bottom w:val="single" w:sz="4" w:space="0" w:color="FEE1A1" w:themeColor="accent1" w:themeTint="66"/>
        <w:right w:val="single" w:sz="4" w:space="0" w:color="FEE1A1" w:themeColor="accent1" w:themeTint="66"/>
        <w:insideH w:val="single" w:sz="4" w:space="0" w:color="FEE1A1" w:themeColor="accent1" w:themeTint="66"/>
        <w:insideV w:val="single" w:sz="4" w:space="0" w:color="FEE1A1" w:themeColor="accent1" w:themeTint="66"/>
      </w:tblBorders>
    </w:tblPr>
    <w:tblStylePr w:type="firstRow">
      <w:rPr>
        <w:b/>
        <w:bCs/>
      </w:rPr>
      <w:tblPr/>
      <w:tcPr>
        <w:tcBorders>
          <w:bottom w:val="single" w:sz="12" w:space="0" w:color="FDD272" w:themeColor="accent1" w:themeTint="99"/>
        </w:tcBorders>
      </w:tcPr>
    </w:tblStylePr>
    <w:tblStylePr w:type="lastRow">
      <w:rPr>
        <w:b/>
        <w:bCs/>
      </w:rPr>
      <w:tblPr/>
      <w:tcPr>
        <w:tcBorders>
          <w:top w:val="double" w:sz="2" w:space="0" w:color="FDD272"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locked/>
    <w:rsid w:val="0089154A"/>
    <w:tblPr>
      <w:tblStyleRowBandSize w:val="1"/>
      <w:tblStyleColBandSize w:val="1"/>
      <w:tblBorders>
        <w:top w:val="single" w:sz="4" w:space="0" w:color="F9C1BE" w:themeColor="accent2" w:themeTint="66"/>
        <w:left w:val="single" w:sz="4" w:space="0" w:color="F9C1BE" w:themeColor="accent2" w:themeTint="66"/>
        <w:bottom w:val="single" w:sz="4" w:space="0" w:color="F9C1BE" w:themeColor="accent2" w:themeTint="66"/>
        <w:right w:val="single" w:sz="4" w:space="0" w:color="F9C1BE" w:themeColor="accent2" w:themeTint="66"/>
        <w:insideH w:val="single" w:sz="4" w:space="0" w:color="F9C1BE" w:themeColor="accent2" w:themeTint="66"/>
        <w:insideV w:val="single" w:sz="4" w:space="0" w:color="F9C1BE" w:themeColor="accent2" w:themeTint="66"/>
      </w:tblBorders>
    </w:tblPr>
    <w:tblStylePr w:type="firstRow">
      <w:rPr>
        <w:b/>
        <w:bCs/>
      </w:rPr>
      <w:tblPr/>
      <w:tcPr>
        <w:tcBorders>
          <w:bottom w:val="single" w:sz="12" w:space="0" w:color="F7A29E" w:themeColor="accent2" w:themeTint="99"/>
        </w:tcBorders>
      </w:tcPr>
    </w:tblStylePr>
    <w:tblStylePr w:type="lastRow">
      <w:rPr>
        <w:b/>
        <w:bCs/>
      </w:rPr>
      <w:tblPr/>
      <w:tcPr>
        <w:tcBorders>
          <w:top w:val="double" w:sz="2" w:space="0" w:color="F7A29E"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locked/>
    <w:rsid w:val="0089154A"/>
    <w:tblPr>
      <w:tblStyleRowBandSize w:val="1"/>
      <w:tblStyleColBandSize w:val="1"/>
      <w:tblBorders>
        <w:top w:val="single" w:sz="4" w:space="0" w:color="FF91D2" w:themeColor="accent3" w:themeTint="66"/>
        <w:left w:val="single" w:sz="4" w:space="0" w:color="FF91D2" w:themeColor="accent3" w:themeTint="66"/>
        <w:bottom w:val="single" w:sz="4" w:space="0" w:color="FF91D2" w:themeColor="accent3" w:themeTint="66"/>
        <w:right w:val="single" w:sz="4" w:space="0" w:color="FF91D2" w:themeColor="accent3" w:themeTint="66"/>
        <w:insideH w:val="single" w:sz="4" w:space="0" w:color="FF91D2" w:themeColor="accent3" w:themeTint="66"/>
        <w:insideV w:val="single" w:sz="4" w:space="0" w:color="FF91D2" w:themeColor="accent3" w:themeTint="66"/>
      </w:tblBorders>
    </w:tblPr>
    <w:tblStylePr w:type="firstRow">
      <w:rPr>
        <w:b/>
        <w:bCs/>
      </w:rPr>
      <w:tblPr/>
      <w:tcPr>
        <w:tcBorders>
          <w:bottom w:val="single" w:sz="12" w:space="0" w:color="FF5ABB" w:themeColor="accent3" w:themeTint="99"/>
        </w:tcBorders>
      </w:tcPr>
    </w:tblStylePr>
    <w:tblStylePr w:type="lastRow">
      <w:rPr>
        <w:b/>
        <w:bCs/>
      </w:rPr>
      <w:tblPr/>
      <w:tcPr>
        <w:tcBorders>
          <w:top w:val="double" w:sz="2" w:space="0" w:color="FF5AB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locked/>
    <w:rsid w:val="0089154A"/>
    <w:tblPr>
      <w:tblStyleRowBandSize w:val="1"/>
      <w:tblStyleColBandSize w:val="1"/>
      <w:tblBorders>
        <w:top w:val="single" w:sz="4" w:space="0" w:color="A2A0BF" w:themeColor="accent4" w:themeTint="66"/>
        <w:left w:val="single" w:sz="4" w:space="0" w:color="A2A0BF" w:themeColor="accent4" w:themeTint="66"/>
        <w:bottom w:val="single" w:sz="4" w:space="0" w:color="A2A0BF" w:themeColor="accent4" w:themeTint="66"/>
        <w:right w:val="single" w:sz="4" w:space="0" w:color="A2A0BF" w:themeColor="accent4" w:themeTint="66"/>
        <w:insideH w:val="single" w:sz="4" w:space="0" w:color="A2A0BF" w:themeColor="accent4" w:themeTint="66"/>
        <w:insideV w:val="single" w:sz="4" w:space="0" w:color="A2A0BF" w:themeColor="accent4" w:themeTint="66"/>
      </w:tblBorders>
    </w:tblPr>
    <w:tblStylePr w:type="firstRow">
      <w:rPr>
        <w:b/>
        <w:bCs/>
      </w:rPr>
      <w:tblPr/>
      <w:tcPr>
        <w:tcBorders>
          <w:bottom w:val="single" w:sz="12" w:space="0" w:color="7470A0" w:themeColor="accent4" w:themeTint="99"/>
        </w:tcBorders>
      </w:tcPr>
    </w:tblStylePr>
    <w:tblStylePr w:type="lastRow">
      <w:rPr>
        <w:b/>
        <w:bCs/>
      </w:rPr>
      <w:tblPr/>
      <w:tcPr>
        <w:tcBorders>
          <w:top w:val="double" w:sz="2" w:space="0" w:color="7470A0"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locked/>
    <w:rsid w:val="0089154A"/>
    <w:tblPr>
      <w:tblStyleRowBandSize w:val="1"/>
      <w:tblStyleColBandSize w:val="1"/>
      <w:tblBorders>
        <w:top w:val="single" w:sz="4" w:space="0" w:color="BFC0C3" w:themeColor="accent5" w:themeTint="66"/>
        <w:left w:val="single" w:sz="4" w:space="0" w:color="BFC0C3" w:themeColor="accent5" w:themeTint="66"/>
        <w:bottom w:val="single" w:sz="4" w:space="0" w:color="BFC0C3" w:themeColor="accent5" w:themeTint="66"/>
        <w:right w:val="single" w:sz="4" w:space="0" w:color="BFC0C3" w:themeColor="accent5" w:themeTint="66"/>
        <w:insideH w:val="single" w:sz="4" w:space="0" w:color="BFC0C3" w:themeColor="accent5" w:themeTint="66"/>
        <w:insideV w:val="single" w:sz="4" w:space="0" w:color="BFC0C3" w:themeColor="accent5" w:themeTint="66"/>
      </w:tblBorders>
    </w:tblPr>
    <w:tblStylePr w:type="firstRow">
      <w:rPr>
        <w:b/>
        <w:bCs/>
      </w:rPr>
      <w:tblPr/>
      <w:tcPr>
        <w:tcBorders>
          <w:bottom w:val="single" w:sz="12" w:space="0" w:color="9FA1A6" w:themeColor="accent5" w:themeTint="99"/>
        </w:tcBorders>
      </w:tcPr>
    </w:tblStylePr>
    <w:tblStylePr w:type="lastRow">
      <w:rPr>
        <w:b/>
        <w:bCs/>
      </w:rPr>
      <w:tblPr/>
      <w:tcPr>
        <w:tcBorders>
          <w:top w:val="double" w:sz="2" w:space="0" w:color="9FA1A6"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locked/>
    <w:rsid w:val="0089154A"/>
    <w:tblPr>
      <w:tblStyleRowBandSize w:val="1"/>
      <w:tblStyleColBandSize w:val="1"/>
      <w:tblBorders>
        <w:top w:val="single" w:sz="4" w:space="0" w:color="EFEFEE" w:themeColor="accent6" w:themeTint="66"/>
        <w:left w:val="single" w:sz="4" w:space="0" w:color="EFEFEE" w:themeColor="accent6" w:themeTint="66"/>
        <w:bottom w:val="single" w:sz="4" w:space="0" w:color="EFEFEE" w:themeColor="accent6" w:themeTint="66"/>
        <w:right w:val="single" w:sz="4" w:space="0" w:color="EFEFEE" w:themeColor="accent6" w:themeTint="66"/>
        <w:insideH w:val="single" w:sz="4" w:space="0" w:color="EFEFEE" w:themeColor="accent6" w:themeTint="66"/>
        <w:insideV w:val="single" w:sz="4" w:space="0" w:color="EFEFEE" w:themeColor="accent6" w:themeTint="66"/>
      </w:tblBorders>
    </w:tblPr>
    <w:tblStylePr w:type="firstRow">
      <w:rPr>
        <w:b/>
        <w:bCs/>
      </w:rPr>
      <w:tblPr/>
      <w:tcPr>
        <w:tcBorders>
          <w:bottom w:val="single" w:sz="12" w:space="0" w:color="E8E8E6" w:themeColor="accent6" w:themeTint="99"/>
        </w:tcBorders>
      </w:tcPr>
    </w:tblStylePr>
    <w:tblStylePr w:type="lastRow">
      <w:rPr>
        <w:b/>
        <w:bCs/>
      </w:rPr>
      <w:tblPr/>
      <w:tcPr>
        <w:tcBorders>
          <w:top w:val="double" w:sz="2" w:space="0" w:color="E8E8E6"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locked/>
    <w:rsid w:val="0089154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locked/>
    <w:rsid w:val="0089154A"/>
    <w:tblPr>
      <w:tblStyleRowBandSize w:val="1"/>
      <w:tblStyleColBandSize w:val="1"/>
      <w:tblBorders>
        <w:top w:val="single" w:sz="2" w:space="0" w:color="FDD272" w:themeColor="accent1" w:themeTint="99"/>
        <w:bottom w:val="single" w:sz="2" w:space="0" w:color="FDD272" w:themeColor="accent1" w:themeTint="99"/>
        <w:insideH w:val="single" w:sz="2" w:space="0" w:color="FDD272" w:themeColor="accent1" w:themeTint="99"/>
        <w:insideV w:val="single" w:sz="2" w:space="0" w:color="FDD272" w:themeColor="accent1" w:themeTint="99"/>
      </w:tblBorders>
    </w:tblPr>
    <w:tblStylePr w:type="firstRow">
      <w:rPr>
        <w:b/>
        <w:bCs/>
      </w:rPr>
      <w:tblPr/>
      <w:tcPr>
        <w:tcBorders>
          <w:top w:val="nil"/>
          <w:bottom w:val="single" w:sz="12" w:space="0" w:color="FDD272" w:themeColor="accent1" w:themeTint="99"/>
          <w:insideH w:val="nil"/>
          <w:insideV w:val="nil"/>
        </w:tcBorders>
        <w:shd w:val="clear" w:color="auto" w:fill="FFFFFF" w:themeFill="background1"/>
      </w:tcPr>
    </w:tblStylePr>
    <w:tblStylePr w:type="lastRow">
      <w:rPr>
        <w:b/>
        <w:bCs/>
      </w:rPr>
      <w:tblPr/>
      <w:tcPr>
        <w:tcBorders>
          <w:top w:val="double" w:sz="2" w:space="0" w:color="FDD27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GridTable2-Accent21">
    <w:name w:val="Grid Table 2 - Accent 21"/>
    <w:basedOn w:val="TableNormal"/>
    <w:uiPriority w:val="47"/>
    <w:locked/>
    <w:rsid w:val="0089154A"/>
    <w:tblPr>
      <w:tblStyleRowBandSize w:val="1"/>
      <w:tblStyleColBandSize w:val="1"/>
      <w:tblBorders>
        <w:top w:val="single" w:sz="2" w:space="0" w:color="F7A29E" w:themeColor="accent2" w:themeTint="99"/>
        <w:bottom w:val="single" w:sz="2" w:space="0" w:color="F7A29E" w:themeColor="accent2" w:themeTint="99"/>
        <w:insideH w:val="single" w:sz="2" w:space="0" w:color="F7A29E" w:themeColor="accent2" w:themeTint="99"/>
        <w:insideV w:val="single" w:sz="2" w:space="0" w:color="F7A29E" w:themeColor="accent2" w:themeTint="99"/>
      </w:tblBorders>
    </w:tblPr>
    <w:tblStylePr w:type="firstRow">
      <w:rPr>
        <w:b/>
        <w:bCs/>
      </w:rPr>
      <w:tblPr/>
      <w:tcPr>
        <w:tcBorders>
          <w:top w:val="nil"/>
          <w:bottom w:val="single" w:sz="12" w:space="0" w:color="F7A29E" w:themeColor="accent2" w:themeTint="99"/>
          <w:insideH w:val="nil"/>
          <w:insideV w:val="nil"/>
        </w:tcBorders>
        <w:shd w:val="clear" w:color="auto" w:fill="FFFFFF" w:themeFill="background1"/>
      </w:tcPr>
    </w:tblStylePr>
    <w:tblStylePr w:type="lastRow">
      <w:rPr>
        <w:b/>
        <w:bCs/>
      </w:rPr>
      <w:tblPr/>
      <w:tcPr>
        <w:tcBorders>
          <w:top w:val="double" w:sz="2" w:space="0" w:color="F7A29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GridTable2-Accent31">
    <w:name w:val="Grid Table 2 - Accent 31"/>
    <w:basedOn w:val="TableNormal"/>
    <w:uiPriority w:val="47"/>
    <w:locked/>
    <w:rsid w:val="0089154A"/>
    <w:tblPr>
      <w:tblStyleRowBandSize w:val="1"/>
      <w:tblStyleColBandSize w:val="1"/>
      <w:tblBorders>
        <w:top w:val="single" w:sz="2" w:space="0" w:color="FF5ABB" w:themeColor="accent3" w:themeTint="99"/>
        <w:bottom w:val="single" w:sz="2" w:space="0" w:color="FF5ABB" w:themeColor="accent3" w:themeTint="99"/>
        <w:insideH w:val="single" w:sz="2" w:space="0" w:color="FF5ABB" w:themeColor="accent3" w:themeTint="99"/>
        <w:insideV w:val="single" w:sz="2" w:space="0" w:color="FF5ABB" w:themeColor="accent3" w:themeTint="99"/>
      </w:tblBorders>
    </w:tblPr>
    <w:tblStylePr w:type="firstRow">
      <w:rPr>
        <w:b/>
        <w:bCs/>
      </w:rPr>
      <w:tblPr/>
      <w:tcPr>
        <w:tcBorders>
          <w:top w:val="nil"/>
          <w:bottom w:val="single" w:sz="12" w:space="0" w:color="FF5ABB" w:themeColor="accent3" w:themeTint="99"/>
          <w:insideH w:val="nil"/>
          <w:insideV w:val="nil"/>
        </w:tcBorders>
        <w:shd w:val="clear" w:color="auto" w:fill="FFFFFF" w:themeFill="background1"/>
      </w:tcPr>
    </w:tblStylePr>
    <w:tblStylePr w:type="lastRow">
      <w:rPr>
        <w:b/>
        <w:bCs/>
      </w:rPr>
      <w:tblPr/>
      <w:tcPr>
        <w:tcBorders>
          <w:top w:val="double" w:sz="2" w:space="0" w:color="FF5AB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GridTable2-Accent41">
    <w:name w:val="Grid Table 2 - Accent 41"/>
    <w:basedOn w:val="TableNormal"/>
    <w:uiPriority w:val="47"/>
    <w:locked/>
    <w:rsid w:val="0089154A"/>
    <w:tblPr>
      <w:tblStyleRowBandSize w:val="1"/>
      <w:tblStyleColBandSize w:val="1"/>
      <w:tblBorders>
        <w:top w:val="single" w:sz="2" w:space="0" w:color="7470A0" w:themeColor="accent4" w:themeTint="99"/>
        <w:bottom w:val="single" w:sz="2" w:space="0" w:color="7470A0" w:themeColor="accent4" w:themeTint="99"/>
        <w:insideH w:val="single" w:sz="2" w:space="0" w:color="7470A0" w:themeColor="accent4" w:themeTint="99"/>
        <w:insideV w:val="single" w:sz="2" w:space="0" w:color="7470A0" w:themeColor="accent4" w:themeTint="99"/>
      </w:tblBorders>
    </w:tblPr>
    <w:tblStylePr w:type="firstRow">
      <w:rPr>
        <w:b/>
        <w:bCs/>
      </w:rPr>
      <w:tblPr/>
      <w:tcPr>
        <w:tcBorders>
          <w:top w:val="nil"/>
          <w:bottom w:val="single" w:sz="12" w:space="0" w:color="7470A0" w:themeColor="accent4" w:themeTint="99"/>
          <w:insideH w:val="nil"/>
          <w:insideV w:val="nil"/>
        </w:tcBorders>
        <w:shd w:val="clear" w:color="auto" w:fill="FFFFFF" w:themeFill="background1"/>
      </w:tcPr>
    </w:tblStylePr>
    <w:tblStylePr w:type="lastRow">
      <w:rPr>
        <w:b/>
        <w:bCs/>
      </w:rPr>
      <w:tblPr/>
      <w:tcPr>
        <w:tcBorders>
          <w:top w:val="double" w:sz="2" w:space="0" w:color="7470A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GridTable2-Accent51">
    <w:name w:val="Grid Table 2 - Accent 51"/>
    <w:basedOn w:val="TableNormal"/>
    <w:uiPriority w:val="47"/>
    <w:locked/>
    <w:rsid w:val="0089154A"/>
    <w:tblPr>
      <w:tblStyleRowBandSize w:val="1"/>
      <w:tblStyleColBandSize w:val="1"/>
      <w:tblBorders>
        <w:top w:val="single" w:sz="2" w:space="0" w:color="9FA1A6" w:themeColor="accent5" w:themeTint="99"/>
        <w:bottom w:val="single" w:sz="2" w:space="0" w:color="9FA1A6" w:themeColor="accent5" w:themeTint="99"/>
        <w:insideH w:val="single" w:sz="2" w:space="0" w:color="9FA1A6" w:themeColor="accent5" w:themeTint="99"/>
        <w:insideV w:val="single" w:sz="2" w:space="0" w:color="9FA1A6" w:themeColor="accent5" w:themeTint="99"/>
      </w:tblBorders>
    </w:tblPr>
    <w:tblStylePr w:type="firstRow">
      <w:rPr>
        <w:b/>
        <w:bCs/>
      </w:rPr>
      <w:tblPr/>
      <w:tcPr>
        <w:tcBorders>
          <w:top w:val="nil"/>
          <w:bottom w:val="single" w:sz="12" w:space="0" w:color="9FA1A6" w:themeColor="accent5" w:themeTint="99"/>
          <w:insideH w:val="nil"/>
          <w:insideV w:val="nil"/>
        </w:tcBorders>
        <w:shd w:val="clear" w:color="auto" w:fill="FFFFFF" w:themeFill="background1"/>
      </w:tcPr>
    </w:tblStylePr>
    <w:tblStylePr w:type="lastRow">
      <w:rPr>
        <w:b/>
        <w:bCs/>
      </w:rPr>
      <w:tblPr/>
      <w:tcPr>
        <w:tcBorders>
          <w:top w:val="double" w:sz="2" w:space="0" w:color="9FA1A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GridTable2-Accent61">
    <w:name w:val="Grid Table 2 - Accent 61"/>
    <w:basedOn w:val="TableNormal"/>
    <w:uiPriority w:val="47"/>
    <w:locked/>
    <w:rsid w:val="0089154A"/>
    <w:tblPr>
      <w:tblStyleRowBandSize w:val="1"/>
      <w:tblStyleColBandSize w:val="1"/>
      <w:tblBorders>
        <w:top w:val="single" w:sz="2" w:space="0" w:color="E8E8E6" w:themeColor="accent6" w:themeTint="99"/>
        <w:bottom w:val="single" w:sz="2" w:space="0" w:color="E8E8E6" w:themeColor="accent6" w:themeTint="99"/>
        <w:insideH w:val="single" w:sz="2" w:space="0" w:color="E8E8E6" w:themeColor="accent6" w:themeTint="99"/>
        <w:insideV w:val="single" w:sz="2" w:space="0" w:color="E8E8E6" w:themeColor="accent6" w:themeTint="99"/>
      </w:tblBorders>
    </w:tblPr>
    <w:tblStylePr w:type="firstRow">
      <w:rPr>
        <w:b/>
        <w:bCs/>
      </w:rPr>
      <w:tblPr/>
      <w:tcPr>
        <w:tcBorders>
          <w:top w:val="nil"/>
          <w:bottom w:val="single" w:sz="12" w:space="0" w:color="E8E8E6" w:themeColor="accent6" w:themeTint="99"/>
          <w:insideH w:val="nil"/>
          <w:insideV w:val="nil"/>
        </w:tcBorders>
        <w:shd w:val="clear" w:color="auto" w:fill="FFFFFF" w:themeFill="background1"/>
      </w:tcPr>
    </w:tblStylePr>
    <w:tblStylePr w:type="lastRow">
      <w:rPr>
        <w:b/>
        <w:bCs/>
      </w:rPr>
      <w:tblPr/>
      <w:tcPr>
        <w:tcBorders>
          <w:top w:val="double" w:sz="2" w:space="0" w:color="E8E8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GridTable31">
    <w:name w:val="Grid Table 31"/>
    <w:basedOn w:val="TableNormal"/>
    <w:uiPriority w:val="48"/>
    <w:locked/>
    <w:rsid w:val="0089154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locked/>
    <w:rsid w:val="0089154A"/>
    <w:tblPr>
      <w:tblStyleRowBandSize w:val="1"/>
      <w:tblStyleColBandSize w:val="1"/>
      <w:tblBorders>
        <w:top w:val="single" w:sz="4" w:space="0" w:color="FDD272" w:themeColor="accent1" w:themeTint="99"/>
        <w:left w:val="single" w:sz="4" w:space="0" w:color="FDD272" w:themeColor="accent1" w:themeTint="99"/>
        <w:bottom w:val="single" w:sz="4" w:space="0" w:color="FDD272" w:themeColor="accent1" w:themeTint="99"/>
        <w:right w:val="single" w:sz="4" w:space="0" w:color="FDD272" w:themeColor="accent1" w:themeTint="99"/>
        <w:insideH w:val="single" w:sz="4" w:space="0" w:color="FDD272" w:themeColor="accent1" w:themeTint="99"/>
        <w:insideV w:val="single" w:sz="4" w:space="0" w:color="FDD27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D0" w:themeFill="accent1" w:themeFillTint="33"/>
      </w:tcPr>
    </w:tblStylePr>
    <w:tblStylePr w:type="band1Horz">
      <w:tblPr/>
      <w:tcPr>
        <w:shd w:val="clear" w:color="auto" w:fill="FEF0D0" w:themeFill="accent1" w:themeFillTint="33"/>
      </w:tcPr>
    </w:tblStylePr>
    <w:tblStylePr w:type="neCell">
      <w:tblPr/>
      <w:tcPr>
        <w:tcBorders>
          <w:bottom w:val="single" w:sz="4" w:space="0" w:color="FDD272" w:themeColor="accent1" w:themeTint="99"/>
        </w:tcBorders>
      </w:tcPr>
    </w:tblStylePr>
    <w:tblStylePr w:type="nwCell">
      <w:tblPr/>
      <w:tcPr>
        <w:tcBorders>
          <w:bottom w:val="single" w:sz="4" w:space="0" w:color="FDD272" w:themeColor="accent1" w:themeTint="99"/>
        </w:tcBorders>
      </w:tcPr>
    </w:tblStylePr>
    <w:tblStylePr w:type="seCell">
      <w:tblPr/>
      <w:tcPr>
        <w:tcBorders>
          <w:top w:val="single" w:sz="4" w:space="0" w:color="FDD272" w:themeColor="accent1" w:themeTint="99"/>
        </w:tcBorders>
      </w:tcPr>
    </w:tblStylePr>
    <w:tblStylePr w:type="swCell">
      <w:tblPr/>
      <w:tcPr>
        <w:tcBorders>
          <w:top w:val="single" w:sz="4" w:space="0" w:color="FDD272" w:themeColor="accent1" w:themeTint="99"/>
        </w:tcBorders>
      </w:tcPr>
    </w:tblStylePr>
  </w:style>
  <w:style w:type="table" w:customStyle="1" w:styleId="GridTable3-Accent21">
    <w:name w:val="Grid Table 3 - Accent 21"/>
    <w:basedOn w:val="TableNormal"/>
    <w:uiPriority w:val="48"/>
    <w:locked/>
    <w:rsid w:val="0089154A"/>
    <w:tblPr>
      <w:tblStyleRowBandSize w:val="1"/>
      <w:tblStyleColBandSize w:val="1"/>
      <w:tblBorders>
        <w:top w:val="single" w:sz="4" w:space="0" w:color="F7A29E" w:themeColor="accent2" w:themeTint="99"/>
        <w:left w:val="single" w:sz="4" w:space="0" w:color="F7A29E" w:themeColor="accent2" w:themeTint="99"/>
        <w:bottom w:val="single" w:sz="4" w:space="0" w:color="F7A29E" w:themeColor="accent2" w:themeTint="99"/>
        <w:right w:val="single" w:sz="4" w:space="0" w:color="F7A29E" w:themeColor="accent2" w:themeTint="99"/>
        <w:insideH w:val="single" w:sz="4" w:space="0" w:color="F7A29E" w:themeColor="accent2" w:themeTint="99"/>
        <w:insideV w:val="single" w:sz="4" w:space="0" w:color="F7A29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0DE" w:themeFill="accent2" w:themeFillTint="33"/>
      </w:tcPr>
    </w:tblStylePr>
    <w:tblStylePr w:type="band1Horz">
      <w:tblPr/>
      <w:tcPr>
        <w:shd w:val="clear" w:color="auto" w:fill="FCE0DE" w:themeFill="accent2" w:themeFillTint="33"/>
      </w:tcPr>
    </w:tblStylePr>
    <w:tblStylePr w:type="neCell">
      <w:tblPr/>
      <w:tcPr>
        <w:tcBorders>
          <w:bottom w:val="single" w:sz="4" w:space="0" w:color="F7A29E" w:themeColor="accent2" w:themeTint="99"/>
        </w:tcBorders>
      </w:tcPr>
    </w:tblStylePr>
    <w:tblStylePr w:type="nwCell">
      <w:tblPr/>
      <w:tcPr>
        <w:tcBorders>
          <w:bottom w:val="single" w:sz="4" w:space="0" w:color="F7A29E" w:themeColor="accent2" w:themeTint="99"/>
        </w:tcBorders>
      </w:tcPr>
    </w:tblStylePr>
    <w:tblStylePr w:type="seCell">
      <w:tblPr/>
      <w:tcPr>
        <w:tcBorders>
          <w:top w:val="single" w:sz="4" w:space="0" w:color="F7A29E" w:themeColor="accent2" w:themeTint="99"/>
        </w:tcBorders>
      </w:tcPr>
    </w:tblStylePr>
    <w:tblStylePr w:type="swCell">
      <w:tblPr/>
      <w:tcPr>
        <w:tcBorders>
          <w:top w:val="single" w:sz="4" w:space="0" w:color="F7A29E" w:themeColor="accent2" w:themeTint="99"/>
        </w:tcBorders>
      </w:tcPr>
    </w:tblStylePr>
  </w:style>
  <w:style w:type="table" w:customStyle="1" w:styleId="GridTable3-Accent31">
    <w:name w:val="Grid Table 3 - Accent 31"/>
    <w:basedOn w:val="TableNormal"/>
    <w:uiPriority w:val="48"/>
    <w:locked/>
    <w:rsid w:val="0089154A"/>
    <w:tblPr>
      <w:tblStyleRowBandSize w:val="1"/>
      <w:tblStyleColBandSize w:val="1"/>
      <w:tblBorders>
        <w:top w:val="single" w:sz="4" w:space="0" w:color="FF5ABB" w:themeColor="accent3" w:themeTint="99"/>
        <w:left w:val="single" w:sz="4" w:space="0" w:color="FF5ABB" w:themeColor="accent3" w:themeTint="99"/>
        <w:bottom w:val="single" w:sz="4" w:space="0" w:color="FF5ABB" w:themeColor="accent3" w:themeTint="99"/>
        <w:right w:val="single" w:sz="4" w:space="0" w:color="FF5ABB" w:themeColor="accent3" w:themeTint="99"/>
        <w:insideH w:val="single" w:sz="4" w:space="0" w:color="FF5ABB" w:themeColor="accent3" w:themeTint="99"/>
        <w:insideV w:val="single" w:sz="4" w:space="0" w:color="FF5AB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8E8" w:themeFill="accent3" w:themeFillTint="33"/>
      </w:tcPr>
    </w:tblStylePr>
    <w:tblStylePr w:type="band1Horz">
      <w:tblPr/>
      <w:tcPr>
        <w:shd w:val="clear" w:color="auto" w:fill="FFC8E8" w:themeFill="accent3" w:themeFillTint="33"/>
      </w:tcPr>
    </w:tblStylePr>
    <w:tblStylePr w:type="neCell">
      <w:tblPr/>
      <w:tcPr>
        <w:tcBorders>
          <w:bottom w:val="single" w:sz="4" w:space="0" w:color="FF5ABB" w:themeColor="accent3" w:themeTint="99"/>
        </w:tcBorders>
      </w:tcPr>
    </w:tblStylePr>
    <w:tblStylePr w:type="nwCell">
      <w:tblPr/>
      <w:tcPr>
        <w:tcBorders>
          <w:bottom w:val="single" w:sz="4" w:space="0" w:color="FF5ABB" w:themeColor="accent3" w:themeTint="99"/>
        </w:tcBorders>
      </w:tcPr>
    </w:tblStylePr>
    <w:tblStylePr w:type="seCell">
      <w:tblPr/>
      <w:tcPr>
        <w:tcBorders>
          <w:top w:val="single" w:sz="4" w:space="0" w:color="FF5ABB" w:themeColor="accent3" w:themeTint="99"/>
        </w:tcBorders>
      </w:tcPr>
    </w:tblStylePr>
    <w:tblStylePr w:type="swCell">
      <w:tblPr/>
      <w:tcPr>
        <w:tcBorders>
          <w:top w:val="single" w:sz="4" w:space="0" w:color="FF5ABB" w:themeColor="accent3" w:themeTint="99"/>
        </w:tcBorders>
      </w:tcPr>
    </w:tblStylePr>
  </w:style>
  <w:style w:type="table" w:customStyle="1" w:styleId="GridTable3-Accent41">
    <w:name w:val="Grid Table 3 - Accent 41"/>
    <w:basedOn w:val="TableNormal"/>
    <w:uiPriority w:val="48"/>
    <w:locked/>
    <w:rsid w:val="0089154A"/>
    <w:tblPr>
      <w:tblStyleRowBandSize w:val="1"/>
      <w:tblStyleColBandSize w:val="1"/>
      <w:tblBorders>
        <w:top w:val="single" w:sz="4" w:space="0" w:color="7470A0" w:themeColor="accent4" w:themeTint="99"/>
        <w:left w:val="single" w:sz="4" w:space="0" w:color="7470A0" w:themeColor="accent4" w:themeTint="99"/>
        <w:bottom w:val="single" w:sz="4" w:space="0" w:color="7470A0" w:themeColor="accent4" w:themeTint="99"/>
        <w:right w:val="single" w:sz="4" w:space="0" w:color="7470A0" w:themeColor="accent4" w:themeTint="99"/>
        <w:insideH w:val="single" w:sz="4" w:space="0" w:color="7470A0" w:themeColor="accent4" w:themeTint="99"/>
        <w:insideV w:val="single" w:sz="4" w:space="0" w:color="7470A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CFDF" w:themeFill="accent4" w:themeFillTint="33"/>
      </w:tcPr>
    </w:tblStylePr>
    <w:tblStylePr w:type="band1Horz">
      <w:tblPr/>
      <w:tcPr>
        <w:shd w:val="clear" w:color="auto" w:fill="D0CFDF" w:themeFill="accent4" w:themeFillTint="33"/>
      </w:tcPr>
    </w:tblStylePr>
    <w:tblStylePr w:type="neCell">
      <w:tblPr/>
      <w:tcPr>
        <w:tcBorders>
          <w:bottom w:val="single" w:sz="4" w:space="0" w:color="7470A0" w:themeColor="accent4" w:themeTint="99"/>
        </w:tcBorders>
      </w:tcPr>
    </w:tblStylePr>
    <w:tblStylePr w:type="nwCell">
      <w:tblPr/>
      <w:tcPr>
        <w:tcBorders>
          <w:bottom w:val="single" w:sz="4" w:space="0" w:color="7470A0" w:themeColor="accent4" w:themeTint="99"/>
        </w:tcBorders>
      </w:tcPr>
    </w:tblStylePr>
    <w:tblStylePr w:type="seCell">
      <w:tblPr/>
      <w:tcPr>
        <w:tcBorders>
          <w:top w:val="single" w:sz="4" w:space="0" w:color="7470A0" w:themeColor="accent4" w:themeTint="99"/>
        </w:tcBorders>
      </w:tcPr>
    </w:tblStylePr>
    <w:tblStylePr w:type="swCell">
      <w:tblPr/>
      <w:tcPr>
        <w:tcBorders>
          <w:top w:val="single" w:sz="4" w:space="0" w:color="7470A0" w:themeColor="accent4" w:themeTint="99"/>
        </w:tcBorders>
      </w:tcPr>
    </w:tblStylePr>
  </w:style>
  <w:style w:type="table" w:customStyle="1" w:styleId="GridTable3-Accent51">
    <w:name w:val="Grid Table 3 - Accent 51"/>
    <w:basedOn w:val="TableNormal"/>
    <w:uiPriority w:val="48"/>
    <w:locked/>
    <w:rsid w:val="0089154A"/>
    <w:tblPr>
      <w:tblStyleRowBandSize w:val="1"/>
      <w:tblStyleColBandSize w:val="1"/>
      <w:tblBorders>
        <w:top w:val="single" w:sz="4" w:space="0" w:color="9FA1A6" w:themeColor="accent5" w:themeTint="99"/>
        <w:left w:val="single" w:sz="4" w:space="0" w:color="9FA1A6" w:themeColor="accent5" w:themeTint="99"/>
        <w:bottom w:val="single" w:sz="4" w:space="0" w:color="9FA1A6" w:themeColor="accent5" w:themeTint="99"/>
        <w:right w:val="single" w:sz="4" w:space="0" w:color="9FA1A6" w:themeColor="accent5" w:themeTint="99"/>
        <w:insideH w:val="single" w:sz="4" w:space="0" w:color="9FA1A6" w:themeColor="accent5" w:themeTint="99"/>
        <w:insideV w:val="single" w:sz="4" w:space="0" w:color="9FA1A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E1" w:themeFill="accent5" w:themeFillTint="33"/>
      </w:tcPr>
    </w:tblStylePr>
    <w:tblStylePr w:type="band1Horz">
      <w:tblPr/>
      <w:tcPr>
        <w:shd w:val="clear" w:color="auto" w:fill="DFDFE1" w:themeFill="accent5" w:themeFillTint="33"/>
      </w:tcPr>
    </w:tblStylePr>
    <w:tblStylePr w:type="neCell">
      <w:tblPr/>
      <w:tcPr>
        <w:tcBorders>
          <w:bottom w:val="single" w:sz="4" w:space="0" w:color="9FA1A6" w:themeColor="accent5" w:themeTint="99"/>
        </w:tcBorders>
      </w:tcPr>
    </w:tblStylePr>
    <w:tblStylePr w:type="nwCell">
      <w:tblPr/>
      <w:tcPr>
        <w:tcBorders>
          <w:bottom w:val="single" w:sz="4" w:space="0" w:color="9FA1A6" w:themeColor="accent5" w:themeTint="99"/>
        </w:tcBorders>
      </w:tcPr>
    </w:tblStylePr>
    <w:tblStylePr w:type="seCell">
      <w:tblPr/>
      <w:tcPr>
        <w:tcBorders>
          <w:top w:val="single" w:sz="4" w:space="0" w:color="9FA1A6" w:themeColor="accent5" w:themeTint="99"/>
        </w:tcBorders>
      </w:tcPr>
    </w:tblStylePr>
    <w:tblStylePr w:type="swCell">
      <w:tblPr/>
      <w:tcPr>
        <w:tcBorders>
          <w:top w:val="single" w:sz="4" w:space="0" w:color="9FA1A6" w:themeColor="accent5" w:themeTint="99"/>
        </w:tcBorders>
      </w:tcPr>
    </w:tblStylePr>
  </w:style>
  <w:style w:type="table" w:customStyle="1" w:styleId="GridTable3-Accent61">
    <w:name w:val="Grid Table 3 - Accent 61"/>
    <w:basedOn w:val="TableNormal"/>
    <w:uiPriority w:val="48"/>
    <w:locked/>
    <w:rsid w:val="0089154A"/>
    <w:tblPr>
      <w:tblStyleRowBandSize w:val="1"/>
      <w:tblStyleColBandSize w:val="1"/>
      <w:tblBorders>
        <w:top w:val="single" w:sz="4" w:space="0" w:color="E8E8E6" w:themeColor="accent6" w:themeTint="99"/>
        <w:left w:val="single" w:sz="4" w:space="0" w:color="E8E8E6" w:themeColor="accent6" w:themeTint="99"/>
        <w:bottom w:val="single" w:sz="4" w:space="0" w:color="E8E8E6" w:themeColor="accent6" w:themeTint="99"/>
        <w:right w:val="single" w:sz="4" w:space="0" w:color="E8E8E6" w:themeColor="accent6" w:themeTint="99"/>
        <w:insideH w:val="single" w:sz="4" w:space="0" w:color="E8E8E6" w:themeColor="accent6" w:themeTint="99"/>
        <w:insideV w:val="single" w:sz="4" w:space="0" w:color="E8E8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7F6" w:themeFill="accent6" w:themeFillTint="33"/>
      </w:tcPr>
    </w:tblStylePr>
    <w:tblStylePr w:type="band1Horz">
      <w:tblPr/>
      <w:tcPr>
        <w:shd w:val="clear" w:color="auto" w:fill="F7F7F6" w:themeFill="accent6" w:themeFillTint="33"/>
      </w:tcPr>
    </w:tblStylePr>
    <w:tblStylePr w:type="neCell">
      <w:tblPr/>
      <w:tcPr>
        <w:tcBorders>
          <w:bottom w:val="single" w:sz="4" w:space="0" w:color="E8E8E6" w:themeColor="accent6" w:themeTint="99"/>
        </w:tcBorders>
      </w:tcPr>
    </w:tblStylePr>
    <w:tblStylePr w:type="nwCell">
      <w:tblPr/>
      <w:tcPr>
        <w:tcBorders>
          <w:bottom w:val="single" w:sz="4" w:space="0" w:color="E8E8E6" w:themeColor="accent6" w:themeTint="99"/>
        </w:tcBorders>
      </w:tcPr>
    </w:tblStylePr>
    <w:tblStylePr w:type="seCell">
      <w:tblPr/>
      <w:tcPr>
        <w:tcBorders>
          <w:top w:val="single" w:sz="4" w:space="0" w:color="E8E8E6" w:themeColor="accent6" w:themeTint="99"/>
        </w:tcBorders>
      </w:tcPr>
    </w:tblStylePr>
    <w:tblStylePr w:type="swCell">
      <w:tblPr/>
      <w:tcPr>
        <w:tcBorders>
          <w:top w:val="single" w:sz="4" w:space="0" w:color="E8E8E6" w:themeColor="accent6" w:themeTint="99"/>
        </w:tcBorders>
      </w:tcPr>
    </w:tblStylePr>
  </w:style>
  <w:style w:type="table" w:customStyle="1" w:styleId="GridTable41">
    <w:name w:val="Grid Table 41"/>
    <w:basedOn w:val="TableNormal"/>
    <w:uiPriority w:val="49"/>
    <w:locked/>
    <w:rsid w:val="0089154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locked/>
    <w:rsid w:val="0089154A"/>
    <w:tblPr>
      <w:tblStyleRowBandSize w:val="1"/>
      <w:tblStyleColBandSize w:val="1"/>
      <w:tblBorders>
        <w:top w:val="single" w:sz="4" w:space="0" w:color="FDD272" w:themeColor="accent1" w:themeTint="99"/>
        <w:left w:val="single" w:sz="4" w:space="0" w:color="FDD272" w:themeColor="accent1" w:themeTint="99"/>
        <w:bottom w:val="single" w:sz="4" w:space="0" w:color="FDD272" w:themeColor="accent1" w:themeTint="99"/>
        <w:right w:val="single" w:sz="4" w:space="0" w:color="FDD272" w:themeColor="accent1" w:themeTint="99"/>
        <w:insideH w:val="single" w:sz="4" w:space="0" w:color="FDD272" w:themeColor="accent1" w:themeTint="99"/>
        <w:insideV w:val="single" w:sz="4" w:space="0" w:color="FDD272" w:themeColor="accent1" w:themeTint="99"/>
      </w:tblBorders>
    </w:tblPr>
    <w:tblStylePr w:type="firstRow">
      <w:rPr>
        <w:b/>
        <w:bCs/>
        <w:color w:val="FFFFFF" w:themeColor="background1"/>
      </w:rPr>
      <w:tblPr/>
      <w:tcPr>
        <w:tcBorders>
          <w:top w:val="single" w:sz="4" w:space="0" w:color="FDB515" w:themeColor="accent1"/>
          <w:left w:val="single" w:sz="4" w:space="0" w:color="FDB515" w:themeColor="accent1"/>
          <w:bottom w:val="single" w:sz="4" w:space="0" w:color="FDB515" w:themeColor="accent1"/>
          <w:right w:val="single" w:sz="4" w:space="0" w:color="FDB515" w:themeColor="accent1"/>
          <w:insideH w:val="nil"/>
          <w:insideV w:val="nil"/>
        </w:tcBorders>
        <w:shd w:val="clear" w:color="auto" w:fill="FDB515" w:themeFill="accent1"/>
      </w:tcPr>
    </w:tblStylePr>
    <w:tblStylePr w:type="lastRow">
      <w:rPr>
        <w:b/>
        <w:bCs/>
      </w:rPr>
      <w:tblPr/>
      <w:tcPr>
        <w:tcBorders>
          <w:top w:val="double" w:sz="4" w:space="0" w:color="FDB515" w:themeColor="accent1"/>
        </w:tcBorders>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GridTable4-Accent21">
    <w:name w:val="Grid Table 4 - Accent 21"/>
    <w:basedOn w:val="TableNormal"/>
    <w:uiPriority w:val="49"/>
    <w:locked/>
    <w:rsid w:val="0089154A"/>
    <w:tblPr>
      <w:tblStyleRowBandSize w:val="1"/>
      <w:tblStyleColBandSize w:val="1"/>
      <w:tblBorders>
        <w:top w:val="single" w:sz="4" w:space="0" w:color="F7A29E" w:themeColor="accent2" w:themeTint="99"/>
        <w:left w:val="single" w:sz="4" w:space="0" w:color="F7A29E" w:themeColor="accent2" w:themeTint="99"/>
        <w:bottom w:val="single" w:sz="4" w:space="0" w:color="F7A29E" w:themeColor="accent2" w:themeTint="99"/>
        <w:right w:val="single" w:sz="4" w:space="0" w:color="F7A29E" w:themeColor="accent2" w:themeTint="99"/>
        <w:insideH w:val="single" w:sz="4" w:space="0" w:color="F7A29E" w:themeColor="accent2" w:themeTint="99"/>
        <w:insideV w:val="single" w:sz="4" w:space="0" w:color="F7A29E" w:themeColor="accent2" w:themeTint="99"/>
      </w:tblBorders>
    </w:tblPr>
    <w:tblStylePr w:type="firstRow">
      <w:rPr>
        <w:b/>
        <w:bCs/>
        <w:color w:val="FFFFFF" w:themeColor="background1"/>
      </w:rPr>
      <w:tblPr/>
      <w:tcPr>
        <w:tcBorders>
          <w:top w:val="single" w:sz="4" w:space="0" w:color="F2665F" w:themeColor="accent2"/>
          <w:left w:val="single" w:sz="4" w:space="0" w:color="F2665F" w:themeColor="accent2"/>
          <w:bottom w:val="single" w:sz="4" w:space="0" w:color="F2665F" w:themeColor="accent2"/>
          <w:right w:val="single" w:sz="4" w:space="0" w:color="F2665F" w:themeColor="accent2"/>
          <w:insideH w:val="nil"/>
          <w:insideV w:val="nil"/>
        </w:tcBorders>
        <w:shd w:val="clear" w:color="auto" w:fill="F2665F" w:themeFill="accent2"/>
      </w:tcPr>
    </w:tblStylePr>
    <w:tblStylePr w:type="lastRow">
      <w:rPr>
        <w:b/>
        <w:bCs/>
      </w:rPr>
      <w:tblPr/>
      <w:tcPr>
        <w:tcBorders>
          <w:top w:val="double" w:sz="4" w:space="0" w:color="F2665F" w:themeColor="accent2"/>
        </w:tcBorders>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GridTable4-Accent31">
    <w:name w:val="Grid Table 4 - Accent 31"/>
    <w:basedOn w:val="TableNormal"/>
    <w:uiPriority w:val="49"/>
    <w:locked/>
    <w:rsid w:val="0089154A"/>
    <w:tblPr>
      <w:tblStyleRowBandSize w:val="1"/>
      <w:tblStyleColBandSize w:val="1"/>
      <w:tblBorders>
        <w:top w:val="single" w:sz="4" w:space="0" w:color="FF5ABB" w:themeColor="accent3" w:themeTint="99"/>
        <w:left w:val="single" w:sz="4" w:space="0" w:color="FF5ABB" w:themeColor="accent3" w:themeTint="99"/>
        <w:bottom w:val="single" w:sz="4" w:space="0" w:color="FF5ABB" w:themeColor="accent3" w:themeTint="99"/>
        <w:right w:val="single" w:sz="4" w:space="0" w:color="FF5ABB" w:themeColor="accent3" w:themeTint="99"/>
        <w:insideH w:val="single" w:sz="4" w:space="0" w:color="FF5ABB" w:themeColor="accent3" w:themeTint="99"/>
        <w:insideV w:val="single" w:sz="4" w:space="0" w:color="FF5ABB" w:themeColor="accent3" w:themeTint="99"/>
      </w:tblBorders>
    </w:tblPr>
    <w:tblStylePr w:type="firstRow">
      <w:rPr>
        <w:b/>
        <w:bCs/>
        <w:color w:val="FFFFFF" w:themeColor="background1"/>
      </w:rPr>
      <w:tblPr/>
      <w:tcPr>
        <w:tcBorders>
          <w:top w:val="single" w:sz="4" w:space="0" w:color="EC008C" w:themeColor="accent3"/>
          <w:left w:val="single" w:sz="4" w:space="0" w:color="EC008C" w:themeColor="accent3"/>
          <w:bottom w:val="single" w:sz="4" w:space="0" w:color="EC008C" w:themeColor="accent3"/>
          <w:right w:val="single" w:sz="4" w:space="0" w:color="EC008C" w:themeColor="accent3"/>
          <w:insideH w:val="nil"/>
          <w:insideV w:val="nil"/>
        </w:tcBorders>
        <w:shd w:val="clear" w:color="auto" w:fill="EC008C" w:themeFill="accent3"/>
      </w:tcPr>
    </w:tblStylePr>
    <w:tblStylePr w:type="lastRow">
      <w:rPr>
        <w:b/>
        <w:bCs/>
      </w:rPr>
      <w:tblPr/>
      <w:tcPr>
        <w:tcBorders>
          <w:top w:val="double" w:sz="4" w:space="0" w:color="EC008C" w:themeColor="accent3"/>
        </w:tcBorders>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GridTable4-Accent41">
    <w:name w:val="Grid Table 4 - Accent 41"/>
    <w:basedOn w:val="TableNormal"/>
    <w:uiPriority w:val="49"/>
    <w:locked/>
    <w:rsid w:val="0089154A"/>
    <w:tblPr>
      <w:tblStyleRowBandSize w:val="1"/>
      <w:tblStyleColBandSize w:val="1"/>
      <w:tblBorders>
        <w:top w:val="single" w:sz="4" w:space="0" w:color="7470A0" w:themeColor="accent4" w:themeTint="99"/>
        <w:left w:val="single" w:sz="4" w:space="0" w:color="7470A0" w:themeColor="accent4" w:themeTint="99"/>
        <w:bottom w:val="single" w:sz="4" w:space="0" w:color="7470A0" w:themeColor="accent4" w:themeTint="99"/>
        <w:right w:val="single" w:sz="4" w:space="0" w:color="7470A0" w:themeColor="accent4" w:themeTint="99"/>
        <w:insideH w:val="single" w:sz="4" w:space="0" w:color="7470A0" w:themeColor="accent4" w:themeTint="99"/>
        <w:insideV w:val="single" w:sz="4" w:space="0" w:color="7470A0" w:themeColor="accent4" w:themeTint="99"/>
      </w:tblBorders>
    </w:tblPr>
    <w:tblStylePr w:type="firstRow">
      <w:rPr>
        <w:b/>
        <w:bCs/>
        <w:color w:val="FFFFFF" w:themeColor="background1"/>
      </w:rPr>
      <w:tblPr/>
      <w:tcPr>
        <w:tcBorders>
          <w:top w:val="single" w:sz="4" w:space="0" w:color="302E45" w:themeColor="accent4"/>
          <w:left w:val="single" w:sz="4" w:space="0" w:color="302E45" w:themeColor="accent4"/>
          <w:bottom w:val="single" w:sz="4" w:space="0" w:color="302E45" w:themeColor="accent4"/>
          <w:right w:val="single" w:sz="4" w:space="0" w:color="302E45" w:themeColor="accent4"/>
          <w:insideH w:val="nil"/>
          <w:insideV w:val="nil"/>
        </w:tcBorders>
        <w:shd w:val="clear" w:color="auto" w:fill="302E45" w:themeFill="accent4"/>
      </w:tcPr>
    </w:tblStylePr>
    <w:tblStylePr w:type="lastRow">
      <w:rPr>
        <w:b/>
        <w:bCs/>
      </w:rPr>
      <w:tblPr/>
      <w:tcPr>
        <w:tcBorders>
          <w:top w:val="double" w:sz="4" w:space="0" w:color="302E45" w:themeColor="accent4"/>
        </w:tcBorders>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GridTable4-Accent51">
    <w:name w:val="Grid Table 4 - Accent 51"/>
    <w:basedOn w:val="TableNormal"/>
    <w:uiPriority w:val="49"/>
    <w:locked/>
    <w:rsid w:val="0089154A"/>
    <w:tblPr>
      <w:tblStyleRowBandSize w:val="1"/>
      <w:tblStyleColBandSize w:val="1"/>
      <w:tblBorders>
        <w:top w:val="single" w:sz="4" w:space="0" w:color="9FA1A6" w:themeColor="accent5" w:themeTint="99"/>
        <w:left w:val="single" w:sz="4" w:space="0" w:color="9FA1A6" w:themeColor="accent5" w:themeTint="99"/>
        <w:bottom w:val="single" w:sz="4" w:space="0" w:color="9FA1A6" w:themeColor="accent5" w:themeTint="99"/>
        <w:right w:val="single" w:sz="4" w:space="0" w:color="9FA1A6" w:themeColor="accent5" w:themeTint="99"/>
        <w:insideH w:val="single" w:sz="4" w:space="0" w:color="9FA1A6" w:themeColor="accent5" w:themeTint="99"/>
        <w:insideV w:val="single" w:sz="4" w:space="0" w:color="9FA1A6" w:themeColor="accent5" w:themeTint="99"/>
      </w:tblBorders>
    </w:tblPr>
    <w:tblStylePr w:type="firstRow">
      <w:rPr>
        <w:b/>
        <w:bCs/>
        <w:color w:val="FFFFFF" w:themeColor="background1"/>
      </w:rPr>
      <w:tblPr/>
      <w:tcPr>
        <w:tcBorders>
          <w:top w:val="single" w:sz="4" w:space="0" w:color="626469" w:themeColor="accent5"/>
          <w:left w:val="single" w:sz="4" w:space="0" w:color="626469" w:themeColor="accent5"/>
          <w:bottom w:val="single" w:sz="4" w:space="0" w:color="626469" w:themeColor="accent5"/>
          <w:right w:val="single" w:sz="4" w:space="0" w:color="626469" w:themeColor="accent5"/>
          <w:insideH w:val="nil"/>
          <w:insideV w:val="nil"/>
        </w:tcBorders>
        <w:shd w:val="clear" w:color="auto" w:fill="626469" w:themeFill="accent5"/>
      </w:tcPr>
    </w:tblStylePr>
    <w:tblStylePr w:type="lastRow">
      <w:rPr>
        <w:b/>
        <w:bCs/>
      </w:rPr>
      <w:tblPr/>
      <w:tcPr>
        <w:tcBorders>
          <w:top w:val="double" w:sz="4" w:space="0" w:color="626469" w:themeColor="accent5"/>
        </w:tcBorders>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GridTable4-Accent61">
    <w:name w:val="Grid Table 4 - Accent 61"/>
    <w:basedOn w:val="TableNormal"/>
    <w:uiPriority w:val="49"/>
    <w:locked/>
    <w:rsid w:val="0089154A"/>
    <w:tblPr>
      <w:tblStyleRowBandSize w:val="1"/>
      <w:tblStyleColBandSize w:val="1"/>
      <w:tblBorders>
        <w:top w:val="single" w:sz="4" w:space="0" w:color="E8E8E6" w:themeColor="accent6" w:themeTint="99"/>
        <w:left w:val="single" w:sz="4" w:space="0" w:color="E8E8E6" w:themeColor="accent6" w:themeTint="99"/>
        <w:bottom w:val="single" w:sz="4" w:space="0" w:color="E8E8E6" w:themeColor="accent6" w:themeTint="99"/>
        <w:right w:val="single" w:sz="4" w:space="0" w:color="E8E8E6" w:themeColor="accent6" w:themeTint="99"/>
        <w:insideH w:val="single" w:sz="4" w:space="0" w:color="E8E8E6" w:themeColor="accent6" w:themeTint="99"/>
        <w:insideV w:val="single" w:sz="4" w:space="0" w:color="E8E8E6" w:themeColor="accent6" w:themeTint="99"/>
      </w:tblBorders>
    </w:tblPr>
    <w:tblStylePr w:type="firstRow">
      <w:rPr>
        <w:b/>
        <w:bCs/>
        <w:color w:val="FFFFFF" w:themeColor="background1"/>
      </w:rPr>
      <w:tblPr/>
      <w:tcPr>
        <w:tcBorders>
          <w:top w:val="single" w:sz="4" w:space="0" w:color="D9D9D6" w:themeColor="accent6"/>
          <w:left w:val="single" w:sz="4" w:space="0" w:color="D9D9D6" w:themeColor="accent6"/>
          <w:bottom w:val="single" w:sz="4" w:space="0" w:color="D9D9D6" w:themeColor="accent6"/>
          <w:right w:val="single" w:sz="4" w:space="0" w:color="D9D9D6" w:themeColor="accent6"/>
          <w:insideH w:val="nil"/>
          <w:insideV w:val="nil"/>
        </w:tcBorders>
        <w:shd w:val="clear" w:color="auto" w:fill="D9D9D6" w:themeFill="accent6"/>
      </w:tcPr>
    </w:tblStylePr>
    <w:tblStylePr w:type="lastRow">
      <w:rPr>
        <w:b/>
        <w:bCs/>
      </w:rPr>
      <w:tblPr/>
      <w:tcPr>
        <w:tcBorders>
          <w:top w:val="double" w:sz="4" w:space="0" w:color="D9D9D6" w:themeColor="accent6"/>
        </w:tcBorders>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GridTable5Dark1">
    <w:name w:val="Grid Table 5 Dark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DB51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DB51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DB51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DB515" w:themeFill="accent1"/>
      </w:tcPr>
    </w:tblStylePr>
    <w:tblStylePr w:type="band1Vert">
      <w:tblPr/>
      <w:tcPr>
        <w:shd w:val="clear" w:color="auto" w:fill="FEE1A1" w:themeFill="accent1" w:themeFillTint="66"/>
      </w:tcPr>
    </w:tblStylePr>
    <w:tblStylePr w:type="band1Horz">
      <w:tblPr/>
      <w:tcPr>
        <w:shd w:val="clear" w:color="auto" w:fill="FEE1A1" w:themeFill="accent1" w:themeFillTint="66"/>
      </w:tcPr>
    </w:tblStylePr>
  </w:style>
  <w:style w:type="table" w:customStyle="1" w:styleId="GridTable5Dark-Accent21">
    <w:name w:val="Grid Table 5 Dark - Accent 2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0D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665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665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665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665F" w:themeFill="accent2"/>
      </w:tcPr>
    </w:tblStylePr>
    <w:tblStylePr w:type="band1Vert">
      <w:tblPr/>
      <w:tcPr>
        <w:shd w:val="clear" w:color="auto" w:fill="F9C1BE" w:themeFill="accent2" w:themeFillTint="66"/>
      </w:tcPr>
    </w:tblStylePr>
    <w:tblStylePr w:type="band1Horz">
      <w:tblPr/>
      <w:tcPr>
        <w:shd w:val="clear" w:color="auto" w:fill="F9C1BE" w:themeFill="accent2" w:themeFillTint="66"/>
      </w:tcPr>
    </w:tblStylePr>
  </w:style>
  <w:style w:type="table" w:customStyle="1" w:styleId="GridTable5Dark-Accent31">
    <w:name w:val="Grid Table 5 Dark - Accent 3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8E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008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008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008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008C" w:themeFill="accent3"/>
      </w:tcPr>
    </w:tblStylePr>
    <w:tblStylePr w:type="band1Vert">
      <w:tblPr/>
      <w:tcPr>
        <w:shd w:val="clear" w:color="auto" w:fill="FF91D2" w:themeFill="accent3" w:themeFillTint="66"/>
      </w:tcPr>
    </w:tblStylePr>
    <w:tblStylePr w:type="band1Horz">
      <w:tblPr/>
      <w:tcPr>
        <w:shd w:val="clear" w:color="auto" w:fill="FF91D2" w:themeFill="accent3" w:themeFillTint="66"/>
      </w:tcPr>
    </w:tblStylePr>
  </w:style>
  <w:style w:type="table" w:customStyle="1" w:styleId="GridTable5Dark-Accent41">
    <w:name w:val="Grid Table 5 Dark - Accent 4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CFD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02E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02E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02E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02E45" w:themeFill="accent4"/>
      </w:tcPr>
    </w:tblStylePr>
    <w:tblStylePr w:type="band1Vert">
      <w:tblPr/>
      <w:tcPr>
        <w:shd w:val="clear" w:color="auto" w:fill="A2A0BF" w:themeFill="accent4" w:themeFillTint="66"/>
      </w:tcPr>
    </w:tblStylePr>
    <w:tblStylePr w:type="band1Horz">
      <w:tblPr/>
      <w:tcPr>
        <w:shd w:val="clear" w:color="auto" w:fill="A2A0BF" w:themeFill="accent4" w:themeFillTint="66"/>
      </w:tcPr>
    </w:tblStylePr>
  </w:style>
  <w:style w:type="table" w:customStyle="1" w:styleId="GridTable5Dark-Accent51">
    <w:name w:val="Grid Table 5 Dark - Accent 5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E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64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64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64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6469" w:themeFill="accent5"/>
      </w:tcPr>
    </w:tblStylePr>
    <w:tblStylePr w:type="band1Vert">
      <w:tblPr/>
      <w:tcPr>
        <w:shd w:val="clear" w:color="auto" w:fill="BFC0C3" w:themeFill="accent5" w:themeFillTint="66"/>
      </w:tcPr>
    </w:tblStylePr>
    <w:tblStylePr w:type="band1Horz">
      <w:tblPr/>
      <w:tcPr>
        <w:shd w:val="clear" w:color="auto" w:fill="BFC0C3" w:themeFill="accent5" w:themeFillTint="66"/>
      </w:tcPr>
    </w:tblStylePr>
  </w:style>
  <w:style w:type="table" w:customStyle="1" w:styleId="GridTable5Dark-Accent61">
    <w:name w:val="Grid Table 5 Dark - Accent 61"/>
    <w:basedOn w:val="TableNormal"/>
    <w:uiPriority w:val="50"/>
    <w:locked/>
    <w:rsid w:val="008915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7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D9D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D9D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D9D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D9D6" w:themeFill="accent6"/>
      </w:tcPr>
    </w:tblStylePr>
    <w:tblStylePr w:type="band1Vert">
      <w:tblPr/>
      <w:tcPr>
        <w:shd w:val="clear" w:color="auto" w:fill="EFEFEE" w:themeFill="accent6" w:themeFillTint="66"/>
      </w:tcPr>
    </w:tblStylePr>
    <w:tblStylePr w:type="band1Horz">
      <w:tblPr/>
      <w:tcPr>
        <w:shd w:val="clear" w:color="auto" w:fill="EFEFEE" w:themeFill="accent6" w:themeFillTint="66"/>
      </w:tcPr>
    </w:tblStylePr>
  </w:style>
  <w:style w:type="table" w:customStyle="1" w:styleId="GridTable6Colorful1">
    <w:name w:val="Grid Table 6 Colorful1"/>
    <w:basedOn w:val="TableNormal"/>
    <w:uiPriority w:val="51"/>
    <w:locked/>
    <w:rsid w:val="0089154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locked/>
    <w:rsid w:val="0089154A"/>
    <w:rPr>
      <w:color w:val="CB8C01" w:themeColor="accent1" w:themeShade="BF"/>
    </w:rPr>
    <w:tblPr>
      <w:tblStyleRowBandSize w:val="1"/>
      <w:tblStyleColBandSize w:val="1"/>
      <w:tblBorders>
        <w:top w:val="single" w:sz="4" w:space="0" w:color="FDD272" w:themeColor="accent1" w:themeTint="99"/>
        <w:left w:val="single" w:sz="4" w:space="0" w:color="FDD272" w:themeColor="accent1" w:themeTint="99"/>
        <w:bottom w:val="single" w:sz="4" w:space="0" w:color="FDD272" w:themeColor="accent1" w:themeTint="99"/>
        <w:right w:val="single" w:sz="4" w:space="0" w:color="FDD272" w:themeColor="accent1" w:themeTint="99"/>
        <w:insideH w:val="single" w:sz="4" w:space="0" w:color="FDD272" w:themeColor="accent1" w:themeTint="99"/>
        <w:insideV w:val="single" w:sz="4" w:space="0" w:color="FDD272" w:themeColor="accent1" w:themeTint="99"/>
      </w:tblBorders>
    </w:tblPr>
    <w:tblStylePr w:type="firstRow">
      <w:rPr>
        <w:b/>
        <w:bCs/>
      </w:rPr>
      <w:tblPr/>
      <w:tcPr>
        <w:tcBorders>
          <w:bottom w:val="single" w:sz="12" w:space="0" w:color="FDD272" w:themeColor="accent1" w:themeTint="99"/>
        </w:tcBorders>
      </w:tcPr>
    </w:tblStylePr>
    <w:tblStylePr w:type="lastRow">
      <w:rPr>
        <w:b/>
        <w:bCs/>
      </w:rPr>
      <w:tblPr/>
      <w:tcPr>
        <w:tcBorders>
          <w:top w:val="double" w:sz="4" w:space="0" w:color="FDD272" w:themeColor="accent1" w:themeTint="99"/>
        </w:tcBorders>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GridTable6Colorful-Accent21">
    <w:name w:val="Grid Table 6 Colorful - Accent 21"/>
    <w:basedOn w:val="TableNormal"/>
    <w:uiPriority w:val="51"/>
    <w:locked/>
    <w:rsid w:val="0089154A"/>
    <w:rPr>
      <w:color w:val="E91D13" w:themeColor="accent2" w:themeShade="BF"/>
    </w:rPr>
    <w:tblPr>
      <w:tblStyleRowBandSize w:val="1"/>
      <w:tblStyleColBandSize w:val="1"/>
      <w:tblBorders>
        <w:top w:val="single" w:sz="4" w:space="0" w:color="F7A29E" w:themeColor="accent2" w:themeTint="99"/>
        <w:left w:val="single" w:sz="4" w:space="0" w:color="F7A29E" w:themeColor="accent2" w:themeTint="99"/>
        <w:bottom w:val="single" w:sz="4" w:space="0" w:color="F7A29E" w:themeColor="accent2" w:themeTint="99"/>
        <w:right w:val="single" w:sz="4" w:space="0" w:color="F7A29E" w:themeColor="accent2" w:themeTint="99"/>
        <w:insideH w:val="single" w:sz="4" w:space="0" w:color="F7A29E" w:themeColor="accent2" w:themeTint="99"/>
        <w:insideV w:val="single" w:sz="4" w:space="0" w:color="F7A29E" w:themeColor="accent2" w:themeTint="99"/>
      </w:tblBorders>
    </w:tblPr>
    <w:tblStylePr w:type="firstRow">
      <w:rPr>
        <w:b/>
        <w:bCs/>
      </w:rPr>
      <w:tblPr/>
      <w:tcPr>
        <w:tcBorders>
          <w:bottom w:val="single" w:sz="12" w:space="0" w:color="F7A29E" w:themeColor="accent2" w:themeTint="99"/>
        </w:tcBorders>
      </w:tcPr>
    </w:tblStylePr>
    <w:tblStylePr w:type="lastRow">
      <w:rPr>
        <w:b/>
        <w:bCs/>
      </w:rPr>
      <w:tblPr/>
      <w:tcPr>
        <w:tcBorders>
          <w:top w:val="double" w:sz="4" w:space="0" w:color="F7A29E" w:themeColor="accent2" w:themeTint="99"/>
        </w:tcBorders>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GridTable6Colorful-Accent31">
    <w:name w:val="Grid Table 6 Colorful - Accent 31"/>
    <w:basedOn w:val="TableNormal"/>
    <w:uiPriority w:val="51"/>
    <w:locked/>
    <w:rsid w:val="0089154A"/>
    <w:rPr>
      <w:color w:val="B00068" w:themeColor="accent3" w:themeShade="BF"/>
    </w:rPr>
    <w:tblPr>
      <w:tblStyleRowBandSize w:val="1"/>
      <w:tblStyleColBandSize w:val="1"/>
      <w:tblBorders>
        <w:top w:val="single" w:sz="4" w:space="0" w:color="FF5ABB" w:themeColor="accent3" w:themeTint="99"/>
        <w:left w:val="single" w:sz="4" w:space="0" w:color="FF5ABB" w:themeColor="accent3" w:themeTint="99"/>
        <w:bottom w:val="single" w:sz="4" w:space="0" w:color="FF5ABB" w:themeColor="accent3" w:themeTint="99"/>
        <w:right w:val="single" w:sz="4" w:space="0" w:color="FF5ABB" w:themeColor="accent3" w:themeTint="99"/>
        <w:insideH w:val="single" w:sz="4" w:space="0" w:color="FF5ABB" w:themeColor="accent3" w:themeTint="99"/>
        <w:insideV w:val="single" w:sz="4" w:space="0" w:color="FF5ABB" w:themeColor="accent3" w:themeTint="99"/>
      </w:tblBorders>
    </w:tblPr>
    <w:tblStylePr w:type="firstRow">
      <w:rPr>
        <w:b/>
        <w:bCs/>
      </w:rPr>
      <w:tblPr/>
      <w:tcPr>
        <w:tcBorders>
          <w:bottom w:val="single" w:sz="12" w:space="0" w:color="FF5ABB" w:themeColor="accent3" w:themeTint="99"/>
        </w:tcBorders>
      </w:tcPr>
    </w:tblStylePr>
    <w:tblStylePr w:type="lastRow">
      <w:rPr>
        <w:b/>
        <w:bCs/>
      </w:rPr>
      <w:tblPr/>
      <w:tcPr>
        <w:tcBorders>
          <w:top w:val="double" w:sz="4" w:space="0" w:color="FF5ABB" w:themeColor="accent3" w:themeTint="99"/>
        </w:tcBorders>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GridTable6Colorful-Accent41">
    <w:name w:val="Grid Table 6 Colorful - Accent 41"/>
    <w:basedOn w:val="TableNormal"/>
    <w:uiPriority w:val="51"/>
    <w:locked/>
    <w:rsid w:val="0089154A"/>
    <w:rPr>
      <w:color w:val="232233" w:themeColor="accent4" w:themeShade="BF"/>
    </w:rPr>
    <w:tblPr>
      <w:tblStyleRowBandSize w:val="1"/>
      <w:tblStyleColBandSize w:val="1"/>
      <w:tblBorders>
        <w:top w:val="single" w:sz="4" w:space="0" w:color="7470A0" w:themeColor="accent4" w:themeTint="99"/>
        <w:left w:val="single" w:sz="4" w:space="0" w:color="7470A0" w:themeColor="accent4" w:themeTint="99"/>
        <w:bottom w:val="single" w:sz="4" w:space="0" w:color="7470A0" w:themeColor="accent4" w:themeTint="99"/>
        <w:right w:val="single" w:sz="4" w:space="0" w:color="7470A0" w:themeColor="accent4" w:themeTint="99"/>
        <w:insideH w:val="single" w:sz="4" w:space="0" w:color="7470A0" w:themeColor="accent4" w:themeTint="99"/>
        <w:insideV w:val="single" w:sz="4" w:space="0" w:color="7470A0" w:themeColor="accent4" w:themeTint="99"/>
      </w:tblBorders>
    </w:tblPr>
    <w:tblStylePr w:type="firstRow">
      <w:rPr>
        <w:b/>
        <w:bCs/>
      </w:rPr>
      <w:tblPr/>
      <w:tcPr>
        <w:tcBorders>
          <w:bottom w:val="single" w:sz="12" w:space="0" w:color="7470A0" w:themeColor="accent4" w:themeTint="99"/>
        </w:tcBorders>
      </w:tcPr>
    </w:tblStylePr>
    <w:tblStylePr w:type="lastRow">
      <w:rPr>
        <w:b/>
        <w:bCs/>
      </w:rPr>
      <w:tblPr/>
      <w:tcPr>
        <w:tcBorders>
          <w:top w:val="double" w:sz="4" w:space="0" w:color="7470A0" w:themeColor="accent4" w:themeTint="99"/>
        </w:tcBorders>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GridTable6Colorful-Accent51">
    <w:name w:val="Grid Table 6 Colorful - Accent 51"/>
    <w:basedOn w:val="TableNormal"/>
    <w:uiPriority w:val="51"/>
    <w:locked/>
    <w:rsid w:val="0089154A"/>
    <w:rPr>
      <w:color w:val="494A4E" w:themeColor="accent5" w:themeShade="BF"/>
    </w:rPr>
    <w:tblPr>
      <w:tblStyleRowBandSize w:val="1"/>
      <w:tblStyleColBandSize w:val="1"/>
      <w:tblBorders>
        <w:top w:val="single" w:sz="4" w:space="0" w:color="9FA1A6" w:themeColor="accent5" w:themeTint="99"/>
        <w:left w:val="single" w:sz="4" w:space="0" w:color="9FA1A6" w:themeColor="accent5" w:themeTint="99"/>
        <w:bottom w:val="single" w:sz="4" w:space="0" w:color="9FA1A6" w:themeColor="accent5" w:themeTint="99"/>
        <w:right w:val="single" w:sz="4" w:space="0" w:color="9FA1A6" w:themeColor="accent5" w:themeTint="99"/>
        <w:insideH w:val="single" w:sz="4" w:space="0" w:color="9FA1A6" w:themeColor="accent5" w:themeTint="99"/>
        <w:insideV w:val="single" w:sz="4" w:space="0" w:color="9FA1A6" w:themeColor="accent5" w:themeTint="99"/>
      </w:tblBorders>
    </w:tblPr>
    <w:tblStylePr w:type="firstRow">
      <w:rPr>
        <w:b/>
        <w:bCs/>
      </w:rPr>
      <w:tblPr/>
      <w:tcPr>
        <w:tcBorders>
          <w:bottom w:val="single" w:sz="12" w:space="0" w:color="9FA1A6" w:themeColor="accent5" w:themeTint="99"/>
        </w:tcBorders>
      </w:tcPr>
    </w:tblStylePr>
    <w:tblStylePr w:type="lastRow">
      <w:rPr>
        <w:b/>
        <w:bCs/>
      </w:rPr>
      <w:tblPr/>
      <w:tcPr>
        <w:tcBorders>
          <w:top w:val="double" w:sz="4" w:space="0" w:color="9FA1A6" w:themeColor="accent5" w:themeTint="99"/>
        </w:tcBorders>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GridTable6Colorful-Accent61">
    <w:name w:val="Grid Table 6 Colorful - Accent 61"/>
    <w:basedOn w:val="TableNormal"/>
    <w:uiPriority w:val="51"/>
    <w:locked/>
    <w:rsid w:val="0089154A"/>
    <w:rPr>
      <w:color w:val="A5A59D" w:themeColor="accent6" w:themeShade="BF"/>
    </w:rPr>
    <w:tblPr>
      <w:tblStyleRowBandSize w:val="1"/>
      <w:tblStyleColBandSize w:val="1"/>
      <w:tblBorders>
        <w:top w:val="single" w:sz="4" w:space="0" w:color="E8E8E6" w:themeColor="accent6" w:themeTint="99"/>
        <w:left w:val="single" w:sz="4" w:space="0" w:color="E8E8E6" w:themeColor="accent6" w:themeTint="99"/>
        <w:bottom w:val="single" w:sz="4" w:space="0" w:color="E8E8E6" w:themeColor="accent6" w:themeTint="99"/>
        <w:right w:val="single" w:sz="4" w:space="0" w:color="E8E8E6" w:themeColor="accent6" w:themeTint="99"/>
        <w:insideH w:val="single" w:sz="4" w:space="0" w:color="E8E8E6" w:themeColor="accent6" w:themeTint="99"/>
        <w:insideV w:val="single" w:sz="4" w:space="0" w:color="E8E8E6" w:themeColor="accent6" w:themeTint="99"/>
      </w:tblBorders>
    </w:tblPr>
    <w:tblStylePr w:type="firstRow">
      <w:rPr>
        <w:b/>
        <w:bCs/>
      </w:rPr>
      <w:tblPr/>
      <w:tcPr>
        <w:tcBorders>
          <w:bottom w:val="single" w:sz="12" w:space="0" w:color="E8E8E6" w:themeColor="accent6" w:themeTint="99"/>
        </w:tcBorders>
      </w:tcPr>
    </w:tblStylePr>
    <w:tblStylePr w:type="lastRow">
      <w:rPr>
        <w:b/>
        <w:bCs/>
      </w:rPr>
      <w:tblPr/>
      <w:tcPr>
        <w:tcBorders>
          <w:top w:val="double" w:sz="4" w:space="0" w:color="E8E8E6" w:themeColor="accent6" w:themeTint="99"/>
        </w:tcBorders>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GridTable7Colorful1">
    <w:name w:val="Grid Table 7 Colorful1"/>
    <w:basedOn w:val="TableNormal"/>
    <w:uiPriority w:val="52"/>
    <w:locked/>
    <w:rsid w:val="0089154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locked/>
    <w:rsid w:val="0089154A"/>
    <w:rPr>
      <w:color w:val="CB8C01" w:themeColor="accent1" w:themeShade="BF"/>
    </w:rPr>
    <w:tblPr>
      <w:tblStyleRowBandSize w:val="1"/>
      <w:tblStyleColBandSize w:val="1"/>
      <w:tblBorders>
        <w:top w:val="single" w:sz="4" w:space="0" w:color="FDD272" w:themeColor="accent1" w:themeTint="99"/>
        <w:left w:val="single" w:sz="4" w:space="0" w:color="FDD272" w:themeColor="accent1" w:themeTint="99"/>
        <w:bottom w:val="single" w:sz="4" w:space="0" w:color="FDD272" w:themeColor="accent1" w:themeTint="99"/>
        <w:right w:val="single" w:sz="4" w:space="0" w:color="FDD272" w:themeColor="accent1" w:themeTint="99"/>
        <w:insideH w:val="single" w:sz="4" w:space="0" w:color="FDD272" w:themeColor="accent1" w:themeTint="99"/>
        <w:insideV w:val="single" w:sz="4" w:space="0" w:color="FDD27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D0" w:themeFill="accent1" w:themeFillTint="33"/>
      </w:tcPr>
    </w:tblStylePr>
    <w:tblStylePr w:type="band1Horz">
      <w:tblPr/>
      <w:tcPr>
        <w:shd w:val="clear" w:color="auto" w:fill="FEF0D0" w:themeFill="accent1" w:themeFillTint="33"/>
      </w:tcPr>
    </w:tblStylePr>
    <w:tblStylePr w:type="neCell">
      <w:tblPr/>
      <w:tcPr>
        <w:tcBorders>
          <w:bottom w:val="single" w:sz="4" w:space="0" w:color="FDD272" w:themeColor="accent1" w:themeTint="99"/>
        </w:tcBorders>
      </w:tcPr>
    </w:tblStylePr>
    <w:tblStylePr w:type="nwCell">
      <w:tblPr/>
      <w:tcPr>
        <w:tcBorders>
          <w:bottom w:val="single" w:sz="4" w:space="0" w:color="FDD272" w:themeColor="accent1" w:themeTint="99"/>
        </w:tcBorders>
      </w:tcPr>
    </w:tblStylePr>
    <w:tblStylePr w:type="seCell">
      <w:tblPr/>
      <w:tcPr>
        <w:tcBorders>
          <w:top w:val="single" w:sz="4" w:space="0" w:color="FDD272" w:themeColor="accent1" w:themeTint="99"/>
        </w:tcBorders>
      </w:tcPr>
    </w:tblStylePr>
    <w:tblStylePr w:type="swCell">
      <w:tblPr/>
      <w:tcPr>
        <w:tcBorders>
          <w:top w:val="single" w:sz="4" w:space="0" w:color="FDD272" w:themeColor="accent1" w:themeTint="99"/>
        </w:tcBorders>
      </w:tcPr>
    </w:tblStylePr>
  </w:style>
  <w:style w:type="table" w:customStyle="1" w:styleId="GridTable7Colorful-Accent21">
    <w:name w:val="Grid Table 7 Colorful - Accent 21"/>
    <w:basedOn w:val="TableNormal"/>
    <w:uiPriority w:val="52"/>
    <w:locked/>
    <w:rsid w:val="0089154A"/>
    <w:rPr>
      <w:color w:val="E91D13" w:themeColor="accent2" w:themeShade="BF"/>
    </w:rPr>
    <w:tblPr>
      <w:tblStyleRowBandSize w:val="1"/>
      <w:tblStyleColBandSize w:val="1"/>
      <w:tblBorders>
        <w:top w:val="single" w:sz="4" w:space="0" w:color="F7A29E" w:themeColor="accent2" w:themeTint="99"/>
        <w:left w:val="single" w:sz="4" w:space="0" w:color="F7A29E" w:themeColor="accent2" w:themeTint="99"/>
        <w:bottom w:val="single" w:sz="4" w:space="0" w:color="F7A29E" w:themeColor="accent2" w:themeTint="99"/>
        <w:right w:val="single" w:sz="4" w:space="0" w:color="F7A29E" w:themeColor="accent2" w:themeTint="99"/>
        <w:insideH w:val="single" w:sz="4" w:space="0" w:color="F7A29E" w:themeColor="accent2" w:themeTint="99"/>
        <w:insideV w:val="single" w:sz="4" w:space="0" w:color="F7A29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0DE" w:themeFill="accent2" w:themeFillTint="33"/>
      </w:tcPr>
    </w:tblStylePr>
    <w:tblStylePr w:type="band1Horz">
      <w:tblPr/>
      <w:tcPr>
        <w:shd w:val="clear" w:color="auto" w:fill="FCE0DE" w:themeFill="accent2" w:themeFillTint="33"/>
      </w:tcPr>
    </w:tblStylePr>
    <w:tblStylePr w:type="neCell">
      <w:tblPr/>
      <w:tcPr>
        <w:tcBorders>
          <w:bottom w:val="single" w:sz="4" w:space="0" w:color="F7A29E" w:themeColor="accent2" w:themeTint="99"/>
        </w:tcBorders>
      </w:tcPr>
    </w:tblStylePr>
    <w:tblStylePr w:type="nwCell">
      <w:tblPr/>
      <w:tcPr>
        <w:tcBorders>
          <w:bottom w:val="single" w:sz="4" w:space="0" w:color="F7A29E" w:themeColor="accent2" w:themeTint="99"/>
        </w:tcBorders>
      </w:tcPr>
    </w:tblStylePr>
    <w:tblStylePr w:type="seCell">
      <w:tblPr/>
      <w:tcPr>
        <w:tcBorders>
          <w:top w:val="single" w:sz="4" w:space="0" w:color="F7A29E" w:themeColor="accent2" w:themeTint="99"/>
        </w:tcBorders>
      </w:tcPr>
    </w:tblStylePr>
    <w:tblStylePr w:type="swCell">
      <w:tblPr/>
      <w:tcPr>
        <w:tcBorders>
          <w:top w:val="single" w:sz="4" w:space="0" w:color="F7A29E" w:themeColor="accent2" w:themeTint="99"/>
        </w:tcBorders>
      </w:tcPr>
    </w:tblStylePr>
  </w:style>
  <w:style w:type="table" w:customStyle="1" w:styleId="GridTable7Colorful-Accent31">
    <w:name w:val="Grid Table 7 Colorful - Accent 31"/>
    <w:basedOn w:val="TableNormal"/>
    <w:uiPriority w:val="52"/>
    <w:locked/>
    <w:rsid w:val="0089154A"/>
    <w:rPr>
      <w:color w:val="B00068" w:themeColor="accent3" w:themeShade="BF"/>
    </w:rPr>
    <w:tblPr>
      <w:tblStyleRowBandSize w:val="1"/>
      <w:tblStyleColBandSize w:val="1"/>
      <w:tblBorders>
        <w:top w:val="single" w:sz="4" w:space="0" w:color="FF5ABB" w:themeColor="accent3" w:themeTint="99"/>
        <w:left w:val="single" w:sz="4" w:space="0" w:color="FF5ABB" w:themeColor="accent3" w:themeTint="99"/>
        <w:bottom w:val="single" w:sz="4" w:space="0" w:color="FF5ABB" w:themeColor="accent3" w:themeTint="99"/>
        <w:right w:val="single" w:sz="4" w:space="0" w:color="FF5ABB" w:themeColor="accent3" w:themeTint="99"/>
        <w:insideH w:val="single" w:sz="4" w:space="0" w:color="FF5ABB" w:themeColor="accent3" w:themeTint="99"/>
        <w:insideV w:val="single" w:sz="4" w:space="0" w:color="FF5AB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8E8" w:themeFill="accent3" w:themeFillTint="33"/>
      </w:tcPr>
    </w:tblStylePr>
    <w:tblStylePr w:type="band1Horz">
      <w:tblPr/>
      <w:tcPr>
        <w:shd w:val="clear" w:color="auto" w:fill="FFC8E8" w:themeFill="accent3" w:themeFillTint="33"/>
      </w:tcPr>
    </w:tblStylePr>
    <w:tblStylePr w:type="neCell">
      <w:tblPr/>
      <w:tcPr>
        <w:tcBorders>
          <w:bottom w:val="single" w:sz="4" w:space="0" w:color="FF5ABB" w:themeColor="accent3" w:themeTint="99"/>
        </w:tcBorders>
      </w:tcPr>
    </w:tblStylePr>
    <w:tblStylePr w:type="nwCell">
      <w:tblPr/>
      <w:tcPr>
        <w:tcBorders>
          <w:bottom w:val="single" w:sz="4" w:space="0" w:color="FF5ABB" w:themeColor="accent3" w:themeTint="99"/>
        </w:tcBorders>
      </w:tcPr>
    </w:tblStylePr>
    <w:tblStylePr w:type="seCell">
      <w:tblPr/>
      <w:tcPr>
        <w:tcBorders>
          <w:top w:val="single" w:sz="4" w:space="0" w:color="FF5ABB" w:themeColor="accent3" w:themeTint="99"/>
        </w:tcBorders>
      </w:tcPr>
    </w:tblStylePr>
    <w:tblStylePr w:type="swCell">
      <w:tblPr/>
      <w:tcPr>
        <w:tcBorders>
          <w:top w:val="single" w:sz="4" w:space="0" w:color="FF5ABB" w:themeColor="accent3" w:themeTint="99"/>
        </w:tcBorders>
      </w:tcPr>
    </w:tblStylePr>
  </w:style>
  <w:style w:type="table" w:customStyle="1" w:styleId="GridTable7Colorful-Accent41">
    <w:name w:val="Grid Table 7 Colorful - Accent 41"/>
    <w:basedOn w:val="TableNormal"/>
    <w:uiPriority w:val="52"/>
    <w:locked/>
    <w:rsid w:val="0089154A"/>
    <w:rPr>
      <w:color w:val="232233" w:themeColor="accent4" w:themeShade="BF"/>
    </w:rPr>
    <w:tblPr>
      <w:tblStyleRowBandSize w:val="1"/>
      <w:tblStyleColBandSize w:val="1"/>
      <w:tblBorders>
        <w:top w:val="single" w:sz="4" w:space="0" w:color="7470A0" w:themeColor="accent4" w:themeTint="99"/>
        <w:left w:val="single" w:sz="4" w:space="0" w:color="7470A0" w:themeColor="accent4" w:themeTint="99"/>
        <w:bottom w:val="single" w:sz="4" w:space="0" w:color="7470A0" w:themeColor="accent4" w:themeTint="99"/>
        <w:right w:val="single" w:sz="4" w:space="0" w:color="7470A0" w:themeColor="accent4" w:themeTint="99"/>
        <w:insideH w:val="single" w:sz="4" w:space="0" w:color="7470A0" w:themeColor="accent4" w:themeTint="99"/>
        <w:insideV w:val="single" w:sz="4" w:space="0" w:color="7470A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CFDF" w:themeFill="accent4" w:themeFillTint="33"/>
      </w:tcPr>
    </w:tblStylePr>
    <w:tblStylePr w:type="band1Horz">
      <w:tblPr/>
      <w:tcPr>
        <w:shd w:val="clear" w:color="auto" w:fill="D0CFDF" w:themeFill="accent4" w:themeFillTint="33"/>
      </w:tcPr>
    </w:tblStylePr>
    <w:tblStylePr w:type="neCell">
      <w:tblPr/>
      <w:tcPr>
        <w:tcBorders>
          <w:bottom w:val="single" w:sz="4" w:space="0" w:color="7470A0" w:themeColor="accent4" w:themeTint="99"/>
        </w:tcBorders>
      </w:tcPr>
    </w:tblStylePr>
    <w:tblStylePr w:type="nwCell">
      <w:tblPr/>
      <w:tcPr>
        <w:tcBorders>
          <w:bottom w:val="single" w:sz="4" w:space="0" w:color="7470A0" w:themeColor="accent4" w:themeTint="99"/>
        </w:tcBorders>
      </w:tcPr>
    </w:tblStylePr>
    <w:tblStylePr w:type="seCell">
      <w:tblPr/>
      <w:tcPr>
        <w:tcBorders>
          <w:top w:val="single" w:sz="4" w:space="0" w:color="7470A0" w:themeColor="accent4" w:themeTint="99"/>
        </w:tcBorders>
      </w:tcPr>
    </w:tblStylePr>
    <w:tblStylePr w:type="swCell">
      <w:tblPr/>
      <w:tcPr>
        <w:tcBorders>
          <w:top w:val="single" w:sz="4" w:space="0" w:color="7470A0" w:themeColor="accent4" w:themeTint="99"/>
        </w:tcBorders>
      </w:tcPr>
    </w:tblStylePr>
  </w:style>
  <w:style w:type="table" w:customStyle="1" w:styleId="GridTable7Colorful-Accent51">
    <w:name w:val="Grid Table 7 Colorful - Accent 51"/>
    <w:basedOn w:val="TableNormal"/>
    <w:uiPriority w:val="52"/>
    <w:locked/>
    <w:rsid w:val="0089154A"/>
    <w:rPr>
      <w:color w:val="494A4E" w:themeColor="accent5" w:themeShade="BF"/>
    </w:rPr>
    <w:tblPr>
      <w:tblStyleRowBandSize w:val="1"/>
      <w:tblStyleColBandSize w:val="1"/>
      <w:tblBorders>
        <w:top w:val="single" w:sz="4" w:space="0" w:color="9FA1A6" w:themeColor="accent5" w:themeTint="99"/>
        <w:left w:val="single" w:sz="4" w:space="0" w:color="9FA1A6" w:themeColor="accent5" w:themeTint="99"/>
        <w:bottom w:val="single" w:sz="4" w:space="0" w:color="9FA1A6" w:themeColor="accent5" w:themeTint="99"/>
        <w:right w:val="single" w:sz="4" w:space="0" w:color="9FA1A6" w:themeColor="accent5" w:themeTint="99"/>
        <w:insideH w:val="single" w:sz="4" w:space="0" w:color="9FA1A6" w:themeColor="accent5" w:themeTint="99"/>
        <w:insideV w:val="single" w:sz="4" w:space="0" w:color="9FA1A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E1" w:themeFill="accent5" w:themeFillTint="33"/>
      </w:tcPr>
    </w:tblStylePr>
    <w:tblStylePr w:type="band1Horz">
      <w:tblPr/>
      <w:tcPr>
        <w:shd w:val="clear" w:color="auto" w:fill="DFDFE1" w:themeFill="accent5" w:themeFillTint="33"/>
      </w:tcPr>
    </w:tblStylePr>
    <w:tblStylePr w:type="neCell">
      <w:tblPr/>
      <w:tcPr>
        <w:tcBorders>
          <w:bottom w:val="single" w:sz="4" w:space="0" w:color="9FA1A6" w:themeColor="accent5" w:themeTint="99"/>
        </w:tcBorders>
      </w:tcPr>
    </w:tblStylePr>
    <w:tblStylePr w:type="nwCell">
      <w:tblPr/>
      <w:tcPr>
        <w:tcBorders>
          <w:bottom w:val="single" w:sz="4" w:space="0" w:color="9FA1A6" w:themeColor="accent5" w:themeTint="99"/>
        </w:tcBorders>
      </w:tcPr>
    </w:tblStylePr>
    <w:tblStylePr w:type="seCell">
      <w:tblPr/>
      <w:tcPr>
        <w:tcBorders>
          <w:top w:val="single" w:sz="4" w:space="0" w:color="9FA1A6" w:themeColor="accent5" w:themeTint="99"/>
        </w:tcBorders>
      </w:tcPr>
    </w:tblStylePr>
    <w:tblStylePr w:type="swCell">
      <w:tblPr/>
      <w:tcPr>
        <w:tcBorders>
          <w:top w:val="single" w:sz="4" w:space="0" w:color="9FA1A6" w:themeColor="accent5" w:themeTint="99"/>
        </w:tcBorders>
      </w:tcPr>
    </w:tblStylePr>
  </w:style>
  <w:style w:type="table" w:customStyle="1" w:styleId="GridTable7Colorful-Accent61">
    <w:name w:val="Grid Table 7 Colorful - Accent 61"/>
    <w:basedOn w:val="TableNormal"/>
    <w:uiPriority w:val="52"/>
    <w:locked/>
    <w:rsid w:val="0089154A"/>
    <w:rPr>
      <w:color w:val="A5A59D" w:themeColor="accent6" w:themeShade="BF"/>
    </w:rPr>
    <w:tblPr>
      <w:tblStyleRowBandSize w:val="1"/>
      <w:tblStyleColBandSize w:val="1"/>
      <w:tblBorders>
        <w:top w:val="single" w:sz="4" w:space="0" w:color="E8E8E6" w:themeColor="accent6" w:themeTint="99"/>
        <w:left w:val="single" w:sz="4" w:space="0" w:color="E8E8E6" w:themeColor="accent6" w:themeTint="99"/>
        <w:bottom w:val="single" w:sz="4" w:space="0" w:color="E8E8E6" w:themeColor="accent6" w:themeTint="99"/>
        <w:right w:val="single" w:sz="4" w:space="0" w:color="E8E8E6" w:themeColor="accent6" w:themeTint="99"/>
        <w:insideH w:val="single" w:sz="4" w:space="0" w:color="E8E8E6" w:themeColor="accent6" w:themeTint="99"/>
        <w:insideV w:val="single" w:sz="4" w:space="0" w:color="E8E8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7F6" w:themeFill="accent6" w:themeFillTint="33"/>
      </w:tcPr>
    </w:tblStylePr>
    <w:tblStylePr w:type="band1Horz">
      <w:tblPr/>
      <w:tcPr>
        <w:shd w:val="clear" w:color="auto" w:fill="F7F7F6" w:themeFill="accent6" w:themeFillTint="33"/>
      </w:tcPr>
    </w:tblStylePr>
    <w:tblStylePr w:type="neCell">
      <w:tblPr/>
      <w:tcPr>
        <w:tcBorders>
          <w:bottom w:val="single" w:sz="4" w:space="0" w:color="E8E8E6" w:themeColor="accent6" w:themeTint="99"/>
        </w:tcBorders>
      </w:tcPr>
    </w:tblStylePr>
    <w:tblStylePr w:type="nwCell">
      <w:tblPr/>
      <w:tcPr>
        <w:tcBorders>
          <w:bottom w:val="single" w:sz="4" w:space="0" w:color="E8E8E6" w:themeColor="accent6" w:themeTint="99"/>
        </w:tcBorders>
      </w:tcPr>
    </w:tblStylePr>
    <w:tblStylePr w:type="seCell">
      <w:tblPr/>
      <w:tcPr>
        <w:tcBorders>
          <w:top w:val="single" w:sz="4" w:space="0" w:color="E8E8E6" w:themeColor="accent6" w:themeTint="99"/>
        </w:tcBorders>
      </w:tcPr>
    </w:tblStylePr>
    <w:tblStylePr w:type="swCell">
      <w:tblPr/>
      <w:tcPr>
        <w:tcBorders>
          <w:top w:val="single" w:sz="4" w:space="0" w:color="E8E8E6" w:themeColor="accent6" w:themeTint="99"/>
        </w:tcBorders>
      </w:tcPr>
    </w:tblStylePr>
  </w:style>
  <w:style w:type="character" w:styleId="HTMLAcronym">
    <w:name w:val="HTML Acronym"/>
    <w:basedOn w:val="DefaultParagraphFont"/>
    <w:uiPriority w:val="99"/>
    <w:semiHidden/>
    <w:unhideWhenUsed/>
    <w:rsid w:val="0089154A"/>
  </w:style>
  <w:style w:type="paragraph" w:styleId="HTMLAddress">
    <w:name w:val="HTML Address"/>
    <w:basedOn w:val="Normal"/>
    <w:link w:val="HTMLAddressChar"/>
    <w:uiPriority w:val="99"/>
    <w:semiHidden/>
    <w:unhideWhenUsed/>
    <w:rsid w:val="0089154A"/>
    <w:pPr>
      <w:spacing w:before="0" w:after="0"/>
    </w:pPr>
    <w:rPr>
      <w:i/>
      <w:iCs/>
    </w:rPr>
  </w:style>
  <w:style w:type="character" w:customStyle="1" w:styleId="HTMLAddressChar">
    <w:name w:val="HTML Address Char"/>
    <w:basedOn w:val="DefaultParagraphFont"/>
    <w:link w:val="HTMLAddress"/>
    <w:uiPriority w:val="99"/>
    <w:semiHidden/>
    <w:rsid w:val="0089154A"/>
    <w:rPr>
      <w:rFonts w:ascii="Century Gothic" w:hAnsi="Century Gothic"/>
      <w:i/>
      <w:iCs/>
      <w:sz w:val="20"/>
    </w:rPr>
  </w:style>
  <w:style w:type="character" w:styleId="HTMLCite">
    <w:name w:val="HTML Cite"/>
    <w:basedOn w:val="DefaultParagraphFont"/>
    <w:uiPriority w:val="99"/>
    <w:semiHidden/>
    <w:unhideWhenUsed/>
    <w:rsid w:val="0089154A"/>
    <w:rPr>
      <w:i/>
      <w:iCs/>
    </w:rPr>
  </w:style>
  <w:style w:type="character" w:styleId="HTMLCode">
    <w:name w:val="HTML Code"/>
    <w:basedOn w:val="DefaultParagraphFont"/>
    <w:uiPriority w:val="99"/>
    <w:semiHidden/>
    <w:unhideWhenUsed/>
    <w:rsid w:val="0089154A"/>
    <w:rPr>
      <w:rFonts w:ascii="Consolas" w:hAnsi="Consolas"/>
      <w:sz w:val="20"/>
      <w:szCs w:val="20"/>
    </w:rPr>
  </w:style>
  <w:style w:type="character" w:styleId="HTMLDefinition">
    <w:name w:val="HTML Definition"/>
    <w:basedOn w:val="DefaultParagraphFont"/>
    <w:uiPriority w:val="99"/>
    <w:semiHidden/>
    <w:unhideWhenUsed/>
    <w:rsid w:val="0089154A"/>
    <w:rPr>
      <w:i/>
      <w:iCs/>
    </w:rPr>
  </w:style>
  <w:style w:type="character" w:styleId="HTMLKeyboard">
    <w:name w:val="HTML Keyboard"/>
    <w:basedOn w:val="DefaultParagraphFont"/>
    <w:uiPriority w:val="99"/>
    <w:semiHidden/>
    <w:unhideWhenUsed/>
    <w:rsid w:val="0089154A"/>
    <w:rPr>
      <w:rFonts w:ascii="Consolas" w:hAnsi="Consolas"/>
      <w:sz w:val="20"/>
      <w:szCs w:val="20"/>
    </w:rPr>
  </w:style>
  <w:style w:type="paragraph" w:styleId="HTMLPreformatted">
    <w:name w:val="HTML Preformatted"/>
    <w:basedOn w:val="Normal"/>
    <w:link w:val="HTMLPreformattedChar"/>
    <w:uiPriority w:val="99"/>
    <w:semiHidden/>
    <w:unhideWhenUsed/>
    <w:rsid w:val="0089154A"/>
    <w:pPr>
      <w:spacing w:before="0"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89154A"/>
    <w:rPr>
      <w:rFonts w:ascii="Consolas" w:hAnsi="Consolas"/>
      <w:sz w:val="20"/>
      <w:szCs w:val="20"/>
    </w:rPr>
  </w:style>
  <w:style w:type="character" w:styleId="HTMLSample">
    <w:name w:val="HTML Sample"/>
    <w:basedOn w:val="DefaultParagraphFont"/>
    <w:uiPriority w:val="99"/>
    <w:semiHidden/>
    <w:unhideWhenUsed/>
    <w:rsid w:val="0089154A"/>
    <w:rPr>
      <w:rFonts w:ascii="Consolas" w:hAnsi="Consolas"/>
      <w:sz w:val="24"/>
      <w:szCs w:val="24"/>
    </w:rPr>
  </w:style>
  <w:style w:type="character" w:styleId="HTMLTypewriter">
    <w:name w:val="HTML Typewriter"/>
    <w:basedOn w:val="DefaultParagraphFont"/>
    <w:uiPriority w:val="99"/>
    <w:semiHidden/>
    <w:unhideWhenUsed/>
    <w:rsid w:val="0089154A"/>
    <w:rPr>
      <w:rFonts w:ascii="Consolas" w:hAnsi="Consolas"/>
      <w:sz w:val="20"/>
      <w:szCs w:val="20"/>
    </w:rPr>
  </w:style>
  <w:style w:type="character" w:styleId="HTMLVariable">
    <w:name w:val="HTML Variable"/>
    <w:basedOn w:val="DefaultParagraphFont"/>
    <w:uiPriority w:val="99"/>
    <w:semiHidden/>
    <w:unhideWhenUsed/>
    <w:rsid w:val="0089154A"/>
    <w:rPr>
      <w:i/>
      <w:iCs/>
    </w:rPr>
  </w:style>
  <w:style w:type="table" w:styleId="LightGrid">
    <w:name w:val="Light Grid"/>
    <w:basedOn w:val="TableNormal"/>
    <w:uiPriority w:val="62"/>
    <w:semiHidden/>
    <w:unhideWhenUsed/>
    <w:rsid w:val="0089154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9154A"/>
    <w:tblPr>
      <w:tblStyleRowBandSize w:val="1"/>
      <w:tblStyleColBandSize w:val="1"/>
      <w:tblBorders>
        <w:top w:val="single" w:sz="8" w:space="0" w:color="FDB515" w:themeColor="accent1"/>
        <w:left w:val="single" w:sz="8" w:space="0" w:color="FDB515" w:themeColor="accent1"/>
        <w:bottom w:val="single" w:sz="8" w:space="0" w:color="FDB515" w:themeColor="accent1"/>
        <w:right w:val="single" w:sz="8" w:space="0" w:color="FDB515" w:themeColor="accent1"/>
        <w:insideH w:val="single" w:sz="8" w:space="0" w:color="FDB515" w:themeColor="accent1"/>
        <w:insideV w:val="single" w:sz="8" w:space="0" w:color="FDB51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DB515" w:themeColor="accent1"/>
          <w:left w:val="single" w:sz="8" w:space="0" w:color="FDB515" w:themeColor="accent1"/>
          <w:bottom w:val="single" w:sz="18" w:space="0" w:color="FDB515" w:themeColor="accent1"/>
          <w:right w:val="single" w:sz="8" w:space="0" w:color="FDB515" w:themeColor="accent1"/>
          <w:insideH w:val="nil"/>
          <w:insideV w:val="single" w:sz="8" w:space="0" w:color="FDB51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DB515" w:themeColor="accent1"/>
          <w:left w:val="single" w:sz="8" w:space="0" w:color="FDB515" w:themeColor="accent1"/>
          <w:bottom w:val="single" w:sz="8" w:space="0" w:color="FDB515" w:themeColor="accent1"/>
          <w:right w:val="single" w:sz="8" w:space="0" w:color="FDB515" w:themeColor="accent1"/>
          <w:insideH w:val="nil"/>
          <w:insideV w:val="single" w:sz="8" w:space="0" w:color="FDB51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DB515" w:themeColor="accent1"/>
          <w:left w:val="single" w:sz="8" w:space="0" w:color="FDB515" w:themeColor="accent1"/>
          <w:bottom w:val="single" w:sz="8" w:space="0" w:color="FDB515" w:themeColor="accent1"/>
          <w:right w:val="single" w:sz="8" w:space="0" w:color="FDB515" w:themeColor="accent1"/>
        </w:tcBorders>
      </w:tcPr>
    </w:tblStylePr>
    <w:tblStylePr w:type="band1Vert">
      <w:tblPr/>
      <w:tcPr>
        <w:tcBorders>
          <w:top w:val="single" w:sz="8" w:space="0" w:color="FDB515" w:themeColor="accent1"/>
          <w:left w:val="single" w:sz="8" w:space="0" w:color="FDB515" w:themeColor="accent1"/>
          <w:bottom w:val="single" w:sz="8" w:space="0" w:color="FDB515" w:themeColor="accent1"/>
          <w:right w:val="single" w:sz="8" w:space="0" w:color="FDB515" w:themeColor="accent1"/>
        </w:tcBorders>
        <w:shd w:val="clear" w:color="auto" w:fill="FEECC5" w:themeFill="accent1" w:themeFillTint="3F"/>
      </w:tcPr>
    </w:tblStylePr>
    <w:tblStylePr w:type="band1Horz">
      <w:tblPr/>
      <w:tcPr>
        <w:tcBorders>
          <w:top w:val="single" w:sz="8" w:space="0" w:color="FDB515" w:themeColor="accent1"/>
          <w:left w:val="single" w:sz="8" w:space="0" w:color="FDB515" w:themeColor="accent1"/>
          <w:bottom w:val="single" w:sz="8" w:space="0" w:color="FDB515" w:themeColor="accent1"/>
          <w:right w:val="single" w:sz="8" w:space="0" w:color="FDB515" w:themeColor="accent1"/>
          <w:insideV w:val="single" w:sz="8" w:space="0" w:color="FDB515" w:themeColor="accent1"/>
        </w:tcBorders>
        <w:shd w:val="clear" w:color="auto" w:fill="FEECC5" w:themeFill="accent1" w:themeFillTint="3F"/>
      </w:tcPr>
    </w:tblStylePr>
    <w:tblStylePr w:type="band2Horz">
      <w:tblPr/>
      <w:tcPr>
        <w:tcBorders>
          <w:top w:val="single" w:sz="8" w:space="0" w:color="FDB515" w:themeColor="accent1"/>
          <w:left w:val="single" w:sz="8" w:space="0" w:color="FDB515" w:themeColor="accent1"/>
          <w:bottom w:val="single" w:sz="8" w:space="0" w:color="FDB515" w:themeColor="accent1"/>
          <w:right w:val="single" w:sz="8" w:space="0" w:color="FDB515" w:themeColor="accent1"/>
          <w:insideV w:val="single" w:sz="8" w:space="0" w:color="FDB515" w:themeColor="accent1"/>
        </w:tcBorders>
      </w:tcPr>
    </w:tblStylePr>
  </w:style>
  <w:style w:type="table" w:styleId="LightGrid-Accent2">
    <w:name w:val="Light Grid Accent 2"/>
    <w:basedOn w:val="TableNormal"/>
    <w:uiPriority w:val="62"/>
    <w:semiHidden/>
    <w:unhideWhenUsed/>
    <w:rsid w:val="0089154A"/>
    <w:tblPr>
      <w:tblStyleRowBandSize w:val="1"/>
      <w:tblStyleColBandSize w:val="1"/>
      <w:tblBorders>
        <w:top w:val="single" w:sz="8" w:space="0" w:color="F2665F" w:themeColor="accent2"/>
        <w:left w:val="single" w:sz="8" w:space="0" w:color="F2665F" w:themeColor="accent2"/>
        <w:bottom w:val="single" w:sz="8" w:space="0" w:color="F2665F" w:themeColor="accent2"/>
        <w:right w:val="single" w:sz="8" w:space="0" w:color="F2665F" w:themeColor="accent2"/>
        <w:insideH w:val="single" w:sz="8" w:space="0" w:color="F2665F" w:themeColor="accent2"/>
        <w:insideV w:val="single" w:sz="8" w:space="0" w:color="F2665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665F" w:themeColor="accent2"/>
          <w:left w:val="single" w:sz="8" w:space="0" w:color="F2665F" w:themeColor="accent2"/>
          <w:bottom w:val="single" w:sz="18" w:space="0" w:color="F2665F" w:themeColor="accent2"/>
          <w:right w:val="single" w:sz="8" w:space="0" w:color="F2665F" w:themeColor="accent2"/>
          <w:insideH w:val="nil"/>
          <w:insideV w:val="single" w:sz="8" w:space="0" w:color="F2665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665F" w:themeColor="accent2"/>
          <w:left w:val="single" w:sz="8" w:space="0" w:color="F2665F" w:themeColor="accent2"/>
          <w:bottom w:val="single" w:sz="8" w:space="0" w:color="F2665F" w:themeColor="accent2"/>
          <w:right w:val="single" w:sz="8" w:space="0" w:color="F2665F" w:themeColor="accent2"/>
          <w:insideH w:val="nil"/>
          <w:insideV w:val="single" w:sz="8" w:space="0" w:color="F2665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665F" w:themeColor="accent2"/>
          <w:left w:val="single" w:sz="8" w:space="0" w:color="F2665F" w:themeColor="accent2"/>
          <w:bottom w:val="single" w:sz="8" w:space="0" w:color="F2665F" w:themeColor="accent2"/>
          <w:right w:val="single" w:sz="8" w:space="0" w:color="F2665F" w:themeColor="accent2"/>
        </w:tcBorders>
      </w:tcPr>
    </w:tblStylePr>
    <w:tblStylePr w:type="band1Vert">
      <w:tblPr/>
      <w:tcPr>
        <w:tcBorders>
          <w:top w:val="single" w:sz="8" w:space="0" w:color="F2665F" w:themeColor="accent2"/>
          <w:left w:val="single" w:sz="8" w:space="0" w:color="F2665F" w:themeColor="accent2"/>
          <w:bottom w:val="single" w:sz="8" w:space="0" w:color="F2665F" w:themeColor="accent2"/>
          <w:right w:val="single" w:sz="8" w:space="0" w:color="F2665F" w:themeColor="accent2"/>
        </w:tcBorders>
        <w:shd w:val="clear" w:color="auto" w:fill="FBD8D7" w:themeFill="accent2" w:themeFillTint="3F"/>
      </w:tcPr>
    </w:tblStylePr>
    <w:tblStylePr w:type="band1Horz">
      <w:tblPr/>
      <w:tcPr>
        <w:tcBorders>
          <w:top w:val="single" w:sz="8" w:space="0" w:color="F2665F" w:themeColor="accent2"/>
          <w:left w:val="single" w:sz="8" w:space="0" w:color="F2665F" w:themeColor="accent2"/>
          <w:bottom w:val="single" w:sz="8" w:space="0" w:color="F2665F" w:themeColor="accent2"/>
          <w:right w:val="single" w:sz="8" w:space="0" w:color="F2665F" w:themeColor="accent2"/>
          <w:insideV w:val="single" w:sz="8" w:space="0" w:color="F2665F" w:themeColor="accent2"/>
        </w:tcBorders>
        <w:shd w:val="clear" w:color="auto" w:fill="FBD8D7" w:themeFill="accent2" w:themeFillTint="3F"/>
      </w:tcPr>
    </w:tblStylePr>
    <w:tblStylePr w:type="band2Horz">
      <w:tblPr/>
      <w:tcPr>
        <w:tcBorders>
          <w:top w:val="single" w:sz="8" w:space="0" w:color="F2665F" w:themeColor="accent2"/>
          <w:left w:val="single" w:sz="8" w:space="0" w:color="F2665F" w:themeColor="accent2"/>
          <w:bottom w:val="single" w:sz="8" w:space="0" w:color="F2665F" w:themeColor="accent2"/>
          <w:right w:val="single" w:sz="8" w:space="0" w:color="F2665F" w:themeColor="accent2"/>
          <w:insideV w:val="single" w:sz="8" w:space="0" w:color="F2665F" w:themeColor="accent2"/>
        </w:tcBorders>
      </w:tcPr>
    </w:tblStylePr>
  </w:style>
  <w:style w:type="table" w:styleId="LightGrid-Accent3">
    <w:name w:val="Light Grid Accent 3"/>
    <w:basedOn w:val="TableNormal"/>
    <w:uiPriority w:val="62"/>
    <w:semiHidden/>
    <w:unhideWhenUsed/>
    <w:rsid w:val="0089154A"/>
    <w:tblPr>
      <w:tblStyleRowBandSize w:val="1"/>
      <w:tblStyleColBandSize w:val="1"/>
      <w:tblBorders>
        <w:top w:val="single" w:sz="8" w:space="0" w:color="EC008C" w:themeColor="accent3"/>
        <w:left w:val="single" w:sz="8" w:space="0" w:color="EC008C" w:themeColor="accent3"/>
        <w:bottom w:val="single" w:sz="8" w:space="0" w:color="EC008C" w:themeColor="accent3"/>
        <w:right w:val="single" w:sz="8" w:space="0" w:color="EC008C" w:themeColor="accent3"/>
        <w:insideH w:val="single" w:sz="8" w:space="0" w:color="EC008C" w:themeColor="accent3"/>
        <w:insideV w:val="single" w:sz="8" w:space="0" w:color="EC008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008C" w:themeColor="accent3"/>
          <w:left w:val="single" w:sz="8" w:space="0" w:color="EC008C" w:themeColor="accent3"/>
          <w:bottom w:val="single" w:sz="18" w:space="0" w:color="EC008C" w:themeColor="accent3"/>
          <w:right w:val="single" w:sz="8" w:space="0" w:color="EC008C" w:themeColor="accent3"/>
          <w:insideH w:val="nil"/>
          <w:insideV w:val="single" w:sz="8" w:space="0" w:color="EC008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008C" w:themeColor="accent3"/>
          <w:left w:val="single" w:sz="8" w:space="0" w:color="EC008C" w:themeColor="accent3"/>
          <w:bottom w:val="single" w:sz="8" w:space="0" w:color="EC008C" w:themeColor="accent3"/>
          <w:right w:val="single" w:sz="8" w:space="0" w:color="EC008C" w:themeColor="accent3"/>
          <w:insideH w:val="nil"/>
          <w:insideV w:val="single" w:sz="8" w:space="0" w:color="EC008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008C" w:themeColor="accent3"/>
          <w:left w:val="single" w:sz="8" w:space="0" w:color="EC008C" w:themeColor="accent3"/>
          <w:bottom w:val="single" w:sz="8" w:space="0" w:color="EC008C" w:themeColor="accent3"/>
          <w:right w:val="single" w:sz="8" w:space="0" w:color="EC008C" w:themeColor="accent3"/>
        </w:tcBorders>
      </w:tcPr>
    </w:tblStylePr>
    <w:tblStylePr w:type="band1Vert">
      <w:tblPr/>
      <w:tcPr>
        <w:tcBorders>
          <w:top w:val="single" w:sz="8" w:space="0" w:color="EC008C" w:themeColor="accent3"/>
          <w:left w:val="single" w:sz="8" w:space="0" w:color="EC008C" w:themeColor="accent3"/>
          <w:bottom w:val="single" w:sz="8" w:space="0" w:color="EC008C" w:themeColor="accent3"/>
          <w:right w:val="single" w:sz="8" w:space="0" w:color="EC008C" w:themeColor="accent3"/>
        </w:tcBorders>
        <w:shd w:val="clear" w:color="auto" w:fill="FFBBE3" w:themeFill="accent3" w:themeFillTint="3F"/>
      </w:tcPr>
    </w:tblStylePr>
    <w:tblStylePr w:type="band1Horz">
      <w:tblPr/>
      <w:tcPr>
        <w:tcBorders>
          <w:top w:val="single" w:sz="8" w:space="0" w:color="EC008C" w:themeColor="accent3"/>
          <w:left w:val="single" w:sz="8" w:space="0" w:color="EC008C" w:themeColor="accent3"/>
          <w:bottom w:val="single" w:sz="8" w:space="0" w:color="EC008C" w:themeColor="accent3"/>
          <w:right w:val="single" w:sz="8" w:space="0" w:color="EC008C" w:themeColor="accent3"/>
          <w:insideV w:val="single" w:sz="8" w:space="0" w:color="EC008C" w:themeColor="accent3"/>
        </w:tcBorders>
        <w:shd w:val="clear" w:color="auto" w:fill="FFBBE3" w:themeFill="accent3" w:themeFillTint="3F"/>
      </w:tcPr>
    </w:tblStylePr>
    <w:tblStylePr w:type="band2Horz">
      <w:tblPr/>
      <w:tcPr>
        <w:tcBorders>
          <w:top w:val="single" w:sz="8" w:space="0" w:color="EC008C" w:themeColor="accent3"/>
          <w:left w:val="single" w:sz="8" w:space="0" w:color="EC008C" w:themeColor="accent3"/>
          <w:bottom w:val="single" w:sz="8" w:space="0" w:color="EC008C" w:themeColor="accent3"/>
          <w:right w:val="single" w:sz="8" w:space="0" w:color="EC008C" w:themeColor="accent3"/>
          <w:insideV w:val="single" w:sz="8" w:space="0" w:color="EC008C" w:themeColor="accent3"/>
        </w:tcBorders>
      </w:tcPr>
    </w:tblStylePr>
  </w:style>
  <w:style w:type="table" w:styleId="LightGrid-Accent4">
    <w:name w:val="Light Grid Accent 4"/>
    <w:basedOn w:val="TableNormal"/>
    <w:uiPriority w:val="62"/>
    <w:semiHidden/>
    <w:unhideWhenUsed/>
    <w:rsid w:val="0089154A"/>
    <w:tblPr>
      <w:tblStyleRowBandSize w:val="1"/>
      <w:tblStyleColBandSize w:val="1"/>
      <w:tblBorders>
        <w:top w:val="single" w:sz="8" w:space="0" w:color="302E45" w:themeColor="accent4"/>
        <w:left w:val="single" w:sz="8" w:space="0" w:color="302E45" w:themeColor="accent4"/>
        <w:bottom w:val="single" w:sz="8" w:space="0" w:color="302E45" w:themeColor="accent4"/>
        <w:right w:val="single" w:sz="8" w:space="0" w:color="302E45" w:themeColor="accent4"/>
        <w:insideH w:val="single" w:sz="8" w:space="0" w:color="302E45" w:themeColor="accent4"/>
        <w:insideV w:val="single" w:sz="8" w:space="0" w:color="302E4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02E45" w:themeColor="accent4"/>
          <w:left w:val="single" w:sz="8" w:space="0" w:color="302E45" w:themeColor="accent4"/>
          <w:bottom w:val="single" w:sz="18" w:space="0" w:color="302E45" w:themeColor="accent4"/>
          <w:right w:val="single" w:sz="8" w:space="0" w:color="302E45" w:themeColor="accent4"/>
          <w:insideH w:val="nil"/>
          <w:insideV w:val="single" w:sz="8" w:space="0" w:color="302E4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02E45" w:themeColor="accent4"/>
          <w:left w:val="single" w:sz="8" w:space="0" w:color="302E45" w:themeColor="accent4"/>
          <w:bottom w:val="single" w:sz="8" w:space="0" w:color="302E45" w:themeColor="accent4"/>
          <w:right w:val="single" w:sz="8" w:space="0" w:color="302E45" w:themeColor="accent4"/>
          <w:insideH w:val="nil"/>
          <w:insideV w:val="single" w:sz="8" w:space="0" w:color="302E4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02E45" w:themeColor="accent4"/>
          <w:left w:val="single" w:sz="8" w:space="0" w:color="302E45" w:themeColor="accent4"/>
          <w:bottom w:val="single" w:sz="8" w:space="0" w:color="302E45" w:themeColor="accent4"/>
          <w:right w:val="single" w:sz="8" w:space="0" w:color="302E45" w:themeColor="accent4"/>
        </w:tcBorders>
      </w:tcPr>
    </w:tblStylePr>
    <w:tblStylePr w:type="band1Vert">
      <w:tblPr/>
      <w:tcPr>
        <w:tcBorders>
          <w:top w:val="single" w:sz="8" w:space="0" w:color="302E45" w:themeColor="accent4"/>
          <w:left w:val="single" w:sz="8" w:space="0" w:color="302E45" w:themeColor="accent4"/>
          <w:bottom w:val="single" w:sz="8" w:space="0" w:color="302E45" w:themeColor="accent4"/>
          <w:right w:val="single" w:sz="8" w:space="0" w:color="302E45" w:themeColor="accent4"/>
        </w:tcBorders>
        <w:shd w:val="clear" w:color="auto" w:fill="C6C4D8" w:themeFill="accent4" w:themeFillTint="3F"/>
      </w:tcPr>
    </w:tblStylePr>
    <w:tblStylePr w:type="band1Horz">
      <w:tblPr/>
      <w:tcPr>
        <w:tcBorders>
          <w:top w:val="single" w:sz="8" w:space="0" w:color="302E45" w:themeColor="accent4"/>
          <w:left w:val="single" w:sz="8" w:space="0" w:color="302E45" w:themeColor="accent4"/>
          <w:bottom w:val="single" w:sz="8" w:space="0" w:color="302E45" w:themeColor="accent4"/>
          <w:right w:val="single" w:sz="8" w:space="0" w:color="302E45" w:themeColor="accent4"/>
          <w:insideV w:val="single" w:sz="8" w:space="0" w:color="302E45" w:themeColor="accent4"/>
        </w:tcBorders>
        <w:shd w:val="clear" w:color="auto" w:fill="C6C4D8" w:themeFill="accent4" w:themeFillTint="3F"/>
      </w:tcPr>
    </w:tblStylePr>
    <w:tblStylePr w:type="band2Horz">
      <w:tblPr/>
      <w:tcPr>
        <w:tcBorders>
          <w:top w:val="single" w:sz="8" w:space="0" w:color="302E45" w:themeColor="accent4"/>
          <w:left w:val="single" w:sz="8" w:space="0" w:color="302E45" w:themeColor="accent4"/>
          <w:bottom w:val="single" w:sz="8" w:space="0" w:color="302E45" w:themeColor="accent4"/>
          <w:right w:val="single" w:sz="8" w:space="0" w:color="302E45" w:themeColor="accent4"/>
          <w:insideV w:val="single" w:sz="8" w:space="0" w:color="302E45" w:themeColor="accent4"/>
        </w:tcBorders>
      </w:tcPr>
    </w:tblStylePr>
  </w:style>
  <w:style w:type="table" w:styleId="LightGrid-Accent5">
    <w:name w:val="Light Grid Accent 5"/>
    <w:basedOn w:val="TableNormal"/>
    <w:uiPriority w:val="62"/>
    <w:semiHidden/>
    <w:unhideWhenUsed/>
    <w:rsid w:val="0089154A"/>
    <w:tblPr>
      <w:tblStyleRowBandSize w:val="1"/>
      <w:tblStyleColBandSize w:val="1"/>
      <w:tblBorders>
        <w:top w:val="single" w:sz="8" w:space="0" w:color="626469" w:themeColor="accent5"/>
        <w:left w:val="single" w:sz="8" w:space="0" w:color="626469" w:themeColor="accent5"/>
        <w:bottom w:val="single" w:sz="8" w:space="0" w:color="626469" w:themeColor="accent5"/>
        <w:right w:val="single" w:sz="8" w:space="0" w:color="626469" w:themeColor="accent5"/>
        <w:insideH w:val="single" w:sz="8" w:space="0" w:color="626469" w:themeColor="accent5"/>
        <w:insideV w:val="single" w:sz="8" w:space="0" w:color="62646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6469" w:themeColor="accent5"/>
          <w:left w:val="single" w:sz="8" w:space="0" w:color="626469" w:themeColor="accent5"/>
          <w:bottom w:val="single" w:sz="18" w:space="0" w:color="626469" w:themeColor="accent5"/>
          <w:right w:val="single" w:sz="8" w:space="0" w:color="626469" w:themeColor="accent5"/>
          <w:insideH w:val="nil"/>
          <w:insideV w:val="single" w:sz="8" w:space="0" w:color="62646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6469" w:themeColor="accent5"/>
          <w:left w:val="single" w:sz="8" w:space="0" w:color="626469" w:themeColor="accent5"/>
          <w:bottom w:val="single" w:sz="8" w:space="0" w:color="626469" w:themeColor="accent5"/>
          <w:right w:val="single" w:sz="8" w:space="0" w:color="626469" w:themeColor="accent5"/>
          <w:insideH w:val="nil"/>
          <w:insideV w:val="single" w:sz="8" w:space="0" w:color="62646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6469" w:themeColor="accent5"/>
          <w:left w:val="single" w:sz="8" w:space="0" w:color="626469" w:themeColor="accent5"/>
          <w:bottom w:val="single" w:sz="8" w:space="0" w:color="626469" w:themeColor="accent5"/>
          <w:right w:val="single" w:sz="8" w:space="0" w:color="626469" w:themeColor="accent5"/>
        </w:tcBorders>
      </w:tcPr>
    </w:tblStylePr>
    <w:tblStylePr w:type="band1Vert">
      <w:tblPr/>
      <w:tcPr>
        <w:tcBorders>
          <w:top w:val="single" w:sz="8" w:space="0" w:color="626469" w:themeColor="accent5"/>
          <w:left w:val="single" w:sz="8" w:space="0" w:color="626469" w:themeColor="accent5"/>
          <w:bottom w:val="single" w:sz="8" w:space="0" w:color="626469" w:themeColor="accent5"/>
          <w:right w:val="single" w:sz="8" w:space="0" w:color="626469" w:themeColor="accent5"/>
        </w:tcBorders>
        <w:shd w:val="clear" w:color="auto" w:fill="D7D8DA" w:themeFill="accent5" w:themeFillTint="3F"/>
      </w:tcPr>
    </w:tblStylePr>
    <w:tblStylePr w:type="band1Horz">
      <w:tblPr/>
      <w:tcPr>
        <w:tcBorders>
          <w:top w:val="single" w:sz="8" w:space="0" w:color="626469" w:themeColor="accent5"/>
          <w:left w:val="single" w:sz="8" w:space="0" w:color="626469" w:themeColor="accent5"/>
          <w:bottom w:val="single" w:sz="8" w:space="0" w:color="626469" w:themeColor="accent5"/>
          <w:right w:val="single" w:sz="8" w:space="0" w:color="626469" w:themeColor="accent5"/>
          <w:insideV w:val="single" w:sz="8" w:space="0" w:color="626469" w:themeColor="accent5"/>
        </w:tcBorders>
        <w:shd w:val="clear" w:color="auto" w:fill="D7D8DA" w:themeFill="accent5" w:themeFillTint="3F"/>
      </w:tcPr>
    </w:tblStylePr>
    <w:tblStylePr w:type="band2Horz">
      <w:tblPr/>
      <w:tcPr>
        <w:tcBorders>
          <w:top w:val="single" w:sz="8" w:space="0" w:color="626469" w:themeColor="accent5"/>
          <w:left w:val="single" w:sz="8" w:space="0" w:color="626469" w:themeColor="accent5"/>
          <w:bottom w:val="single" w:sz="8" w:space="0" w:color="626469" w:themeColor="accent5"/>
          <w:right w:val="single" w:sz="8" w:space="0" w:color="626469" w:themeColor="accent5"/>
          <w:insideV w:val="single" w:sz="8" w:space="0" w:color="626469" w:themeColor="accent5"/>
        </w:tcBorders>
      </w:tcPr>
    </w:tblStylePr>
  </w:style>
  <w:style w:type="table" w:styleId="LightGrid-Accent6">
    <w:name w:val="Light Grid Accent 6"/>
    <w:basedOn w:val="TableNormal"/>
    <w:uiPriority w:val="62"/>
    <w:semiHidden/>
    <w:unhideWhenUsed/>
    <w:rsid w:val="0089154A"/>
    <w:tblPr>
      <w:tblStyleRowBandSize w:val="1"/>
      <w:tblStyleColBandSize w:val="1"/>
      <w:tblBorders>
        <w:top w:val="single" w:sz="8" w:space="0" w:color="D9D9D6" w:themeColor="accent6"/>
        <w:left w:val="single" w:sz="8" w:space="0" w:color="D9D9D6" w:themeColor="accent6"/>
        <w:bottom w:val="single" w:sz="8" w:space="0" w:color="D9D9D6" w:themeColor="accent6"/>
        <w:right w:val="single" w:sz="8" w:space="0" w:color="D9D9D6" w:themeColor="accent6"/>
        <w:insideH w:val="single" w:sz="8" w:space="0" w:color="D9D9D6" w:themeColor="accent6"/>
        <w:insideV w:val="single" w:sz="8" w:space="0" w:color="D9D9D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9D9D6" w:themeColor="accent6"/>
          <w:left w:val="single" w:sz="8" w:space="0" w:color="D9D9D6" w:themeColor="accent6"/>
          <w:bottom w:val="single" w:sz="18" w:space="0" w:color="D9D9D6" w:themeColor="accent6"/>
          <w:right w:val="single" w:sz="8" w:space="0" w:color="D9D9D6" w:themeColor="accent6"/>
          <w:insideH w:val="nil"/>
          <w:insideV w:val="single" w:sz="8" w:space="0" w:color="D9D9D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9D9D6" w:themeColor="accent6"/>
          <w:left w:val="single" w:sz="8" w:space="0" w:color="D9D9D6" w:themeColor="accent6"/>
          <w:bottom w:val="single" w:sz="8" w:space="0" w:color="D9D9D6" w:themeColor="accent6"/>
          <w:right w:val="single" w:sz="8" w:space="0" w:color="D9D9D6" w:themeColor="accent6"/>
          <w:insideH w:val="nil"/>
          <w:insideV w:val="single" w:sz="8" w:space="0" w:color="D9D9D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9D9D6" w:themeColor="accent6"/>
          <w:left w:val="single" w:sz="8" w:space="0" w:color="D9D9D6" w:themeColor="accent6"/>
          <w:bottom w:val="single" w:sz="8" w:space="0" w:color="D9D9D6" w:themeColor="accent6"/>
          <w:right w:val="single" w:sz="8" w:space="0" w:color="D9D9D6" w:themeColor="accent6"/>
        </w:tcBorders>
      </w:tcPr>
    </w:tblStylePr>
    <w:tblStylePr w:type="band1Vert">
      <w:tblPr/>
      <w:tcPr>
        <w:tcBorders>
          <w:top w:val="single" w:sz="8" w:space="0" w:color="D9D9D6" w:themeColor="accent6"/>
          <w:left w:val="single" w:sz="8" w:space="0" w:color="D9D9D6" w:themeColor="accent6"/>
          <w:bottom w:val="single" w:sz="8" w:space="0" w:color="D9D9D6" w:themeColor="accent6"/>
          <w:right w:val="single" w:sz="8" w:space="0" w:color="D9D9D6" w:themeColor="accent6"/>
        </w:tcBorders>
        <w:shd w:val="clear" w:color="auto" w:fill="F5F5F4" w:themeFill="accent6" w:themeFillTint="3F"/>
      </w:tcPr>
    </w:tblStylePr>
    <w:tblStylePr w:type="band1Horz">
      <w:tblPr/>
      <w:tcPr>
        <w:tcBorders>
          <w:top w:val="single" w:sz="8" w:space="0" w:color="D9D9D6" w:themeColor="accent6"/>
          <w:left w:val="single" w:sz="8" w:space="0" w:color="D9D9D6" w:themeColor="accent6"/>
          <w:bottom w:val="single" w:sz="8" w:space="0" w:color="D9D9D6" w:themeColor="accent6"/>
          <w:right w:val="single" w:sz="8" w:space="0" w:color="D9D9D6" w:themeColor="accent6"/>
          <w:insideV w:val="single" w:sz="8" w:space="0" w:color="D9D9D6" w:themeColor="accent6"/>
        </w:tcBorders>
        <w:shd w:val="clear" w:color="auto" w:fill="F5F5F4" w:themeFill="accent6" w:themeFillTint="3F"/>
      </w:tcPr>
    </w:tblStylePr>
    <w:tblStylePr w:type="band2Horz">
      <w:tblPr/>
      <w:tcPr>
        <w:tcBorders>
          <w:top w:val="single" w:sz="8" w:space="0" w:color="D9D9D6" w:themeColor="accent6"/>
          <w:left w:val="single" w:sz="8" w:space="0" w:color="D9D9D6" w:themeColor="accent6"/>
          <w:bottom w:val="single" w:sz="8" w:space="0" w:color="D9D9D6" w:themeColor="accent6"/>
          <w:right w:val="single" w:sz="8" w:space="0" w:color="D9D9D6" w:themeColor="accent6"/>
          <w:insideV w:val="single" w:sz="8" w:space="0" w:color="D9D9D6" w:themeColor="accent6"/>
        </w:tcBorders>
      </w:tcPr>
    </w:tblStylePr>
  </w:style>
  <w:style w:type="table" w:styleId="LightList">
    <w:name w:val="Light List"/>
    <w:basedOn w:val="TableNormal"/>
    <w:uiPriority w:val="61"/>
    <w:semiHidden/>
    <w:unhideWhenUsed/>
    <w:rsid w:val="0089154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9154A"/>
    <w:tblPr>
      <w:tblStyleRowBandSize w:val="1"/>
      <w:tblStyleColBandSize w:val="1"/>
      <w:tblBorders>
        <w:top w:val="single" w:sz="8" w:space="0" w:color="FDB515" w:themeColor="accent1"/>
        <w:left w:val="single" w:sz="8" w:space="0" w:color="FDB515" w:themeColor="accent1"/>
        <w:bottom w:val="single" w:sz="8" w:space="0" w:color="FDB515" w:themeColor="accent1"/>
        <w:right w:val="single" w:sz="8" w:space="0" w:color="FDB515" w:themeColor="accent1"/>
      </w:tblBorders>
    </w:tblPr>
    <w:tblStylePr w:type="firstRow">
      <w:pPr>
        <w:spacing w:before="0" w:after="0" w:line="240" w:lineRule="auto"/>
      </w:pPr>
      <w:rPr>
        <w:b/>
        <w:bCs/>
        <w:color w:val="FFFFFF" w:themeColor="background1"/>
      </w:rPr>
      <w:tblPr/>
      <w:tcPr>
        <w:shd w:val="clear" w:color="auto" w:fill="FDB515" w:themeFill="accent1"/>
      </w:tcPr>
    </w:tblStylePr>
    <w:tblStylePr w:type="lastRow">
      <w:pPr>
        <w:spacing w:before="0" w:after="0" w:line="240" w:lineRule="auto"/>
      </w:pPr>
      <w:rPr>
        <w:b/>
        <w:bCs/>
      </w:rPr>
      <w:tblPr/>
      <w:tcPr>
        <w:tcBorders>
          <w:top w:val="double" w:sz="6" w:space="0" w:color="FDB515" w:themeColor="accent1"/>
          <w:left w:val="single" w:sz="8" w:space="0" w:color="FDB515" w:themeColor="accent1"/>
          <w:bottom w:val="single" w:sz="8" w:space="0" w:color="FDB515" w:themeColor="accent1"/>
          <w:right w:val="single" w:sz="8" w:space="0" w:color="FDB515" w:themeColor="accent1"/>
        </w:tcBorders>
      </w:tcPr>
    </w:tblStylePr>
    <w:tblStylePr w:type="firstCol">
      <w:rPr>
        <w:b/>
        <w:bCs/>
      </w:rPr>
    </w:tblStylePr>
    <w:tblStylePr w:type="lastCol">
      <w:rPr>
        <w:b/>
        <w:bCs/>
      </w:rPr>
    </w:tblStylePr>
    <w:tblStylePr w:type="band1Vert">
      <w:tblPr/>
      <w:tcPr>
        <w:tcBorders>
          <w:top w:val="single" w:sz="8" w:space="0" w:color="FDB515" w:themeColor="accent1"/>
          <w:left w:val="single" w:sz="8" w:space="0" w:color="FDB515" w:themeColor="accent1"/>
          <w:bottom w:val="single" w:sz="8" w:space="0" w:color="FDB515" w:themeColor="accent1"/>
          <w:right w:val="single" w:sz="8" w:space="0" w:color="FDB515" w:themeColor="accent1"/>
        </w:tcBorders>
      </w:tcPr>
    </w:tblStylePr>
    <w:tblStylePr w:type="band1Horz">
      <w:tblPr/>
      <w:tcPr>
        <w:tcBorders>
          <w:top w:val="single" w:sz="8" w:space="0" w:color="FDB515" w:themeColor="accent1"/>
          <w:left w:val="single" w:sz="8" w:space="0" w:color="FDB515" w:themeColor="accent1"/>
          <w:bottom w:val="single" w:sz="8" w:space="0" w:color="FDB515" w:themeColor="accent1"/>
          <w:right w:val="single" w:sz="8" w:space="0" w:color="FDB515" w:themeColor="accent1"/>
        </w:tcBorders>
      </w:tcPr>
    </w:tblStylePr>
  </w:style>
  <w:style w:type="table" w:styleId="LightList-Accent2">
    <w:name w:val="Light List Accent 2"/>
    <w:basedOn w:val="TableNormal"/>
    <w:uiPriority w:val="61"/>
    <w:semiHidden/>
    <w:unhideWhenUsed/>
    <w:rsid w:val="0089154A"/>
    <w:tblPr>
      <w:tblStyleRowBandSize w:val="1"/>
      <w:tblStyleColBandSize w:val="1"/>
      <w:tblBorders>
        <w:top w:val="single" w:sz="8" w:space="0" w:color="F2665F" w:themeColor="accent2"/>
        <w:left w:val="single" w:sz="8" w:space="0" w:color="F2665F" w:themeColor="accent2"/>
        <w:bottom w:val="single" w:sz="8" w:space="0" w:color="F2665F" w:themeColor="accent2"/>
        <w:right w:val="single" w:sz="8" w:space="0" w:color="F2665F" w:themeColor="accent2"/>
      </w:tblBorders>
    </w:tblPr>
    <w:tblStylePr w:type="firstRow">
      <w:pPr>
        <w:spacing w:before="0" w:after="0" w:line="240" w:lineRule="auto"/>
      </w:pPr>
      <w:rPr>
        <w:b/>
        <w:bCs/>
        <w:color w:val="FFFFFF" w:themeColor="background1"/>
      </w:rPr>
      <w:tblPr/>
      <w:tcPr>
        <w:shd w:val="clear" w:color="auto" w:fill="F2665F" w:themeFill="accent2"/>
      </w:tcPr>
    </w:tblStylePr>
    <w:tblStylePr w:type="lastRow">
      <w:pPr>
        <w:spacing w:before="0" w:after="0" w:line="240" w:lineRule="auto"/>
      </w:pPr>
      <w:rPr>
        <w:b/>
        <w:bCs/>
      </w:rPr>
      <w:tblPr/>
      <w:tcPr>
        <w:tcBorders>
          <w:top w:val="double" w:sz="6" w:space="0" w:color="F2665F" w:themeColor="accent2"/>
          <w:left w:val="single" w:sz="8" w:space="0" w:color="F2665F" w:themeColor="accent2"/>
          <w:bottom w:val="single" w:sz="8" w:space="0" w:color="F2665F" w:themeColor="accent2"/>
          <w:right w:val="single" w:sz="8" w:space="0" w:color="F2665F" w:themeColor="accent2"/>
        </w:tcBorders>
      </w:tcPr>
    </w:tblStylePr>
    <w:tblStylePr w:type="firstCol">
      <w:rPr>
        <w:b/>
        <w:bCs/>
      </w:rPr>
    </w:tblStylePr>
    <w:tblStylePr w:type="lastCol">
      <w:rPr>
        <w:b/>
        <w:bCs/>
      </w:rPr>
    </w:tblStylePr>
    <w:tblStylePr w:type="band1Vert">
      <w:tblPr/>
      <w:tcPr>
        <w:tcBorders>
          <w:top w:val="single" w:sz="8" w:space="0" w:color="F2665F" w:themeColor="accent2"/>
          <w:left w:val="single" w:sz="8" w:space="0" w:color="F2665F" w:themeColor="accent2"/>
          <w:bottom w:val="single" w:sz="8" w:space="0" w:color="F2665F" w:themeColor="accent2"/>
          <w:right w:val="single" w:sz="8" w:space="0" w:color="F2665F" w:themeColor="accent2"/>
        </w:tcBorders>
      </w:tcPr>
    </w:tblStylePr>
    <w:tblStylePr w:type="band1Horz">
      <w:tblPr/>
      <w:tcPr>
        <w:tcBorders>
          <w:top w:val="single" w:sz="8" w:space="0" w:color="F2665F" w:themeColor="accent2"/>
          <w:left w:val="single" w:sz="8" w:space="0" w:color="F2665F" w:themeColor="accent2"/>
          <w:bottom w:val="single" w:sz="8" w:space="0" w:color="F2665F" w:themeColor="accent2"/>
          <w:right w:val="single" w:sz="8" w:space="0" w:color="F2665F" w:themeColor="accent2"/>
        </w:tcBorders>
      </w:tcPr>
    </w:tblStylePr>
  </w:style>
  <w:style w:type="table" w:styleId="LightList-Accent3">
    <w:name w:val="Light List Accent 3"/>
    <w:basedOn w:val="TableNormal"/>
    <w:uiPriority w:val="61"/>
    <w:semiHidden/>
    <w:unhideWhenUsed/>
    <w:rsid w:val="0089154A"/>
    <w:tblPr>
      <w:tblStyleRowBandSize w:val="1"/>
      <w:tblStyleColBandSize w:val="1"/>
      <w:tblBorders>
        <w:top w:val="single" w:sz="8" w:space="0" w:color="EC008C" w:themeColor="accent3"/>
        <w:left w:val="single" w:sz="8" w:space="0" w:color="EC008C" w:themeColor="accent3"/>
        <w:bottom w:val="single" w:sz="8" w:space="0" w:color="EC008C" w:themeColor="accent3"/>
        <w:right w:val="single" w:sz="8" w:space="0" w:color="EC008C" w:themeColor="accent3"/>
      </w:tblBorders>
    </w:tblPr>
    <w:tblStylePr w:type="firstRow">
      <w:pPr>
        <w:spacing w:before="0" w:after="0" w:line="240" w:lineRule="auto"/>
      </w:pPr>
      <w:rPr>
        <w:b/>
        <w:bCs/>
        <w:color w:val="FFFFFF" w:themeColor="background1"/>
      </w:rPr>
      <w:tblPr/>
      <w:tcPr>
        <w:shd w:val="clear" w:color="auto" w:fill="EC008C" w:themeFill="accent3"/>
      </w:tcPr>
    </w:tblStylePr>
    <w:tblStylePr w:type="lastRow">
      <w:pPr>
        <w:spacing w:before="0" w:after="0" w:line="240" w:lineRule="auto"/>
      </w:pPr>
      <w:rPr>
        <w:b/>
        <w:bCs/>
      </w:rPr>
      <w:tblPr/>
      <w:tcPr>
        <w:tcBorders>
          <w:top w:val="double" w:sz="6" w:space="0" w:color="EC008C" w:themeColor="accent3"/>
          <w:left w:val="single" w:sz="8" w:space="0" w:color="EC008C" w:themeColor="accent3"/>
          <w:bottom w:val="single" w:sz="8" w:space="0" w:color="EC008C" w:themeColor="accent3"/>
          <w:right w:val="single" w:sz="8" w:space="0" w:color="EC008C" w:themeColor="accent3"/>
        </w:tcBorders>
      </w:tcPr>
    </w:tblStylePr>
    <w:tblStylePr w:type="firstCol">
      <w:rPr>
        <w:b/>
        <w:bCs/>
      </w:rPr>
    </w:tblStylePr>
    <w:tblStylePr w:type="lastCol">
      <w:rPr>
        <w:b/>
        <w:bCs/>
      </w:rPr>
    </w:tblStylePr>
    <w:tblStylePr w:type="band1Vert">
      <w:tblPr/>
      <w:tcPr>
        <w:tcBorders>
          <w:top w:val="single" w:sz="8" w:space="0" w:color="EC008C" w:themeColor="accent3"/>
          <w:left w:val="single" w:sz="8" w:space="0" w:color="EC008C" w:themeColor="accent3"/>
          <w:bottom w:val="single" w:sz="8" w:space="0" w:color="EC008C" w:themeColor="accent3"/>
          <w:right w:val="single" w:sz="8" w:space="0" w:color="EC008C" w:themeColor="accent3"/>
        </w:tcBorders>
      </w:tcPr>
    </w:tblStylePr>
    <w:tblStylePr w:type="band1Horz">
      <w:tblPr/>
      <w:tcPr>
        <w:tcBorders>
          <w:top w:val="single" w:sz="8" w:space="0" w:color="EC008C" w:themeColor="accent3"/>
          <w:left w:val="single" w:sz="8" w:space="0" w:color="EC008C" w:themeColor="accent3"/>
          <w:bottom w:val="single" w:sz="8" w:space="0" w:color="EC008C" w:themeColor="accent3"/>
          <w:right w:val="single" w:sz="8" w:space="0" w:color="EC008C" w:themeColor="accent3"/>
        </w:tcBorders>
      </w:tcPr>
    </w:tblStylePr>
  </w:style>
  <w:style w:type="table" w:styleId="LightList-Accent4">
    <w:name w:val="Light List Accent 4"/>
    <w:basedOn w:val="TableNormal"/>
    <w:uiPriority w:val="61"/>
    <w:semiHidden/>
    <w:unhideWhenUsed/>
    <w:rsid w:val="0089154A"/>
    <w:tblPr>
      <w:tblStyleRowBandSize w:val="1"/>
      <w:tblStyleColBandSize w:val="1"/>
      <w:tblBorders>
        <w:top w:val="single" w:sz="8" w:space="0" w:color="302E45" w:themeColor="accent4"/>
        <w:left w:val="single" w:sz="8" w:space="0" w:color="302E45" w:themeColor="accent4"/>
        <w:bottom w:val="single" w:sz="8" w:space="0" w:color="302E45" w:themeColor="accent4"/>
        <w:right w:val="single" w:sz="8" w:space="0" w:color="302E45" w:themeColor="accent4"/>
      </w:tblBorders>
    </w:tblPr>
    <w:tblStylePr w:type="firstRow">
      <w:pPr>
        <w:spacing w:before="0" w:after="0" w:line="240" w:lineRule="auto"/>
      </w:pPr>
      <w:rPr>
        <w:b/>
        <w:bCs/>
        <w:color w:val="FFFFFF" w:themeColor="background1"/>
      </w:rPr>
      <w:tblPr/>
      <w:tcPr>
        <w:shd w:val="clear" w:color="auto" w:fill="302E45" w:themeFill="accent4"/>
      </w:tcPr>
    </w:tblStylePr>
    <w:tblStylePr w:type="lastRow">
      <w:pPr>
        <w:spacing w:before="0" w:after="0" w:line="240" w:lineRule="auto"/>
      </w:pPr>
      <w:rPr>
        <w:b/>
        <w:bCs/>
      </w:rPr>
      <w:tblPr/>
      <w:tcPr>
        <w:tcBorders>
          <w:top w:val="double" w:sz="6" w:space="0" w:color="302E45" w:themeColor="accent4"/>
          <w:left w:val="single" w:sz="8" w:space="0" w:color="302E45" w:themeColor="accent4"/>
          <w:bottom w:val="single" w:sz="8" w:space="0" w:color="302E45" w:themeColor="accent4"/>
          <w:right w:val="single" w:sz="8" w:space="0" w:color="302E45" w:themeColor="accent4"/>
        </w:tcBorders>
      </w:tcPr>
    </w:tblStylePr>
    <w:tblStylePr w:type="firstCol">
      <w:rPr>
        <w:b/>
        <w:bCs/>
      </w:rPr>
    </w:tblStylePr>
    <w:tblStylePr w:type="lastCol">
      <w:rPr>
        <w:b/>
        <w:bCs/>
      </w:rPr>
    </w:tblStylePr>
    <w:tblStylePr w:type="band1Vert">
      <w:tblPr/>
      <w:tcPr>
        <w:tcBorders>
          <w:top w:val="single" w:sz="8" w:space="0" w:color="302E45" w:themeColor="accent4"/>
          <w:left w:val="single" w:sz="8" w:space="0" w:color="302E45" w:themeColor="accent4"/>
          <w:bottom w:val="single" w:sz="8" w:space="0" w:color="302E45" w:themeColor="accent4"/>
          <w:right w:val="single" w:sz="8" w:space="0" w:color="302E45" w:themeColor="accent4"/>
        </w:tcBorders>
      </w:tcPr>
    </w:tblStylePr>
    <w:tblStylePr w:type="band1Horz">
      <w:tblPr/>
      <w:tcPr>
        <w:tcBorders>
          <w:top w:val="single" w:sz="8" w:space="0" w:color="302E45" w:themeColor="accent4"/>
          <w:left w:val="single" w:sz="8" w:space="0" w:color="302E45" w:themeColor="accent4"/>
          <w:bottom w:val="single" w:sz="8" w:space="0" w:color="302E45" w:themeColor="accent4"/>
          <w:right w:val="single" w:sz="8" w:space="0" w:color="302E45" w:themeColor="accent4"/>
        </w:tcBorders>
      </w:tcPr>
    </w:tblStylePr>
  </w:style>
  <w:style w:type="table" w:styleId="LightList-Accent5">
    <w:name w:val="Light List Accent 5"/>
    <w:basedOn w:val="TableNormal"/>
    <w:uiPriority w:val="61"/>
    <w:semiHidden/>
    <w:unhideWhenUsed/>
    <w:rsid w:val="0089154A"/>
    <w:tblPr>
      <w:tblStyleRowBandSize w:val="1"/>
      <w:tblStyleColBandSize w:val="1"/>
      <w:tblBorders>
        <w:top w:val="single" w:sz="8" w:space="0" w:color="626469" w:themeColor="accent5"/>
        <w:left w:val="single" w:sz="8" w:space="0" w:color="626469" w:themeColor="accent5"/>
        <w:bottom w:val="single" w:sz="8" w:space="0" w:color="626469" w:themeColor="accent5"/>
        <w:right w:val="single" w:sz="8" w:space="0" w:color="626469" w:themeColor="accent5"/>
      </w:tblBorders>
    </w:tblPr>
    <w:tblStylePr w:type="firstRow">
      <w:pPr>
        <w:spacing w:before="0" w:after="0" w:line="240" w:lineRule="auto"/>
      </w:pPr>
      <w:rPr>
        <w:b/>
        <w:bCs/>
        <w:color w:val="FFFFFF" w:themeColor="background1"/>
      </w:rPr>
      <w:tblPr/>
      <w:tcPr>
        <w:shd w:val="clear" w:color="auto" w:fill="626469" w:themeFill="accent5"/>
      </w:tcPr>
    </w:tblStylePr>
    <w:tblStylePr w:type="lastRow">
      <w:pPr>
        <w:spacing w:before="0" w:after="0" w:line="240" w:lineRule="auto"/>
      </w:pPr>
      <w:rPr>
        <w:b/>
        <w:bCs/>
      </w:rPr>
      <w:tblPr/>
      <w:tcPr>
        <w:tcBorders>
          <w:top w:val="double" w:sz="6" w:space="0" w:color="626469" w:themeColor="accent5"/>
          <w:left w:val="single" w:sz="8" w:space="0" w:color="626469" w:themeColor="accent5"/>
          <w:bottom w:val="single" w:sz="8" w:space="0" w:color="626469" w:themeColor="accent5"/>
          <w:right w:val="single" w:sz="8" w:space="0" w:color="626469" w:themeColor="accent5"/>
        </w:tcBorders>
      </w:tcPr>
    </w:tblStylePr>
    <w:tblStylePr w:type="firstCol">
      <w:rPr>
        <w:b/>
        <w:bCs/>
      </w:rPr>
    </w:tblStylePr>
    <w:tblStylePr w:type="lastCol">
      <w:rPr>
        <w:b/>
        <w:bCs/>
      </w:rPr>
    </w:tblStylePr>
    <w:tblStylePr w:type="band1Vert">
      <w:tblPr/>
      <w:tcPr>
        <w:tcBorders>
          <w:top w:val="single" w:sz="8" w:space="0" w:color="626469" w:themeColor="accent5"/>
          <w:left w:val="single" w:sz="8" w:space="0" w:color="626469" w:themeColor="accent5"/>
          <w:bottom w:val="single" w:sz="8" w:space="0" w:color="626469" w:themeColor="accent5"/>
          <w:right w:val="single" w:sz="8" w:space="0" w:color="626469" w:themeColor="accent5"/>
        </w:tcBorders>
      </w:tcPr>
    </w:tblStylePr>
    <w:tblStylePr w:type="band1Horz">
      <w:tblPr/>
      <w:tcPr>
        <w:tcBorders>
          <w:top w:val="single" w:sz="8" w:space="0" w:color="626469" w:themeColor="accent5"/>
          <w:left w:val="single" w:sz="8" w:space="0" w:color="626469" w:themeColor="accent5"/>
          <w:bottom w:val="single" w:sz="8" w:space="0" w:color="626469" w:themeColor="accent5"/>
          <w:right w:val="single" w:sz="8" w:space="0" w:color="626469" w:themeColor="accent5"/>
        </w:tcBorders>
      </w:tcPr>
    </w:tblStylePr>
  </w:style>
  <w:style w:type="table" w:styleId="LightList-Accent6">
    <w:name w:val="Light List Accent 6"/>
    <w:basedOn w:val="TableNormal"/>
    <w:uiPriority w:val="61"/>
    <w:semiHidden/>
    <w:unhideWhenUsed/>
    <w:rsid w:val="0089154A"/>
    <w:tblPr>
      <w:tblStyleRowBandSize w:val="1"/>
      <w:tblStyleColBandSize w:val="1"/>
      <w:tblBorders>
        <w:top w:val="single" w:sz="8" w:space="0" w:color="D9D9D6" w:themeColor="accent6"/>
        <w:left w:val="single" w:sz="8" w:space="0" w:color="D9D9D6" w:themeColor="accent6"/>
        <w:bottom w:val="single" w:sz="8" w:space="0" w:color="D9D9D6" w:themeColor="accent6"/>
        <w:right w:val="single" w:sz="8" w:space="0" w:color="D9D9D6" w:themeColor="accent6"/>
      </w:tblBorders>
    </w:tblPr>
    <w:tblStylePr w:type="firstRow">
      <w:pPr>
        <w:spacing w:before="0" w:after="0" w:line="240" w:lineRule="auto"/>
      </w:pPr>
      <w:rPr>
        <w:b/>
        <w:bCs/>
        <w:color w:val="FFFFFF" w:themeColor="background1"/>
      </w:rPr>
      <w:tblPr/>
      <w:tcPr>
        <w:shd w:val="clear" w:color="auto" w:fill="D9D9D6" w:themeFill="accent6"/>
      </w:tcPr>
    </w:tblStylePr>
    <w:tblStylePr w:type="lastRow">
      <w:pPr>
        <w:spacing w:before="0" w:after="0" w:line="240" w:lineRule="auto"/>
      </w:pPr>
      <w:rPr>
        <w:b/>
        <w:bCs/>
      </w:rPr>
      <w:tblPr/>
      <w:tcPr>
        <w:tcBorders>
          <w:top w:val="double" w:sz="6" w:space="0" w:color="D9D9D6" w:themeColor="accent6"/>
          <w:left w:val="single" w:sz="8" w:space="0" w:color="D9D9D6" w:themeColor="accent6"/>
          <w:bottom w:val="single" w:sz="8" w:space="0" w:color="D9D9D6" w:themeColor="accent6"/>
          <w:right w:val="single" w:sz="8" w:space="0" w:color="D9D9D6" w:themeColor="accent6"/>
        </w:tcBorders>
      </w:tcPr>
    </w:tblStylePr>
    <w:tblStylePr w:type="firstCol">
      <w:rPr>
        <w:b/>
        <w:bCs/>
      </w:rPr>
    </w:tblStylePr>
    <w:tblStylePr w:type="lastCol">
      <w:rPr>
        <w:b/>
        <w:bCs/>
      </w:rPr>
    </w:tblStylePr>
    <w:tblStylePr w:type="band1Vert">
      <w:tblPr/>
      <w:tcPr>
        <w:tcBorders>
          <w:top w:val="single" w:sz="8" w:space="0" w:color="D9D9D6" w:themeColor="accent6"/>
          <w:left w:val="single" w:sz="8" w:space="0" w:color="D9D9D6" w:themeColor="accent6"/>
          <w:bottom w:val="single" w:sz="8" w:space="0" w:color="D9D9D6" w:themeColor="accent6"/>
          <w:right w:val="single" w:sz="8" w:space="0" w:color="D9D9D6" w:themeColor="accent6"/>
        </w:tcBorders>
      </w:tcPr>
    </w:tblStylePr>
    <w:tblStylePr w:type="band1Horz">
      <w:tblPr/>
      <w:tcPr>
        <w:tcBorders>
          <w:top w:val="single" w:sz="8" w:space="0" w:color="D9D9D6" w:themeColor="accent6"/>
          <w:left w:val="single" w:sz="8" w:space="0" w:color="D9D9D6" w:themeColor="accent6"/>
          <w:bottom w:val="single" w:sz="8" w:space="0" w:color="D9D9D6" w:themeColor="accent6"/>
          <w:right w:val="single" w:sz="8" w:space="0" w:color="D9D9D6" w:themeColor="accent6"/>
        </w:tcBorders>
      </w:tcPr>
    </w:tblStylePr>
  </w:style>
  <w:style w:type="table" w:styleId="LightShading">
    <w:name w:val="Light Shading"/>
    <w:basedOn w:val="TableNormal"/>
    <w:uiPriority w:val="60"/>
    <w:semiHidden/>
    <w:unhideWhenUsed/>
    <w:rsid w:val="0089154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9154A"/>
    <w:rPr>
      <w:color w:val="CB8C01" w:themeColor="accent1" w:themeShade="BF"/>
    </w:rPr>
    <w:tblPr>
      <w:tblStyleRowBandSize w:val="1"/>
      <w:tblStyleColBandSize w:val="1"/>
      <w:tblBorders>
        <w:top w:val="single" w:sz="8" w:space="0" w:color="FDB515" w:themeColor="accent1"/>
        <w:bottom w:val="single" w:sz="8" w:space="0" w:color="FDB515" w:themeColor="accent1"/>
      </w:tblBorders>
    </w:tblPr>
    <w:tblStylePr w:type="firstRow">
      <w:pPr>
        <w:spacing w:before="0" w:after="0" w:line="240" w:lineRule="auto"/>
      </w:pPr>
      <w:rPr>
        <w:b/>
        <w:bCs/>
      </w:rPr>
      <w:tblPr/>
      <w:tcPr>
        <w:tcBorders>
          <w:top w:val="single" w:sz="8" w:space="0" w:color="FDB515" w:themeColor="accent1"/>
          <w:left w:val="nil"/>
          <w:bottom w:val="single" w:sz="8" w:space="0" w:color="FDB515" w:themeColor="accent1"/>
          <w:right w:val="nil"/>
          <w:insideH w:val="nil"/>
          <w:insideV w:val="nil"/>
        </w:tcBorders>
      </w:tcPr>
    </w:tblStylePr>
    <w:tblStylePr w:type="lastRow">
      <w:pPr>
        <w:spacing w:before="0" w:after="0" w:line="240" w:lineRule="auto"/>
      </w:pPr>
      <w:rPr>
        <w:b/>
        <w:bCs/>
      </w:rPr>
      <w:tblPr/>
      <w:tcPr>
        <w:tcBorders>
          <w:top w:val="single" w:sz="8" w:space="0" w:color="FDB515" w:themeColor="accent1"/>
          <w:left w:val="nil"/>
          <w:bottom w:val="single" w:sz="8" w:space="0" w:color="FDB51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CC5" w:themeFill="accent1" w:themeFillTint="3F"/>
      </w:tcPr>
    </w:tblStylePr>
    <w:tblStylePr w:type="band1Horz">
      <w:tblPr/>
      <w:tcPr>
        <w:tcBorders>
          <w:left w:val="nil"/>
          <w:right w:val="nil"/>
          <w:insideH w:val="nil"/>
          <w:insideV w:val="nil"/>
        </w:tcBorders>
        <w:shd w:val="clear" w:color="auto" w:fill="FEECC5" w:themeFill="accent1" w:themeFillTint="3F"/>
      </w:tcPr>
    </w:tblStylePr>
  </w:style>
  <w:style w:type="table" w:styleId="LightShading-Accent2">
    <w:name w:val="Light Shading Accent 2"/>
    <w:basedOn w:val="TableNormal"/>
    <w:uiPriority w:val="60"/>
    <w:semiHidden/>
    <w:unhideWhenUsed/>
    <w:rsid w:val="0089154A"/>
    <w:rPr>
      <w:color w:val="E91D13" w:themeColor="accent2" w:themeShade="BF"/>
    </w:rPr>
    <w:tblPr>
      <w:tblStyleRowBandSize w:val="1"/>
      <w:tblStyleColBandSize w:val="1"/>
      <w:tblBorders>
        <w:top w:val="single" w:sz="8" w:space="0" w:color="F2665F" w:themeColor="accent2"/>
        <w:bottom w:val="single" w:sz="8" w:space="0" w:color="F2665F" w:themeColor="accent2"/>
      </w:tblBorders>
    </w:tblPr>
    <w:tblStylePr w:type="firstRow">
      <w:pPr>
        <w:spacing w:before="0" w:after="0" w:line="240" w:lineRule="auto"/>
      </w:pPr>
      <w:rPr>
        <w:b/>
        <w:bCs/>
      </w:rPr>
      <w:tblPr/>
      <w:tcPr>
        <w:tcBorders>
          <w:top w:val="single" w:sz="8" w:space="0" w:color="F2665F" w:themeColor="accent2"/>
          <w:left w:val="nil"/>
          <w:bottom w:val="single" w:sz="8" w:space="0" w:color="F2665F" w:themeColor="accent2"/>
          <w:right w:val="nil"/>
          <w:insideH w:val="nil"/>
          <w:insideV w:val="nil"/>
        </w:tcBorders>
      </w:tcPr>
    </w:tblStylePr>
    <w:tblStylePr w:type="lastRow">
      <w:pPr>
        <w:spacing w:before="0" w:after="0" w:line="240" w:lineRule="auto"/>
      </w:pPr>
      <w:rPr>
        <w:b/>
        <w:bCs/>
      </w:rPr>
      <w:tblPr/>
      <w:tcPr>
        <w:tcBorders>
          <w:top w:val="single" w:sz="8" w:space="0" w:color="F2665F" w:themeColor="accent2"/>
          <w:left w:val="nil"/>
          <w:bottom w:val="single" w:sz="8" w:space="0" w:color="F2665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8D7" w:themeFill="accent2" w:themeFillTint="3F"/>
      </w:tcPr>
    </w:tblStylePr>
    <w:tblStylePr w:type="band1Horz">
      <w:tblPr/>
      <w:tcPr>
        <w:tcBorders>
          <w:left w:val="nil"/>
          <w:right w:val="nil"/>
          <w:insideH w:val="nil"/>
          <w:insideV w:val="nil"/>
        </w:tcBorders>
        <w:shd w:val="clear" w:color="auto" w:fill="FBD8D7" w:themeFill="accent2" w:themeFillTint="3F"/>
      </w:tcPr>
    </w:tblStylePr>
  </w:style>
  <w:style w:type="table" w:styleId="LightShading-Accent3">
    <w:name w:val="Light Shading Accent 3"/>
    <w:basedOn w:val="TableNormal"/>
    <w:uiPriority w:val="60"/>
    <w:semiHidden/>
    <w:unhideWhenUsed/>
    <w:rsid w:val="0089154A"/>
    <w:rPr>
      <w:color w:val="B00068" w:themeColor="accent3" w:themeShade="BF"/>
    </w:rPr>
    <w:tblPr>
      <w:tblStyleRowBandSize w:val="1"/>
      <w:tblStyleColBandSize w:val="1"/>
      <w:tblBorders>
        <w:top w:val="single" w:sz="8" w:space="0" w:color="EC008C" w:themeColor="accent3"/>
        <w:bottom w:val="single" w:sz="8" w:space="0" w:color="EC008C" w:themeColor="accent3"/>
      </w:tblBorders>
    </w:tblPr>
    <w:tblStylePr w:type="firstRow">
      <w:pPr>
        <w:spacing w:before="0" w:after="0" w:line="240" w:lineRule="auto"/>
      </w:pPr>
      <w:rPr>
        <w:b/>
        <w:bCs/>
      </w:rPr>
      <w:tblPr/>
      <w:tcPr>
        <w:tcBorders>
          <w:top w:val="single" w:sz="8" w:space="0" w:color="EC008C" w:themeColor="accent3"/>
          <w:left w:val="nil"/>
          <w:bottom w:val="single" w:sz="8" w:space="0" w:color="EC008C" w:themeColor="accent3"/>
          <w:right w:val="nil"/>
          <w:insideH w:val="nil"/>
          <w:insideV w:val="nil"/>
        </w:tcBorders>
      </w:tcPr>
    </w:tblStylePr>
    <w:tblStylePr w:type="lastRow">
      <w:pPr>
        <w:spacing w:before="0" w:after="0" w:line="240" w:lineRule="auto"/>
      </w:pPr>
      <w:rPr>
        <w:b/>
        <w:bCs/>
      </w:rPr>
      <w:tblPr/>
      <w:tcPr>
        <w:tcBorders>
          <w:top w:val="single" w:sz="8" w:space="0" w:color="EC008C" w:themeColor="accent3"/>
          <w:left w:val="nil"/>
          <w:bottom w:val="single" w:sz="8" w:space="0" w:color="EC008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BE3" w:themeFill="accent3" w:themeFillTint="3F"/>
      </w:tcPr>
    </w:tblStylePr>
    <w:tblStylePr w:type="band1Horz">
      <w:tblPr/>
      <w:tcPr>
        <w:tcBorders>
          <w:left w:val="nil"/>
          <w:right w:val="nil"/>
          <w:insideH w:val="nil"/>
          <w:insideV w:val="nil"/>
        </w:tcBorders>
        <w:shd w:val="clear" w:color="auto" w:fill="FFBBE3" w:themeFill="accent3" w:themeFillTint="3F"/>
      </w:tcPr>
    </w:tblStylePr>
  </w:style>
  <w:style w:type="table" w:styleId="LightShading-Accent4">
    <w:name w:val="Light Shading Accent 4"/>
    <w:basedOn w:val="TableNormal"/>
    <w:uiPriority w:val="60"/>
    <w:semiHidden/>
    <w:unhideWhenUsed/>
    <w:rsid w:val="0089154A"/>
    <w:rPr>
      <w:color w:val="232233" w:themeColor="accent4" w:themeShade="BF"/>
    </w:rPr>
    <w:tblPr>
      <w:tblStyleRowBandSize w:val="1"/>
      <w:tblStyleColBandSize w:val="1"/>
      <w:tblBorders>
        <w:top w:val="single" w:sz="8" w:space="0" w:color="302E45" w:themeColor="accent4"/>
        <w:bottom w:val="single" w:sz="8" w:space="0" w:color="302E45" w:themeColor="accent4"/>
      </w:tblBorders>
    </w:tblPr>
    <w:tblStylePr w:type="firstRow">
      <w:pPr>
        <w:spacing w:before="0" w:after="0" w:line="240" w:lineRule="auto"/>
      </w:pPr>
      <w:rPr>
        <w:b/>
        <w:bCs/>
      </w:rPr>
      <w:tblPr/>
      <w:tcPr>
        <w:tcBorders>
          <w:top w:val="single" w:sz="8" w:space="0" w:color="302E45" w:themeColor="accent4"/>
          <w:left w:val="nil"/>
          <w:bottom w:val="single" w:sz="8" w:space="0" w:color="302E45" w:themeColor="accent4"/>
          <w:right w:val="nil"/>
          <w:insideH w:val="nil"/>
          <w:insideV w:val="nil"/>
        </w:tcBorders>
      </w:tcPr>
    </w:tblStylePr>
    <w:tblStylePr w:type="lastRow">
      <w:pPr>
        <w:spacing w:before="0" w:after="0" w:line="240" w:lineRule="auto"/>
      </w:pPr>
      <w:rPr>
        <w:b/>
        <w:bCs/>
      </w:rPr>
      <w:tblPr/>
      <w:tcPr>
        <w:tcBorders>
          <w:top w:val="single" w:sz="8" w:space="0" w:color="302E45" w:themeColor="accent4"/>
          <w:left w:val="nil"/>
          <w:bottom w:val="single" w:sz="8" w:space="0" w:color="302E4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C4D8" w:themeFill="accent4" w:themeFillTint="3F"/>
      </w:tcPr>
    </w:tblStylePr>
    <w:tblStylePr w:type="band1Horz">
      <w:tblPr/>
      <w:tcPr>
        <w:tcBorders>
          <w:left w:val="nil"/>
          <w:right w:val="nil"/>
          <w:insideH w:val="nil"/>
          <w:insideV w:val="nil"/>
        </w:tcBorders>
        <w:shd w:val="clear" w:color="auto" w:fill="C6C4D8" w:themeFill="accent4" w:themeFillTint="3F"/>
      </w:tcPr>
    </w:tblStylePr>
  </w:style>
  <w:style w:type="table" w:styleId="LightShading-Accent5">
    <w:name w:val="Light Shading Accent 5"/>
    <w:basedOn w:val="TableNormal"/>
    <w:uiPriority w:val="60"/>
    <w:semiHidden/>
    <w:unhideWhenUsed/>
    <w:rsid w:val="0089154A"/>
    <w:rPr>
      <w:color w:val="494A4E" w:themeColor="accent5" w:themeShade="BF"/>
    </w:rPr>
    <w:tblPr>
      <w:tblStyleRowBandSize w:val="1"/>
      <w:tblStyleColBandSize w:val="1"/>
      <w:tblBorders>
        <w:top w:val="single" w:sz="8" w:space="0" w:color="626469" w:themeColor="accent5"/>
        <w:bottom w:val="single" w:sz="8" w:space="0" w:color="626469" w:themeColor="accent5"/>
      </w:tblBorders>
    </w:tblPr>
    <w:tblStylePr w:type="firstRow">
      <w:pPr>
        <w:spacing w:before="0" w:after="0" w:line="240" w:lineRule="auto"/>
      </w:pPr>
      <w:rPr>
        <w:b/>
        <w:bCs/>
      </w:rPr>
      <w:tblPr/>
      <w:tcPr>
        <w:tcBorders>
          <w:top w:val="single" w:sz="8" w:space="0" w:color="626469" w:themeColor="accent5"/>
          <w:left w:val="nil"/>
          <w:bottom w:val="single" w:sz="8" w:space="0" w:color="626469" w:themeColor="accent5"/>
          <w:right w:val="nil"/>
          <w:insideH w:val="nil"/>
          <w:insideV w:val="nil"/>
        </w:tcBorders>
      </w:tcPr>
    </w:tblStylePr>
    <w:tblStylePr w:type="lastRow">
      <w:pPr>
        <w:spacing w:before="0" w:after="0" w:line="240" w:lineRule="auto"/>
      </w:pPr>
      <w:rPr>
        <w:b/>
        <w:bCs/>
      </w:rPr>
      <w:tblPr/>
      <w:tcPr>
        <w:tcBorders>
          <w:top w:val="single" w:sz="8" w:space="0" w:color="626469" w:themeColor="accent5"/>
          <w:left w:val="nil"/>
          <w:bottom w:val="single" w:sz="8" w:space="0" w:color="62646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8DA" w:themeFill="accent5" w:themeFillTint="3F"/>
      </w:tcPr>
    </w:tblStylePr>
    <w:tblStylePr w:type="band1Horz">
      <w:tblPr/>
      <w:tcPr>
        <w:tcBorders>
          <w:left w:val="nil"/>
          <w:right w:val="nil"/>
          <w:insideH w:val="nil"/>
          <w:insideV w:val="nil"/>
        </w:tcBorders>
        <w:shd w:val="clear" w:color="auto" w:fill="D7D8DA" w:themeFill="accent5" w:themeFillTint="3F"/>
      </w:tcPr>
    </w:tblStylePr>
  </w:style>
  <w:style w:type="table" w:styleId="LightShading-Accent6">
    <w:name w:val="Light Shading Accent 6"/>
    <w:basedOn w:val="TableNormal"/>
    <w:uiPriority w:val="60"/>
    <w:semiHidden/>
    <w:unhideWhenUsed/>
    <w:rsid w:val="0089154A"/>
    <w:rPr>
      <w:color w:val="A5A59D" w:themeColor="accent6" w:themeShade="BF"/>
    </w:rPr>
    <w:tblPr>
      <w:tblStyleRowBandSize w:val="1"/>
      <w:tblStyleColBandSize w:val="1"/>
      <w:tblBorders>
        <w:top w:val="single" w:sz="8" w:space="0" w:color="D9D9D6" w:themeColor="accent6"/>
        <w:bottom w:val="single" w:sz="8" w:space="0" w:color="D9D9D6" w:themeColor="accent6"/>
      </w:tblBorders>
    </w:tblPr>
    <w:tblStylePr w:type="firstRow">
      <w:pPr>
        <w:spacing w:before="0" w:after="0" w:line="240" w:lineRule="auto"/>
      </w:pPr>
      <w:rPr>
        <w:b/>
        <w:bCs/>
      </w:rPr>
      <w:tblPr/>
      <w:tcPr>
        <w:tcBorders>
          <w:top w:val="single" w:sz="8" w:space="0" w:color="D9D9D6" w:themeColor="accent6"/>
          <w:left w:val="nil"/>
          <w:bottom w:val="single" w:sz="8" w:space="0" w:color="D9D9D6" w:themeColor="accent6"/>
          <w:right w:val="nil"/>
          <w:insideH w:val="nil"/>
          <w:insideV w:val="nil"/>
        </w:tcBorders>
      </w:tcPr>
    </w:tblStylePr>
    <w:tblStylePr w:type="lastRow">
      <w:pPr>
        <w:spacing w:before="0" w:after="0" w:line="240" w:lineRule="auto"/>
      </w:pPr>
      <w:rPr>
        <w:b/>
        <w:bCs/>
      </w:rPr>
      <w:tblPr/>
      <w:tcPr>
        <w:tcBorders>
          <w:top w:val="single" w:sz="8" w:space="0" w:color="D9D9D6" w:themeColor="accent6"/>
          <w:left w:val="nil"/>
          <w:bottom w:val="single" w:sz="8" w:space="0" w:color="D9D9D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F5F4" w:themeFill="accent6" w:themeFillTint="3F"/>
      </w:tcPr>
    </w:tblStylePr>
    <w:tblStylePr w:type="band1Horz">
      <w:tblPr/>
      <w:tcPr>
        <w:tcBorders>
          <w:left w:val="nil"/>
          <w:right w:val="nil"/>
          <w:insideH w:val="nil"/>
          <w:insideV w:val="nil"/>
        </w:tcBorders>
        <w:shd w:val="clear" w:color="auto" w:fill="F5F5F4" w:themeFill="accent6" w:themeFillTint="3F"/>
      </w:tcPr>
    </w:tblStylePr>
  </w:style>
  <w:style w:type="table" w:customStyle="1" w:styleId="ListTable1Light1">
    <w:name w:val="List Table 1 Light1"/>
    <w:basedOn w:val="TableNormal"/>
    <w:uiPriority w:val="46"/>
    <w:locked/>
    <w:rsid w:val="0089154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locked/>
    <w:rsid w:val="0089154A"/>
    <w:tblPr>
      <w:tblStyleRowBandSize w:val="1"/>
      <w:tblStyleColBandSize w:val="1"/>
    </w:tblPr>
    <w:tblStylePr w:type="firstRow">
      <w:rPr>
        <w:b/>
        <w:bCs/>
      </w:rPr>
      <w:tblPr/>
      <w:tcPr>
        <w:tcBorders>
          <w:bottom w:val="single" w:sz="4" w:space="0" w:color="FDD272" w:themeColor="accent1" w:themeTint="99"/>
        </w:tcBorders>
      </w:tcPr>
    </w:tblStylePr>
    <w:tblStylePr w:type="lastRow">
      <w:rPr>
        <w:b/>
        <w:bCs/>
      </w:rPr>
      <w:tblPr/>
      <w:tcPr>
        <w:tcBorders>
          <w:top w:val="single" w:sz="4" w:space="0" w:color="FDD272" w:themeColor="accent1" w:themeTint="99"/>
        </w:tcBorders>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ListTable1Light-Accent21">
    <w:name w:val="List Table 1 Light - Accent 21"/>
    <w:basedOn w:val="TableNormal"/>
    <w:uiPriority w:val="46"/>
    <w:locked/>
    <w:rsid w:val="0089154A"/>
    <w:tblPr>
      <w:tblStyleRowBandSize w:val="1"/>
      <w:tblStyleColBandSize w:val="1"/>
    </w:tblPr>
    <w:tblStylePr w:type="firstRow">
      <w:rPr>
        <w:b/>
        <w:bCs/>
      </w:rPr>
      <w:tblPr/>
      <w:tcPr>
        <w:tcBorders>
          <w:bottom w:val="single" w:sz="4" w:space="0" w:color="F7A29E" w:themeColor="accent2" w:themeTint="99"/>
        </w:tcBorders>
      </w:tcPr>
    </w:tblStylePr>
    <w:tblStylePr w:type="lastRow">
      <w:rPr>
        <w:b/>
        <w:bCs/>
      </w:rPr>
      <w:tblPr/>
      <w:tcPr>
        <w:tcBorders>
          <w:top w:val="single" w:sz="4" w:space="0" w:color="F7A29E" w:themeColor="accent2" w:themeTint="99"/>
        </w:tcBorders>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ListTable1Light-Accent31">
    <w:name w:val="List Table 1 Light - Accent 31"/>
    <w:basedOn w:val="TableNormal"/>
    <w:uiPriority w:val="46"/>
    <w:locked/>
    <w:rsid w:val="0089154A"/>
    <w:tblPr>
      <w:tblStyleRowBandSize w:val="1"/>
      <w:tblStyleColBandSize w:val="1"/>
    </w:tblPr>
    <w:tblStylePr w:type="firstRow">
      <w:rPr>
        <w:b/>
        <w:bCs/>
      </w:rPr>
      <w:tblPr/>
      <w:tcPr>
        <w:tcBorders>
          <w:bottom w:val="single" w:sz="4" w:space="0" w:color="FF5ABB" w:themeColor="accent3" w:themeTint="99"/>
        </w:tcBorders>
      </w:tcPr>
    </w:tblStylePr>
    <w:tblStylePr w:type="lastRow">
      <w:rPr>
        <w:b/>
        <w:bCs/>
      </w:rPr>
      <w:tblPr/>
      <w:tcPr>
        <w:tcBorders>
          <w:top w:val="single" w:sz="4" w:space="0" w:color="FF5ABB" w:themeColor="accent3" w:themeTint="99"/>
        </w:tcBorders>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ListTable1Light-Accent41">
    <w:name w:val="List Table 1 Light - Accent 41"/>
    <w:basedOn w:val="TableNormal"/>
    <w:uiPriority w:val="46"/>
    <w:locked/>
    <w:rsid w:val="0089154A"/>
    <w:tblPr>
      <w:tblStyleRowBandSize w:val="1"/>
      <w:tblStyleColBandSize w:val="1"/>
    </w:tblPr>
    <w:tblStylePr w:type="firstRow">
      <w:rPr>
        <w:b/>
        <w:bCs/>
      </w:rPr>
      <w:tblPr/>
      <w:tcPr>
        <w:tcBorders>
          <w:bottom w:val="single" w:sz="4" w:space="0" w:color="7470A0" w:themeColor="accent4" w:themeTint="99"/>
        </w:tcBorders>
      </w:tcPr>
    </w:tblStylePr>
    <w:tblStylePr w:type="lastRow">
      <w:rPr>
        <w:b/>
        <w:bCs/>
      </w:rPr>
      <w:tblPr/>
      <w:tcPr>
        <w:tcBorders>
          <w:top w:val="single" w:sz="4" w:space="0" w:color="7470A0" w:themeColor="accent4" w:themeTint="99"/>
        </w:tcBorders>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ListTable1Light-Accent51">
    <w:name w:val="List Table 1 Light - Accent 51"/>
    <w:basedOn w:val="TableNormal"/>
    <w:uiPriority w:val="46"/>
    <w:locked/>
    <w:rsid w:val="0089154A"/>
    <w:tblPr>
      <w:tblStyleRowBandSize w:val="1"/>
      <w:tblStyleColBandSize w:val="1"/>
    </w:tblPr>
    <w:tblStylePr w:type="firstRow">
      <w:rPr>
        <w:b/>
        <w:bCs/>
      </w:rPr>
      <w:tblPr/>
      <w:tcPr>
        <w:tcBorders>
          <w:bottom w:val="single" w:sz="4" w:space="0" w:color="9FA1A6" w:themeColor="accent5" w:themeTint="99"/>
        </w:tcBorders>
      </w:tcPr>
    </w:tblStylePr>
    <w:tblStylePr w:type="lastRow">
      <w:rPr>
        <w:b/>
        <w:bCs/>
      </w:rPr>
      <w:tblPr/>
      <w:tcPr>
        <w:tcBorders>
          <w:top w:val="single" w:sz="4" w:space="0" w:color="9FA1A6" w:themeColor="accent5" w:themeTint="99"/>
        </w:tcBorders>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ListTable1Light-Accent61">
    <w:name w:val="List Table 1 Light - Accent 61"/>
    <w:basedOn w:val="TableNormal"/>
    <w:uiPriority w:val="46"/>
    <w:locked/>
    <w:rsid w:val="0089154A"/>
    <w:tblPr>
      <w:tblStyleRowBandSize w:val="1"/>
      <w:tblStyleColBandSize w:val="1"/>
    </w:tblPr>
    <w:tblStylePr w:type="firstRow">
      <w:rPr>
        <w:b/>
        <w:bCs/>
      </w:rPr>
      <w:tblPr/>
      <w:tcPr>
        <w:tcBorders>
          <w:bottom w:val="single" w:sz="4" w:space="0" w:color="E8E8E6" w:themeColor="accent6" w:themeTint="99"/>
        </w:tcBorders>
      </w:tcPr>
    </w:tblStylePr>
    <w:tblStylePr w:type="lastRow">
      <w:rPr>
        <w:b/>
        <w:bCs/>
      </w:rPr>
      <w:tblPr/>
      <w:tcPr>
        <w:tcBorders>
          <w:top w:val="single" w:sz="4" w:space="0" w:color="E8E8E6" w:themeColor="accent6" w:themeTint="99"/>
        </w:tcBorders>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ListTable21">
    <w:name w:val="List Table 21"/>
    <w:basedOn w:val="TableNormal"/>
    <w:uiPriority w:val="47"/>
    <w:locked/>
    <w:rsid w:val="0089154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locked/>
    <w:rsid w:val="0089154A"/>
    <w:tblPr>
      <w:tblStyleRowBandSize w:val="1"/>
      <w:tblStyleColBandSize w:val="1"/>
      <w:tblBorders>
        <w:top w:val="single" w:sz="4" w:space="0" w:color="FDD272" w:themeColor="accent1" w:themeTint="99"/>
        <w:bottom w:val="single" w:sz="4" w:space="0" w:color="FDD272" w:themeColor="accent1" w:themeTint="99"/>
        <w:insideH w:val="single" w:sz="4" w:space="0" w:color="FDD27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ListTable2-Accent21">
    <w:name w:val="List Table 2 - Accent 21"/>
    <w:basedOn w:val="TableNormal"/>
    <w:uiPriority w:val="47"/>
    <w:locked/>
    <w:rsid w:val="0089154A"/>
    <w:tblPr>
      <w:tblStyleRowBandSize w:val="1"/>
      <w:tblStyleColBandSize w:val="1"/>
      <w:tblBorders>
        <w:top w:val="single" w:sz="4" w:space="0" w:color="F7A29E" w:themeColor="accent2" w:themeTint="99"/>
        <w:bottom w:val="single" w:sz="4" w:space="0" w:color="F7A29E" w:themeColor="accent2" w:themeTint="99"/>
        <w:insideH w:val="single" w:sz="4" w:space="0" w:color="F7A29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ListTable2-Accent31">
    <w:name w:val="List Table 2 - Accent 31"/>
    <w:basedOn w:val="TableNormal"/>
    <w:uiPriority w:val="47"/>
    <w:locked/>
    <w:rsid w:val="0089154A"/>
    <w:tblPr>
      <w:tblStyleRowBandSize w:val="1"/>
      <w:tblStyleColBandSize w:val="1"/>
      <w:tblBorders>
        <w:top w:val="single" w:sz="4" w:space="0" w:color="FF5ABB" w:themeColor="accent3" w:themeTint="99"/>
        <w:bottom w:val="single" w:sz="4" w:space="0" w:color="FF5ABB" w:themeColor="accent3" w:themeTint="99"/>
        <w:insideH w:val="single" w:sz="4" w:space="0" w:color="FF5AB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ListTable2-Accent41">
    <w:name w:val="List Table 2 - Accent 41"/>
    <w:basedOn w:val="TableNormal"/>
    <w:uiPriority w:val="47"/>
    <w:locked/>
    <w:rsid w:val="0089154A"/>
    <w:tblPr>
      <w:tblStyleRowBandSize w:val="1"/>
      <w:tblStyleColBandSize w:val="1"/>
      <w:tblBorders>
        <w:top w:val="single" w:sz="4" w:space="0" w:color="7470A0" w:themeColor="accent4" w:themeTint="99"/>
        <w:bottom w:val="single" w:sz="4" w:space="0" w:color="7470A0" w:themeColor="accent4" w:themeTint="99"/>
        <w:insideH w:val="single" w:sz="4" w:space="0" w:color="7470A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ListTable2-Accent51">
    <w:name w:val="List Table 2 - Accent 51"/>
    <w:basedOn w:val="TableNormal"/>
    <w:uiPriority w:val="47"/>
    <w:locked/>
    <w:rsid w:val="0089154A"/>
    <w:tblPr>
      <w:tblStyleRowBandSize w:val="1"/>
      <w:tblStyleColBandSize w:val="1"/>
      <w:tblBorders>
        <w:top w:val="single" w:sz="4" w:space="0" w:color="9FA1A6" w:themeColor="accent5" w:themeTint="99"/>
        <w:bottom w:val="single" w:sz="4" w:space="0" w:color="9FA1A6" w:themeColor="accent5" w:themeTint="99"/>
        <w:insideH w:val="single" w:sz="4" w:space="0" w:color="9FA1A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ListTable2-Accent61">
    <w:name w:val="List Table 2 - Accent 61"/>
    <w:basedOn w:val="TableNormal"/>
    <w:uiPriority w:val="47"/>
    <w:locked/>
    <w:rsid w:val="0089154A"/>
    <w:tblPr>
      <w:tblStyleRowBandSize w:val="1"/>
      <w:tblStyleColBandSize w:val="1"/>
      <w:tblBorders>
        <w:top w:val="single" w:sz="4" w:space="0" w:color="E8E8E6" w:themeColor="accent6" w:themeTint="99"/>
        <w:bottom w:val="single" w:sz="4" w:space="0" w:color="E8E8E6" w:themeColor="accent6" w:themeTint="99"/>
        <w:insideH w:val="single" w:sz="4" w:space="0" w:color="E8E8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ListTable31">
    <w:name w:val="List Table 31"/>
    <w:basedOn w:val="TableNormal"/>
    <w:uiPriority w:val="48"/>
    <w:locked/>
    <w:rsid w:val="0089154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locked/>
    <w:rsid w:val="0089154A"/>
    <w:tblPr>
      <w:tblStyleRowBandSize w:val="1"/>
      <w:tblStyleColBandSize w:val="1"/>
      <w:tblBorders>
        <w:top w:val="single" w:sz="4" w:space="0" w:color="FDB515" w:themeColor="accent1"/>
        <w:left w:val="single" w:sz="4" w:space="0" w:color="FDB515" w:themeColor="accent1"/>
        <w:bottom w:val="single" w:sz="4" w:space="0" w:color="FDB515" w:themeColor="accent1"/>
        <w:right w:val="single" w:sz="4" w:space="0" w:color="FDB515" w:themeColor="accent1"/>
      </w:tblBorders>
    </w:tblPr>
    <w:tblStylePr w:type="firstRow">
      <w:rPr>
        <w:b/>
        <w:bCs/>
        <w:color w:val="FFFFFF" w:themeColor="background1"/>
      </w:rPr>
      <w:tblPr/>
      <w:tcPr>
        <w:shd w:val="clear" w:color="auto" w:fill="FDB515" w:themeFill="accent1"/>
      </w:tcPr>
    </w:tblStylePr>
    <w:tblStylePr w:type="lastRow">
      <w:rPr>
        <w:b/>
        <w:bCs/>
      </w:rPr>
      <w:tblPr/>
      <w:tcPr>
        <w:tcBorders>
          <w:top w:val="double" w:sz="4" w:space="0" w:color="FDB51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DB515" w:themeColor="accent1"/>
          <w:right w:val="single" w:sz="4" w:space="0" w:color="FDB515" w:themeColor="accent1"/>
        </w:tcBorders>
      </w:tcPr>
    </w:tblStylePr>
    <w:tblStylePr w:type="band1Horz">
      <w:tblPr/>
      <w:tcPr>
        <w:tcBorders>
          <w:top w:val="single" w:sz="4" w:space="0" w:color="FDB515" w:themeColor="accent1"/>
          <w:bottom w:val="single" w:sz="4" w:space="0" w:color="FDB51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DB515" w:themeColor="accent1"/>
          <w:left w:val="nil"/>
        </w:tcBorders>
      </w:tcPr>
    </w:tblStylePr>
    <w:tblStylePr w:type="swCell">
      <w:tblPr/>
      <w:tcPr>
        <w:tcBorders>
          <w:top w:val="double" w:sz="4" w:space="0" w:color="FDB515" w:themeColor="accent1"/>
          <w:right w:val="nil"/>
        </w:tcBorders>
      </w:tcPr>
    </w:tblStylePr>
  </w:style>
  <w:style w:type="table" w:customStyle="1" w:styleId="ListTable3-Accent21">
    <w:name w:val="List Table 3 - Accent 21"/>
    <w:basedOn w:val="TableNormal"/>
    <w:uiPriority w:val="48"/>
    <w:locked/>
    <w:rsid w:val="0089154A"/>
    <w:tblPr>
      <w:tblStyleRowBandSize w:val="1"/>
      <w:tblStyleColBandSize w:val="1"/>
      <w:tblBorders>
        <w:top w:val="single" w:sz="4" w:space="0" w:color="F2665F" w:themeColor="accent2"/>
        <w:left w:val="single" w:sz="4" w:space="0" w:color="F2665F" w:themeColor="accent2"/>
        <w:bottom w:val="single" w:sz="4" w:space="0" w:color="F2665F" w:themeColor="accent2"/>
        <w:right w:val="single" w:sz="4" w:space="0" w:color="F2665F" w:themeColor="accent2"/>
      </w:tblBorders>
    </w:tblPr>
    <w:tblStylePr w:type="firstRow">
      <w:rPr>
        <w:b/>
        <w:bCs/>
        <w:color w:val="FFFFFF" w:themeColor="background1"/>
      </w:rPr>
      <w:tblPr/>
      <w:tcPr>
        <w:shd w:val="clear" w:color="auto" w:fill="F2665F" w:themeFill="accent2"/>
      </w:tcPr>
    </w:tblStylePr>
    <w:tblStylePr w:type="lastRow">
      <w:rPr>
        <w:b/>
        <w:bCs/>
      </w:rPr>
      <w:tblPr/>
      <w:tcPr>
        <w:tcBorders>
          <w:top w:val="double" w:sz="4" w:space="0" w:color="F2665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665F" w:themeColor="accent2"/>
          <w:right w:val="single" w:sz="4" w:space="0" w:color="F2665F" w:themeColor="accent2"/>
        </w:tcBorders>
      </w:tcPr>
    </w:tblStylePr>
    <w:tblStylePr w:type="band1Horz">
      <w:tblPr/>
      <w:tcPr>
        <w:tcBorders>
          <w:top w:val="single" w:sz="4" w:space="0" w:color="F2665F" w:themeColor="accent2"/>
          <w:bottom w:val="single" w:sz="4" w:space="0" w:color="F2665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665F" w:themeColor="accent2"/>
          <w:left w:val="nil"/>
        </w:tcBorders>
      </w:tcPr>
    </w:tblStylePr>
    <w:tblStylePr w:type="swCell">
      <w:tblPr/>
      <w:tcPr>
        <w:tcBorders>
          <w:top w:val="double" w:sz="4" w:space="0" w:color="F2665F" w:themeColor="accent2"/>
          <w:right w:val="nil"/>
        </w:tcBorders>
      </w:tcPr>
    </w:tblStylePr>
  </w:style>
  <w:style w:type="table" w:customStyle="1" w:styleId="ListTable3-Accent31">
    <w:name w:val="List Table 3 - Accent 31"/>
    <w:basedOn w:val="TableNormal"/>
    <w:uiPriority w:val="48"/>
    <w:locked/>
    <w:rsid w:val="0089154A"/>
    <w:tblPr>
      <w:tblStyleRowBandSize w:val="1"/>
      <w:tblStyleColBandSize w:val="1"/>
      <w:tblBorders>
        <w:top w:val="single" w:sz="4" w:space="0" w:color="EC008C" w:themeColor="accent3"/>
        <w:left w:val="single" w:sz="4" w:space="0" w:color="EC008C" w:themeColor="accent3"/>
        <w:bottom w:val="single" w:sz="4" w:space="0" w:color="EC008C" w:themeColor="accent3"/>
        <w:right w:val="single" w:sz="4" w:space="0" w:color="EC008C" w:themeColor="accent3"/>
      </w:tblBorders>
    </w:tblPr>
    <w:tblStylePr w:type="firstRow">
      <w:rPr>
        <w:b/>
        <w:bCs/>
        <w:color w:val="FFFFFF" w:themeColor="background1"/>
      </w:rPr>
      <w:tblPr/>
      <w:tcPr>
        <w:shd w:val="clear" w:color="auto" w:fill="EC008C" w:themeFill="accent3"/>
      </w:tcPr>
    </w:tblStylePr>
    <w:tblStylePr w:type="lastRow">
      <w:rPr>
        <w:b/>
        <w:bCs/>
      </w:rPr>
      <w:tblPr/>
      <w:tcPr>
        <w:tcBorders>
          <w:top w:val="double" w:sz="4" w:space="0" w:color="EC008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008C" w:themeColor="accent3"/>
          <w:right w:val="single" w:sz="4" w:space="0" w:color="EC008C" w:themeColor="accent3"/>
        </w:tcBorders>
      </w:tcPr>
    </w:tblStylePr>
    <w:tblStylePr w:type="band1Horz">
      <w:tblPr/>
      <w:tcPr>
        <w:tcBorders>
          <w:top w:val="single" w:sz="4" w:space="0" w:color="EC008C" w:themeColor="accent3"/>
          <w:bottom w:val="single" w:sz="4" w:space="0" w:color="EC008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008C" w:themeColor="accent3"/>
          <w:left w:val="nil"/>
        </w:tcBorders>
      </w:tcPr>
    </w:tblStylePr>
    <w:tblStylePr w:type="swCell">
      <w:tblPr/>
      <w:tcPr>
        <w:tcBorders>
          <w:top w:val="double" w:sz="4" w:space="0" w:color="EC008C" w:themeColor="accent3"/>
          <w:right w:val="nil"/>
        </w:tcBorders>
      </w:tcPr>
    </w:tblStylePr>
  </w:style>
  <w:style w:type="table" w:customStyle="1" w:styleId="ListTable3-Accent41">
    <w:name w:val="List Table 3 - Accent 41"/>
    <w:basedOn w:val="TableNormal"/>
    <w:uiPriority w:val="48"/>
    <w:locked/>
    <w:rsid w:val="0089154A"/>
    <w:tblPr>
      <w:tblStyleRowBandSize w:val="1"/>
      <w:tblStyleColBandSize w:val="1"/>
      <w:tblBorders>
        <w:top w:val="single" w:sz="4" w:space="0" w:color="302E45" w:themeColor="accent4"/>
        <w:left w:val="single" w:sz="4" w:space="0" w:color="302E45" w:themeColor="accent4"/>
        <w:bottom w:val="single" w:sz="4" w:space="0" w:color="302E45" w:themeColor="accent4"/>
        <w:right w:val="single" w:sz="4" w:space="0" w:color="302E45" w:themeColor="accent4"/>
      </w:tblBorders>
    </w:tblPr>
    <w:tblStylePr w:type="firstRow">
      <w:rPr>
        <w:b/>
        <w:bCs/>
        <w:color w:val="FFFFFF" w:themeColor="background1"/>
      </w:rPr>
      <w:tblPr/>
      <w:tcPr>
        <w:shd w:val="clear" w:color="auto" w:fill="302E45" w:themeFill="accent4"/>
      </w:tcPr>
    </w:tblStylePr>
    <w:tblStylePr w:type="lastRow">
      <w:rPr>
        <w:b/>
        <w:bCs/>
      </w:rPr>
      <w:tblPr/>
      <w:tcPr>
        <w:tcBorders>
          <w:top w:val="double" w:sz="4" w:space="0" w:color="302E4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02E45" w:themeColor="accent4"/>
          <w:right w:val="single" w:sz="4" w:space="0" w:color="302E45" w:themeColor="accent4"/>
        </w:tcBorders>
      </w:tcPr>
    </w:tblStylePr>
    <w:tblStylePr w:type="band1Horz">
      <w:tblPr/>
      <w:tcPr>
        <w:tcBorders>
          <w:top w:val="single" w:sz="4" w:space="0" w:color="302E45" w:themeColor="accent4"/>
          <w:bottom w:val="single" w:sz="4" w:space="0" w:color="302E4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02E45" w:themeColor="accent4"/>
          <w:left w:val="nil"/>
        </w:tcBorders>
      </w:tcPr>
    </w:tblStylePr>
    <w:tblStylePr w:type="swCell">
      <w:tblPr/>
      <w:tcPr>
        <w:tcBorders>
          <w:top w:val="double" w:sz="4" w:space="0" w:color="302E45" w:themeColor="accent4"/>
          <w:right w:val="nil"/>
        </w:tcBorders>
      </w:tcPr>
    </w:tblStylePr>
  </w:style>
  <w:style w:type="table" w:customStyle="1" w:styleId="ListTable3-Accent51">
    <w:name w:val="List Table 3 - Accent 51"/>
    <w:basedOn w:val="TableNormal"/>
    <w:uiPriority w:val="48"/>
    <w:locked/>
    <w:rsid w:val="0089154A"/>
    <w:tblPr>
      <w:tblStyleRowBandSize w:val="1"/>
      <w:tblStyleColBandSize w:val="1"/>
      <w:tblBorders>
        <w:top w:val="single" w:sz="4" w:space="0" w:color="626469" w:themeColor="accent5"/>
        <w:left w:val="single" w:sz="4" w:space="0" w:color="626469" w:themeColor="accent5"/>
        <w:bottom w:val="single" w:sz="4" w:space="0" w:color="626469" w:themeColor="accent5"/>
        <w:right w:val="single" w:sz="4" w:space="0" w:color="626469" w:themeColor="accent5"/>
      </w:tblBorders>
    </w:tblPr>
    <w:tblStylePr w:type="firstRow">
      <w:rPr>
        <w:b/>
        <w:bCs/>
        <w:color w:val="FFFFFF" w:themeColor="background1"/>
      </w:rPr>
      <w:tblPr/>
      <w:tcPr>
        <w:shd w:val="clear" w:color="auto" w:fill="626469" w:themeFill="accent5"/>
      </w:tcPr>
    </w:tblStylePr>
    <w:tblStylePr w:type="lastRow">
      <w:rPr>
        <w:b/>
        <w:bCs/>
      </w:rPr>
      <w:tblPr/>
      <w:tcPr>
        <w:tcBorders>
          <w:top w:val="double" w:sz="4" w:space="0" w:color="62646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6469" w:themeColor="accent5"/>
          <w:right w:val="single" w:sz="4" w:space="0" w:color="626469" w:themeColor="accent5"/>
        </w:tcBorders>
      </w:tcPr>
    </w:tblStylePr>
    <w:tblStylePr w:type="band1Horz">
      <w:tblPr/>
      <w:tcPr>
        <w:tcBorders>
          <w:top w:val="single" w:sz="4" w:space="0" w:color="626469" w:themeColor="accent5"/>
          <w:bottom w:val="single" w:sz="4" w:space="0" w:color="62646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6469" w:themeColor="accent5"/>
          <w:left w:val="nil"/>
        </w:tcBorders>
      </w:tcPr>
    </w:tblStylePr>
    <w:tblStylePr w:type="swCell">
      <w:tblPr/>
      <w:tcPr>
        <w:tcBorders>
          <w:top w:val="double" w:sz="4" w:space="0" w:color="626469" w:themeColor="accent5"/>
          <w:right w:val="nil"/>
        </w:tcBorders>
      </w:tcPr>
    </w:tblStylePr>
  </w:style>
  <w:style w:type="table" w:customStyle="1" w:styleId="ListTable3-Accent61">
    <w:name w:val="List Table 3 - Accent 61"/>
    <w:basedOn w:val="TableNormal"/>
    <w:uiPriority w:val="48"/>
    <w:locked/>
    <w:rsid w:val="0089154A"/>
    <w:tblPr>
      <w:tblStyleRowBandSize w:val="1"/>
      <w:tblStyleColBandSize w:val="1"/>
      <w:tblBorders>
        <w:top w:val="single" w:sz="4" w:space="0" w:color="D9D9D6" w:themeColor="accent6"/>
        <w:left w:val="single" w:sz="4" w:space="0" w:color="D9D9D6" w:themeColor="accent6"/>
        <w:bottom w:val="single" w:sz="4" w:space="0" w:color="D9D9D6" w:themeColor="accent6"/>
        <w:right w:val="single" w:sz="4" w:space="0" w:color="D9D9D6" w:themeColor="accent6"/>
      </w:tblBorders>
    </w:tblPr>
    <w:tblStylePr w:type="firstRow">
      <w:rPr>
        <w:b/>
        <w:bCs/>
        <w:color w:val="FFFFFF" w:themeColor="background1"/>
      </w:rPr>
      <w:tblPr/>
      <w:tcPr>
        <w:shd w:val="clear" w:color="auto" w:fill="D9D9D6" w:themeFill="accent6"/>
      </w:tcPr>
    </w:tblStylePr>
    <w:tblStylePr w:type="lastRow">
      <w:rPr>
        <w:b/>
        <w:bCs/>
      </w:rPr>
      <w:tblPr/>
      <w:tcPr>
        <w:tcBorders>
          <w:top w:val="double" w:sz="4" w:space="0" w:color="D9D9D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9D9D6" w:themeColor="accent6"/>
          <w:right w:val="single" w:sz="4" w:space="0" w:color="D9D9D6" w:themeColor="accent6"/>
        </w:tcBorders>
      </w:tcPr>
    </w:tblStylePr>
    <w:tblStylePr w:type="band1Horz">
      <w:tblPr/>
      <w:tcPr>
        <w:tcBorders>
          <w:top w:val="single" w:sz="4" w:space="0" w:color="D9D9D6" w:themeColor="accent6"/>
          <w:bottom w:val="single" w:sz="4" w:space="0" w:color="D9D9D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9D9D6" w:themeColor="accent6"/>
          <w:left w:val="nil"/>
        </w:tcBorders>
      </w:tcPr>
    </w:tblStylePr>
    <w:tblStylePr w:type="swCell">
      <w:tblPr/>
      <w:tcPr>
        <w:tcBorders>
          <w:top w:val="double" w:sz="4" w:space="0" w:color="D9D9D6" w:themeColor="accent6"/>
          <w:right w:val="nil"/>
        </w:tcBorders>
      </w:tcPr>
    </w:tblStylePr>
  </w:style>
  <w:style w:type="table" w:customStyle="1" w:styleId="ListTable41">
    <w:name w:val="List Table 41"/>
    <w:basedOn w:val="TableNormal"/>
    <w:uiPriority w:val="49"/>
    <w:locked/>
    <w:rsid w:val="0089154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locked/>
    <w:rsid w:val="0089154A"/>
    <w:tblPr>
      <w:tblStyleRowBandSize w:val="1"/>
      <w:tblStyleColBandSize w:val="1"/>
      <w:tblBorders>
        <w:top w:val="single" w:sz="4" w:space="0" w:color="FDD272" w:themeColor="accent1" w:themeTint="99"/>
        <w:left w:val="single" w:sz="4" w:space="0" w:color="FDD272" w:themeColor="accent1" w:themeTint="99"/>
        <w:bottom w:val="single" w:sz="4" w:space="0" w:color="FDD272" w:themeColor="accent1" w:themeTint="99"/>
        <w:right w:val="single" w:sz="4" w:space="0" w:color="FDD272" w:themeColor="accent1" w:themeTint="99"/>
        <w:insideH w:val="single" w:sz="4" w:space="0" w:color="FDD272" w:themeColor="accent1" w:themeTint="99"/>
      </w:tblBorders>
    </w:tblPr>
    <w:tblStylePr w:type="firstRow">
      <w:rPr>
        <w:b/>
        <w:bCs/>
        <w:color w:val="FFFFFF" w:themeColor="background1"/>
      </w:rPr>
      <w:tblPr/>
      <w:tcPr>
        <w:tcBorders>
          <w:top w:val="single" w:sz="4" w:space="0" w:color="FDB515" w:themeColor="accent1"/>
          <w:left w:val="single" w:sz="4" w:space="0" w:color="FDB515" w:themeColor="accent1"/>
          <w:bottom w:val="single" w:sz="4" w:space="0" w:color="FDB515" w:themeColor="accent1"/>
          <w:right w:val="single" w:sz="4" w:space="0" w:color="FDB515" w:themeColor="accent1"/>
          <w:insideH w:val="nil"/>
        </w:tcBorders>
        <w:shd w:val="clear" w:color="auto" w:fill="FDB515" w:themeFill="accent1"/>
      </w:tcPr>
    </w:tblStylePr>
    <w:tblStylePr w:type="lastRow">
      <w:rPr>
        <w:b/>
        <w:bCs/>
      </w:rPr>
      <w:tblPr/>
      <w:tcPr>
        <w:tcBorders>
          <w:top w:val="double" w:sz="4" w:space="0" w:color="FDD272" w:themeColor="accent1" w:themeTint="99"/>
        </w:tcBorders>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ListTable4-Accent21">
    <w:name w:val="List Table 4 - Accent 21"/>
    <w:basedOn w:val="TableNormal"/>
    <w:uiPriority w:val="49"/>
    <w:locked/>
    <w:rsid w:val="0089154A"/>
    <w:tblPr>
      <w:tblStyleRowBandSize w:val="1"/>
      <w:tblStyleColBandSize w:val="1"/>
      <w:tblBorders>
        <w:top w:val="single" w:sz="4" w:space="0" w:color="F7A29E" w:themeColor="accent2" w:themeTint="99"/>
        <w:left w:val="single" w:sz="4" w:space="0" w:color="F7A29E" w:themeColor="accent2" w:themeTint="99"/>
        <w:bottom w:val="single" w:sz="4" w:space="0" w:color="F7A29E" w:themeColor="accent2" w:themeTint="99"/>
        <w:right w:val="single" w:sz="4" w:space="0" w:color="F7A29E" w:themeColor="accent2" w:themeTint="99"/>
        <w:insideH w:val="single" w:sz="4" w:space="0" w:color="F7A29E" w:themeColor="accent2" w:themeTint="99"/>
      </w:tblBorders>
    </w:tblPr>
    <w:tblStylePr w:type="firstRow">
      <w:rPr>
        <w:b/>
        <w:bCs/>
        <w:color w:val="FFFFFF" w:themeColor="background1"/>
      </w:rPr>
      <w:tblPr/>
      <w:tcPr>
        <w:tcBorders>
          <w:top w:val="single" w:sz="4" w:space="0" w:color="F2665F" w:themeColor="accent2"/>
          <w:left w:val="single" w:sz="4" w:space="0" w:color="F2665F" w:themeColor="accent2"/>
          <w:bottom w:val="single" w:sz="4" w:space="0" w:color="F2665F" w:themeColor="accent2"/>
          <w:right w:val="single" w:sz="4" w:space="0" w:color="F2665F" w:themeColor="accent2"/>
          <w:insideH w:val="nil"/>
        </w:tcBorders>
        <w:shd w:val="clear" w:color="auto" w:fill="F2665F" w:themeFill="accent2"/>
      </w:tcPr>
    </w:tblStylePr>
    <w:tblStylePr w:type="lastRow">
      <w:rPr>
        <w:b/>
        <w:bCs/>
      </w:rPr>
      <w:tblPr/>
      <w:tcPr>
        <w:tcBorders>
          <w:top w:val="double" w:sz="4" w:space="0" w:color="F7A29E" w:themeColor="accent2" w:themeTint="99"/>
        </w:tcBorders>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ListTable4-Accent31">
    <w:name w:val="List Table 4 - Accent 31"/>
    <w:basedOn w:val="TableNormal"/>
    <w:uiPriority w:val="49"/>
    <w:locked/>
    <w:rsid w:val="0089154A"/>
    <w:tblPr>
      <w:tblStyleRowBandSize w:val="1"/>
      <w:tblStyleColBandSize w:val="1"/>
      <w:tblBorders>
        <w:top w:val="single" w:sz="4" w:space="0" w:color="FF5ABB" w:themeColor="accent3" w:themeTint="99"/>
        <w:left w:val="single" w:sz="4" w:space="0" w:color="FF5ABB" w:themeColor="accent3" w:themeTint="99"/>
        <w:bottom w:val="single" w:sz="4" w:space="0" w:color="FF5ABB" w:themeColor="accent3" w:themeTint="99"/>
        <w:right w:val="single" w:sz="4" w:space="0" w:color="FF5ABB" w:themeColor="accent3" w:themeTint="99"/>
        <w:insideH w:val="single" w:sz="4" w:space="0" w:color="FF5ABB" w:themeColor="accent3" w:themeTint="99"/>
      </w:tblBorders>
    </w:tblPr>
    <w:tblStylePr w:type="firstRow">
      <w:rPr>
        <w:b/>
        <w:bCs/>
        <w:color w:val="FFFFFF" w:themeColor="background1"/>
      </w:rPr>
      <w:tblPr/>
      <w:tcPr>
        <w:tcBorders>
          <w:top w:val="single" w:sz="4" w:space="0" w:color="EC008C" w:themeColor="accent3"/>
          <w:left w:val="single" w:sz="4" w:space="0" w:color="EC008C" w:themeColor="accent3"/>
          <w:bottom w:val="single" w:sz="4" w:space="0" w:color="EC008C" w:themeColor="accent3"/>
          <w:right w:val="single" w:sz="4" w:space="0" w:color="EC008C" w:themeColor="accent3"/>
          <w:insideH w:val="nil"/>
        </w:tcBorders>
        <w:shd w:val="clear" w:color="auto" w:fill="EC008C" w:themeFill="accent3"/>
      </w:tcPr>
    </w:tblStylePr>
    <w:tblStylePr w:type="lastRow">
      <w:rPr>
        <w:b/>
        <w:bCs/>
      </w:rPr>
      <w:tblPr/>
      <w:tcPr>
        <w:tcBorders>
          <w:top w:val="double" w:sz="4" w:space="0" w:color="FF5ABB" w:themeColor="accent3" w:themeTint="99"/>
        </w:tcBorders>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ListTable4-Accent41">
    <w:name w:val="List Table 4 - Accent 41"/>
    <w:basedOn w:val="TableNormal"/>
    <w:uiPriority w:val="49"/>
    <w:locked/>
    <w:rsid w:val="0089154A"/>
    <w:tblPr>
      <w:tblStyleRowBandSize w:val="1"/>
      <w:tblStyleColBandSize w:val="1"/>
      <w:tblBorders>
        <w:top w:val="single" w:sz="4" w:space="0" w:color="7470A0" w:themeColor="accent4" w:themeTint="99"/>
        <w:left w:val="single" w:sz="4" w:space="0" w:color="7470A0" w:themeColor="accent4" w:themeTint="99"/>
        <w:bottom w:val="single" w:sz="4" w:space="0" w:color="7470A0" w:themeColor="accent4" w:themeTint="99"/>
        <w:right w:val="single" w:sz="4" w:space="0" w:color="7470A0" w:themeColor="accent4" w:themeTint="99"/>
        <w:insideH w:val="single" w:sz="4" w:space="0" w:color="7470A0" w:themeColor="accent4" w:themeTint="99"/>
      </w:tblBorders>
    </w:tblPr>
    <w:tblStylePr w:type="firstRow">
      <w:rPr>
        <w:b/>
        <w:bCs/>
        <w:color w:val="FFFFFF" w:themeColor="background1"/>
      </w:rPr>
      <w:tblPr/>
      <w:tcPr>
        <w:tcBorders>
          <w:top w:val="single" w:sz="4" w:space="0" w:color="302E45" w:themeColor="accent4"/>
          <w:left w:val="single" w:sz="4" w:space="0" w:color="302E45" w:themeColor="accent4"/>
          <w:bottom w:val="single" w:sz="4" w:space="0" w:color="302E45" w:themeColor="accent4"/>
          <w:right w:val="single" w:sz="4" w:space="0" w:color="302E45" w:themeColor="accent4"/>
          <w:insideH w:val="nil"/>
        </w:tcBorders>
        <w:shd w:val="clear" w:color="auto" w:fill="302E45" w:themeFill="accent4"/>
      </w:tcPr>
    </w:tblStylePr>
    <w:tblStylePr w:type="lastRow">
      <w:rPr>
        <w:b/>
        <w:bCs/>
      </w:rPr>
      <w:tblPr/>
      <w:tcPr>
        <w:tcBorders>
          <w:top w:val="double" w:sz="4" w:space="0" w:color="7470A0" w:themeColor="accent4" w:themeTint="99"/>
        </w:tcBorders>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ListTable4-Accent51">
    <w:name w:val="List Table 4 - Accent 51"/>
    <w:basedOn w:val="TableNormal"/>
    <w:uiPriority w:val="49"/>
    <w:locked/>
    <w:rsid w:val="0089154A"/>
    <w:tblPr>
      <w:tblStyleRowBandSize w:val="1"/>
      <w:tblStyleColBandSize w:val="1"/>
      <w:tblBorders>
        <w:top w:val="single" w:sz="4" w:space="0" w:color="9FA1A6" w:themeColor="accent5" w:themeTint="99"/>
        <w:left w:val="single" w:sz="4" w:space="0" w:color="9FA1A6" w:themeColor="accent5" w:themeTint="99"/>
        <w:bottom w:val="single" w:sz="4" w:space="0" w:color="9FA1A6" w:themeColor="accent5" w:themeTint="99"/>
        <w:right w:val="single" w:sz="4" w:space="0" w:color="9FA1A6" w:themeColor="accent5" w:themeTint="99"/>
        <w:insideH w:val="single" w:sz="4" w:space="0" w:color="9FA1A6" w:themeColor="accent5" w:themeTint="99"/>
      </w:tblBorders>
    </w:tblPr>
    <w:tblStylePr w:type="firstRow">
      <w:rPr>
        <w:b/>
        <w:bCs/>
        <w:color w:val="FFFFFF" w:themeColor="background1"/>
      </w:rPr>
      <w:tblPr/>
      <w:tcPr>
        <w:tcBorders>
          <w:top w:val="single" w:sz="4" w:space="0" w:color="626469" w:themeColor="accent5"/>
          <w:left w:val="single" w:sz="4" w:space="0" w:color="626469" w:themeColor="accent5"/>
          <w:bottom w:val="single" w:sz="4" w:space="0" w:color="626469" w:themeColor="accent5"/>
          <w:right w:val="single" w:sz="4" w:space="0" w:color="626469" w:themeColor="accent5"/>
          <w:insideH w:val="nil"/>
        </w:tcBorders>
        <w:shd w:val="clear" w:color="auto" w:fill="626469" w:themeFill="accent5"/>
      </w:tcPr>
    </w:tblStylePr>
    <w:tblStylePr w:type="lastRow">
      <w:rPr>
        <w:b/>
        <w:bCs/>
      </w:rPr>
      <w:tblPr/>
      <w:tcPr>
        <w:tcBorders>
          <w:top w:val="double" w:sz="4" w:space="0" w:color="9FA1A6" w:themeColor="accent5" w:themeTint="99"/>
        </w:tcBorders>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ListTable4-Accent61">
    <w:name w:val="List Table 4 - Accent 61"/>
    <w:basedOn w:val="TableNormal"/>
    <w:uiPriority w:val="49"/>
    <w:locked/>
    <w:rsid w:val="0089154A"/>
    <w:tblPr>
      <w:tblStyleRowBandSize w:val="1"/>
      <w:tblStyleColBandSize w:val="1"/>
      <w:tblBorders>
        <w:top w:val="single" w:sz="4" w:space="0" w:color="E8E8E6" w:themeColor="accent6" w:themeTint="99"/>
        <w:left w:val="single" w:sz="4" w:space="0" w:color="E8E8E6" w:themeColor="accent6" w:themeTint="99"/>
        <w:bottom w:val="single" w:sz="4" w:space="0" w:color="E8E8E6" w:themeColor="accent6" w:themeTint="99"/>
        <w:right w:val="single" w:sz="4" w:space="0" w:color="E8E8E6" w:themeColor="accent6" w:themeTint="99"/>
        <w:insideH w:val="single" w:sz="4" w:space="0" w:color="E8E8E6" w:themeColor="accent6" w:themeTint="99"/>
      </w:tblBorders>
    </w:tblPr>
    <w:tblStylePr w:type="firstRow">
      <w:rPr>
        <w:b/>
        <w:bCs/>
        <w:color w:val="FFFFFF" w:themeColor="background1"/>
      </w:rPr>
      <w:tblPr/>
      <w:tcPr>
        <w:tcBorders>
          <w:top w:val="single" w:sz="4" w:space="0" w:color="D9D9D6" w:themeColor="accent6"/>
          <w:left w:val="single" w:sz="4" w:space="0" w:color="D9D9D6" w:themeColor="accent6"/>
          <w:bottom w:val="single" w:sz="4" w:space="0" w:color="D9D9D6" w:themeColor="accent6"/>
          <w:right w:val="single" w:sz="4" w:space="0" w:color="D9D9D6" w:themeColor="accent6"/>
          <w:insideH w:val="nil"/>
        </w:tcBorders>
        <w:shd w:val="clear" w:color="auto" w:fill="D9D9D6" w:themeFill="accent6"/>
      </w:tcPr>
    </w:tblStylePr>
    <w:tblStylePr w:type="lastRow">
      <w:rPr>
        <w:b/>
        <w:bCs/>
      </w:rPr>
      <w:tblPr/>
      <w:tcPr>
        <w:tcBorders>
          <w:top w:val="double" w:sz="4" w:space="0" w:color="E8E8E6" w:themeColor="accent6" w:themeTint="99"/>
        </w:tcBorders>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ListTable5Dark1">
    <w:name w:val="List Table 5 Dark1"/>
    <w:basedOn w:val="TableNormal"/>
    <w:uiPriority w:val="50"/>
    <w:locked/>
    <w:rsid w:val="0089154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locked/>
    <w:rsid w:val="0089154A"/>
    <w:rPr>
      <w:color w:val="FFFFFF" w:themeColor="background1"/>
    </w:rPr>
    <w:tblPr>
      <w:tblStyleRowBandSize w:val="1"/>
      <w:tblStyleColBandSize w:val="1"/>
      <w:tblBorders>
        <w:top w:val="single" w:sz="24" w:space="0" w:color="FDB515" w:themeColor="accent1"/>
        <w:left w:val="single" w:sz="24" w:space="0" w:color="FDB515" w:themeColor="accent1"/>
        <w:bottom w:val="single" w:sz="24" w:space="0" w:color="FDB515" w:themeColor="accent1"/>
        <w:right w:val="single" w:sz="24" w:space="0" w:color="FDB515" w:themeColor="accent1"/>
      </w:tblBorders>
    </w:tblPr>
    <w:tcPr>
      <w:shd w:val="clear" w:color="auto" w:fill="FDB51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locked/>
    <w:rsid w:val="0089154A"/>
    <w:rPr>
      <w:color w:val="FFFFFF" w:themeColor="background1"/>
    </w:rPr>
    <w:tblPr>
      <w:tblStyleRowBandSize w:val="1"/>
      <w:tblStyleColBandSize w:val="1"/>
      <w:tblBorders>
        <w:top w:val="single" w:sz="24" w:space="0" w:color="F2665F" w:themeColor="accent2"/>
        <w:left w:val="single" w:sz="24" w:space="0" w:color="F2665F" w:themeColor="accent2"/>
        <w:bottom w:val="single" w:sz="24" w:space="0" w:color="F2665F" w:themeColor="accent2"/>
        <w:right w:val="single" w:sz="24" w:space="0" w:color="F2665F" w:themeColor="accent2"/>
      </w:tblBorders>
    </w:tblPr>
    <w:tcPr>
      <w:shd w:val="clear" w:color="auto" w:fill="F2665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locked/>
    <w:rsid w:val="0089154A"/>
    <w:rPr>
      <w:color w:val="FFFFFF" w:themeColor="background1"/>
    </w:rPr>
    <w:tblPr>
      <w:tblStyleRowBandSize w:val="1"/>
      <w:tblStyleColBandSize w:val="1"/>
      <w:tblBorders>
        <w:top w:val="single" w:sz="24" w:space="0" w:color="EC008C" w:themeColor="accent3"/>
        <w:left w:val="single" w:sz="24" w:space="0" w:color="EC008C" w:themeColor="accent3"/>
        <w:bottom w:val="single" w:sz="24" w:space="0" w:color="EC008C" w:themeColor="accent3"/>
        <w:right w:val="single" w:sz="24" w:space="0" w:color="EC008C" w:themeColor="accent3"/>
      </w:tblBorders>
    </w:tblPr>
    <w:tcPr>
      <w:shd w:val="clear" w:color="auto" w:fill="EC008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locked/>
    <w:rsid w:val="0089154A"/>
    <w:rPr>
      <w:color w:val="FFFFFF" w:themeColor="background1"/>
    </w:rPr>
    <w:tblPr>
      <w:tblStyleRowBandSize w:val="1"/>
      <w:tblStyleColBandSize w:val="1"/>
      <w:tblBorders>
        <w:top w:val="single" w:sz="24" w:space="0" w:color="302E45" w:themeColor="accent4"/>
        <w:left w:val="single" w:sz="24" w:space="0" w:color="302E45" w:themeColor="accent4"/>
        <w:bottom w:val="single" w:sz="24" w:space="0" w:color="302E45" w:themeColor="accent4"/>
        <w:right w:val="single" w:sz="24" w:space="0" w:color="302E45" w:themeColor="accent4"/>
      </w:tblBorders>
    </w:tblPr>
    <w:tcPr>
      <w:shd w:val="clear" w:color="auto" w:fill="302E4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locked/>
    <w:rsid w:val="0089154A"/>
    <w:rPr>
      <w:color w:val="FFFFFF" w:themeColor="background1"/>
    </w:rPr>
    <w:tblPr>
      <w:tblStyleRowBandSize w:val="1"/>
      <w:tblStyleColBandSize w:val="1"/>
      <w:tblBorders>
        <w:top w:val="single" w:sz="24" w:space="0" w:color="626469" w:themeColor="accent5"/>
        <w:left w:val="single" w:sz="24" w:space="0" w:color="626469" w:themeColor="accent5"/>
        <w:bottom w:val="single" w:sz="24" w:space="0" w:color="626469" w:themeColor="accent5"/>
        <w:right w:val="single" w:sz="24" w:space="0" w:color="626469" w:themeColor="accent5"/>
      </w:tblBorders>
    </w:tblPr>
    <w:tcPr>
      <w:shd w:val="clear" w:color="auto" w:fill="62646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locked/>
    <w:rsid w:val="0089154A"/>
    <w:rPr>
      <w:color w:val="FFFFFF" w:themeColor="background1"/>
    </w:rPr>
    <w:tblPr>
      <w:tblStyleRowBandSize w:val="1"/>
      <w:tblStyleColBandSize w:val="1"/>
      <w:tblBorders>
        <w:top w:val="single" w:sz="24" w:space="0" w:color="D9D9D6" w:themeColor="accent6"/>
        <w:left w:val="single" w:sz="24" w:space="0" w:color="D9D9D6" w:themeColor="accent6"/>
        <w:bottom w:val="single" w:sz="24" w:space="0" w:color="D9D9D6" w:themeColor="accent6"/>
        <w:right w:val="single" w:sz="24" w:space="0" w:color="D9D9D6" w:themeColor="accent6"/>
      </w:tblBorders>
    </w:tblPr>
    <w:tcPr>
      <w:shd w:val="clear" w:color="auto" w:fill="D9D9D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locked/>
    <w:rsid w:val="0089154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locked/>
    <w:rsid w:val="0089154A"/>
    <w:rPr>
      <w:color w:val="CB8C01" w:themeColor="accent1" w:themeShade="BF"/>
    </w:rPr>
    <w:tblPr>
      <w:tblStyleRowBandSize w:val="1"/>
      <w:tblStyleColBandSize w:val="1"/>
      <w:tblBorders>
        <w:top w:val="single" w:sz="4" w:space="0" w:color="FDB515" w:themeColor="accent1"/>
        <w:bottom w:val="single" w:sz="4" w:space="0" w:color="FDB515" w:themeColor="accent1"/>
      </w:tblBorders>
    </w:tblPr>
    <w:tblStylePr w:type="firstRow">
      <w:rPr>
        <w:b/>
        <w:bCs/>
      </w:rPr>
      <w:tblPr/>
      <w:tcPr>
        <w:tcBorders>
          <w:bottom w:val="single" w:sz="4" w:space="0" w:color="FDB515" w:themeColor="accent1"/>
        </w:tcBorders>
      </w:tcPr>
    </w:tblStylePr>
    <w:tblStylePr w:type="lastRow">
      <w:rPr>
        <w:b/>
        <w:bCs/>
      </w:rPr>
      <w:tblPr/>
      <w:tcPr>
        <w:tcBorders>
          <w:top w:val="double" w:sz="4" w:space="0" w:color="FDB515" w:themeColor="accent1"/>
        </w:tcBorders>
      </w:tcPr>
    </w:tblStylePr>
    <w:tblStylePr w:type="firstCol">
      <w:rPr>
        <w:b/>
        <w:bCs/>
      </w:rPr>
    </w:tblStylePr>
    <w:tblStylePr w:type="lastCol">
      <w:rPr>
        <w:b/>
        <w:bCs/>
      </w:rPr>
    </w:tblStylePr>
    <w:tblStylePr w:type="band1Vert">
      <w:tblPr/>
      <w:tcPr>
        <w:shd w:val="clear" w:color="auto" w:fill="FEF0D0" w:themeFill="accent1" w:themeFillTint="33"/>
      </w:tcPr>
    </w:tblStylePr>
    <w:tblStylePr w:type="band1Horz">
      <w:tblPr/>
      <w:tcPr>
        <w:shd w:val="clear" w:color="auto" w:fill="FEF0D0" w:themeFill="accent1" w:themeFillTint="33"/>
      </w:tcPr>
    </w:tblStylePr>
  </w:style>
  <w:style w:type="table" w:customStyle="1" w:styleId="ListTable6Colorful-Accent21">
    <w:name w:val="List Table 6 Colorful - Accent 21"/>
    <w:basedOn w:val="TableNormal"/>
    <w:uiPriority w:val="51"/>
    <w:locked/>
    <w:rsid w:val="0089154A"/>
    <w:rPr>
      <w:color w:val="E91D13" w:themeColor="accent2" w:themeShade="BF"/>
    </w:rPr>
    <w:tblPr>
      <w:tblStyleRowBandSize w:val="1"/>
      <w:tblStyleColBandSize w:val="1"/>
      <w:tblBorders>
        <w:top w:val="single" w:sz="4" w:space="0" w:color="F2665F" w:themeColor="accent2"/>
        <w:bottom w:val="single" w:sz="4" w:space="0" w:color="F2665F" w:themeColor="accent2"/>
      </w:tblBorders>
    </w:tblPr>
    <w:tblStylePr w:type="firstRow">
      <w:rPr>
        <w:b/>
        <w:bCs/>
      </w:rPr>
      <w:tblPr/>
      <w:tcPr>
        <w:tcBorders>
          <w:bottom w:val="single" w:sz="4" w:space="0" w:color="F2665F" w:themeColor="accent2"/>
        </w:tcBorders>
      </w:tcPr>
    </w:tblStylePr>
    <w:tblStylePr w:type="lastRow">
      <w:rPr>
        <w:b/>
        <w:bCs/>
      </w:rPr>
      <w:tblPr/>
      <w:tcPr>
        <w:tcBorders>
          <w:top w:val="double" w:sz="4" w:space="0" w:color="F2665F" w:themeColor="accent2"/>
        </w:tcBorders>
      </w:tcPr>
    </w:tblStylePr>
    <w:tblStylePr w:type="firstCol">
      <w:rPr>
        <w:b/>
        <w:bCs/>
      </w:rPr>
    </w:tblStylePr>
    <w:tblStylePr w:type="lastCol">
      <w:rPr>
        <w:b/>
        <w:bCs/>
      </w:rPr>
    </w:tblStylePr>
    <w:tblStylePr w:type="band1Vert">
      <w:tblPr/>
      <w:tcPr>
        <w:shd w:val="clear" w:color="auto" w:fill="FCE0DE" w:themeFill="accent2" w:themeFillTint="33"/>
      </w:tcPr>
    </w:tblStylePr>
    <w:tblStylePr w:type="band1Horz">
      <w:tblPr/>
      <w:tcPr>
        <w:shd w:val="clear" w:color="auto" w:fill="FCE0DE" w:themeFill="accent2" w:themeFillTint="33"/>
      </w:tcPr>
    </w:tblStylePr>
  </w:style>
  <w:style w:type="table" w:customStyle="1" w:styleId="ListTable6Colorful-Accent31">
    <w:name w:val="List Table 6 Colorful - Accent 31"/>
    <w:basedOn w:val="TableNormal"/>
    <w:uiPriority w:val="51"/>
    <w:locked/>
    <w:rsid w:val="0089154A"/>
    <w:rPr>
      <w:color w:val="B00068" w:themeColor="accent3" w:themeShade="BF"/>
    </w:rPr>
    <w:tblPr>
      <w:tblStyleRowBandSize w:val="1"/>
      <w:tblStyleColBandSize w:val="1"/>
      <w:tblBorders>
        <w:top w:val="single" w:sz="4" w:space="0" w:color="EC008C" w:themeColor="accent3"/>
        <w:bottom w:val="single" w:sz="4" w:space="0" w:color="EC008C" w:themeColor="accent3"/>
      </w:tblBorders>
    </w:tblPr>
    <w:tblStylePr w:type="firstRow">
      <w:rPr>
        <w:b/>
        <w:bCs/>
      </w:rPr>
      <w:tblPr/>
      <w:tcPr>
        <w:tcBorders>
          <w:bottom w:val="single" w:sz="4" w:space="0" w:color="EC008C" w:themeColor="accent3"/>
        </w:tcBorders>
      </w:tcPr>
    </w:tblStylePr>
    <w:tblStylePr w:type="lastRow">
      <w:rPr>
        <w:b/>
        <w:bCs/>
      </w:rPr>
      <w:tblPr/>
      <w:tcPr>
        <w:tcBorders>
          <w:top w:val="double" w:sz="4" w:space="0" w:color="EC008C" w:themeColor="accent3"/>
        </w:tcBorders>
      </w:tcPr>
    </w:tblStylePr>
    <w:tblStylePr w:type="firstCol">
      <w:rPr>
        <w:b/>
        <w:bCs/>
      </w:rPr>
    </w:tblStylePr>
    <w:tblStylePr w:type="lastCol">
      <w:rPr>
        <w:b/>
        <w:bCs/>
      </w:rPr>
    </w:tblStylePr>
    <w:tblStylePr w:type="band1Vert">
      <w:tblPr/>
      <w:tcPr>
        <w:shd w:val="clear" w:color="auto" w:fill="FFC8E8" w:themeFill="accent3" w:themeFillTint="33"/>
      </w:tcPr>
    </w:tblStylePr>
    <w:tblStylePr w:type="band1Horz">
      <w:tblPr/>
      <w:tcPr>
        <w:shd w:val="clear" w:color="auto" w:fill="FFC8E8" w:themeFill="accent3" w:themeFillTint="33"/>
      </w:tcPr>
    </w:tblStylePr>
  </w:style>
  <w:style w:type="table" w:customStyle="1" w:styleId="ListTable6Colorful-Accent41">
    <w:name w:val="List Table 6 Colorful - Accent 41"/>
    <w:basedOn w:val="TableNormal"/>
    <w:uiPriority w:val="51"/>
    <w:locked/>
    <w:rsid w:val="0089154A"/>
    <w:rPr>
      <w:color w:val="232233" w:themeColor="accent4" w:themeShade="BF"/>
    </w:rPr>
    <w:tblPr>
      <w:tblStyleRowBandSize w:val="1"/>
      <w:tblStyleColBandSize w:val="1"/>
      <w:tblBorders>
        <w:top w:val="single" w:sz="4" w:space="0" w:color="302E45" w:themeColor="accent4"/>
        <w:bottom w:val="single" w:sz="4" w:space="0" w:color="302E45" w:themeColor="accent4"/>
      </w:tblBorders>
    </w:tblPr>
    <w:tblStylePr w:type="firstRow">
      <w:rPr>
        <w:b/>
        <w:bCs/>
      </w:rPr>
      <w:tblPr/>
      <w:tcPr>
        <w:tcBorders>
          <w:bottom w:val="single" w:sz="4" w:space="0" w:color="302E45" w:themeColor="accent4"/>
        </w:tcBorders>
      </w:tcPr>
    </w:tblStylePr>
    <w:tblStylePr w:type="lastRow">
      <w:rPr>
        <w:b/>
        <w:bCs/>
      </w:rPr>
      <w:tblPr/>
      <w:tcPr>
        <w:tcBorders>
          <w:top w:val="double" w:sz="4" w:space="0" w:color="302E45" w:themeColor="accent4"/>
        </w:tcBorders>
      </w:tcPr>
    </w:tblStylePr>
    <w:tblStylePr w:type="firstCol">
      <w:rPr>
        <w:b/>
        <w:bCs/>
      </w:rPr>
    </w:tblStylePr>
    <w:tblStylePr w:type="lastCol">
      <w:rPr>
        <w:b/>
        <w:bCs/>
      </w:rPr>
    </w:tblStylePr>
    <w:tblStylePr w:type="band1Vert">
      <w:tblPr/>
      <w:tcPr>
        <w:shd w:val="clear" w:color="auto" w:fill="D0CFDF" w:themeFill="accent4" w:themeFillTint="33"/>
      </w:tcPr>
    </w:tblStylePr>
    <w:tblStylePr w:type="band1Horz">
      <w:tblPr/>
      <w:tcPr>
        <w:shd w:val="clear" w:color="auto" w:fill="D0CFDF" w:themeFill="accent4" w:themeFillTint="33"/>
      </w:tcPr>
    </w:tblStylePr>
  </w:style>
  <w:style w:type="table" w:customStyle="1" w:styleId="ListTable6Colorful-Accent51">
    <w:name w:val="List Table 6 Colorful - Accent 51"/>
    <w:basedOn w:val="TableNormal"/>
    <w:uiPriority w:val="51"/>
    <w:locked/>
    <w:rsid w:val="0089154A"/>
    <w:rPr>
      <w:color w:val="494A4E" w:themeColor="accent5" w:themeShade="BF"/>
    </w:rPr>
    <w:tblPr>
      <w:tblStyleRowBandSize w:val="1"/>
      <w:tblStyleColBandSize w:val="1"/>
      <w:tblBorders>
        <w:top w:val="single" w:sz="4" w:space="0" w:color="626469" w:themeColor="accent5"/>
        <w:bottom w:val="single" w:sz="4" w:space="0" w:color="626469" w:themeColor="accent5"/>
      </w:tblBorders>
    </w:tblPr>
    <w:tblStylePr w:type="firstRow">
      <w:rPr>
        <w:b/>
        <w:bCs/>
      </w:rPr>
      <w:tblPr/>
      <w:tcPr>
        <w:tcBorders>
          <w:bottom w:val="single" w:sz="4" w:space="0" w:color="626469" w:themeColor="accent5"/>
        </w:tcBorders>
      </w:tcPr>
    </w:tblStylePr>
    <w:tblStylePr w:type="lastRow">
      <w:rPr>
        <w:b/>
        <w:bCs/>
      </w:rPr>
      <w:tblPr/>
      <w:tcPr>
        <w:tcBorders>
          <w:top w:val="double" w:sz="4" w:space="0" w:color="626469" w:themeColor="accent5"/>
        </w:tcBorders>
      </w:tcPr>
    </w:tblStylePr>
    <w:tblStylePr w:type="firstCol">
      <w:rPr>
        <w:b/>
        <w:bCs/>
      </w:rPr>
    </w:tblStylePr>
    <w:tblStylePr w:type="lastCol">
      <w:rPr>
        <w:b/>
        <w:bCs/>
      </w:rPr>
    </w:tblStylePr>
    <w:tblStylePr w:type="band1Vert">
      <w:tblPr/>
      <w:tcPr>
        <w:shd w:val="clear" w:color="auto" w:fill="DFDFE1" w:themeFill="accent5" w:themeFillTint="33"/>
      </w:tcPr>
    </w:tblStylePr>
    <w:tblStylePr w:type="band1Horz">
      <w:tblPr/>
      <w:tcPr>
        <w:shd w:val="clear" w:color="auto" w:fill="DFDFE1" w:themeFill="accent5" w:themeFillTint="33"/>
      </w:tcPr>
    </w:tblStylePr>
  </w:style>
  <w:style w:type="table" w:customStyle="1" w:styleId="ListTable6Colorful-Accent61">
    <w:name w:val="List Table 6 Colorful - Accent 61"/>
    <w:basedOn w:val="TableNormal"/>
    <w:uiPriority w:val="51"/>
    <w:locked/>
    <w:rsid w:val="0089154A"/>
    <w:rPr>
      <w:color w:val="A5A59D" w:themeColor="accent6" w:themeShade="BF"/>
    </w:rPr>
    <w:tblPr>
      <w:tblStyleRowBandSize w:val="1"/>
      <w:tblStyleColBandSize w:val="1"/>
      <w:tblBorders>
        <w:top w:val="single" w:sz="4" w:space="0" w:color="D9D9D6" w:themeColor="accent6"/>
        <w:bottom w:val="single" w:sz="4" w:space="0" w:color="D9D9D6" w:themeColor="accent6"/>
      </w:tblBorders>
    </w:tblPr>
    <w:tblStylePr w:type="firstRow">
      <w:rPr>
        <w:b/>
        <w:bCs/>
      </w:rPr>
      <w:tblPr/>
      <w:tcPr>
        <w:tcBorders>
          <w:bottom w:val="single" w:sz="4" w:space="0" w:color="D9D9D6" w:themeColor="accent6"/>
        </w:tcBorders>
      </w:tcPr>
    </w:tblStylePr>
    <w:tblStylePr w:type="lastRow">
      <w:rPr>
        <w:b/>
        <w:bCs/>
      </w:rPr>
      <w:tblPr/>
      <w:tcPr>
        <w:tcBorders>
          <w:top w:val="double" w:sz="4" w:space="0" w:color="D9D9D6" w:themeColor="accent6"/>
        </w:tcBorders>
      </w:tcPr>
    </w:tblStylePr>
    <w:tblStylePr w:type="firstCol">
      <w:rPr>
        <w:b/>
        <w:bCs/>
      </w:rPr>
    </w:tblStylePr>
    <w:tblStylePr w:type="lastCol">
      <w:rPr>
        <w:b/>
        <w:bCs/>
      </w:rPr>
    </w:tblStylePr>
    <w:tblStylePr w:type="band1Vert">
      <w:tblPr/>
      <w:tcPr>
        <w:shd w:val="clear" w:color="auto" w:fill="F7F7F6" w:themeFill="accent6" w:themeFillTint="33"/>
      </w:tcPr>
    </w:tblStylePr>
    <w:tblStylePr w:type="band1Horz">
      <w:tblPr/>
      <w:tcPr>
        <w:shd w:val="clear" w:color="auto" w:fill="F7F7F6" w:themeFill="accent6" w:themeFillTint="33"/>
      </w:tcPr>
    </w:tblStylePr>
  </w:style>
  <w:style w:type="table" w:customStyle="1" w:styleId="ListTable7Colorful1">
    <w:name w:val="List Table 7 Colorful1"/>
    <w:basedOn w:val="TableNormal"/>
    <w:uiPriority w:val="52"/>
    <w:locked/>
    <w:rsid w:val="0089154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locked/>
    <w:rsid w:val="0089154A"/>
    <w:rPr>
      <w:color w:val="CB8C0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DB51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DB51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DB51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DB515" w:themeColor="accent1"/>
        </w:tcBorders>
        <w:shd w:val="clear" w:color="auto" w:fill="FFFFFF" w:themeFill="background1"/>
      </w:tcPr>
    </w:tblStylePr>
    <w:tblStylePr w:type="band1Vert">
      <w:tblPr/>
      <w:tcPr>
        <w:shd w:val="clear" w:color="auto" w:fill="FEF0D0" w:themeFill="accent1" w:themeFillTint="33"/>
      </w:tcPr>
    </w:tblStylePr>
    <w:tblStylePr w:type="band1Horz">
      <w:tblPr/>
      <w:tcPr>
        <w:shd w:val="clear" w:color="auto" w:fill="FEF0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locked/>
    <w:rsid w:val="0089154A"/>
    <w:rPr>
      <w:color w:val="E91D1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665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665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665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665F" w:themeColor="accent2"/>
        </w:tcBorders>
        <w:shd w:val="clear" w:color="auto" w:fill="FFFFFF" w:themeFill="background1"/>
      </w:tcPr>
    </w:tblStylePr>
    <w:tblStylePr w:type="band1Vert">
      <w:tblPr/>
      <w:tcPr>
        <w:shd w:val="clear" w:color="auto" w:fill="FCE0DE" w:themeFill="accent2" w:themeFillTint="33"/>
      </w:tcPr>
    </w:tblStylePr>
    <w:tblStylePr w:type="band1Horz">
      <w:tblPr/>
      <w:tcPr>
        <w:shd w:val="clear" w:color="auto" w:fill="FCE0D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locked/>
    <w:rsid w:val="0089154A"/>
    <w:rPr>
      <w:color w:val="B0006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008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008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008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008C" w:themeColor="accent3"/>
        </w:tcBorders>
        <w:shd w:val="clear" w:color="auto" w:fill="FFFFFF" w:themeFill="background1"/>
      </w:tcPr>
    </w:tblStylePr>
    <w:tblStylePr w:type="band1Vert">
      <w:tblPr/>
      <w:tcPr>
        <w:shd w:val="clear" w:color="auto" w:fill="FFC8E8" w:themeFill="accent3" w:themeFillTint="33"/>
      </w:tcPr>
    </w:tblStylePr>
    <w:tblStylePr w:type="band1Horz">
      <w:tblPr/>
      <w:tcPr>
        <w:shd w:val="clear" w:color="auto" w:fill="FFC8E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locked/>
    <w:rsid w:val="0089154A"/>
    <w:rPr>
      <w:color w:val="23223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02E4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02E4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02E4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02E45" w:themeColor="accent4"/>
        </w:tcBorders>
        <w:shd w:val="clear" w:color="auto" w:fill="FFFFFF" w:themeFill="background1"/>
      </w:tcPr>
    </w:tblStylePr>
    <w:tblStylePr w:type="band1Vert">
      <w:tblPr/>
      <w:tcPr>
        <w:shd w:val="clear" w:color="auto" w:fill="D0CFDF" w:themeFill="accent4" w:themeFillTint="33"/>
      </w:tcPr>
    </w:tblStylePr>
    <w:tblStylePr w:type="band1Horz">
      <w:tblPr/>
      <w:tcPr>
        <w:shd w:val="clear" w:color="auto" w:fill="D0CFD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locked/>
    <w:rsid w:val="0089154A"/>
    <w:rPr>
      <w:color w:val="494A4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646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646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646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6469" w:themeColor="accent5"/>
        </w:tcBorders>
        <w:shd w:val="clear" w:color="auto" w:fill="FFFFFF" w:themeFill="background1"/>
      </w:tcPr>
    </w:tblStylePr>
    <w:tblStylePr w:type="band1Vert">
      <w:tblPr/>
      <w:tcPr>
        <w:shd w:val="clear" w:color="auto" w:fill="DFDFE1" w:themeFill="accent5" w:themeFillTint="33"/>
      </w:tcPr>
    </w:tblStylePr>
    <w:tblStylePr w:type="band1Horz">
      <w:tblPr/>
      <w:tcPr>
        <w:shd w:val="clear" w:color="auto" w:fill="DFDFE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locked/>
    <w:rsid w:val="0089154A"/>
    <w:rPr>
      <w:color w:val="A5A59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D9D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D9D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D9D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D9D6" w:themeColor="accent6"/>
        </w:tcBorders>
        <w:shd w:val="clear" w:color="auto" w:fill="FFFFFF" w:themeFill="background1"/>
      </w:tcPr>
    </w:tblStylePr>
    <w:tblStylePr w:type="band1Vert">
      <w:tblPr/>
      <w:tcPr>
        <w:shd w:val="clear" w:color="auto" w:fill="F7F7F6" w:themeFill="accent6" w:themeFillTint="33"/>
      </w:tcPr>
    </w:tblStylePr>
    <w:tblStylePr w:type="band1Horz">
      <w:tblPr/>
      <w:tcPr>
        <w:shd w:val="clear" w:color="auto" w:fill="F7F7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8915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9154A"/>
    <w:tblPr>
      <w:tblStyleRowBandSize w:val="1"/>
      <w:tblStyleColBandSize w:val="1"/>
      <w:tblBorders>
        <w:top w:val="single" w:sz="8" w:space="0" w:color="FDC64F" w:themeColor="accent1" w:themeTint="BF"/>
        <w:left w:val="single" w:sz="8" w:space="0" w:color="FDC64F" w:themeColor="accent1" w:themeTint="BF"/>
        <w:bottom w:val="single" w:sz="8" w:space="0" w:color="FDC64F" w:themeColor="accent1" w:themeTint="BF"/>
        <w:right w:val="single" w:sz="8" w:space="0" w:color="FDC64F" w:themeColor="accent1" w:themeTint="BF"/>
        <w:insideH w:val="single" w:sz="8" w:space="0" w:color="FDC64F" w:themeColor="accent1" w:themeTint="BF"/>
        <w:insideV w:val="single" w:sz="8" w:space="0" w:color="FDC64F" w:themeColor="accent1" w:themeTint="BF"/>
      </w:tblBorders>
    </w:tblPr>
    <w:tcPr>
      <w:shd w:val="clear" w:color="auto" w:fill="FEECC5" w:themeFill="accent1" w:themeFillTint="3F"/>
    </w:tcPr>
    <w:tblStylePr w:type="firstRow">
      <w:rPr>
        <w:b/>
        <w:bCs/>
      </w:rPr>
    </w:tblStylePr>
    <w:tblStylePr w:type="lastRow">
      <w:rPr>
        <w:b/>
        <w:bCs/>
      </w:rPr>
      <w:tblPr/>
      <w:tcPr>
        <w:tcBorders>
          <w:top w:val="single" w:sz="18" w:space="0" w:color="FDC64F" w:themeColor="accent1" w:themeTint="BF"/>
        </w:tcBorders>
      </w:tcPr>
    </w:tblStylePr>
    <w:tblStylePr w:type="firstCol">
      <w:rPr>
        <w:b/>
        <w:bCs/>
      </w:rPr>
    </w:tblStylePr>
    <w:tblStylePr w:type="lastCol">
      <w:rPr>
        <w:b/>
        <w:bCs/>
      </w:rPr>
    </w:tblStylePr>
    <w:tblStylePr w:type="band1Vert">
      <w:tblPr/>
      <w:tcPr>
        <w:shd w:val="clear" w:color="auto" w:fill="FED98A" w:themeFill="accent1" w:themeFillTint="7F"/>
      </w:tcPr>
    </w:tblStylePr>
    <w:tblStylePr w:type="band1Horz">
      <w:tblPr/>
      <w:tcPr>
        <w:shd w:val="clear" w:color="auto" w:fill="FED98A" w:themeFill="accent1" w:themeFillTint="7F"/>
      </w:tcPr>
    </w:tblStylePr>
  </w:style>
  <w:style w:type="table" w:styleId="MediumGrid1-Accent2">
    <w:name w:val="Medium Grid 1 Accent 2"/>
    <w:basedOn w:val="TableNormal"/>
    <w:uiPriority w:val="67"/>
    <w:semiHidden/>
    <w:unhideWhenUsed/>
    <w:rsid w:val="0089154A"/>
    <w:tblPr>
      <w:tblStyleRowBandSize w:val="1"/>
      <w:tblStyleColBandSize w:val="1"/>
      <w:tblBorders>
        <w:top w:val="single" w:sz="8" w:space="0" w:color="F58C87" w:themeColor="accent2" w:themeTint="BF"/>
        <w:left w:val="single" w:sz="8" w:space="0" w:color="F58C87" w:themeColor="accent2" w:themeTint="BF"/>
        <w:bottom w:val="single" w:sz="8" w:space="0" w:color="F58C87" w:themeColor="accent2" w:themeTint="BF"/>
        <w:right w:val="single" w:sz="8" w:space="0" w:color="F58C87" w:themeColor="accent2" w:themeTint="BF"/>
        <w:insideH w:val="single" w:sz="8" w:space="0" w:color="F58C87" w:themeColor="accent2" w:themeTint="BF"/>
        <w:insideV w:val="single" w:sz="8" w:space="0" w:color="F58C87" w:themeColor="accent2" w:themeTint="BF"/>
      </w:tblBorders>
    </w:tblPr>
    <w:tcPr>
      <w:shd w:val="clear" w:color="auto" w:fill="FBD8D7" w:themeFill="accent2" w:themeFillTint="3F"/>
    </w:tcPr>
    <w:tblStylePr w:type="firstRow">
      <w:rPr>
        <w:b/>
        <w:bCs/>
      </w:rPr>
    </w:tblStylePr>
    <w:tblStylePr w:type="lastRow">
      <w:rPr>
        <w:b/>
        <w:bCs/>
      </w:rPr>
      <w:tblPr/>
      <w:tcPr>
        <w:tcBorders>
          <w:top w:val="single" w:sz="18" w:space="0" w:color="F58C87" w:themeColor="accent2" w:themeTint="BF"/>
        </w:tcBorders>
      </w:tcPr>
    </w:tblStylePr>
    <w:tblStylePr w:type="firstCol">
      <w:rPr>
        <w:b/>
        <w:bCs/>
      </w:rPr>
    </w:tblStylePr>
    <w:tblStylePr w:type="lastCol">
      <w:rPr>
        <w:b/>
        <w:bCs/>
      </w:rPr>
    </w:tblStylePr>
    <w:tblStylePr w:type="band1Vert">
      <w:tblPr/>
      <w:tcPr>
        <w:shd w:val="clear" w:color="auto" w:fill="F8B2AF" w:themeFill="accent2" w:themeFillTint="7F"/>
      </w:tcPr>
    </w:tblStylePr>
    <w:tblStylePr w:type="band1Horz">
      <w:tblPr/>
      <w:tcPr>
        <w:shd w:val="clear" w:color="auto" w:fill="F8B2AF" w:themeFill="accent2" w:themeFillTint="7F"/>
      </w:tcPr>
    </w:tblStylePr>
  </w:style>
  <w:style w:type="table" w:styleId="MediumGrid1-Accent3">
    <w:name w:val="Medium Grid 1 Accent 3"/>
    <w:basedOn w:val="TableNormal"/>
    <w:uiPriority w:val="67"/>
    <w:semiHidden/>
    <w:unhideWhenUsed/>
    <w:rsid w:val="0089154A"/>
    <w:tblPr>
      <w:tblStyleRowBandSize w:val="1"/>
      <w:tblStyleColBandSize w:val="1"/>
      <w:tblBorders>
        <w:top w:val="single" w:sz="8" w:space="0" w:color="FF31AB" w:themeColor="accent3" w:themeTint="BF"/>
        <w:left w:val="single" w:sz="8" w:space="0" w:color="FF31AB" w:themeColor="accent3" w:themeTint="BF"/>
        <w:bottom w:val="single" w:sz="8" w:space="0" w:color="FF31AB" w:themeColor="accent3" w:themeTint="BF"/>
        <w:right w:val="single" w:sz="8" w:space="0" w:color="FF31AB" w:themeColor="accent3" w:themeTint="BF"/>
        <w:insideH w:val="single" w:sz="8" w:space="0" w:color="FF31AB" w:themeColor="accent3" w:themeTint="BF"/>
        <w:insideV w:val="single" w:sz="8" w:space="0" w:color="FF31AB" w:themeColor="accent3" w:themeTint="BF"/>
      </w:tblBorders>
    </w:tblPr>
    <w:tcPr>
      <w:shd w:val="clear" w:color="auto" w:fill="FFBBE3" w:themeFill="accent3" w:themeFillTint="3F"/>
    </w:tcPr>
    <w:tblStylePr w:type="firstRow">
      <w:rPr>
        <w:b/>
        <w:bCs/>
      </w:rPr>
    </w:tblStylePr>
    <w:tblStylePr w:type="lastRow">
      <w:rPr>
        <w:b/>
        <w:bCs/>
      </w:rPr>
      <w:tblPr/>
      <w:tcPr>
        <w:tcBorders>
          <w:top w:val="single" w:sz="18" w:space="0" w:color="FF31AB" w:themeColor="accent3" w:themeTint="BF"/>
        </w:tcBorders>
      </w:tcPr>
    </w:tblStylePr>
    <w:tblStylePr w:type="firstCol">
      <w:rPr>
        <w:b/>
        <w:bCs/>
      </w:rPr>
    </w:tblStylePr>
    <w:tblStylePr w:type="lastCol">
      <w:rPr>
        <w:b/>
        <w:bCs/>
      </w:rPr>
    </w:tblStylePr>
    <w:tblStylePr w:type="band1Vert">
      <w:tblPr/>
      <w:tcPr>
        <w:shd w:val="clear" w:color="auto" w:fill="FF76C7" w:themeFill="accent3" w:themeFillTint="7F"/>
      </w:tcPr>
    </w:tblStylePr>
    <w:tblStylePr w:type="band1Horz">
      <w:tblPr/>
      <w:tcPr>
        <w:shd w:val="clear" w:color="auto" w:fill="FF76C7" w:themeFill="accent3" w:themeFillTint="7F"/>
      </w:tcPr>
    </w:tblStylePr>
  </w:style>
  <w:style w:type="table" w:styleId="MediumGrid1-Accent4">
    <w:name w:val="Medium Grid 1 Accent 4"/>
    <w:basedOn w:val="TableNormal"/>
    <w:uiPriority w:val="67"/>
    <w:semiHidden/>
    <w:unhideWhenUsed/>
    <w:rsid w:val="0089154A"/>
    <w:tblPr>
      <w:tblStyleRowBandSize w:val="1"/>
      <w:tblStyleColBandSize w:val="1"/>
      <w:tblBorders>
        <w:top w:val="single" w:sz="8" w:space="0" w:color="595580" w:themeColor="accent4" w:themeTint="BF"/>
        <w:left w:val="single" w:sz="8" w:space="0" w:color="595580" w:themeColor="accent4" w:themeTint="BF"/>
        <w:bottom w:val="single" w:sz="8" w:space="0" w:color="595580" w:themeColor="accent4" w:themeTint="BF"/>
        <w:right w:val="single" w:sz="8" w:space="0" w:color="595580" w:themeColor="accent4" w:themeTint="BF"/>
        <w:insideH w:val="single" w:sz="8" w:space="0" w:color="595580" w:themeColor="accent4" w:themeTint="BF"/>
        <w:insideV w:val="single" w:sz="8" w:space="0" w:color="595580" w:themeColor="accent4" w:themeTint="BF"/>
      </w:tblBorders>
    </w:tblPr>
    <w:tcPr>
      <w:shd w:val="clear" w:color="auto" w:fill="C6C4D8" w:themeFill="accent4" w:themeFillTint="3F"/>
    </w:tcPr>
    <w:tblStylePr w:type="firstRow">
      <w:rPr>
        <w:b/>
        <w:bCs/>
      </w:rPr>
    </w:tblStylePr>
    <w:tblStylePr w:type="lastRow">
      <w:rPr>
        <w:b/>
        <w:bCs/>
      </w:rPr>
      <w:tblPr/>
      <w:tcPr>
        <w:tcBorders>
          <w:top w:val="single" w:sz="18" w:space="0" w:color="595580" w:themeColor="accent4" w:themeTint="BF"/>
        </w:tcBorders>
      </w:tcPr>
    </w:tblStylePr>
    <w:tblStylePr w:type="firstCol">
      <w:rPr>
        <w:b/>
        <w:bCs/>
      </w:rPr>
    </w:tblStylePr>
    <w:tblStylePr w:type="lastCol">
      <w:rPr>
        <w:b/>
        <w:bCs/>
      </w:rPr>
    </w:tblStylePr>
    <w:tblStylePr w:type="band1Vert">
      <w:tblPr/>
      <w:tcPr>
        <w:shd w:val="clear" w:color="auto" w:fill="8C88B0" w:themeFill="accent4" w:themeFillTint="7F"/>
      </w:tcPr>
    </w:tblStylePr>
    <w:tblStylePr w:type="band1Horz">
      <w:tblPr/>
      <w:tcPr>
        <w:shd w:val="clear" w:color="auto" w:fill="8C88B0" w:themeFill="accent4" w:themeFillTint="7F"/>
      </w:tcPr>
    </w:tblStylePr>
  </w:style>
  <w:style w:type="table" w:styleId="MediumGrid1-Accent5">
    <w:name w:val="Medium Grid 1 Accent 5"/>
    <w:basedOn w:val="TableNormal"/>
    <w:uiPriority w:val="67"/>
    <w:semiHidden/>
    <w:unhideWhenUsed/>
    <w:rsid w:val="0089154A"/>
    <w:tblPr>
      <w:tblStyleRowBandSize w:val="1"/>
      <w:tblStyleColBandSize w:val="1"/>
      <w:tblBorders>
        <w:top w:val="single" w:sz="8"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single" w:sz="8" w:space="0" w:color="888A90" w:themeColor="accent5" w:themeTint="BF"/>
        <w:insideV w:val="single" w:sz="8" w:space="0" w:color="888A90" w:themeColor="accent5" w:themeTint="BF"/>
      </w:tblBorders>
    </w:tblPr>
    <w:tcPr>
      <w:shd w:val="clear" w:color="auto" w:fill="D7D8DA" w:themeFill="accent5" w:themeFillTint="3F"/>
    </w:tcPr>
    <w:tblStylePr w:type="firstRow">
      <w:rPr>
        <w:b/>
        <w:bCs/>
      </w:rPr>
    </w:tblStylePr>
    <w:tblStylePr w:type="lastRow">
      <w:rPr>
        <w:b/>
        <w:bCs/>
      </w:rPr>
      <w:tblPr/>
      <w:tcPr>
        <w:tcBorders>
          <w:top w:val="single" w:sz="18" w:space="0" w:color="888A90" w:themeColor="accent5" w:themeTint="BF"/>
        </w:tcBorders>
      </w:tcPr>
    </w:tblStylePr>
    <w:tblStylePr w:type="firstCol">
      <w:rPr>
        <w:b/>
        <w:bCs/>
      </w:rPr>
    </w:tblStylePr>
    <w:tblStylePr w:type="lastCol">
      <w:rPr>
        <w:b/>
        <w:bCs/>
      </w:rPr>
    </w:tblStylePr>
    <w:tblStylePr w:type="band1Vert">
      <w:tblPr/>
      <w:tcPr>
        <w:shd w:val="clear" w:color="auto" w:fill="AFB1B5" w:themeFill="accent5" w:themeFillTint="7F"/>
      </w:tcPr>
    </w:tblStylePr>
    <w:tblStylePr w:type="band1Horz">
      <w:tblPr/>
      <w:tcPr>
        <w:shd w:val="clear" w:color="auto" w:fill="AFB1B5" w:themeFill="accent5" w:themeFillTint="7F"/>
      </w:tcPr>
    </w:tblStylePr>
  </w:style>
  <w:style w:type="table" w:styleId="MediumGrid1-Accent6">
    <w:name w:val="Medium Grid 1 Accent 6"/>
    <w:basedOn w:val="TableNormal"/>
    <w:uiPriority w:val="67"/>
    <w:semiHidden/>
    <w:unhideWhenUsed/>
    <w:rsid w:val="0089154A"/>
    <w:tblPr>
      <w:tblStyleRowBandSize w:val="1"/>
      <w:tblStyleColBandSize w:val="1"/>
      <w:tblBorders>
        <w:top w:val="single" w:sz="8" w:space="0" w:color="E2E2E0" w:themeColor="accent6" w:themeTint="BF"/>
        <w:left w:val="single" w:sz="8" w:space="0" w:color="E2E2E0" w:themeColor="accent6" w:themeTint="BF"/>
        <w:bottom w:val="single" w:sz="8" w:space="0" w:color="E2E2E0" w:themeColor="accent6" w:themeTint="BF"/>
        <w:right w:val="single" w:sz="8" w:space="0" w:color="E2E2E0" w:themeColor="accent6" w:themeTint="BF"/>
        <w:insideH w:val="single" w:sz="8" w:space="0" w:color="E2E2E0" w:themeColor="accent6" w:themeTint="BF"/>
        <w:insideV w:val="single" w:sz="8" w:space="0" w:color="E2E2E0" w:themeColor="accent6" w:themeTint="BF"/>
      </w:tblBorders>
    </w:tblPr>
    <w:tcPr>
      <w:shd w:val="clear" w:color="auto" w:fill="F5F5F4" w:themeFill="accent6" w:themeFillTint="3F"/>
    </w:tcPr>
    <w:tblStylePr w:type="firstRow">
      <w:rPr>
        <w:b/>
        <w:bCs/>
      </w:rPr>
    </w:tblStylePr>
    <w:tblStylePr w:type="lastRow">
      <w:rPr>
        <w:b/>
        <w:bCs/>
      </w:rPr>
      <w:tblPr/>
      <w:tcPr>
        <w:tcBorders>
          <w:top w:val="single" w:sz="18" w:space="0" w:color="E2E2E0" w:themeColor="accent6" w:themeTint="BF"/>
        </w:tcBorders>
      </w:tcPr>
    </w:tblStylePr>
    <w:tblStylePr w:type="firstCol">
      <w:rPr>
        <w:b/>
        <w:bCs/>
      </w:rPr>
    </w:tblStylePr>
    <w:tblStylePr w:type="lastCol">
      <w:rPr>
        <w:b/>
        <w:bCs/>
      </w:rPr>
    </w:tblStylePr>
    <w:tblStylePr w:type="band1Vert">
      <w:tblPr/>
      <w:tcPr>
        <w:shd w:val="clear" w:color="auto" w:fill="ECECEA" w:themeFill="accent6" w:themeFillTint="7F"/>
      </w:tcPr>
    </w:tblStylePr>
    <w:tblStylePr w:type="band1Horz">
      <w:tblPr/>
      <w:tcPr>
        <w:shd w:val="clear" w:color="auto" w:fill="ECECEA" w:themeFill="accent6" w:themeFillTint="7F"/>
      </w:tcPr>
    </w:tblStylePr>
  </w:style>
  <w:style w:type="table" w:styleId="MediumGrid2">
    <w:name w:val="Medium Grid 2"/>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FDB515" w:themeColor="accent1"/>
        <w:left w:val="single" w:sz="8" w:space="0" w:color="FDB515" w:themeColor="accent1"/>
        <w:bottom w:val="single" w:sz="8" w:space="0" w:color="FDB515" w:themeColor="accent1"/>
        <w:right w:val="single" w:sz="8" w:space="0" w:color="FDB515" w:themeColor="accent1"/>
        <w:insideH w:val="single" w:sz="8" w:space="0" w:color="FDB515" w:themeColor="accent1"/>
        <w:insideV w:val="single" w:sz="8" w:space="0" w:color="FDB515" w:themeColor="accent1"/>
      </w:tblBorders>
    </w:tblPr>
    <w:tcPr>
      <w:shd w:val="clear" w:color="auto" w:fill="FEECC5" w:themeFill="accent1" w:themeFillTint="3F"/>
    </w:tcPr>
    <w:tblStylePr w:type="firstRow">
      <w:rPr>
        <w:b/>
        <w:bCs/>
        <w:color w:val="000000" w:themeColor="text1"/>
      </w:rPr>
      <w:tblPr/>
      <w:tcPr>
        <w:shd w:val="clear" w:color="auto" w:fill="FEF7E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D0" w:themeFill="accent1" w:themeFillTint="33"/>
      </w:tcPr>
    </w:tblStylePr>
    <w:tblStylePr w:type="band1Vert">
      <w:tblPr/>
      <w:tcPr>
        <w:shd w:val="clear" w:color="auto" w:fill="FED98A" w:themeFill="accent1" w:themeFillTint="7F"/>
      </w:tcPr>
    </w:tblStylePr>
    <w:tblStylePr w:type="band1Horz">
      <w:tblPr/>
      <w:tcPr>
        <w:tcBorders>
          <w:insideH w:val="single" w:sz="6" w:space="0" w:color="FDB515" w:themeColor="accent1"/>
          <w:insideV w:val="single" w:sz="6" w:space="0" w:color="FDB515" w:themeColor="accent1"/>
        </w:tcBorders>
        <w:shd w:val="clear" w:color="auto" w:fill="FED98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F2665F" w:themeColor="accent2"/>
        <w:left w:val="single" w:sz="8" w:space="0" w:color="F2665F" w:themeColor="accent2"/>
        <w:bottom w:val="single" w:sz="8" w:space="0" w:color="F2665F" w:themeColor="accent2"/>
        <w:right w:val="single" w:sz="8" w:space="0" w:color="F2665F" w:themeColor="accent2"/>
        <w:insideH w:val="single" w:sz="8" w:space="0" w:color="F2665F" w:themeColor="accent2"/>
        <w:insideV w:val="single" w:sz="8" w:space="0" w:color="F2665F" w:themeColor="accent2"/>
      </w:tblBorders>
    </w:tblPr>
    <w:tcPr>
      <w:shd w:val="clear" w:color="auto" w:fill="FBD8D7" w:themeFill="accent2" w:themeFillTint="3F"/>
    </w:tcPr>
    <w:tblStylePr w:type="firstRow">
      <w:rPr>
        <w:b/>
        <w:bCs/>
        <w:color w:val="000000" w:themeColor="text1"/>
      </w:rPr>
      <w:tblPr/>
      <w:tcPr>
        <w:shd w:val="clear" w:color="auto" w:fill="FDEF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0DE" w:themeFill="accent2" w:themeFillTint="33"/>
      </w:tcPr>
    </w:tblStylePr>
    <w:tblStylePr w:type="band1Vert">
      <w:tblPr/>
      <w:tcPr>
        <w:shd w:val="clear" w:color="auto" w:fill="F8B2AF" w:themeFill="accent2" w:themeFillTint="7F"/>
      </w:tcPr>
    </w:tblStylePr>
    <w:tblStylePr w:type="band1Horz">
      <w:tblPr/>
      <w:tcPr>
        <w:tcBorders>
          <w:insideH w:val="single" w:sz="6" w:space="0" w:color="F2665F" w:themeColor="accent2"/>
          <w:insideV w:val="single" w:sz="6" w:space="0" w:color="F2665F" w:themeColor="accent2"/>
        </w:tcBorders>
        <w:shd w:val="clear" w:color="auto" w:fill="F8B2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EC008C" w:themeColor="accent3"/>
        <w:left w:val="single" w:sz="8" w:space="0" w:color="EC008C" w:themeColor="accent3"/>
        <w:bottom w:val="single" w:sz="8" w:space="0" w:color="EC008C" w:themeColor="accent3"/>
        <w:right w:val="single" w:sz="8" w:space="0" w:color="EC008C" w:themeColor="accent3"/>
        <w:insideH w:val="single" w:sz="8" w:space="0" w:color="EC008C" w:themeColor="accent3"/>
        <w:insideV w:val="single" w:sz="8" w:space="0" w:color="EC008C" w:themeColor="accent3"/>
      </w:tblBorders>
    </w:tblPr>
    <w:tcPr>
      <w:shd w:val="clear" w:color="auto" w:fill="FFBBE3" w:themeFill="accent3" w:themeFillTint="3F"/>
    </w:tcPr>
    <w:tblStylePr w:type="firstRow">
      <w:rPr>
        <w:b/>
        <w:bCs/>
        <w:color w:val="000000" w:themeColor="text1"/>
      </w:rPr>
      <w:tblPr/>
      <w:tcPr>
        <w:shd w:val="clear" w:color="auto" w:fill="FFE4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8E8" w:themeFill="accent3" w:themeFillTint="33"/>
      </w:tcPr>
    </w:tblStylePr>
    <w:tblStylePr w:type="band1Vert">
      <w:tblPr/>
      <w:tcPr>
        <w:shd w:val="clear" w:color="auto" w:fill="FF76C7" w:themeFill="accent3" w:themeFillTint="7F"/>
      </w:tcPr>
    </w:tblStylePr>
    <w:tblStylePr w:type="band1Horz">
      <w:tblPr/>
      <w:tcPr>
        <w:tcBorders>
          <w:insideH w:val="single" w:sz="6" w:space="0" w:color="EC008C" w:themeColor="accent3"/>
          <w:insideV w:val="single" w:sz="6" w:space="0" w:color="EC008C" w:themeColor="accent3"/>
        </w:tcBorders>
        <w:shd w:val="clear" w:color="auto" w:fill="FF76C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302E45" w:themeColor="accent4"/>
        <w:left w:val="single" w:sz="8" w:space="0" w:color="302E45" w:themeColor="accent4"/>
        <w:bottom w:val="single" w:sz="8" w:space="0" w:color="302E45" w:themeColor="accent4"/>
        <w:right w:val="single" w:sz="8" w:space="0" w:color="302E45" w:themeColor="accent4"/>
        <w:insideH w:val="single" w:sz="8" w:space="0" w:color="302E45" w:themeColor="accent4"/>
        <w:insideV w:val="single" w:sz="8" w:space="0" w:color="302E45" w:themeColor="accent4"/>
      </w:tblBorders>
    </w:tblPr>
    <w:tcPr>
      <w:shd w:val="clear" w:color="auto" w:fill="C6C4D8" w:themeFill="accent4" w:themeFillTint="3F"/>
    </w:tcPr>
    <w:tblStylePr w:type="firstRow">
      <w:rPr>
        <w:b/>
        <w:bCs/>
        <w:color w:val="000000" w:themeColor="text1"/>
      </w:rPr>
      <w:tblPr/>
      <w:tcPr>
        <w:shd w:val="clear" w:color="auto" w:fill="E8E7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CFDF" w:themeFill="accent4" w:themeFillTint="33"/>
      </w:tcPr>
    </w:tblStylePr>
    <w:tblStylePr w:type="band1Vert">
      <w:tblPr/>
      <w:tcPr>
        <w:shd w:val="clear" w:color="auto" w:fill="8C88B0" w:themeFill="accent4" w:themeFillTint="7F"/>
      </w:tcPr>
    </w:tblStylePr>
    <w:tblStylePr w:type="band1Horz">
      <w:tblPr/>
      <w:tcPr>
        <w:tcBorders>
          <w:insideH w:val="single" w:sz="6" w:space="0" w:color="302E45" w:themeColor="accent4"/>
          <w:insideV w:val="single" w:sz="6" w:space="0" w:color="302E45" w:themeColor="accent4"/>
        </w:tcBorders>
        <w:shd w:val="clear" w:color="auto" w:fill="8C88B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626469" w:themeColor="accent5"/>
        <w:left w:val="single" w:sz="8" w:space="0" w:color="626469" w:themeColor="accent5"/>
        <w:bottom w:val="single" w:sz="8" w:space="0" w:color="626469" w:themeColor="accent5"/>
        <w:right w:val="single" w:sz="8" w:space="0" w:color="626469" w:themeColor="accent5"/>
        <w:insideH w:val="single" w:sz="8" w:space="0" w:color="626469" w:themeColor="accent5"/>
        <w:insideV w:val="single" w:sz="8" w:space="0" w:color="626469" w:themeColor="accent5"/>
      </w:tblBorders>
    </w:tblPr>
    <w:tcPr>
      <w:shd w:val="clear" w:color="auto" w:fill="D7D8DA" w:themeFill="accent5" w:themeFillTint="3F"/>
    </w:tcPr>
    <w:tblStylePr w:type="firstRow">
      <w:rPr>
        <w:b/>
        <w:bCs/>
        <w:color w:val="000000" w:themeColor="text1"/>
      </w:rPr>
      <w:tblPr/>
      <w:tcPr>
        <w:shd w:val="clear" w:color="auto" w:fill="EFEFF0"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E1" w:themeFill="accent5" w:themeFillTint="33"/>
      </w:tcPr>
    </w:tblStylePr>
    <w:tblStylePr w:type="band1Vert">
      <w:tblPr/>
      <w:tcPr>
        <w:shd w:val="clear" w:color="auto" w:fill="AFB1B5" w:themeFill="accent5" w:themeFillTint="7F"/>
      </w:tcPr>
    </w:tblStylePr>
    <w:tblStylePr w:type="band1Horz">
      <w:tblPr/>
      <w:tcPr>
        <w:tcBorders>
          <w:insideH w:val="single" w:sz="6" w:space="0" w:color="626469" w:themeColor="accent5"/>
          <w:insideV w:val="single" w:sz="6" w:space="0" w:color="626469" w:themeColor="accent5"/>
        </w:tcBorders>
        <w:shd w:val="clear" w:color="auto" w:fill="AFB1B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D9D9D6" w:themeColor="accent6"/>
        <w:left w:val="single" w:sz="8" w:space="0" w:color="D9D9D6" w:themeColor="accent6"/>
        <w:bottom w:val="single" w:sz="8" w:space="0" w:color="D9D9D6" w:themeColor="accent6"/>
        <w:right w:val="single" w:sz="8" w:space="0" w:color="D9D9D6" w:themeColor="accent6"/>
        <w:insideH w:val="single" w:sz="8" w:space="0" w:color="D9D9D6" w:themeColor="accent6"/>
        <w:insideV w:val="single" w:sz="8" w:space="0" w:color="D9D9D6" w:themeColor="accent6"/>
      </w:tblBorders>
    </w:tblPr>
    <w:tcPr>
      <w:shd w:val="clear" w:color="auto" w:fill="F5F5F4" w:themeFill="accent6" w:themeFillTint="3F"/>
    </w:tcPr>
    <w:tblStylePr w:type="firstRow">
      <w:rPr>
        <w:b/>
        <w:bCs/>
        <w:color w:val="000000" w:themeColor="text1"/>
      </w:rPr>
      <w:tblPr/>
      <w:tcPr>
        <w:shd w:val="clear" w:color="auto" w:fill="FBFB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F7F6" w:themeFill="accent6" w:themeFillTint="33"/>
      </w:tcPr>
    </w:tblStylePr>
    <w:tblStylePr w:type="band1Vert">
      <w:tblPr/>
      <w:tcPr>
        <w:shd w:val="clear" w:color="auto" w:fill="ECECEA" w:themeFill="accent6" w:themeFillTint="7F"/>
      </w:tcPr>
    </w:tblStylePr>
    <w:tblStylePr w:type="band1Horz">
      <w:tblPr/>
      <w:tcPr>
        <w:tcBorders>
          <w:insideH w:val="single" w:sz="6" w:space="0" w:color="D9D9D6" w:themeColor="accent6"/>
          <w:insideV w:val="single" w:sz="6" w:space="0" w:color="D9D9D6" w:themeColor="accent6"/>
        </w:tcBorders>
        <w:shd w:val="clear" w:color="auto" w:fill="ECECE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C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DB51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DB51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DB51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DB51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98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98A" w:themeFill="accent1" w:themeFillTint="7F"/>
      </w:tcPr>
    </w:tblStylePr>
  </w:style>
  <w:style w:type="table" w:styleId="MediumGrid3-Accent2">
    <w:name w:val="Medium Grid 3 Accent 2"/>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8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665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665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665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665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B2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B2AF" w:themeFill="accent2" w:themeFillTint="7F"/>
      </w:tcPr>
    </w:tblStylePr>
  </w:style>
  <w:style w:type="table" w:styleId="MediumGrid3-Accent3">
    <w:name w:val="Medium Grid 3 Accent 3"/>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BE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008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008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008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008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6C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6C7" w:themeFill="accent3" w:themeFillTint="7F"/>
      </w:tcPr>
    </w:tblStylePr>
  </w:style>
  <w:style w:type="table" w:styleId="MediumGrid3-Accent4">
    <w:name w:val="Medium Grid 3 Accent 4"/>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C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02E4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02E4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02E4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02E4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88B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88B0" w:themeFill="accent4" w:themeFillTint="7F"/>
      </w:tcPr>
    </w:tblStylePr>
  </w:style>
  <w:style w:type="table" w:styleId="MediumGrid3-Accent5">
    <w:name w:val="Medium Grid 3 Accent 5"/>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8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646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646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646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646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1B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1B5" w:themeFill="accent5" w:themeFillTint="7F"/>
      </w:tcPr>
    </w:tblStylePr>
  </w:style>
  <w:style w:type="table" w:styleId="MediumGrid3-Accent6">
    <w:name w:val="Medium Grid 3 Accent 6"/>
    <w:basedOn w:val="TableNormal"/>
    <w:uiPriority w:val="69"/>
    <w:semiHidden/>
    <w:unhideWhenUsed/>
    <w:rsid w:val="0089154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F5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9D9D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9D9D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9D9D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9D9D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CECE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CECEA" w:themeFill="accent6" w:themeFillTint="7F"/>
      </w:tcPr>
    </w:tblStylePr>
  </w:style>
  <w:style w:type="table" w:styleId="MediumList1">
    <w:name w:val="Medium List 1"/>
    <w:basedOn w:val="TableNormal"/>
    <w:uiPriority w:val="65"/>
    <w:semiHidden/>
    <w:unhideWhenUsed/>
    <w:rsid w:val="0089154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02E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9154A"/>
    <w:rPr>
      <w:color w:val="000000" w:themeColor="text1"/>
    </w:rPr>
    <w:tblPr>
      <w:tblStyleRowBandSize w:val="1"/>
      <w:tblStyleColBandSize w:val="1"/>
      <w:tblBorders>
        <w:top w:val="single" w:sz="8" w:space="0" w:color="FDB515" w:themeColor="accent1"/>
        <w:bottom w:val="single" w:sz="8" w:space="0" w:color="FDB515" w:themeColor="accent1"/>
      </w:tblBorders>
    </w:tblPr>
    <w:tblStylePr w:type="firstRow">
      <w:rPr>
        <w:rFonts w:asciiTheme="majorHAnsi" w:eastAsiaTheme="majorEastAsia" w:hAnsiTheme="majorHAnsi" w:cstheme="majorBidi"/>
      </w:rPr>
      <w:tblPr/>
      <w:tcPr>
        <w:tcBorders>
          <w:top w:val="nil"/>
          <w:bottom w:val="single" w:sz="8" w:space="0" w:color="FDB515" w:themeColor="accent1"/>
        </w:tcBorders>
      </w:tcPr>
    </w:tblStylePr>
    <w:tblStylePr w:type="lastRow">
      <w:rPr>
        <w:b/>
        <w:bCs/>
        <w:color w:val="302E45" w:themeColor="text2"/>
      </w:rPr>
      <w:tblPr/>
      <w:tcPr>
        <w:tcBorders>
          <w:top w:val="single" w:sz="8" w:space="0" w:color="FDB515" w:themeColor="accent1"/>
          <w:bottom w:val="single" w:sz="8" w:space="0" w:color="FDB515" w:themeColor="accent1"/>
        </w:tcBorders>
      </w:tcPr>
    </w:tblStylePr>
    <w:tblStylePr w:type="firstCol">
      <w:rPr>
        <w:b/>
        <w:bCs/>
      </w:rPr>
    </w:tblStylePr>
    <w:tblStylePr w:type="lastCol">
      <w:rPr>
        <w:b/>
        <w:bCs/>
      </w:rPr>
      <w:tblPr/>
      <w:tcPr>
        <w:tcBorders>
          <w:top w:val="single" w:sz="8" w:space="0" w:color="FDB515" w:themeColor="accent1"/>
          <w:bottom w:val="single" w:sz="8" w:space="0" w:color="FDB515" w:themeColor="accent1"/>
        </w:tcBorders>
      </w:tcPr>
    </w:tblStylePr>
    <w:tblStylePr w:type="band1Vert">
      <w:tblPr/>
      <w:tcPr>
        <w:shd w:val="clear" w:color="auto" w:fill="FEECC5" w:themeFill="accent1" w:themeFillTint="3F"/>
      </w:tcPr>
    </w:tblStylePr>
    <w:tblStylePr w:type="band1Horz">
      <w:tblPr/>
      <w:tcPr>
        <w:shd w:val="clear" w:color="auto" w:fill="FEECC5" w:themeFill="accent1" w:themeFillTint="3F"/>
      </w:tcPr>
    </w:tblStylePr>
  </w:style>
  <w:style w:type="table" w:styleId="MediumList1-Accent2">
    <w:name w:val="Medium List 1 Accent 2"/>
    <w:basedOn w:val="TableNormal"/>
    <w:uiPriority w:val="65"/>
    <w:semiHidden/>
    <w:unhideWhenUsed/>
    <w:rsid w:val="0089154A"/>
    <w:rPr>
      <w:color w:val="000000" w:themeColor="text1"/>
    </w:rPr>
    <w:tblPr>
      <w:tblStyleRowBandSize w:val="1"/>
      <w:tblStyleColBandSize w:val="1"/>
      <w:tblBorders>
        <w:top w:val="single" w:sz="8" w:space="0" w:color="F2665F" w:themeColor="accent2"/>
        <w:bottom w:val="single" w:sz="8" w:space="0" w:color="F2665F" w:themeColor="accent2"/>
      </w:tblBorders>
    </w:tblPr>
    <w:tblStylePr w:type="firstRow">
      <w:rPr>
        <w:rFonts w:asciiTheme="majorHAnsi" w:eastAsiaTheme="majorEastAsia" w:hAnsiTheme="majorHAnsi" w:cstheme="majorBidi"/>
      </w:rPr>
      <w:tblPr/>
      <w:tcPr>
        <w:tcBorders>
          <w:top w:val="nil"/>
          <w:bottom w:val="single" w:sz="8" w:space="0" w:color="F2665F" w:themeColor="accent2"/>
        </w:tcBorders>
      </w:tcPr>
    </w:tblStylePr>
    <w:tblStylePr w:type="lastRow">
      <w:rPr>
        <w:b/>
        <w:bCs/>
        <w:color w:val="302E45" w:themeColor="text2"/>
      </w:rPr>
      <w:tblPr/>
      <w:tcPr>
        <w:tcBorders>
          <w:top w:val="single" w:sz="8" w:space="0" w:color="F2665F" w:themeColor="accent2"/>
          <w:bottom w:val="single" w:sz="8" w:space="0" w:color="F2665F" w:themeColor="accent2"/>
        </w:tcBorders>
      </w:tcPr>
    </w:tblStylePr>
    <w:tblStylePr w:type="firstCol">
      <w:rPr>
        <w:b/>
        <w:bCs/>
      </w:rPr>
    </w:tblStylePr>
    <w:tblStylePr w:type="lastCol">
      <w:rPr>
        <w:b/>
        <w:bCs/>
      </w:rPr>
      <w:tblPr/>
      <w:tcPr>
        <w:tcBorders>
          <w:top w:val="single" w:sz="8" w:space="0" w:color="F2665F" w:themeColor="accent2"/>
          <w:bottom w:val="single" w:sz="8" w:space="0" w:color="F2665F" w:themeColor="accent2"/>
        </w:tcBorders>
      </w:tcPr>
    </w:tblStylePr>
    <w:tblStylePr w:type="band1Vert">
      <w:tblPr/>
      <w:tcPr>
        <w:shd w:val="clear" w:color="auto" w:fill="FBD8D7" w:themeFill="accent2" w:themeFillTint="3F"/>
      </w:tcPr>
    </w:tblStylePr>
    <w:tblStylePr w:type="band1Horz">
      <w:tblPr/>
      <w:tcPr>
        <w:shd w:val="clear" w:color="auto" w:fill="FBD8D7" w:themeFill="accent2" w:themeFillTint="3F"/>
      </w:tcPr>
    </w:tblStylePr>
  </w:style>
  <w:style w:type="table" w:styleId="MediumList1-Accent3">
    <w:name w:val="Medium List 1 Accent 3"/>
    <w:basedOn w:val="TableNormal"/>
    <w:uiPriority w:val="65"/>
    <w:semiHidden/>
    <w:unhideWhenUsed/>
    <w:rsid w:val="0089154A"/>
    <w:rPr>
      <w:color w:val="000000" w:themeColor="text1"/>
    </w:rPr>
    <w:tblPr>
      <w:tblStyleRowBandSize w:val="1"/>
      <w:tblStyleColBandSize w:val="1"/>
      <w:tblBorders>
        <w:top w:val="single" w:sz="8" w:space="0" w:color="EC008C" w:themeColor="accent3"/>
        <w:bottom w:val="single" w:sz="8" w:space="0" w:color="EC008C" w:themeColor="accent3"/>
      </w:tblBorders>
    </w:tblPr>
    <w:tblStylePr w:type="firstRow">
      <w:rPr>
        <w:rFonts w:asciiTheme="majorHAnsi" w:eastAsiaTheme="majorEastAsia" w:hAnsiTheme="majorHAnsi" w:cstheme="majorBidi"/>
      </w:rPr>
      <w:tblPr/>
      <w:tcPr>
        <w:tcBorders>
          <w:top w:val="nil"/>
          <w:bottom w:val="single" w:sz="8" w:space="0" w:color="EC008C" w:themeColor="accent3"/>
        </w:tcBorders>
      </w:tcPr>
    </w:tblStylePr>
    <w:tblStylePr w:type="lastRow">
      <w:rPr>
        <w:b/>
        <w:bCs/>
        <w:color w:val="302E45" w:themeColor="text2"/>
      </w:rPr>
      <w:tblPr/>
      <w:tcPr>
        <w:tcBorders>
          <w:top w:val="single" w:sz="8" w:space="0" w:color="EC008C" w:themeColor="accent3"/>
          <w:bottom w:val="single" w:sz="8" w:space="0" w:color="EC008C" w:themeColor="accent3"/>
        </w:tcBorders>
      </w:tcPr>
    </w:tblStylePr>
    <w:tblStylePr w:type="firstCol">
      <w:rPr>
        <w:b/>
        <w:bCs/>
      </w:rPr>
    </w:tblStylePr>
    <w:tblStylePr w:type="lastCol">
      <w:rPr>
        <w:b/>
        <w:bCs/>
      </w:rPr>
      <w:tblPr/>
      <w:tcPr>
        <w:tcBorders>
          <w:top w:val="single" w:sz="8" w:space="0" w:color="EC008C" w:themeColor="accent3"/>
          <w:bottom w:val="single" w:sz="8" w:space="0" w:color="EC008C" w:themeColor="accent3"/>
        </w:tcBorders>
      </w:tcPr>
    </w:tblStylePr>
    <w:tblStylePr w:type="band1Vert">
      <w:tblPr/>
      <w:tcPr>
        <w:shd w:val="clear" w:color="auto" w:fill="FFBBE3" w:themeFill="accent3" w:themeFillTint="3F"/>
      </w:tcPr>
    </w:tblStylePr>
    <w:tblStylePr w:type="band1Horz">
      <w:tblPr/>
      <w:tcPr>
        <w:shd w:val="clear" w:color="auto" w:fill="FFBBE3" w:themeFill="accent3" w:themeFillTint="3F"/>
      </w:tcPr>
    </w:tblStylePr>
  </w:style>
  <w:style w:type="table" w:styleId="MediumList1-Accent4">
    <w:name w:val="Medium List 1 Accent 4"/>
    <w:basedOn w:val="TableNormal"/>
    <w:uiPriority w:val="65"/>
    <w:semiHidden/>
    <w:unhideWhenUsed/>
    <w:rsid w:val="0089154A"/>
    <w:rPr>
      <w:color w:val="000000" w:themeColor="text1"/>
    </w:rPr>
    <w:tblPr>
      <w:tblStyleRowBandSize w:val="1"/>
      <w:tblStyleColBandSize w:val="1"/>
      <w:tblBorders>
        <w:top w:val="single" w:sz="8" w:space="0" w:color="302E45" w:themeColor="accent4"/>
        <w:bottom w:val="single" w:sz="8" w:space="0" w:color="302E45" w:themeColor="accent4"/>
      </w:tblBorders>
    </w:tblPr>
    <w:tblStylePr w:type="firstRow">
      <w:rPr>
        <w:rFonts w:asciiTheme="majorHAnsi" w:eastAsiaTheme="majorEastAsia" w:hAnsiTheme="majorHAnsi" w:cstheme="majorBidi"/>
      </w:rPr>
      <w:tblPr/>
      <w:tcPr>
        <w:tcBorders>
          <w:top w:val="nil"/>
          <w:bottom w:val="single" w:sz="8" w:space="0" w:color="302E45" w:themeColor="accent4"/>
        </w:tcBorders>
      </w:tcPr>
    </w:tblStylePr>
    <w:tblStylePr w:type="lastRow">
      <w:rPr>
        <w:b/>
        <w:bCs/>
        <w:color w:val="302E45" w:themeColor="text2"/>
      </w:rPr>
      <w:tblPr/>
      <w:tcPr>
        <w:tcBorders>
          <w:top w:val="single" w:sz="8" w:space="0" w:color="302E45" w:themeColor="accent4"/>
          <w:bottom w:val="single" w:sz="8" w:space="0" w:color="302E45" w:themeColor="accent4"/>
        </w:tcBorders>
      </w:tcPr>
    </w:tblStylePr>
    <w:tblStylePr w:type="firstCol">
      <w:rPr>
        <w:b/>
        <w:bCs/>
      </w:rPr>
    </w:tblStylePr>
    <w:tblStylePr w:type="lastCol">
      <w:rPr>
        <w:b/>
        <w:bCs/>
      </w:rPr>
      <w:tblPr/>
      <w:tcPr>
        <w:tcBorders>
          <w:top w:val="single" w:sz="8" w:space="0" w:color="302E45" w:themeColor="accent4"/>
          <w:bottom w:val="single" w:sz="8" w:space="0" w:color="302E45" w:themeColor="accent4"/>
        </w:tcBorders>
      </w:tcPr>
    </w:tblStylePr>
    <w:tblStylePr w:type="band1Vert">
      <w:tblPr/>
      <w:tcPr>
        <w:shd w:val="clear" w:color="auto" w:fill="C6C4D8" w:themeFill="accent4" w:themeFillTint="3F"/>
      </w:tcPr>
    </w:tblStylePr>
    <w:tblStylePr w:type="band1Horz">
      <w:tblPr/>
      <w:tcPr>
        <w:shd w:val="clear" w:color="auto" w:fill="C6C4D8" w:themeFill="accent4" w:themeFillTint="3F"/>
      </w:tcPr>
    </w:tblStylePr>
  </w:style>
  <w:style w:type="table" w:styleId="MediumList1-Accent5">
    <w:name w:val="Medium List 1 Accent 5"/>
    <w:basedOn w:val="TableNormal"/>
    <w:uiPriority w:val="65"/>
    <w:semiHidden/>
    <w:unhideWhenUsed/>
    <w:rsid w:val="0089154A"/>
    <w:rPr>
      <w:color w:val="000000" w:themeColor="text1"/>
    </w:rPr>
    <w:tblPr>
      <w:tblStyleRowBandSize w:val="1"/>
      <w:tblStyleColBandSize w:val="1"/>
      <w:tblBorders>
        <w:top w:val="single" w:sz="8" w:space="0" w:color="626469" w:themeColor="accent5"/>
        <w:bottom w:val="single" w:sz="8" w:space="0" w:color="626469" w:themeColor="accent5"/>
      </w:tblBorders>
    </w:tblPr>
    <w:tblStylePr w:type="firstRow">
      <w:rPr>
        <w:rFonts w:asciiTheme="majorHAnsi" w:eastAsiaTheme="majorEastAsia" w:hAnsiTheme="majorHAnsi" w:cstheme="majorBidi"/>
      </w:rPr>
      <w:tblPr/>
      <w:tcPr>
        <w:tcBorders>
          <w:top w:val="nil"/>
          <w:bottom w:val="single" w:sz="8" w:space="0" w:color="626469" w:themeColor="accent5"/>
        </w:tcBorders>
      </w:tcPr>
    </w:tblStylePr>
    <w:tblStylePr w:type="lastRow">
      <w:rPr>
        <w:b/>
        <w:bCs/>
        <w:color w:val="302E45" w:themeColor="text2"/>
      </w:rPr>
      <w:tblPr/>
      <w:tcPr>
        <w:tcBorders>
          <w:top w:val="single" w:sz="8" w:space="0" w:color="626469" w:themeColor="accent5"/>
          <w:bottom w:val="single" w:sz="8" w:space="0" w:color="626469" w:themeColor="accent5"/>
        </w:tcBorders>
      </w:tcPr>
    </w:tblStylePr>
    <w:tblStylePr w:type="firstCol">
      <w:rPr>
        <w:b/>
        <w:bCs/>
      </w:rPr>
    </w:tblStylePr>
    <w:tblStylePr w:type="lastCol">
      <w:rPr>
        <w:b/>
        <w:bCs/>
      </w:rPr>
      <w:tblPr/>
      <w:tcPr>
        <w:tcBorders>
          <w:top w:val="single" w:sz="8" w:space="0" w:color="626469" w:themeColor="accent5"/>
          <w:bottom w:val="single" w:sz="8" w:space="0" w:color="626469" w:themeColor="accent5"/>
        </w:tcBorders>
      </w:tcPr>
    </w:tblStylePr>
    <w:tblStylePr w:type="band1Vert">
      <w:tblPr/>
      <w:tcPr>
        <w:shd w:val="clear" w:color="auto" w:fill="D7D8DA" w:themeFill="accent5" w:themeFillTint="3F"/>
      </w:tcPr>
    </w:tblStylePr>
    <w:tblStylePr w:type="band1Horz">
      <w:tblPr/>
      <w:tcPr>
        <w:shd w:val="clear" w:color="auto" w:fill="D7D8DA" w:themeFill="accent5" w:themeFillTint="3F"/>
      </w:tcPr>
    </w:tblStylePr>
  </w:style>
  <w:style w:type="table" w:styleId="MediumList1-Accent6">
    <w:name w:val="Medium List 1 Accent 6"/>
    <w:basedOn w:val="TableNormal"/>
    <w:uiPriority w:val="65"/>
    <w:semiHidden/>
    <w:unhideWhenUsed/>
    <w:rsid w:val="0089154A"/>
    <w:rPr>
      <w:color w:val="000000" w:themeColor="text1"/>
    </w:rPr>
    <w:tblPr>
      <w:tblStyleRowBandSize w:val="1"/>
      <w:tblStyleColBandSize w:val="1"/>
      <w:tblBorders>
        <w:top w:val="single" w:sz="8" w:space="0" w:color="D9D9D6" w:themeColor="accent6"/>
        <w:bottom w:val="single" w:sz="8" w:space="0" w:color="D9D9D6" w:themeColor="accent6"/>
      </w:tblBorders>
    </w:tblPr>
    <w:tblStylePr w:type="firstRow">
      <w:rPr>
        <w:rFonts w:asciiTheme="majorHAnsi" w:eastAsiaTheme="majorEastAsia" w:hAnsiTheme="majorHAnsi" w:cstheme="majorBidi"/>
      </w:rPr>
      <w:tblPr/>
      <w:tcPr>
        <w:tcBorders>
          <w:top w:val="nil"/>
          <w:bottom w:val="single" w:sz="8" w:space="0" w:color="D9D9D6" w:themeColor="accent6"/>
        </w:tcBorders>
      </w:tcPr>
    </w:tblStylePr>
    <w:tblStylePr w:type="lastRow">
      <w:rPr>
        <w:b/>
        <w:bCs/>
        <w:color w:val="302E45" w:themeColor="text2"/>
      </w:rPr>
      <w:tblPr/>
      <w:tcPr>
        <w:tcBorders>
          <w:top w:val="single" w:sz="8" w:space="0" w:color="D9D9D6" w:themeColor="accent6"/>
          <w:bottom w:val="single" w:sz="8" w:space="0" w:color="D9D9D6" w:themeColor="accent6"/>
        </w:tcBorders>
      </w:tcPr>
    </w:tblStylePr>
    <w:tblStylePr w:type="firstCol">
      <w:rPr>
        <w:b/>
        <w:bCs/>
      </w:rPr>
    </w:tblStylePr>
    <w:tblStylePr w:type="lastCol">
      <w:rPr>
        <w:b/>
        <w:bCs/>
      </w:rPr>
      <w:tblPr/>
      <w:tcPr>
        <w:tcBorders>
          <w:top w:val="single" w:sz="8" w:space="0" w:color="D9D9D6" w:themeColor="accent6"/>
          <w:bottom w:val="single" w:sz="8" w:space="0" w:color="D9D9D6" w:themeColor="accent6"/>
        </w:tcBorders>
      </w:tcPr>
    </w:tblStylePr>
    <w:tblStylePr w:type="band1Vert">
      <w:tblPr/>
      <w:tcPr>
        <w:shd w:val="clear" w:color="auto" w:fill="F5F5F4" w:themeFill="accent6" w:themeFillTint="3F"/>
      </w:tcPr>
    </w:tblStylePr>
    <w:tblStylePr w:type="band1Horz">
      <w:tblPr/>
      <w:tcPr>
        <w:shd w:val="clear" w:color="auto" w:fill="F5F5F4" w:themeFill="accent6" w:themeFillTint="3F"/>
      </w:tcPr>
    </w:tblStylePr>
  </w:style>
  <w:style w:type="table" w:styleId="MediumList2">
    <w:name w:val="Medium List 2"/>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FDB515" w:themeColor="accent1"/>
        <w:left w:val="single" w:sz="8" w:space="0" w:color="FDB515" w:themeColor="accent1"/>
        <w:bottom w:val="single" w:sz="8" w:space="0" w:color="FDB515" w:themeColor="accent1"/>
        <w:right w:val="single" w:sz="8" w:space="0" w:color="FDB515" w:themeColor="accent1"/>
      </w:tblBorders>
    </w:tblPr>
    <w:tblStylePr w:type="firstRow">
      <w:rPr>
        <w:sz w:val="24"/>
        <w:szCs w:val="24"/>
      </w:rPr>
      <w:tblPr/>
      <w:tcPr>
        <w:tcBorders>
          <w:top w:val="nil"/>
          <w:left w:val="nil"/>
          <w:bottom w:val="single" w:sz="24" w:space="0" w:color="FDB515" w:themeColor="accent1"/>
          <w:right w:val="nil"/>
          <w:insideH w:val="nil"/>
          <w:insideV w:val="nil"/>
        </w:tcBorders>
        <w:shd w:val="clear" w:color="auto" w:fill="FFFFFF" w:themeFill="background1"/>
      </w:tcPr>
    </w:tblStylePr>
    <w:tblStylePr w:type="lastRow">
      <w:tblPr/>
      <w:tcPr>
        <w:tcBorders>
          <w:top w:val="single" w:sz="8" w:space="0" w:color="FDB51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DB515" w:themeColor="accent1"/>
          <w:insideH w:val="nil"/>
          <w:insideV w:val="nil"/>
        </w:tcBorders>
        <w:shd w:val="clear" w:color="auto" w:fill="FFFFFF" w:themeFill="background1"/>
      </w:tcPr>
    </w:tblStylePr>
    <w:tblStylePr w:type="lastCol">
      <w:tblPr/>
      <w:tcPr>
        <w:tcBorders>
          <w:top w:val="nil"/>
          <w:left w:val="single" w:sz="8" w:space="0" w:color="FDB51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CC5" w:themeFill="accent1" w:themeFillTint="3F"/>
      </w:tcPr>
    </w:tblStylePr>
    <w:tblStylePr w:type="band1Horz">
      <w:tblPr/>
      <w:tcPr>
        <w:tcBorders>
          <w:top w:val="nil"/>
          <w:bottom w:val="nil"/>
          <w:insideH w:val="nil"/>
          <w:insideV w:val="nil"/>
        </w:tcBorders>
        <w:shd w:val="clear" w:color="auto" w:fill="FEEC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F2665F" w:themeColor="accent2"/>
        <w:left w:val="single" w:sz="8" w:space="0" w:color="F2665F" w:themeColor="accent2"/>
        <w:bottom w:val="single" w:sz="8" w:space="0" w:color="F2665F" w:themeColor="accent2"/>
        <w:right w:val="single" w:sz="8" w:space="0" w:color="F2665F" w:themeColor="accent2"/>
      </w:tblBorders>
    </w:tblPr>
    <w:tblStylePr w:type="firstRow">
      <w:rPr>
        <w:sz w:val="24"/>
        <w:szCs w:val="24"/>
      </w:rPr>
      <w:tblPr/>
      <w:tcPr>
        <w:tcBorders>
          <w:top w:val="nil"/>
          <w:left w:val="nil"/>
          <w:bottom w:val="single" w:sz="24" w:space="0" w:color="F2665F" w:themeColor="accent2"/>
          <w:right w:val="nil"/>
          <w:insideH w:val="nil"/>
          <w:insideV w:val="nil"/>
        </w:tcBorders>
        <w:shd w:val="clear" w:color="auto" w:fill="FFFFFF" w:themeFill="background1"/>
      </w:tcPr>
    </w:tblStylePr>
    <w:tblStylePr w:type="lastRow">
      <w:tblPr/>
      <w:tcPr>
        <w:tcBorders>
          <w:top w:val="single" w:sz="8" w:space="0" w:color="F2665F"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665F" w:themeColor="accent2"/>
          <w:insideH w:val="nil"/>
          <w:insideV w:val="nil"/>
        </w:tcBorders>
        <w:shd w:val="clear" w:color="auto" w:fill="FFFFFF" w:themeFill="background1"/>
      </w:tcPr>
    </w:tblStylePr>
    <w:tblStylePr w:type="lastCol">
      <w:tblPr/>
      <w:tcPr>
        <w:tcBorders>
          <w:top w:val="nil"/>
          <w:left w:val="single" w:sz="8" w:space="0" w:color="F2665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8D7" w:themeFill="accent2" w:themeFillTint="3F"/>
      </w:tcPr>
    </w:tblStylePr>
    <w:tblStylePr w:type="band1Horz">
      <w:tblPr/>
      <w:tcPr>
        <w:tcBorders>
          <w:top w:val="nil"/>
          <w:bottom w:val="nil"/>
          <w:insideH w:val="nil"/>
          <w:insideV w:val="nil"/>
        </w:tcBorders>
        <w:shd w:val="clear" w:color="auto" w:fill="FBD8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EC008C" w:themeColor="accent3"/>
        <w:left w:val="single" w:sz="8" w:space="0" w:color="EC008C" w:themeColor="accent3"/>
        <w:bottom w:val="single" w:sz="8" w:space="0" w:color="EC008C" w:themeColor="accent3"/>
        <w:right w:val="single" w:sz="8" w:space="0" w:color="EC008C" w:themeColor="accent3"/>
      </w:tblBorders>
    </w:tblPr>
    <w:tblStylePr w:type="firstRow">
      <w:rPr>
        <w:sz w:val="24"/>
        <w:szCs w:val="24"/>
      </w:rPr>
      <w:tblPr/>
      <w:tcPr>
        <w:tcBorders>
          <w:top w:val="nil"/>
          <w:left w:val="nil"/>
          <w:bottom w:val="single" w:sz="24" w:space="0" w:color="EC008C" w:themeColor="accent3"/>
          <w:right w:val="nil"/>
          <w:insideH w:val="nil"/>
          <w:insideV w:val="nil"/>
        </w:tcBorders>
        <w:shd w:val="clear" w:color="auto" w:fill="FFFFFF" w:themeFill="background1"/>
      </w:tcPr>
    </w:tblStylePr>
    <w:tblStylePr w:type="lastRow">
      <w:tblPr/>
      <w:tcPr>
        <w:tcBorders>
          <w:top w:val="single" w:sz="8" w:space="0" w:color="EC008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008C" w:themeColor="accent3"/>
          <w:insideH w:val="nil"/>
          <w:insideV w:val="nil"/>
        </w:tcBorders>
        <w:shd w:val="clear" w:color="auto" w:fill="FFFFFF" w:themeFill="background1"/>
      </w:tcPr>
    </w:tblStylePr>
    <w:tblStylePr w:type="lastCol">
      <w:tblPr/>
      <w:tcPr>
        <w:tcBorders>
          <w:top w:val="nil"/>
          <w:left w:val="single" w:sz="8" w:space="0" w:color="EC008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BE3" w:themeFill="accent3" w:themeFillTint="3F"/>
      </w:tcPr>
    </w:tblStylePr>
    <w:tblStylePr w:type="band1Horz">
      <w:tblPr/>
      <w:tcPr>
        <w:tcBorders>
          <w:top w:val="nil"/>
          <w:bottom w:val="nil"/>
          <w:insideH w:val="nil"/>
          <w:insideV w:val="nil"/>
        </w:tcBorders>
        <w:shd w:val="clear" w:color="auto" w:fill="FFBBE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302E45" w:themeColor="accent4"/>
        <w:left w:val="single" w:sz="8" w:space="0" w:color="302E45" w:themeColor="accent4"/>
        <w:bottom w:val="single" w:sz="8" w:space="0" w:color="302E45" w:themeColor="accent4"/>
        <w:right w:val="single" w:sz="8" w:space="0" w:color="302E45" w:themeColor="accent4"/>
      </w:tblBorders>
    </w:tblPr>
    <w:tblStylePr w:type="firstRow">
      <w:rPr>
        <w:sz w:val="24"/>
        <w:szCs w:val="24"/>
      </w:rPr>
      <w:tblPr/>
      <w:tcPr>
        <w:tcBorders>
          <w:top w:val="nil"/>
          <w:left w:val="nil"/>
          <w:bottom w:val="single" w:sz="24" w:space="0" w:color="302E45" w:themeColor="accent4"/>
          <w:right w:val="nil"/>
          <w:insideH w:val="nil"/>
          <w:insideV w:val="nil"/>
        </w:tcBorders>
        <w:shd w:val="clear" w:color="auto" w:fill="FFFFFF" w:themeFill="background1"/>
      </w:tcPr>
    </w:tblStylePr>
    <w:tblStylePr w:type="lastRow">
      <w:tblPr/>
      <w:tcPr>
        <w:tcBorders>
          <w:top w:val="single" w:sz="8" w:space="0" w:color="302E4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02E45" w:themeColor="accent4"/>
          <w:insideH w:val="nil"/>
          <w:insideV w:val="nil"/>
        </w:tcBorders>
        <w:shd w:val="clear" w:color="auto" w:fill="FFFFFF" w:themeFill="background1"/>
      </w:tcPr>
    </w:tblStylePr>
    <w:tblStylePr w:type="lastCol">
      <w:tblPr/>
      <w:tcPr>
        <w:tcBorders>
          <w:top w:val="nil"/>
          <w:left w:val="single" w:sz="8" w:space="0" w:color="302E4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C4D8" w:themeFill="accent4" w:themeFillTint="3F"/>
      </w:tcPr>
    </w:tblStylePr>
    <w:tblStylePr w:type="band1Horz">
      <w:tblPr/>
      <w:tcPr>
        <w:tcBorders>
          <w:top w:val="nil"/>
          <w:bottom w:val="nil"/>
          <w:insideH w:val="nil"/>
          <w:insideV w:val="nil"/>
        </w:tcBorders>
        <w:shd w:val="clear" w:color="auto" w:fill="C6C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626469" w:themeColor="accent5"/>
        <w:left w:val="single" w:sz="8" w:space="0" w:color="626469" w:themeColor="accent5"/>
        <w:bottom w:val="single" w:sz="8" w:space="0" w:color="626469" w:themeColor="accent5"/>
        <w:right w:val="single" w:sz="8" w:space="0" w:color="626469" w:themeColor="accent5"/>
      </w:tblBorders>
    </w:tblPr>
    <w:tblStylePr w:type="firstRow">
      <w:rPr>
        <w:sz w:val="24"/>
        <w:szCs w:val="24"/>
      </w:rPr>
      <w:tblPr/>
      <w:tcPr>
        <w:tcBorders>
          <w:top w:val="nil"/>
          <w:left w:val="nil"/>
          <w:bottom w:val="single" w:sz="24" w:space="0" w:color="626469" w:themeColor="accent5"/>
          <w:right w:val="nil"/>
          <w:insideH w:val="nil"/>
          <w:insideV w:val="nil"/>
        </w:tcBorders>
        <w:shd w:val="clear" w:color="auto" w:fill="FFFFFF" w:themeFill="background1"/>
      </w:tcPr>
    </w:tblStylePr>
    <w:tblStylePr w:type="lastRow">
      <w:tblPr/>
      <w:tcPr>
        <w:tcBorders>
          <w:top w:val="single" w:sz="8" w:space="0" w:color="62646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6469" w:themeColor="accent5"/>
          <w:insideH w:val="nil"/>
          <w:insideV w:val="nil"/>
        </w:tcBorders>
        <w:shd w:val="clear" w:color="auto" w:fill="FFFFFF" w:themeFill="background1"/>
      </w:tcPr>
    </w:tblStylePr>
    <w:tblStylePr w:type="lastCol">
      <w:tblPr/>
      <w:tcPr>
        <w:tcBorders>
          <w:top w:val="nil"/>
          <w:left w:val="single" w:sz="8" w:space="0" w:color="62646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8DA" w:themeFill="accent5" w:themeFillTint="3F"/>
      </w:tcPr>
    </w:tblStylePr>
    <w:tblStylePr w:type="band1Horz">
      <w:tblPr/>
      <w:tcPr>
        <w:tcBorders>
          <w:top w:val="nil"/>
          <w:bottom w:val="nil"/>
          <w:insideH w:val="nil"/>
          <w:insideV w:val="nil"/>
        </w:tcBorders>
        <w:shd w:val="clear" w:color="auto" w:fill="D7D8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9154A"/>
    <w:rPr>
      <w:rFonts w:asciiTheme="majorHAnsi" w:eastAsiaTheme="majorEastAsia" w:hAnsiTheme="majorHAnsi" w:cstheme="majorBidi"/>
      <w:color w:val="000000" w:themeColor="text1"/>
    </w:rPr>
    <w:tblPr>
      <w:tblStyleRowBandSize w:val="1"/>
      <w:tblStyleColBandSize w:val="1"/>
      <w:tblBorders>
        <w:top w:val="single" w:sz="8" w:space="0" w:color="D9D9D6" w:themeColor="accent6"/>
        <w:left w:val="single" w:sz="8" w:space="0" w:color="D9D9D6" w:themeColor="accent6"/>
        <w:bottom w:val="single" w:sz="8" w:space="0" w:color="D9D9D6" w:themeColor="accent6"/>
        <w:right w:val="single" w:sz="8" w:space="0" w:color="D9D9D6" w:themeColor="accent6"/>
      </w:tblBorders>
    </w:tblPr>
    <w:tblStylePr w:type="firstRow">
      <w:rPr>
        <w:sz w:val="24"/>
        <w:szCs w:val="24"/>
      </w:rPr>
      <w:tblPr/>
      <w:tcPr>
        <w:tcBorders>
          <w:top w:val="nil"/>
          <w:left w:val="nil"/>
          <w:bottom w:val="single" w:sz="24" w:space="0" w:color="D9D9D6" w:themeColor="accent6"/>
          <w:right w:val="nil"/>
          <w:insideH w:val="nil"/>
          <w:insideV w:val="nil"/>
        </w:tcBorders>
        <w:shd w:val="clear" w:color="auto" w:fill="FFFFFF" w:themeFill="background1"/>
      </w:tcPr>
    </w:tblStylePr>
    <w:tblStylePr w:type="lastRow">
      <w:tblPr/>
      <w:tcPr>
        <w:tcBorders>
          <w:top w:val="single" w:sz="8" w:space="0" w:color="D9D9D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9D9D6" w:themeColor="accent6"/>
          <w:insideH w:val="nil"/>
          <w:insideV w:val="nil"/>
        </w:tcBorders>
        <w:shd w:val="clear" w:color="auto" w:fill="FFFFFF" w:themeFill="background1"/>
      </w:tcPr>
    </w:tblStylePr>
    <w:tblStylePr w:type="lastCol">
      <w:tblPr/>
      <w:tcPr>
        <w:tcBorders>
          <w:top w:val="nil"/>
          <w:left w:val="single" w:sz="8" w:space="0" w:color="D9D9D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F5F4" w:themeFill="accent6" w:themeFillTint="3F"/>
      </w:tcPr>
    </w:tblStylePr>
    <w:tblStylePr w:type="band1Horz">
      <w:tblPr/>
      <w:tcPr>
        <w:tcBorders>
          <w:top w:val="nil"/>
          <w:bottom w:val="nil"/>
          <w:insideH w:val="nil"/>
          <w:insideV w:val="nil"/>
        </w:tcBorders>
        <w:shd w:val="clear" w:color="auto" w:fill="F5F5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915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9154A"/>
    <w:tblPr>
      <w:tblStyleRowBandSize w:val="1"/>
      <w:tblStyleColBandSize w:val="1"/>
      <w:tblBorders>
        <w:top w:val="single" w:sz="8" w:space="0" w:color="FDC64F" w:themeColor="accent1" w:themeTint="BF"/>
        <w:left w:val="single" w:sz="8" w:space="0" w:color="FDC64F" w:themeColor="accent1" w:themeTint="BF"/>
        <w:bottom w:val="single" w:sz="8" w:space="0" w:color="FDC64F" w:themeColor="accent1" w:themeTint="BF"/>
        <w:right w:val="single" w:sz="8" w:space="0" w:color="FDC64F" w:themeColor="accent1" w:themeTint="BF"/>
        <w:insideH w:val="single" w:sz="8" w:space="0" w:color="FDC64F" w:themeColor="accent1" w:themeTint="BF"/>
      </w:tblBorders>
    </w:tblPr>
    <w:tblStylePr w:type="firstRow">
      <w:pPr>
        <w:spacing w:before="0" w:after="0" w:line="240" w:lineRule="auto"/>
      </w:pPr>
      <w:rPr>
        <w:b/>
        <w:bCs/>
        <w:color w:val="FFFFFF" w:themeColor="background1"/>
      </w:rPr>
      <w:tblPr/>
      <w:tcPr>
        <w:tcBorders>
          <w:top w:val="single" w:sz="8" w:space="0" w:color="FDC64F" w:themeColor="accent1" w:themeTint="BF"/>
          <w:left w:val="single" w:sz="8" w:space="0" w:color="FDC64F" w:themeColor="accent1" w:themeTint="BF"/>
          <w:bottom w:val="single" w:sz="8" w:space="0" w:color="FDC64F" w:themeColor="accent1" w:themeTint="BF"/>
          <w:right w:val="single" w:sz="8" w:space="0" w:color="FDC64F" w:themeColor="accent1" w:themeTint="BF"/>
          <w:insideH w:val="nil"/>
          <w:insideV w:val="nil"/>
        </w:tcBorders>
        <w:shd w:val="clear" w:color="auto" w:fill="FDB515" w:themeFill="accent1"/>
      </w:tcPr>
    </w:tblStylePr>
    <w:tblStylePr w:type="lastRow">
      <w:pPr>
        <w:spacing w:before="0" w:after="0" w:line="240" w:lineRule="auto"/>
      </w:pPr>
      <w:rPr>
        <w:b/>
        <w:bCs/>
      </w:rPr>
      <w:tblPr/>
      <w:tcPr>
        <w:tcBorders>
          <w:top w:val="double" w:sz="6" w:space="0" w:color="FDC64F" w:themeColor="accent1" w:themeTint="BF"/>
          <w:left w:val="single" w:sz="8" w:space="0" w:color="FDC64F" w:themeColor="accent1" w:themeTint="BF"/>
          <w:bottom w:val="single" w:sz="8" w:space="0" w:color="FDC64F" w:themeColor="accent1" w:themeTint="BF"/>
          <w:right w:val="single" w:sz="8" w:space="0" w:color="FDC64F"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CC5" w:themeFill="accent1" w:themeFillTint="3F"/>
      </w:tcPr>
    </w:tblStylePr>
    <w:tblStylePr w:type="band1Horz">
      <w:tblPr/>
      <w:tcPr>
        <w:tcBorders>
          <w:insideH w:val="nil"/>
          <w:insideV w:val="nil"/>
        </w:tcBorders>
        <w:shd w:val="clear" w:color="auto" w:fill="FEEC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9154A"/>
    <w:tblPr>
      <w:tblStyleRowBandSize w:val="1"/>
      <w:tblStyleColBandSize w:val="1"/>
      <w:tblBorders>
        <w:top w:val="single" w:sz="8" w:space="0" w:color="F58C87" w:themeColor="accent2" w:themeTint="BF"/>
        <w:left w:val="single" w:sz="8" w:space="0" w:color="F58C87" w:themeColor="accent2" w:themeTint="BF"/>
        <w:bottom w:val="single" w:sz="8" w:space="0" w:color="F58C87" w:themeColor="accent2" w:themeTint="BF"/>
        <w:right w:val="single" w:sz="8" w:space="0" w:color="F58C87" w:themeColor="accent2" w:themeTint="BF"/>
        <w:insideH w:val="single" w:sz="8" w:space="0" w:color="F58C87" w:themeColor="accent2" w:themeTint="BF"/>
      </w:tblBorders>
    </w:tblPr>
    <w:tblStylePr w:type="firstRow">
      <w:pPr>
        <w:spacing w:before="0" w:after="0" w:line="240" w:lineRule="auto"/>
      </w:pPr>
      <w:rPr>
        <w:b/>
        <w:bCs/>
        <w:color w:val="FFFFFF" w:themeColor="background1"/>
      </w:rPr>
      <w:tblPr/>
      <w:tcPr>
        <w:tcBorders>
          <w:top w:val="single" w:sz="8" w:space="0" w:color="F58C87" w:themeColor="accent2" w:themeTint="BF"/>
          <w:left w:val="single" w:sz="8" w:space="0" w:color="F58C87" w:themeColor="accent2" w:themeTint="BF"/>
          <w:bottom w:val="single" w:sz="8" w:space="0" w:color="F58C87" w:themeColor="accent2" w:themeTint="BF"/>
          <w:right w:val="single" w:sz="8" w:space="0" w:color="F58C87" w:themeColor="accent2" w:themeTint="BF"/>
          <w:insideH w:val="nil"/>
          <w:insideV w:val="nil"/>
        </w:tcBorders>
        <w:shd w:val="clear" w:color="auto" w:fill="F2665F" w:themeFill="accent2"/>
      </w:tcPr>
    </w:tblStylePr>
    <w:tblStylePr w:type="lastRow">
      <w:pPr>
        <w:spacing w:before="0" w:after="0" w:line="240" w:lineRule="auto"/>
      </w:pPr>
      <w:rPr>
        <w:b/>
        <w:bCs/>
      </w:rPr>
      <w:tblPr/>
      <w:tcPr>
        <w:tcBorders>
          <w:top w:val="double" w:sz="6" w:space="0" w:color="F58C87" w:themeColor="accent2" w:themeTint="BF"/>
          <w:left w:val="single" w:sz="8" w:space="0" w:color="F58C87" w:themeColor="accent2" w:themeTint="BF"/>
          <w:bottom w:val="single" w:sz="8" w:space="0" w:color="F58C87" w:themeColor="accent2" w:themeTint="BF"/>
          <w:right w:val="single" w:sz="8" w:space="0" w:color="F58C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D8D7" w:themeFill="accent2" w:themeFillTint="3F"/>
      </w:tcPr>
    </w:tblStylePr>
    <w:tblStylePr w:type="band1Horz">
      <w:tblPr/>
      <w:tcPr>
        <w:tcBorders>
          <w:insideH w:val="nil"/>
          <w:insideV w:val="nil"/>
        </w:tcBorders>
        <w:shd w:val="clear" w:color="auto" w:fill="FBD8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9154A"/>
    <w:tblPr>
      <w:tblStyleRowBandSize w:val="1"/>
      <w:tblStyleColBandSize w:val="1"/>
      <w:tblBorders>
        <w:top w:val="single" w:sz="8" w:space="0" w:color="FF31AB" w:themeColor="accent3" w:themeTint="BF"/>
        <w:left w:val="single" w:sz="8" w:space="0" w:color="FF31AB" w:themeColor="accent3" w:themeTint="BF"/>
        <w:bottom w:val="single" w:sz="8" w:space="0" w:color="FF31AB" w:themeColor="accent3" w:themeTint="BF"/>
        <w:right w:val="single" w:sz="8" w:space="0" w:color="FF31AB" w:themeColor="accent3" w:themeTint="BF"/>
        <w:insideH w:val="single" w:sz="8" w:space="0" w:color="FF31AB" w:themeColor="accent3" w:themeTint="BF"/>
      </w:tblBorders>
    </w:tblPr>
    <w:tblStylePr w:type="firstRow">
      <w:pPr>
        <w:spacing w:before="0" w:after="0" w:line="240" w:lineRule="auto"/>
      </w:pPr>
      <w:rPr>
        <w:b/>
        <w:bCs/>
        <w:color w:val="FFFFFF" w:themeColor="background1"/>
      </w:rPr>
      <w:tblPr/>
      <w:tcPr>
        <w:tcBorders>
          <w:top w:val="single" w:sz="8" w:space="0" w:color="FF31AB" w:themeColor="accent3" w:themeTint="BF"/>
          <w:left w:val="single" w:sz="8" w:space="0" w:color="FF31AB" w:themeColor="accent3" w:themeTint="BF"/>
          <w:bottom w:val="single" w:sz="8" w:space="0" w:color="FF31AB" w:themeColor="accent3" w:themeTint="BF"/>
          <w:right w:val="single" w:sz="8" w:space="0" w:color="FF31AB" w:themeColor="accent3" w:themeTint="BF"/>
          <w:insideH w:val="nil"/>
          <w:insideV w:val="nil"/>
        </w:tcBorders>
        <w:shd w:val="clear" w:color="auto" w:fill="EC008C" w:themeFill="accent3"/>
      </w:tcPr>
    </w:tblStylePr>
    <w:tblStylePr w:type="lastRow">
      <w:pPr>
        <w:spacing w:before="0" w:after="0" w:line="240" w:lineRule="auto"/>
      </w:pPr>
      <w:rPr>
        <w:b/>
        <w:bCs/>
      </w:rPr>
      <w:tblPr/>
      <w:tcPr>
        <w:tcBorders>
          <w:top w:val="double" w:sz="6" w:space="0" w:color="FF31AB" w:themeColor="accent3" w:themeTint="BF"/>
          <w:left w:val="single" w:sz="8" w:space="0" w:color="FF31AB" w:themeColor="accent3" w:themeTint="BF"/>
          <w:bottom w:val="single" w:sz="8" w:space="0" w:color="FF31AB" w:themeColor="accent3" w:themeTint="BF"/>
          <w:right w:val="single" w:sz="8" w:space="0" w:color="FF31A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BBE3" w:themeFill="accent3" w:themeFillTint="3F"/>
      </w:tcPr>
    </w:tblStylePr>
    <w:tblStylePr w:type="band1Horz">
      <w:tblPr/>
      <w:tcPr>
        <w:tcBorders>
          <w:insideH w:val="nil"/>
          <w:insideV w:val="nil"/>
        </w:tcBorders>
        <w:shd w:val="clear" w:color="auto" w:fill="FFBBE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9154A"/>
    <w:tblPr>
      <w:tblStyleRowBandSize w:val="1"/>
      <w:tblStyleColBandSize w:val="1"/>
      <w:tblBorders>
        <w:top w:val="single" w:sz="8" w:space="0" w:color="595580" w:themeColor="accent4" w:themeTint="BF"/>
        <w:left w:val="single" w:sz="8" w:space="0" w:color="595580" w:themeColor="accent4" w:themeTint="BF"/>
        <w:bottom w:val="single" w:sz="8" w:space="0" w:color="595580" w:themeColor="accent4" w:themeTint="BF"/>
        <w:right w:val="single" w:sz="8" w:space="0" w:color="595580" w:themeColor="accent4" w:themeTint="BF"/>
        <w:insideH w:val="single" w:sz="8" w:space="0" w:color="595580" w:themeColor="accent4" w:themeTint="BF"/>
      </w:tblBorders>
    </w:tblPr>
    <w:tblStylePr w:type="firstRow">
      <w:pPr>
        <w:spacing w:before="0" w:after="0" w:line="240" w:lineRule="auto"/>
      </w:pPr>
      <w:rPr>
        <w:b/>
        <w:bCs/>
        <w:color w:val="FFFFFF" w:themeColor="background1"/>
      </w:rPr>
      <w:tblPr/>
      <w:tcPr>
        <w:tcBorders>
          <w:top w:val="single" w:sz="8" w:space="0" w:color="595580" w:themeColor="accent4" w:themeTint="BF"/>
          <w:left w:val="single" w:sz="8" w:space="0" w:color="595580" w:themeColor="accent4" w:themeTint="BF"/>
          <w:bottom w:val="single" w:sz="8" w:space="0" w:color="595580" w:themeColor="accent4" w:themeTint="BF"/>
          <w:right w:val="single" w:sz="8" w:space="0" w:color="595580" w:themeColor="accent4" w:themeTint="BF"/>
          <w:insideH w:val="nil"/>
          <w:insideV w:val="nil"/>
        </w:tcBorders>
        <w:shd w:val="clear" w:color="auto" w:fill="302E45" w:themeFill="accent4"/>
      </w:tcPr>
    </w:tblStylePr>
    <w:tblStylePr w:type="lastRow">
      <w:pPr>
        <w:spacing w:before="0" w:after="0" w:line="240" w:lineRule="auto"/>
      </w:pPr>
      <w:rPr>
        <w:b/>
        <w:bCs/>
      </w:rPr>
      <w:tblPr/>
      <w:tcPr>
        <w:tcBorders>
          <w:top w:val="double" w:sz="6" w:space="0" w:color="595580" w:themeColor="accent4" w:themeTint="BF"/>
          <w:left w:val="single" w:sz="8" w:space="0" w:color="595580" w:themeColor="accent4" w:themeTint="BF"/>
          <w:bottom w:val="single" w:sz="8" w:space="0" w:color="595580" w:themeColor="accent4" w:themeTint="BF"/>
          <w:right w:val="single" w:sz="8" w:space="0" w:color="595580" w:themeColor="accent4" w:themeTint="BF"/>
          <w:insideH w:val="nil"/>
          <w:insideV w:val="nil"/>
        </w:tcBorders>
      </w:tcPr>
    </w:tblStylePr>
    <w:tblStylePr w:type="firstCol">
      <w:rPr>
        <w:b/>
        <w:bCs/>
      </w:rPr>
    </w:tblStylePr>
    <w:tblStylePr w:type="lastCol">
      <w:rPr>
        <w:b/>
        <w:bCs/>
      </w:rPr>
    </w:tblStylePr>
    <w:tblStylePr w:type="band1Vert">
      <w:tblPr/>
      <w:tcPr>
        <w:shd w:val="clear" w:color="auto" w:fill="C6C4D8" w:themeFill="accent4" w:themeFillTint="3F"/>
      </w:tcPr>
    </w:tblStylePr>
    <w:tblStylePr w:type="band1Horz">
      <w:tblPr/>
      <w:tcPr>
        <w:tcBorders>
          <w:insideH w:val="nil"/>
          <w:insideV w:val="nil"/>
        </w:tcBorders>
        <w:shd w:val="clear" w:color="auto" w:fill="C6C4D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9154A"/>
    <w:tblPr>
      <w:tblStyleRowBandSize w:val="1"/>
      <w:tblStyleColBandSize w:val="1"/>
      <w:tblBorders>
        <w:top w:val="single" w:sz="8"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single" w:sz="8" w:space="0" w:color="888A90" w:themeColor="accent5" w:themeTint="BF"/>
      </w:tblBorders>
    </w:tblPr>
    <w:tblStylePr w:type="firstRow">
      <w:pPr>
        <w:spacing w:before="0" w:after="0" w:line="240" w:lineRule="auto"/>
      </w:pPr>
      <w:rPr>
        <w:b/>
        <w:bCs/>
        <w:color w:val="FFFFFF" w:themeColor="background1"/>
      </w:rPr>
      <w:tblPr/>
      <w:tcPr>
        <w:tcBorders>
          <w:top w:val="single" w:sz="8"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nil"/>
          <w:insideV w:val="nil"/>
        </w:tcBorders>
        <w:shd w:val="clear" w:color="auto" w:fill="626469" w:themeFill="accent5"/>
      </w:tcPr>
    </w:tblStylePr>
    <w:tblStylePr w:type="lastRow">
      <w:pPr>
        <w:spacing w:before="0" w:after="0" w:line="240" w:lineRule="auto"/>
      </w:pPr>
      <w:rPr>
        <w:b/>
        <w:bCs/>
      </w:rPr>
      <w:tblPr/>
      <w:tcPr>
        <w:tcBorders>
          <w:top w:val="double" w:sz="6"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8DA" w:themeFill="accent5" w:themeFillTint="3F"/>
      </w:tcPr>
    </w:tblStylePr>
    <w:tblStylePr w:type="band1Horz">
      <w:tblPr/>
      <w:tcPr>
        <w:tcBorders>
          <w:insideH w:val="nil"/>
          <w:insideV w:val="nil"/>
        </w:tcBorders>
        <w:shd w:val="clear" w:color="auto" w:fill="D7D8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9154A"/>
    <w:tblPr>
      <w:tblStyleRowBandSize w:val="1"/>
      <w:tblStyleColBandSize w:val="1"/>
      <w:tblBorders>
        <w:top w:val="single" w:sz="8" w:space="0" w:color="E2E2E0" w:themeColor="accent6" w:themeTint="BF"/>
        <w:left w:val="single" w:sz="8" w:space="0" w:color="E2E2E0" w:themeColor="accent6" w:themeTint="BF"/>
        <w:bottom w:val="single" w:sz="8" w:space="0" w:color="E2E2E0" w:themeColor="accent6" w:themeTint="BF"/>
        <w:right w:val="single" w:sz="8" w:space="0" w:color="E2E2E0" w:themeColor="accent6" w:themeTint="BF"/>
        <w:insideH w:val="single" w:sz="8" w:space="0" w:color="E2E2E0" w:themeColor="accent6" w:themeTint="BF"/>
      </w:tblBorders>
    </w:tblPr>
    <w:tblStylePr w:type="firstRow">
      <w:pPr>
        <w:spacing w:before="0" w:after="0" w:line="240" w:lineRule="auto"/>
      </w:pPr>
      <w:rPr>
        <w:b/>
        <w:bCs/>
        <w:color w:val="FFFFFF" w:themeColor="background1"/>
      </w:rPr>
      <w:tblPr/>
      <w:tcPr>
        <w:tcBorders>
          <w:top w:val="single" w:sz="8" w:space="0" w:color="E2E2E0" w:themeColor="accent6" w:themeTint="BF"/>
          <w:left w:val="single" w:sz="8" w:space="0" w:color="E2E2E0" w:themeColor="accent6" w:themeTint="BF"/>
          <w:bottom w:val="single" w:sz="8" w:space="0" w:color="E2E2E0" w:themeColor="accent6" w:themeTint="BF"/>
          <w:right w:val="single" w:sz="8" w:space="0" w:color="E2E2E0" w:themeColor="accent6" w:themeTint="BF"/>
          <w:insideH w:val="nil"/>
          <w:insideV w:val="nil"/>
        </w:tcBorders>
        <w:shd w:val="clear" w:color="auto" w:fill="D9D9D6" w:themeFill="accent6"/>
      </w:tcPr>
    </w:tblStylePr>
    <w:tblStylePr w:type="lastRow">
      <w:pPr>
        <w:spacing w:before="0" w:after="0" w:line="240" w:lineRule="auto"/>
      </w:pPr>
      <w:rPr>
        <w:b/>
        <w:bCs/>
      </w:rPr>
      <w:tblPr/>
      <w:tcPr>
        <w:tcBorders>
          <w:top w:val="double" w:sz="6" w:space="0" w:color="E2E2E0" w:themeColor="accent6" w:themeTint="BF"/>
          <w:left w:val="single" w:sz="8" w:space="0" w:color="E2E2E0" w:themeColor="accent6" w:themeTint="BF"/>
          <w:bottom w:val="single" w:sz="8" w:space="0" w:color="E2E2E0" w:themeColor="accent6" w:themeTint="BF"/>
          <w:right w:val="single" w:sz="8" w:space="0" w:color="E2E2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5F5F4" w:themeFill="accent6" w:themeFillTint="3F"/>
      </w:tcPr>
    </w:tblStylePr>
    <w:tblStylePr w:type="band1Horz">
      <w:tblPr/>
      <w:tcPr>
        <w:tcBorders>
          <w:insideH w:val="nil"/>
          <w:insideV w:val="nil"/>
        </w:tcBorders>
        <w:shd w:val="clear" w:color="auto" w:fill="F5F5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DB51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DB515" w:themeFill="accent1"/>
      </w:tcPr>
    </w:tblStylePr>
    <w:tblStylePr w:type="lastCol">
      <w:rPr>
        <w:b/>
        <w:bCs/>
        <w:color w:val="FFFFFF" w:themeColor="background1"/>
      </w:rPr>
      <w:tblPr/>
      <w:tcPr>
        <w:tcBorders>
          <w:left w:val="nil"/>
          <w:right w:val="nil"/>
          <w:insideH w:val="nil"/>
          <w:insideV w:val="nil"/>
        </w:tcBorders>
        <w:shd w:val="clear" w:color="auto" w:fill="FDB51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665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2665F" w:themeFill="accent2"/>
      </w:tcPr>
    </w:tblStylePr>
    <w:tblStylePr w:type="lastCol">
      <w:rPr>
        <w:b/>
        <w:bCs/>
        <w:color w:val="FFFFFF" w:themeColor="background1"/>
      </w:rPr>
      <w:tblPr/>
      <w:tcPr>
        <w:tcBorders>
          <w:left w:val="nil"/>
          <w:right w:val="nil"/>
          <w:insideH w:val="nil"/>
          <w:insideV w:val="nil"/>
        </w:tcBorders>
        <w:shd w:val="clear" w:color="auto" w:fill="F2665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008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C008C" w:themeFill="accent3"/>
      </w:tcPr>
    </w:tblStylePr>
    <w:tblStylePr w:type="lastCol">
      <w:rPr>
        <w:b/>
        <w:bCs/>
        <w:color w:val="FFFFFF" w:themeColor="background1"/>
      </w:rPr>
      <w:tblPr/>
      <w:tcPr>
        <w:tcBorders>
          <w:left w:val="nil"/>
          <w:right w:val="nil"/>
          <w:insideH w:val="nil"/>
          <w:insideV w:val="nil"/>
        </w:tcBorders>
        <w:shd w:val="clear" w:color="auto" w:fill="EC008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02E4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02E45" w:themeFill="accent4"/>
      </w:tcPr>
    </w:tblStylePr>
    <w:tblStylePr w:type="lastCol">
      <w:rPr>
        <w:b/>
        <w:bCs/>
        <w:color w:val="FFFFFF" w:themeColor="background1"/>
      </w:rPr>
      <w:tblPr/>
      <w:tcPr>
        <w:tcBorders>
          <w:left w:val="nil"/>
          <w:right w:val="nil"/>
          <w:insideH w:val="nil"/>
          <w:insideV w:val="nil"/>
        </w:tcBorders>
        <w:shd w:val="clear" w:color="auto" w:fill="302E4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646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26469" w:themeFill="accent5"/>
      </w:tcPr>
    </w:tblStylePr>
    <w:tblStylePr w:type="lastCol">
      <w:rPr>
        <w:b/>
        <w:bCs/>
        <w:color w:val="FFFFFF" w:themeColor="background1"/>
      </w:rPr>
      <w:tblPr/>
      <w:tcPr>
        <w:tcBorders>
          <w:left w:val="nil"/>
          <w:right w:val="nil"/>
          <w:insideH w:val="nil"/>
          <w:insideV w:val="nil"/>
        </w:tcBorders>
        <w:shd w:val="clear" w:color="auto" w:fill="62646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9154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9D9D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9D9D6" w:themeFill="accent6"/>
      </w:tcPr>
    </w:tblStylePr>
    <w:tblStylePr w:type="lastCol">
      <w:rPr>
        <w:b/>
        <w:bCs/>
        <w:color w:val="FFFFFF" w:themeColor="background1"/>
      </w:rPr>
      <w:tblPr/>
      <w:tcPr>
        <w:tcBorders>
          <w:left w:val="nil"/>
          <w:right w:val="nil"/>
          <w:insideH w:val="nil"/>
          <w:insideV w:val="nil"/>
        </w:tcBorders>
        <w:shd w:val="clear" w:color="auto" w:fill="D9D9D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PlainTable11">
    <w:name w:val="Plain Table 11"/>
    <w:basedOn w:val="TableNormal"/>
    <w:uiPriority w:val="41"/>
    <w:locked/>
    <w:rsid w:val="0089154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locked/>
    <w:rsid w:val="008915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locked/>
    <w:rsid w:val="008915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locked/>
    <w:rsid w:val="0089154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locked/>
    <w:rsid w:val="008915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uiPriority w:val="99"/>
    <w:semiHidden/>
    <w:rsid w:val="0089154A"/>
  </w:style>
  <w:style w:type="character" w:customStyle="1" w:styleId="SalutationChar">
    <w:name w:val="Salutation Char"/>
    <w:basedOn w:val="DefaultParagraphFont"/>
    <w:link w:val="Salutation"/>
    <w:uiPriority w:val="99"/>
    <w:semiHidden/>
    <w:rsid w:val="0089154A"/>
    <w:rPr>
      <w:rFonts w:ascii="Century Gothic" w:hAnsi="Century Gothic"/>
      <w:sz w:val="20"/>
    </w:rPr>
  </w:style>
  <w:style w:type="table" w:styleId="Table3Deffects1">
    <w:name w:val="Table 3D effects 1"/>
    <w:basedOn w:val="TableNormal"/>
    <w:semiHidden/>
    <w:unhideWhenUsed/>
    <w:rsid w:val="0089154A"/>
    <w:pPr>
      <w:spacing w:before="120" w:after="120"/>
      <w:ind w:left="14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89154A"/>
    <w:pPr>
      <w:spacing w:before="120" w:after="120"/>
      <w:ind w:left="14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89154A"/>
    <w:pPr>
      <w:spacing w:before="120" w:after="120"/>
      <w:ind w:left="14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89154A"/>
    <w:pPr>
      <w:spacing w:before="120" w:after="120"/>
      <w:ind w:left="14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89154A"/>
    <w:pPr>
      <w:spacing w:before="120" w:after="120"/>
      <w:ind w:left="14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89154A"/>
    <w:pPr>
      <w:spacing w:before="120" w:after="120"/>
      <w:ind w:left="144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89154A"/>
    <w:pPr>
      <w:spacing w:before="120" w:after="120"/>
      <w:ind w:left="14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89154A"/>
    <w:pPr>
      <w:spacing w:before="120" w:after="120"/>
      <w:ind w:left="144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89154A"/>
    <w:pPr>
      <w:spacing w:before="120" w:after="120"/>
      <w:ind w:left="144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89154A"/>
    <w:pPr>
      <w:spacing w:before="120" w:after="120"/>
      <w:ind w:left="144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89154A"/>
    <w:pPr>
      <w:spacing w:before="120" w:after="120"/>
      <w:ind w:left="14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89154A"/>
    <w:pPr>
      <w:spacing w:before="120" w:after="120"/>
      <w:ind w:left="144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89154A"/>
    <w:pPr>
      <w:spacing w:before="120" w:after="120"/>
      <w:ind w:left="14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89154A"/>
    <w:pPr>
      <w:spacing w:before="120" w:after="120"/>
      <w:ind w:left="144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89154A"/>
    <w:pPr>
      <w:spacing w:before="120" w:after="120"/>
      <w:ind w:left="14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89154A"/>
    <w:pPr>
      <w:spacing w:before="120" w:after="120"/>
      <w:ind w:left="14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89154A"/>
    <w:pPr>
      <w:spacing w:before="120" w:after="120"/>
      <w:ind w:left="14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89154A"/>
    <w:pPr>
      <w:spacing w:before="120" w:after="120"/>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89154A"/>
    <w:pPr>
      <w:spacing w:before="120" w:after="120"/>
      <w:ind w:left="144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89154A"/>
    <w:pPr>
      <w:spacing w:before="120" w:after="120"/>
      <w:ind w:left="144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89154A"/>
    <w:pPr>
      <w:spacing w:before="120" w:after="120"/>
      <w:ind w:left="144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89154A"/>
    <w:pPr>
      <w:spacing w:before="120" w:after="120"/>
      <w:ind w:left="14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89154A"/>
    <w:pPr>
      <w:spacing w:before="120" w:after="120"/>
      <w:ind w:left="144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89154A"/>
    <w:pPr>
      <w:spacing w:before="120" w:after="120"/>
      <w:ind w:left="144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89154A"/>
    <w:pPr>
      <w:spacing w:before="120" w:after="120"/>
      <w:ind w:left="144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locked/>
    <w:rsid w:val="008915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Professional">
    <w:name w:val="Table Professional"/>
    <w:basedOn w:val="TableNormal"/>
    <w:semiHidden/>
    <w:unhideWhenUsed/>
    <w:rsid w:val="0089154A"/>
    <w:pPr>
      <w:spacing w:before="120" w:after="120"/>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89154A"/>
    <w:pPr>
      <w:spacing w:before="120" w:after="120"/>
      <w:ind w:left="144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89154A"/>
    <w:pPr>
      <w:spacing w:before="120" w:after="120"/>
      <w:ind w:left="144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89154A"/>
    <w:pPr>
      <w:spacing w:before="120" w:after="120"/>
      <w:ind w:left="144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89154A"/>
    <w:pPr>
      <w:spacing w:before="120" w:after="120"/>
      <w:ind w:left="144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89154A"/>
    <w:pPr>
      <w:spacing w:before="120" w:after="120"/>
      <w:ind w:left="144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89154A"/>
    <w:pPr>
      <w:spacing w:before="120" w:after="120"/>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89154A"/>
    <w:pPr>
      <w:spacing w:before="120" w:after="120"/>
      <w:ind w:left="144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89154A"/>
    <w:pPr>
      <w:spacing w:before="120" w:after="120"/>
      <w:ind w:left="144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89154A"/>
    <w:pPr>
      <w:spacing w:before="120" w:after="120"/>
      <w:ind w:left="144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erTableChar">
    <w:name w:val="Header Table Char"/>
    <w:link w:val="HeaderTable"/>
    <w:locked/>
    <w:rsid w:val="0089154A"/>
    <w:rPr>
      <w:rFonts w:ascii="Century Gothic" w:hAnsi="Century Gothic"/>
      <w:b/>
      <w:color w:val="FFFFFF" w:themeColor="background1"/>
      <w:sz w:val="18"/>
      <w:szCs w:val="20"/>
    </w:rPr>
  </w:style>
  <w:style w:type="character" w:customStyle="1" w:styleId="BodyTextTableChar">
    <w:name w:val="Body Text Table Char"/>
    <w:link w:val="BodyTextTable"/>
    <w:locked/>
    <w:rsid w:val="0089154A"/>
    <w:rPr>
      <w:rFonts w:ascii="Century Gothic" w:hAnsi="Century Gothic"/>
      <w:sz w:val="18"/>
      <w:szCs w:val="20"/>
    </w:rPr>
  </w:style>
  <w:style w:type="paragraph" w:customStyle="1" w:styleId="P-Bullet">
    <w:name w:val="P-Bullet"/>
    <w:basedOn w:val="Normal"/>
    <w:qFormat/>
    <w:rsid w:val="00DA6A7E"/>
    <w:pPr>
      <w:numPr>
        <w:numId w:val="2"/>
      </w:numPr>
      <w:adjustRightInd w:val="0"/>
      <w:textAlignment w:val="baseline"/>
    </w:pPr>
    <w:rPr>
      <w:rFonts w:ascii="Calibri" w:eastAsiaTheme="minorEastAsia" w:hAnsi="Calibri" w:cstheme="minorBidi"/>
      <w:sz w:val="24"/>
      <w:szCs w:val="26"/>
    </w:rPr>
  </w:style>
  <w:style w:type="paragraph" w:customStyle="1" w:styleId="Style1">
    <w:name w:val="Style1"/>
    <w:basedOn w:val="Normal"/>
    <w:qFormat/>
    <w:rsid w:val="00513D4E"/>
    <w:pPr>
      <w:spacing w:before="0" w:after="80" w:line="276" w:lineRule="auto"/>
      <w:ind w:left="0"/>
    </w:pPr>
    <w:rPr>
      <w:rFonts w:ascii="Calibri" w:eastAsia="Calibri" w:hAnsi="Calibri" w:cs="Arial"/>
      <w:sz w:val="22"/>
    </w:rPr>
  </w:style>
  <w:style w:type="character" w:customStyle="1" w:styleId="ListParagraphChar">
    <w:name w:val="List Paragraph Char"/>
    <w:link w:val="ListParagraph"/>
    <w:uiPriority w:val="34"/>
    <w:locked/>
    <w:rsid w:val="002A6583"/>
    <w:rPr>
      <w:rFonts w:ascii="Century Gothic" w:hAnsi="Century Gothic"/>
      <w:sz w:val="20"/>
    </w:rPr>
  </w:style>
  <w:style w:type="paragraph" w:customStyle="1" w:styleId="Style4">
    <w:name w:val="Style4"/>
    <w:basedOn w:val="Normal"/>
    <w:uiPriority w:val="99"/>
    <w:rsid w:val="001D36F5"/>
    <w:pPr>
      <w:numPr>
        <w:numId w:val="3"/>
      </w:numPr>
      <w:overflowPunct w:val="0"/>
      <w:autoSpaceDE w:val="0"/>
      <w:autoSpaceDN w:val="0"/>
      <w:adjustRightInd w:val="0"/>
      <w:spacing w:before="240" w:after="60" w:line="240" w:lineRule="atLeast"/>
      <w:textAlignment w:val="baseline"/>
    </w:pPr>
    <w:rPr>
      <w:rFonts w:ascii="Arial" w:hAnsi="Arial"/>
      <w:sz w:val="22"/>
      <w:szCs w:val="20"/>
      <w:lang w:bidi="ar-SA"/>
    </w:rPr>
  </w:style>
  <w:style w:type="paragraph" w:styleId="Revision">
    <w:name w:val="Revision"/>
    <w:hidden/>
    <w:uiPriority w:val="99"/>
    <w:semiHidden/>
    <w:rsid w:val="00895694"/>
    <w:rPr>
      <w:rFonts w:ascii="Century Gothic" w:hAnsi="Century Gothic"/>
      <w:sz w:val="20"/>
    </w:rPr>
  </w:style>
  <w:style w:type="table" w:customStyle="1" w:styleId="PTableGray2">
    <w:name w:val="P_Table_Gray2"/>
    <w:basedOn w:val="TableGrid"/>
    <w:uiPriority w:val="99"/>
    <w:rsid w:val="008E7065"/>
    <w:pPr>
      <w:spacing w:before="120" w:after="120"/>
    </w:pPr>
    <w:rPr>
      <w:rFonts w:asciiTheme="minorHAnsi" w:eastAsiaTheme="minorEastAsia" w:hAnsiTheme="minorHAnsi" w:cs="Arial"/>
      <w:szCs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cs="Arial"/>
        <w:b/>
        <w:bCs/>
        <w:iCs w:val="0"/>
        <w:color w:val="FFFFFF" w:themeColor="background1"/>
        <w:szCs w:val="22"/>
      </w:rPr>
      <w:tblPr/>
      <w:tcPr>
        <w:tcBorders>
          <w:top w:val="single" w:sz="8"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nil"/>
          <w:insideV w:val="nil"/>
        </w:tcBorders>
        <w:shd w:val="clear" w:color="auto" w:fill="626469" w:themeFill="accent5"/>
      </w:tcPr>
    </w:tblStylePr>
    <w:tblStylePr w:type="lastRow">
      <w:tblPr/>
      <w:tcPr>
        <w:tcBorders>
          <w:top w:val="double" w:sz="6" w:space="0" w:color="888A90" w:themeColor="accent5" w:themeTint="BF"/>
          <w:left w:val="single" w:sz="8" w:space="0" w:color="888A90" w:themeColor="accent5" w:themeTint="BF"/>
          <w:bottom w:val="single" w:sz="8" w:space="0" w:color="888A90" w:themeColor="accent5" w:themeTint="BF"/>
          <w:right w:val="single" w:sz="8" w:space="0" w:color="888A90" w:themeColor="accent5" w:themeTint="BF"/>
          <w:insideH w:val="nil"/>
          <w:insideV w:val="nil"/>
        </w:tcBorders>
      </w:tcPr>
    </w:tblStylePr>
    <w:tblStylePr w:type="band1Vert">
      <w:tblPr/>
      <w:tcPr>
        <w:shd w:val="clear" w:color="auto" w:fill="D7D8DA" w:themeFill="accent5" w:themeFillTint="3F"/>
      </w:tcPr>
    </w:tblStylePr>
    <w:tblStylePr w:type="band1Horz">
      <w:tblPr/>
      <w:tcPr>
        <w:tcBorders>
          <w:insideH w:val="nil"/>
          <w:insideV w:val="nil"/>
        </w:tcBorders>
        <w:shd w:val="clear" w:color="auto" w:fill="D7D8DA" w:themeFill="accent5" w:themeFillTint="3F"/>
      </w:tcPr>
    </w:tblStylePr>
    <w:tblStylePr w:type="band2Horz">
      <w:tblPr/>
      <w:tcPr>
        <w:tcBorders>
          <w:insideH w:val="nil"/>
          <w:insideV w:val="nil"/>
        </w:tcBorders>
      </w:tcPr>
    </w:tblStylePr>
  </w:style>
  <w:style w:type="paragraph" w:customStyle="1" w:styleId="Default">
    <w:name w:val="Default"/>
    <w:rsid w:val="00E470A2"/>
    <w:pPr>
      <w:autoSpaceDE w:val="0"/>
      <w:autoSpaceDN w:val="0"/>
      <w:adjustRightInd w:val="0"/>
    </w:pPr>
    <w:rPr>
      <w:rFonts w:ascii="Century Gothic" w:hAnsi="Century Gothic" w:cs="Century Gothic"/>
      <w:color w:val="000000"/>
      <w:sz w:val="24"/>
      <w:szCs w:val="24"/>
    </w:rPr>
  </w:style>
  <w:style w:type="character" w:customStyle="1" w:styleId="BodyTextTableCharChar">
    <w:name w:val="Body Text Table Char Char"/>
    <w:locked/>
    <w:rsid w:val="00400F9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78408">
      <w:bodyDiv w:val="1"/>
      <w:marLeft w:val="0"/>
      <w:marRight w:val="0"/>
      <w:marTop w:val="0"/>
      <w:marBottom w:val="0"/>
      <w:divBdr>
        <w:top w:val="none" w:sz="0" w:space="0" w:color="auto"/>
        <w:left w:val="none" w:sz="0" w:space="0" w:color="auto"/>
        <w:bottom w:val="none" w:sz="0" w:space="0" w:color="auto"/>
        <w:right w:val="none" w:sz="0" w:space="0" w:color="auto"/>
      </w:divBdr>
    </w:div>
    <w:div w:id="412048138">
      <w:bodyDiv w:val="1"/>
      <w:marLeft w:val="0"/>
      <w:marRight w:val="0"/>
      <w:marTop w:val="0"/>
      <w:marBottom w:val="0"/>
      <w:divBdr>
        <w:top w:val="none" w:sz="0" w:space="0" w:color="auto"/>
        <w:left w:val="none" w:sz="0" w:space="0" w:color="auto"/>
        <w:bottom w:val="none" w:sz="0" w:space="0" w:color="auto"/>
        <w:right w:val="none" w:sz="0" w:space="0" w:color="auto"/>
      </w:divBdr>
    </w:div>
    <w:div w:id="420637332">
      <w:bodyDiv w:val="1"/>
      <w:marLeft w:val="0"/>
      <w:marRight w:val="0"/>
      <w:marTop w:val="0"/>
      <w:marBottom w:val="0"/>
      <w:divBdr>
        <w:top w:val="none" w:sz="0" w:space="0" w:color="auto"/>
        <w:left w:val="none" w:sz="0" w:space="0" w:color="auto"/>
        <w:bottom w:val="none" w:sz="0" w:space="0" w:color="auto"/>
        <w:right w:val="none" w:sz="0" w:space="0" w:color="auto"/>
      </w:divBdr>
    </w:div>
    <w:div w:id="427778096">
      <w:bodyDiv w:val="1"/>
      <w:marLeft w:val="0"/>
      <w:marRight w:val="0"/>
      <w:marTop w:val="0"/>
      <w:marBottom w:val="0"/>
      <w:divBdr>
        <w:top w:val="none" w:sz="0" w:space="0" w:color="auto"/>
        <w:left w:val="none" w:sz="0" w:space="0" w:color="auto"/>
        <w:bottom w:val="none" w:sz="0" w:space="0" w:color="auto"/>
        <w:right w:val="none" w:sz="0" w:space="0" w:color="auto"/>
      </w:divBdr>
    </w:div>
    <w:div w:id="506140436">
      <w:bodyDiv w:val="1"/>
      <w:marLeft w:val="0"/>
      <w:marRight w:val="0"/>
      <w:marTop w:val="0"/>
      <w:marBottom w:val="0"/>
      <w:divBdr>
        <w:top w:val="none" w:sz="0" w:space="0" w:color="auto"/>
        <w:left w:val="none" w:sz="0" w:space="0" w:color="auto"/>
        <w:bottom w:val="none" w:sz="0" w:space="0" w:color="auto"/>
        <w:right w:val="none" w:sz="0" w:space="0" w:color="auto"/>
      </w:divBdr>
    </w:div>
    <w:div w:id="865484520">
      <w:bodyDiv w:val="1"/>
      <w:marLeft w:val="0"/>
      <w:marRight w:val="0"/>
      <w:marTop w:val="0"/>
      <w:marBottom w:val="0"/>
      <w:divBdr>
        <w:top w:val="none" w:sz="0" w:space="0" w:color="auto"/>
        <w:left w:val="none" w:sz="0" w:space="0" w:color="auto"/>
        <w:bottom w:val="none" w:sz="0" w:space="0" w:color="auto"/>
        <w:right w:val="none" w:sz="0" w:space="0" w:color="auto"/>
      </w:divBdr>
    </w:div>
    <w:div w:id="917984949">
      <w:bodyDiv w:val="1"/>
      <w:marLeft w:val="0"/>
      <w:marRight w:val="0"/>
      <w:marTop w:val="0"/>
      <w:marBottom w:val="0"/>
      <w:divBdr>
        <w:top w:val="none" w:sz="0" w:space="0" w:color="auto"/>
        <w:left w:val="none" w:sz="0" w:space="0" w:color="auto"/>
        <w:bottom w:val="none" w:sz="0" w:space="0" w:color="auto"/>
        <w:right w:val="none" w:sz="0" w:space="0" w:color="auto"/>
      </w:divBdr>
    </w:div>
    <w:div w:id="941574536">
      <w:bodyDiv w:val="1"/>
      <w:marLeft w:val="0"/>
      <w:marRight w:val="0"/>
      <w:marTop w:val="0"/>
      <w:marBottom w:val="0"/>
      <w:divBdr>
        <w:top w:val="none" w:sz="0" w:space="0" w:color="auto"/>
        <w:left w:val="none" w:sz="0" w:space="0" w:color="auto"/>
        <w:bottom w:val="none" w:sz="0" w:space="0" w:color="auto"/>
        <w:right w:val="none" w:sz="0" w:space="0" w:color="auto"/>
      </w:divBdr>
    </w:div>
    <w:div w:id="1057751569">
      <w:bodyDiv w:val="1"/>
      <w:marLeft w:val="0"/>
      <w:marRight w:val="0"/>
      <w:marTop w:val="0"/>
      <w:marBottom w:val="0"/>
      <w:divBdr>
        <w:top w:val="none" w:sz="0" w:space="0" w:color="auto"/>
        <w:left w:val="none" w:sz="0" w:space="0" w:color="auto"/>
        <w:bottom w:val="none" w:sz="0" w:space="0" w:color="auto"/>
        <w:right w:val="none" w:sz="0" w:space="0" w:color="auto"/>
      </w:divBdr>
    </w:div>
    <w:div w:id="1179346534">
      <w:bodyDiv w:val="1"/>
      <w:marLeft w:val="0"/>
      <w:marRight w:val="0"/>
      <w:marTop w:val="0"/>
      <w:marBottom w:val="0"/>
      <w:divBdr>
        <w:top w:val="none" w:sz="0" w:space="0" w:color="auto"/>
        <w:left w:val="none" w:sz="0" w:space="0" w:color="auto"/>
        <w:bottom w:val="none" w:sz="0" w:space="0" w:color="auto"/>
        <w:right w:val="none" w:sz="0" w:space="0" w:color="auto"/>
      </w:divBdr>
    </w:div>
    <w:div w:id="1194341954">
      <w:bodyDiv w:val="1"/>
      <w:marLeft w:val="0"/>
      <w:marRight w:val="0"/>
      <w:marTop w:val="0"/>
      <w:marBottom w:val="0"/>
      <w:divBdr>
        <w:top w:val="none" w:sz="0" w:space="0" w:color="auto"/>
        <w:left w:val="none" w:sz="0" w:space="0" w:color="auto"/>
        <w:bottom w:val="none" w:sz="0" w:space="0" w:color="auto"/>
        <w:right w:val="none" w:sz="0" w:space="0" w:color="auto"/>
      </w:divBdr>
    </w:div>
    <w:div w:id="1312174096">
      <w:bodyDiv w:val="1"/>
      <w:marLeft w:val="0"/>
      <w:marRight w:val="0"/>
      <w:marTop w:val="0"/>
      <w:marBottom w:val="0"/>
      <w:divBdr>
        <w:top w:val="none" w:sz="0" w:space="0" w:color="auto"/>
        <w:left w:val="none" w:sz="0" w:space="0" w:color="auto"/>
        <w:bottom w:val="none" w:sz="0" w:space="0" w:color="auto"/>
        <w:right w:val="none" w:sz="0" w:space="0" w:color="auto"/>
      </w:divBdr>
    </w:div>
    <w:div w:id="1313439705">
      <w:bodyDiv w:val="1"/>
      <w:marLeft w:val="0"/>
      <w:marRight w:val="0"/>
      <w:marTop w:val="0"/>
      <w:marBottom w:val="0"/>
      <w:divBdr>
        <w:top w:val="none" w:sz="0" w:space="0" w:color="auto"/>
        <w:left w:val="none" w:sz="0" w:space="0" w:color="auto"/>
        <w:bottom w:val="none" w:sz="0" w:space="0" w:color="auto"/>
        <w:right w:val="none" w:sz="0" w:space="0" w:color="auto"/>
      </w:divBdr>
    </w:div>
    <w:div w:id="1322001082">
      <w:bodyDiv w:val="1"/>
      <w:marLeft w:val="0"/>
      <w:marRight w:val="0"/>
      <w:marTop w:val="0"/>
      <w:marBottom w:val="0"/>
      <w:divBdr>
        <w:top w:val="none" w:sz="0" w:space="0" w:color="auto"/>
        <w:left w:val="none" w:sz="0" w:space="0" w:color="auto"/>
        <w:bottom w:val="none" w:sz="0" w:space="0" w:color="auto"/>
        <w:right w:val="none" w:sz="0" w:space="0" w:color="auto"/>
      </w:divBdr>
    </w:div>
    <w:div w:id="1338996308">
      <w:bodyDiv w:val="1"/>
      <w:marLeft w:val="0"/>
      <w:marRight w:val="0"/>
      <w:marTop w:val="0"/>
      <w:marBottom w:val="0"/>
      <w:divBdr>
        <w:top w:val="none" w:sz="0" w:space="0" w:color="auto"/>
        <w:left w:val="none" w:sz="0" w:space="0" w:color="auto"/>
        <w:bottom w:val="none" w:sz="0" w:space="0" w:color="auto"/>
        <w:right w:val="none" w:sz="0" w:space="0" w:color="auto"/>
      </w:divBdr>
    </w:div>
    <w:div w:id="1403407234">
      <w:bodyDiv w:val="1"/>
      <w:marLeft w:val="0"/>
      <w:marRight w:val="0"/>
      <w:marTop w:val="0"/>
      <w:marBottom w:val="0"/>
      <w:divBdr>
        <w:top w:val="none" w:sz="0" w:space="0" w:color="auto"/>
        <w:left w:val="none" w:sz="0" w:space="0" w:color="auto"/>
        <w:bottom w:val="none" w:sz="0" w:space="0" w:color="auto"/>
        <w:right w:val="none" w:sz="0" w:space="0" w:color="auto"/>
      </w:divBdr>
    </w:div>
    <w:div w:id="1479689555">
      <w:bodyDiv w:val="1"/>
      <w:marLeft w:val="0"/>
      <w:marRight w:val="0"/>
      <w:marTop w:val="0"/>
      <w:marBottom w:val="0"/>
      <w:divBdr>
        <w:top w:val="none" w:sz="0" w:space="0" w:color="auto"/>
        <w:left w:val="none" w:sz="0" w:space="0" w:color="auto"/>
        <w:bottom w:val="none" w:sz="0" w:space="0" w:color="auto"/>
        <w:right w:val="none" w:sz="0" w:space="0" w:color="auto"/>
      </w:divBdr>
    </w:div>
    <w:div w:id="1685863817">
      <w:bodyDiv w:val="1"/>
      <w:marLeft w:val="0"/>
      <w:marRight w:val="0"/>
      <w:marTop w:val="0"/>
      <w:marBottom w:val="0"/>
      <w:divBdr>
        <w:top w:val="none" w:sz="0" w:space="0" w:color="auto"/>
        <w:left w:val="none" w:sz="0" w:space="0" w:color="auto"/>
        <w:bottom w:val="none" w:sz="0" w:space="0" w:color="auto"/>
        <w:right w:val="none" w:sz="0" w:space="0" w:color="auto"/>
      </w:divBdr>
    </w:div>
    <w:div w:id="1686787401">
      <w:bodyDiv w:val="1"/>
      <w:marLeft w:val="0"/>
      <w:marRight w:val="0"/>
      <w:marTop w:val="0"/>
      <w:marBottom w:val="0"/>
      <w:divBdr>
        <w:top w:val="none" w:sz="0" w:space="0" w:color="auto"/>
        <w:left w:val="none" w:sz="0" w:space="0" w:color="auto"/>
        <w:bottom w:val="none" w:sz="0" w:space="0" w:color="auto"/>
        <w:right w:val="none" w:sz="0" w:space="0" w:color="auto"/>
      </w:divBdr>
    </w:div>
    <w:div w:id="1735355546">
      <w:bodyDiv w:val="1"/>
      <w:marLeft w:val="0"/>
      <w:marRight w:val="0"/>
      <w:marTop w:val="0"/>
      <w:marBottom w:val="0"/>
      <w:divBdr>
        <w:top w:val="none" w:sz="0" w:space="0" w:color="auto"/>
        <w:left w:val="none" w:sz="0" w:space="0" w:color="auto"/>
        <w:bottom w:val="none" w:sz="0" w:space="0" w:color="auto"/>
        <w:right w:val="none" w:sz="0" w:space="0" w:color="auto"/>
      </w:divBdr>
    </w:div>
    <w:div w:id="1762489938">
      <w:bodyDiv w:val="1"/>
      <w:marLeft w:val="0"/>
      <w:marRight w:val="0"/>
      <w:marTop w:val="0"/>
      <w:marBottom w:val="0"/>
      <w:divBdr>
        <w:top w:val="none" w:sz="0" w:space="0" w:color="auto"/>
        <w:left w:val="none" w:sz="0" w:space="0" w:color="auto"/>
        <w:bottom w:val="none" w:sz="0" w:space="0" w:color="auto"/>
        <w:right w:val="none" w:sz="0" w:space="0" w:color="auto"/>
      </w:divBdr>
    </w:div>
    <w:div w:id="1911577728">
      <w:bodyDiv w:val="1"/>
      <w:marLeft w:val="0"/>
      <w:marRight w:val="0"/>
      <w:marTop w:val="0"/>
      <w:marBottom w:val="0"/>
      <w:divBdr>
        <w:top w:val="none" w:sz="0" w:space="0" w:color="auto"/>
        <w:left w:val="none" w:sz="0" w:space="0" w:color="auto"/>
        <w:bottom w:val="none" w:sz="0" w:space="0" w:color="auto"/>
        <w:right w:val="none" w:sz="0" w:space="0" w:color="auto"/>
      </w:divBdr>
    </w:div>
    <w:div w:id="1922833343">
      <w:bodyDiv w:val="1"/>
      <w:marLeft w:val="0"/>
      <w:marRight w:val="0"/>
      <w:marTop w:val="0"/>
      <w:marBottom w:val="0"/>
      <w:divBdr>
        <w:top w:val="none" w:sz="0" w:space="0" w:color="auto"/>
        <w:left w:val="none" w:sz="0" w:space="0" w:color="auto"/>
        <w:bottom w:val="none" w:sz="0" w:space="0" w:color="auto"/>
        <w:right w:val="none" w:sz="0" w:space="0" w:color="auto"/>
      </w:divBdr>
    </w:div>
    <w:div w:id="1940529092">
      <w:bodyDiv w:val="1"/>
      <w:marLeft w:val="0"/>
      <w:marRight w:val="0"/>
      <w:marTop w:val="0"/>
      <w:marBottom w:val="0"/>
      <w:divBdr>
        <w:top w:val="none" w:sz="0" w:space="0" w:color="auto"/>
        <w:left w:val="none" w:sz="0" w:space="0" w:color="auto"/>
        <w:bottom w:val="none" w:sz="0" w:space="0" w:color="auto"/>
        <w:right w:val="none" w:sz="0" w:space="0" w:color="auto"/>
      </w:divBdr>
    </w:div>
    <w:div w:id="1942368565">
      <w:bodyDiv w:val="1"/>
      <w:marLeft w:val="0"/>
      <w:marRight w:val="0"/>
      <w:marTop w:val="0"/>
      <w:marBottom w:val="0"/>
      <w:divBdr>
        <w:top w:val="none" w:sz="0" w:space="0" w:color="auto"/>
        <w:left w:val="none" w:sz="0" w:space="0" w:color="auto"/>
        <w:bottom w:val="none" w:sz="0" w:space="0" w:color="auto"/>
        <w:right w:val="none" w:sz="0" w:space="0" w:color="auto"/>
      </w:divBdr>
    </w:div>
    <w:div w:id="2117670132">
      <w:bodyDiv w:val="1"/>
      <w:marLeft w:val="0"/>
      <w:marRight w:val="0"/>
      <w:marTop w:val="0"/>
      <w:marBottom w:val="0"/>
      <w:divBdr>
        <w:top w:val="none" w:sz="0" w:space="0" w:color="auto"/>
        <w:left w:val="none" w:sz="0" w:space="0" w:color="auto"/>
        <w:bottom w:val="none" w:sz="0" w:space="0" w:color="auto"/>
        <w:right w:val="none" w:sz="0" w:space="0" w:color="auto"/>
      </w:divBdr>
    </w:div>
    <w:div w:id="213178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footer" Target="footer20.xml"/><Relationship Id="rId63" Type="http://schemas.openxmlformats.org/officeDocument/2006/relationships/header" Target="header2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footer" Target="footer14.xml"/><Relationship Id="rId40" Type="http://schemas.openxmlformats.org/officeDocument/2006/relationships/header" Target="header15.xml"/><Relationship Id="rId45" Type="http://schemas.openxmlformats.org/officeDocument/2006/relationships/image" Target="media/image6.png"/><Relationship Id="rId53" Type="http://schemas.openxmlformats.org/officeDocument/2006/relationships/footer" Target="footer19.xml"/><Relationship Id="rId58" Type="http://schemas.openxmlformats.org/officeDocument/2006/relationships/image" Target="media/image11.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footer" Target="footer21.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3.xml"/><Relationship Id="rId43" Type="http://schemas.openxmlformats.org/officeDocument/2006/relationships/header" Target="header16.xml"/><Relationship Id="rId48" Type="http://schemas.openxmlformats.org/officeDocument/2006/relationships/image" Target="media/image9.emf"/><Relationship Id="rId56" Type="http://schemas.openxmlformats.org/officeDocument/2006/relationships/image" Target="media/image10.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8.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image" Target="media/image5.png"/><Relationship Id="rId46" Type="http://schemas.openxmlformats.org/officeDocument/2006/relationships/image" Target="media/image7.png"/><Relationship Id="rId59" Type="http://schemas.openxmlformats.org/officeDocument/2006/relationships/header" Target="header20.xml"/><Relationship Id="rId20" Type="http://schemas.openxmlformats.org/officeDocument/2006/relationships/header" Target="header5.xml"/><Relationship Id="rId41" Type="http://schemas.openxmlformats.org/officeDocument/2006/relationships/footer" Target="footer15.xml"/><Relationship Id="rId54" Type="http://schemas.openxmlformats.org/officeDocument/2006/relationships/header" Target="header19.xml"/><Relationship Id="rId62"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package" Target="embeddings/Microsoft_Excel_Worksheet.xlsx"/><Relationship Id="rId57" Type="http://schemas.openxmlformats.org/officeDocument/2006/relationships/package" Target="embeddings/Microsoft_Excel_Worksheet1.xlsx"/><Relationship Id="rId10" Type="http://schemas.openxmlformats.org/officeDocument/2006/relationships/endnotes" Target="endnotes.xml"/><Relationship Id="rId31" Type="http://schemas.openxmlformats.org/officeDocument/2006/relationships/footer" Target="footer11.xml"/><Relationship Id="rId44" Type="http://schemas.openxmlformats.org/officeDocument/2006/relationships/footer" Target="footer17.xml"/><Relationship Id="rId52" Type="http://schemas.openxmlformats.org/officeDocument/2006/relationships/footer" Target="footer18.xml"/><Relationship Id="rId60" Type="http://schemas.openxmlformats.org/officeDocument/2006/relationships/header" Target="header2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14.xml"/></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3.jpe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New%20Development.dotm" TargetMode="External"/></Relationships>
</file>

<file path=word/theme/theme1.xml><?xml version="1.0" encoding="utf-8"?>
<a:theme xmlns:a="http://schemas.openxmlformats.org/drawingml/2006/main" name="Amdocs_Branding">
  <a:themeElements>
    <a:clrScheme name="Amdocs 2017">
      <a:dk1>
        <a:srgbClr val="000000"/>
      </a:dk1>
      <a:lt1>
        <a:sysClr val="window" lastClr="FFFFFF"/>
      </a:lt1>
      <a:dk2>
        <a:srgbClr val="302E45"/>
      </a:dk2>
      <a:lt2>
        <a:srgbClr val="DFE1DF"/>
      </a:lt2>
      <a:accent1>
        <a:srgbClr val="FDB515"/>
      </a:accent1>
      <a:accent2>
        <a:srgbClr val="F2665F"/>
      </a:accent2>
      <a:accent3>
        <a:srgbClr val="EC008C"/>
      </a:accent3>
      <a:accent4>
        <a:srgbClr val="302E45"/>
      </a:accent4>
      <a:accent5>
        <a:srgbClr val="626469"/>
      </a:accent5>
      <a:accent6>
        <a:srgbClr val="D9D9D6"/>
      </a:accent6>
      <a:hlink>
        <a:srgbClr val="FDB515"/>
      </a:hlink>
      <a:folHlink>
        <a:srgbClr val="EC008C"/>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rtlCol="0">
        <a:spAutoFit/>
      </a:bodyPr>
      <a:lstStyle>
        <a:defPPr>
          <a:defRPr sz="2400" dirty="0" err="1" smtClean="0">
            <a:solidFill>
              <a:schemeClr val="tx2"/>
            </a:solidFill>
          </a:defRPr>
        </a:defPPr>
      </a:lstStyle>
    </a:txDef>
  </a:objectDefaults>
  <a:extraClrSchemeLst/>
  <a:extLst>
    <a:ext uri="{05A4C25C-085E-4340-85A3-A5531E510DB2}">
      <thm15:themeFamily xmlns:thm15="http://schemas.microsoft.com/office/thememl/2012/main" name="Amdocs_Branding" id="{C6F39DE4-9647-4675-B950-8C8B8B2E21B2}" vid="{98353F10-B51D-4FE6-BAEC-F4394847D38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9330185F85C6B409C90FE05AB895654" ma:contentTypeVersion="15" ma:contentTypeDescription="Create a new document." ma:contentTypeScope="" ma:versionID="ba89d119274ff49d85d598f88c1bd913">
  <xsd:schema xmlns:xsd="http://www.w3.org/2001/XMLSchema" xmlns:xs="http://www.w3.org/2001/XMLSchema" xmlns:p="http://schemas.microsoft.com/office/2006/metadata/properties" xmlns:ns3="8c1cbc9a-aa7b-4806-a1d6-98b12e233fbe" xmlns:ns4="b2b4237d-52b7-4999-a4c3-f9cf14a3a302" targetNamespace="http://schemas.microsoft.com/office/2006/metadata/properties" ma:root="true" ma:fieldsID="946085eb9b3afd524c8d01c244aa62d3" ns3:_="" ns4:_="">
    <xsd:import namespace="8c1cbc9a-aa7b-4806-a1d6-98b12e233fbe"/>
    <xsd:import namespace="b2b4237d-52b7-4999-a4c3-f9cf14a3a302"/>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1cbc9a-aa7b-4806-a1d6-98b12e233fbe"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b4237d-52b7-4999-a4c3-f9cf14a3a30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igrationWizIdSecurityGroups xmlns="8c1cbc9a-aa7b-4806-a1d6-98b12e233fbe" xsi:nil="true"/>
    <MigrationWizIdDocumentLibraryPermissions xmlns="8c1cbc9a-aa7b-4806-a1d6-98b12e233fbe" xsi:nil="true"/>
    <MigrationWizIdPermissionLevels xmlns="8c1cbc9a-aa7b-4806-a1d6-98b12e233fbe" xsi:nil="true"/>
    <MigrationWizIdPermissions xmlns="8c1cbc9a-aa7b-4806-a1d6-98b12e233fbe" xsi:nil="true"/>
    <MigrationWizId xmlns="8c1cbc9a-aa7b-4806-a1d6-98b12e233fbe" xsi:nil="true"/>
  </documentManagement>
</p:properties>
</file>

<file path=customXml/itemProps1.xml><?xml version="1.0" encoding="utf-8"?>
<ds:datastoreItem xmlns:ds="http://schemas.openxmlformats.org/officeDocument/2006/customXml" ds:itemID="{B0FE3863-7810-4958-AC3D-8D2C91864FA8}">
  <ds:schemaRefs>
    <ds:schemaRef ds:uri="http://schemas.microsoft.com/sharepoint/v3/contenttype/forms"/>
  </ds:schemaRefs>
</ds:datastoreItem>
</file>

<file path=customXml/itemProps2.xml><?xml version="1.0" encoding="utf-8"?>
<ds:datastoreItem xmlns:ds="http://schemas.openxmlformats.org/officeDocument/2006/customXml" ds:itemID="{406D0CDA-EF88-4799-8E6C-0027843DC441}">
  <ds:schemaRefs>
    <ds:schemaRef ds:uri="http://schemas.openxmlformats.org/officeDocument/2006/bibliography"/>
  </ds:schemaRefs>
</ds:datastoreItem>
</file>

<file path=customXml/itemProps3.xml><?xml version="1.0" encoding="utf-8"?>
<ds:datastoreItem xmlns:ds="http://schemas.openxmlformats.org/officeDocument/2006/customXml" ds:itemID="{907EDD04-A082-4B17-A59F-5205A8931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1cbc9a-aa7b-4806-a1d6-98b12e233fbe"/>
    <ds:schemaRef ds:uri="b2b4237d-52b7-4999-a4c3-f9cf14a3a3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EEC127-AEBA-4401-9C93-6F7976422DF1}">
  <ds:schemaRefs>
    <ds:schemaRef ds:uri="http://schemas.microsoft.com/office/2006/metadata/properties"/>
    <ds:schemaRef ds:uri="http://schemas.microsoft.com/office/infopath/2007/PartnerControls"/>
    <ds:schemaRef ds:uri="8c1cbc9a-aa7b-4806-a1d6-98b12e233fbe"/>
  </ds:schemaRefs>
</ds:datastoreItem>
</file>

<file path=docProps/app.xml><?xml version="1.0" encoding="utf-8"?>
<Properties xmlns="http://schemas.openxmlformats.org/officeDocument/2006/extended-properties" xmlns:vt="http://schemas.openxmlformats.org/officeDocument/2006/docPropsVTypes">
  <Template>New Development.dotm</Template>
  <TotalTime>250</TotalTime>
  <Pages>1</Pages>
  <Words>12063</Words>
  <Characters>68761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PLDT - Trident - 3c3 - TechData Profiling - IDD</vt:lpstr>
    </vt:vector>
  </TitlesOfParts>
  <Company>Amdocs</Company>
  <LinksUpToDate>false</LinksUpToDate>
  <CharactersWithSpaces>80663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PLDT - Trident - 3c3 - TechData Profiling - IDD</dc:title>
  <dc:subject>Interface Design Document</dc:subject>
  <dc:creator>Eyal.Bekerman@amdocs.com</dc:creator>
  <cp:lastModifiedBy>Karlo Miguel Cunanan</cp:lastModifiedBy>
  <cp:revision>5</cp:revision>
  <cp:lastPrinted>2005-11-13T06:46:00Z</cp:lastPrinted>
  <dcterms:created xsi:type="dcterms:W3CDTF">2022-10-11T07:57:00Z</dcterms:created>
  <dcterms:modified xsi:type="dcterms:W3CDTF">2022-11-10T05:53:00Z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1.3.9</vt:lpwstr>
  </property>
  <property fmtid="{D5CDD505-2E9C-101B-9397-08002B2CF9AE}" pid="3" name="Final">
    <vt:bool>false</vt:bool>
  </property>
  <property fmtid="{D5CDD505-2E9C-101B-9397-08002B2CF9AE}" pid="4" name="OneSided">
    <vt:bool>false</vt:bool>
  </property>
  <property fmtid="{D5CDD505-2E9C-101B-9397-08002B2CF9AE}" pid="5" name="Paper size">
    <vt:lpwstr>A4</vt:lpwstr>
  </property>
  <property fmtid="{D5CDD505-2E9C-101B-9397-08002B2CF9AE}" pid="6" name="Product Release">
    <vt:lpwstr>10.3.2</vt:lpwstr>
  </property>
  <property fmtid="{D5CDD505-2E9C-101B-9397-08002B2CF9AE}" pid="7" name="Numbered Headings">
    <vt:bool>true</vt:bool>
  </property>
  <property fmtid="{D5CDD505-2E9C-101B-9397-08002B2CF9AE}" pid="8" name="Speller">
    <vt:lpwstr>US</vt:lpwstr>
  </property>
  <property fmtid="{D5CDD505-2E9C-101B-9397-08002B2CF9AE}" pid="9" name="Product">
    <vt:bool>false</vt:bool>
  </property>
  <property fmtid="{D5CDD505-2E9C-101B-9397-08002B2CF9AE}" pid="10" name="DraftWatermark">
    <vt:bool>false</vt:bool>
  </property>
  <property fmtid="{D5CDD505-2E9C-101B-9397-08002B2CF9AE}" pid="11" name="NewDocument">
    <vt:bool>false</vt:bool>
  </property>
  <property fmtid="{D5CDD505-2E9C-101B-9397-08002B2CF9AE}" pid="12" name="Our_Creation_Date">
    <vt:lpwstr>17-Nov-10 10:21:00 AM</vt:lpwstr>
  </property>
  <property fmtid="{D5CDD505-2E9C-101B-9397-08002B2CF9AE}" pid="13" name="Include Index">
    <vt:bool>false</vt:bool>
  </property>
  <property fmtid="{D5CDD505-2E9C-101B-9397-08002B2CF9AE}" pid="14" name="DraftWatermarkText">
    <vt:lpwstr> </vt:lpwstr>
  </property>
  <property fmtid="{D5CDD505-2E9C-101B-9397-08002B2CF9AE}" pid="15" name="Product Year">
    <vt:lpwstr> </vt:lpwstr>
  </property>
  <property fmtid="{D5CDD505-2E9C-101B-9397-08002B2CF9AE}" pid="16" name="Internal Document">
    <vt:bool>false</vt:bool>
  </property>
  <property fmtid="{D5CDD505-2E9C-101B-9397-08002B2CF9AE}" pid="17" name="Account Name">
    <vt:lpwstr>PLDT TRIDENT</vt:lpwstr>
  </property>
  <property fmtid="{D5CDD505-2E9C-101B-9397-08002B2CF9AE}" pid="18" name="ReleaseForCoverPage">
    <vt:lpwstr>1</vt:lpwstr>
  </property>
  <property fmtid="{D5CDD505-2E9C-101B-9397-08002B2CF9AE}" pid="19" name="VersionForCoverPage">
    <vt:lpwstr>1</vt:lpwstr>
  </property>
  <property fmtid="{D5CDD505-2E9C-101B-9397-08002B2CF9AE}" pid="20" name="ContentTypeId">
    <vt:lpwstr>0x01010049330185F85C6B409C90FE05AB895654</vt:lpwstr>
  </property>
  <property fmtid="{D5CDD505-2E9C-101B-9397-08002B2CF9AE}" pid="21" name="ServiceName">
    <vt:lpwstr/>
  </property>
  <property fmtid="{D5CDD505-2E9C-101B-9397-08002B2CF9AE}" pid="22" name="ProjectName">
    <vt:lpwstr/>
  </property>
  <property fmtid="{D5CDD505-2E9C-101B-9397-08002B2CF9AE}" pid="23" name="ProductName">
    <vt:lpwstr/>
  </property>
  <property fmtid="{D5CDD505-2E9C-101B-9397-08002B2CF9AE}" pid="24" name="Folder path">
    <vt:lpwstr/>
  </property>
  <property fmtid="{D5CDD505-2E9C-101B-9397-08002B2CF9AE}" pid="25" name="Last_Edit_Date">
    <vt:lpwstr>5/4/2021 1:27:30 PM</vt:lpwstr>
  </property>
  <property fmtid="{D5CDD505-2E9C-101B-9397-08002B2CF9AE}" pid="26" name="Creation_Date">
    <vt:lpwstr>5/4/2021 1:27:30 PM</vt:lpwstr>
  </property>
  <property fmtid="{D5CDD505-2E9C-101B-9397-08002B2CF9AE}" pid="27" name="DocNumber">
    <vt:lpwstr>3692556</vt:lpwstr>
  </property>
  <property fmtid="{D5CDD505-2E9C-101B-9397-08002B2CF9AE}" pid="28" name="TypeID">
    <vt:lpwstr>For Internal Use</vt:lpwstr>
  </property>
  <property fmtid="{D5CDD505-2E9C-101B-9397-08002B2CF9AE}" pid="29" name="CategoryName">
    <vt:lpwstr>- NA -</vt:lpwstr>
  </property>
  <property fmtid="{D5CDD505-2E9C-101B-9397-08002B2CF9AE}" pid="30" name="Size">
    <vt:lpwstr>751868</vt:lpwstr>
  </property>
  <property fmtid="{D5CDD505-2E9C-101B-9397-08002B2CF9AE}" pid="31" name="Modify Date">
    <vt:lpwstr>5/4/2021 1:27:30 PM</vt:lpwstr>
  </property>
  <property fmtid="{D5CDD505-2E9C-101B-9397-08002B2CF9AE}" pid="32" name="DocName">
    <vt:lpwstr>PLDT - Trident - 3c3 - TechData Profiling - IDD</vt:lpwstr>
  </property>
  <property fmtid="{D5CDD505-2E9C-101B-9397-08002B2CF9AE}" pid="33" name="FullName">
    <vt:lpwstr>Shaul Cohen</vt:lpwstr>
  </property>
  <property fmtid="{D5CDD505-2E9C-101B-9397-08002B2CF9AE}" pid="34" name="Typist">
    <vt:lpwstr>Shaul Cohen</vt:lpwstr>
  </property>
  <property fmtid="{D5CDD505-2E9C-101B-9397-08002B2CF9AE}" pid="35" name="DocID">
    <vt:lpwstr>document_center\3692556</vt:lpwstr>
  </property>
  <property fmtid="{D5CDD505-2E9C-101B-9397-08002B2CF9AE}" pid="36" name="ActFopCode">
    <vt:lpwstr>PLDT - Project 3c AIA - IDDs</vt:lpwstr>
  </property>
  <property fmtid="{D5CDD505-2E9C-101B-9397-08002B2CF9AE}" pid="37" name="VersionID">
    <vt:lpwstr>0.14</vt:lpwstr>
  </property>
  <property fmtid="{D5CDD505-2E9C-101B-9397-08002B2CF9AE}" pid="38" name="SecurityLevel">
    <vt:lpwstr>Level 1 - Confidential</vt:lpwstr>
  </property>
</Properties>
</file>