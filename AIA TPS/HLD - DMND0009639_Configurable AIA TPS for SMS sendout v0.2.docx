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9CFA" w14:textId="319BEC0A" w:rsidR="00AA0800" w:rsidRPr="003176AA" w:rsidRDefault="00AA0800" w:rsidP="001A6E94">
      <w:pPr>
        <w:pStyle w:val="AccountName"/>
        <w:rPr>
          <w:rFonts w:ascii="Century Gothic" w:hAnsi="Century Gothic" w:cstheme="minorBidi"/>
        </w:rPr>
      </w:pPr>
      <w:bookmarkStart w:id="0" w:name="_Toc99349388"/>
      <w:bookmarkStart w:id="1" w:name="_Toc304107625"/>
      <w:bookmarkStart w:id="2" w:name="_Toc210110040"/>
      <w:bookmarkStart w:id="3" w:name="_Toc162345703"/>
      <w:bookmarkStart w:id="4" w:name="_Toc111544189"/>
      <w:bookmarkStart w:id="5" w:name="_Toc110135889"/>
      <w:bookmarkStart w:id="6" w:name="_Toc304106389"/>
      <w:bookmarkStart w:id="7" w:name="_Toc304460655"/>
      <w:bookmarkStart w:id="8" w:name="_Toc315702889"/>
      <w:bookmarkStart w:id="9" w:name="_Toc100488109"/>
      <w:bookmarkStart w:id="10" w:name="_Toc99349398"/>
      <w:bookmarkStart w:id="11" w:name="_Toc82833864"/>
    </w:p>
    <w:p w14:paraId="77BBF05E" w14:textId="77777777" w:rsidR="00AA505A" w:rsidRPr="003176AA" w:rsidRDefault="00AA505A" w:rsidP="001A6E94">
      <w:pPr>
        <w:pStyle w:val="AccountName"/>
        <w:rPr>
          <w:rFonts w:ascii="Century Gothic" w:hAnsi="Century Gothic" w:cstheme="minorBidi"/>
        </w:rPr>
      </w:pPr>
    </w:p>
    <w:p w14:paraId="00014648" w14:textId="77777777" w:rsidR="00AA505A" w:rsidRPr="003176AA" w:rsidRDefault="00AA505A" w:rsidP="001A6E94">
      <w:pPr>
        <w:pStyle w:val="AccountName"/>
        <w:rPr>
          <w:rFonts w:ascii="Century Gothic" w:hAnsi="Century Gothic" w:cstheme="minorBidi"/>
        </w:rPr>
      </w:pPr>
    </w:p>
    <w:p w14:paraId="3CD4DF29" w14:textId="36D50DA1" w:rsidR="00EF4018" w:rsidRDefault="006D4DE9" w:rsidP="0035026F">
      <w:pPr>
        <w:pStyle w:val="DocumentType"/>
        <w:rPr>
          <w:rFonts w:ascii="Century Gothic" w:hAnsi="Century Gothic" w:cstheme="minorBidi"/>
          <w:b/>
          <w:bCs w:val="0"/>
          <w:sz w:val="52"/>
          <w:szCs w:val="52"/>
        </w:rPr>
      </w:pPr>
      <w:r w:rsidRPr="006D4DE9">
        <w:rPr>
          <w:rFonts w:ascii="Century Gothic" w:hAnsi="Century Gothic" w:cstheme="minorBidi"/>
          <w:b/>
          <w:bCs w:val="0"/>
          <w:sz w:val="52"/>
          <w:szCs w:val="52"/>
        </w:rPr>
        <w:t>DMND0009</w:t>
      </w:r>
      <w:r w:rsidR="006F1F85">
        <w:rPr>
          <w:rFonts w:ascii="Century Gothic" w:hAnsi="Century Gothic" w:cstheme="minorBidi"/>
          <w:b/>
          <w:bCs w:val="0"/>
          <w:sz w:val="52"/>
          <w:szCs w:val="52"/>
        </w:rPr>
        <w:t>639</w:t>
      </w:r>
    </w:p>
    <w:p w14:paraId="1809DDC2" w14:textId="486D2D25" w:rsidR="00EF4018" w:rsidRDefault="006F1F85" w:rsidP="0035026F">
      <w:pPr>
        <w:pStyle w:val="DocumentType"/>
        <w:rPr>
          <w:rFonts w:ascii="Century Gothic" w:hAnsi="Century Gothic" w:cstheme="minorBidi"/>
          <w:b/>
          <w:bCs w:val="0"/>
          <w:sz w:val="52"/>
          <w:szCs w:val="52"/>
        </w:rPr>
      </w:pPr>
      <w:r w:rsidRPr="006F1F85">
        <w:rPr>
          <w:rFonts w:ascii="Century Gothic" w:hAnsi="Century Gothic" w:cstheme="minorBidi"/>
          <w:b/>
          <w:bCs w:val="0"/>
          <w:sz w:val="52"/>
          <w:szCs w:val="52"/>
        </w:rPr>
        <w:t xml:space="preserve">Configurable AIA TPS for SMS </w:t>
      </w:r>
      <w:r>
        <w:rPr>
          <w:rFonts w:ascii="Century Gothic" w:hAnsi="Century Gothic" w:cstheme="minorBidi"/>
          <w:b/>
          <w:bCs w:val="0"/>
          <w:sz w:val="52"/>
          <w:szCs w:val="52"/>
        </w:rPr>
        <w:t>S</w:t>
      </w:r>
      <w:r w:rsidRPr="006F1F85">
        <w:rPr>
          <w:rFonts w:ascii="Century Gothic" w:hAnsi="Century Gothic" w:cstheme="minorBidi"/>
          <w:b/>
          <w:bCs w:val="0"/>
          <w:sz w:val="52"/>
          <w:szCs w:val="52"/>
        </w:rPr>
        <w:t xml:space="preserve">end </w:t>
      </w:r>
      <w:r>
        <w:rPr>
          <w:rFonts w:ascii="Century Gothic" w:hAnsi="Century Gothic" w:cstheme="minorBidi"/>
          <w:b/>
          <w:bCs w:val="0"/>
          <w:sz w:val="52"/>
          <w:szCs w:val="52"/>
        </w:rPr>
        <w:t>O</w:t>
      </w:r>
      <w:r w:rsidRPr="006F1F85">
        <w:rPr>
          <w:rFonts w:ascii="Century Gothic" w:hAnsi="Century Gothic" w:cstheme="minorBidi"/>
          <w:b/>
          <w:bCs w:val="0"/>
          <w:sz w:val="52"/>
          <w:szCs w:val="52"/>
        </w:rPr>
        <w:t>ut</w:t>
      </w:r>
    </w:p>
    <w:p w14:paraId="2C672C1A" w14:textId="2C7177B3" w:rsidR="003F1358" w:rsidRPr="003F1358" w:rsidRDefault="003F1358" w:rsidP="0035026F">
      <w:pPr>
        <w:pStyle w:val="DocumentType"/>
        <w:rPr>
          <w:rFonts w:ascii="Century Gothic" w:hAnsi="Century Gothic" w:cstheme="minorBidi"/>
          <w:sz w:val="32"/>
          <w:szCs w:val="32"/>
        </w:rPr>
      </w:pPr>
      <w:r w:rsidRPr="003F1358">
        <w:rPr>
          <w:rFonts w:ascii="Century Gothic" w:hAnsi="Century Gothic" w:cstheme="minorBidi"/>
          <w:sz w:val="44"/>
          <w:szCs w:val="44"/>
        </w:rPr>
        <w:t>High Level Design Document</w:t>
      </w:r>
    </w:p>
    <w:p w14:paraId="642A09F3" w14:textId="6D1B8DAA" w:rsidR="00B04465" w:rsidRPr="003F1358" w:rsidRDefault="00B04465" w:rsidP="0035026F">
      <w:pPr>
        <w:pStyle w:val="DocumentType"/>
        <w:rPr>
          <w:rFonts w:ascii="Century Gothic" w:hAnsi="Century Gothic" w:cstheme="minorBidi"/>
          <w:szCs w:val="40"/>
        </w:rPr>
      </w:pPr>
      <w:r w:rsidRPr="003F1358">
        <w:rPr>
          <w:rFonts w:ascii="Century Gothic" w:hAnsi="Century Gothic" w:cstheme="minorBidi"/>
          <w:szCs w:val="40"/>
        </w:rPr>
        <w:t xml:space="preserve">Version </w:t>
      </w:r>
      <w:r w:rsidR="005A4065">
        <w:rPr>
          <w:rFonts w:ascii="Century Gothic" w:hAnsi="Century Gothic" w:cstheme="minorBidi"/>
          <w:szCs w:val="40"/>
        </w:rPr>
        <w:t>0.</w:t>
      </w:r>
      <w:del w:id="12" w:author="Eyal Bekerman" w:date="2022-12-22T15:18:00Z">
        <w:r w:rsidR="005A4065" w:rsidDel="008F0D91">
          <w:rPr>
            <w:rFonts w:ascii="Century Gothic" w:hAnsi="Century Gothic" w:cstheme="minorBidi"/>
            <w:szCs w:val="40"/>
          </w:rPr>
          <w:delText>1</w:delText>
        </w:r>
      </w:del>
      <w:ins w:id="13" w:author="Eyal Bekerman" w:date="2022-12-22T15:18:00Z">
        <w:r w:rsidR="008F0D91">
          <w:rPr>
            <w:rFonts w:ascii="Century Gothic" w:hAnsi="Century Gothic" w:cstheme="minorBidi"/>
            <w:szCs w:val="40"/>
          </w:rPr>
          <w:t>2</w:t>
        </w:r>
      </w:ins>
    </w:p>
    <w:p w14:paraId="0EF8854A" w14:textId="77777777" w:rsidR="00AA0800" w:rsidRPr="00A3717C" w:rsidRDefault="00AA0800" w:rsidP="006C449B">
      <w:pPr>
        <w:pStyle w:val="DocumentInformation"/>
        <w:rPr>
          <w:rFonts w:ascii="Century Gothic" w:hAnsi="Century Gothic" w:cstheme="minorBidi"/>
          <w:lang w:val="fr-FR"/>
        </w:rPr>
      </w:pPr>
      <w:r w:rsidRPr="00A3717C">
        <w:rPr>
          <w:rFonts w:ascii="Century Gothic" w:hAnsi="Century Gothic" w:cstheme="minorBidi"/>
          <w:lang w:val="fr-FR"/>
        </w:rPr>
        <w:lastRenderedPageBreak/>
        <w:t>Document Information</w:t>
      </w:r>
    </w:p>
    <w:tbl>
      <w:tblPr>
        <w:tblW w:w="8554" w:type="dxa"/>
        <w:tblInd w:w="72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000" w:firstRow="0" w:lastRow="0" w:firstColumn="0" w:lastColumn="0" w:noHBand="0" w:noVBand="0"/>
      </w:tblPr>
      <w:tblGrid>
        <w:gridCol w:w="2268"/>
        <w:gridCol w:w="6286"/>
      </w:tblGrid>
      <w:tr w:rsidR="003C705D" w:rsidRPr="003176AA" w14:paraId="4B162F83" w14:textId="77777777" w:rsidTr="00B04465">
        <w:trPr>
          <w:cantSplit/>
        </w:trPr>
        <w:tc>
          <w:tcPr>
            <w:tcW w:w="2268" w:type="dxa"/>
            <w:shd w:val="clear" w:color="auto" w:fill="A6A6A6" w:themeFill="background1" w:themeFillShade="A6"/>
          </w:tcPr>
          <w:p w14:paraId="6F1E1FED" w14:textId="77777777" w:rsidR="003C705D" w:rsidRPr="00C56B10" w:rsidRDefault="003C705D" w:rsidP="003C705D">
            <w:pPr>
              <w:pStyle w:val="BodyTextTable"/>
              <w:keepNext/>
              <w:keepLines/>
              <w:rPr>
                <w:rFonts w:ascii="Century Gothic" w:hAnsi="Century Gothic" w:cstheme="minorBidi"/>
                <w:b/>
                <w:bCs/>
                <w:color w:val="FFFFFF" w:themeColor="background1"/>
              </w:rPr>
            </w:pPr>
            <w:r w:rsidRPr="00C56B10">
              <w:rPr>
                <w:rFonts w:ascii="Century Gothic" w:hAnsi="Century Gothic" w:cstheme="minorBidi"/>
                <w:b/>
                <w:bCs/>
                <w:color w:val="FFFFFF" w:themeColor="background1"/>
              </w:rPr>
              <w:t>Software Version:</w:t>
            </w:r>
          </w:p>
        </w:tc>
        <w:tc>
          <w:tcPr>
            <w:tcW w:w="6286" w:type="dxa"/>
            <w:shd w:val="clear" w:color="auto" w:fill="A6A6A6" w:themeFill="background1" w:themeFillShade="A6"/>
          </w:tcPr>
          <w:p w14:paraId="71BBC234" w14:textId="381EA4CE" w:rsidR="003C705D" w:rsidRPr="00B04465" w:rsidRDefault="005A4065" w:rsidP="003C705D">
            <w:pPr>
              <w:pStyle w:val="BodyTextTable"/>
              <w:keepNext/>
              <w:keepLines/>
              <w:rPr>
                <w:rFonts w:ascii="Century Gothic" w:hAnsi="Century Gothic" w:cstheme="minorBidi"/>
                <w:b/>
                <w:bCs/>
              </w:rPr>
            </w:pPr>
            <w:r>
              <w:rPr>
                <w:rFonts w:ascii="Century Gothic" w:hAnsi="Century Gothic" w:cstheme="minorBidi"/>
                <w:b/>
                <w:bCs/>
                <w:color w:val="FFFFFF" w:themeColor="background1"/>
              </w:rPr>
              <w:t>20.03</w:t>
            </w:r>
          </w:p>
        </w:tc>
      </w:tr>
      <w:tr w:rsidR="003C705D" w:rsidRPr="003176AA" w14:paraId="7ECB848F" w14:textId="77777777" w:rsidTr="00B04465">
        <w:trPr>
          <w:cantSplit/>
        </w:trPr>
        <w:tc>
          <w:tcPr>
            <w:tcW w:w="2268" w:type="dxa"/>
            <w:shd w:val="clear" w:color="auto" w:fill="auto"/>
          </w:tcPr>
          <w:p w14:paraId="2D29A0B6" w14:textId="77777777" w:rsidR="003C705D" w:rsidRPr="00B04465" w:rsidRDefault="003C705D" w:rsidP="003C705D">
            <w:pPr>
              <w:pStyle w:val="BodyTextTable"/>
              <w:keepNext/>
              <w:keepLines/>
              <w:rPr>
                <w:rFonts w:ascii="Century Gothic" w:hAnsi="Century Gothic" w:cstheme="minorBidi"/>
              </w:rPr>
            </w:pPr>
            <w:r w:rsidRPr="00B04465">
              <w:rPr>
                <w:rFonts w:ascii="Century Gothic" w:hAnsi="Century Gothic" w:cstheme="minorBidi"/>
              </w:rPr>
              <w:t>Publication Date:</w:t>
            </w:r>
          </w:p>
        </w:tc>
        <w:tc>
          <w:tcPr>
            <w:tcW w:w="6286" w:type="dxa"/>
            <w:shd w:val="clear" w:color="auto" w:fill="auto"/>
          </w:tcPr>
          <w:p w14:paraId="31074414" w14:textId="77777777" w:rsidR="003C705D" w:rsidRPr="00B04465" w:rsidRDefault="003C705D" w:rsidP="003C705D">
            <w:pPr>
              <w:pStyle w:val="BodyTextTable"/>
              <w:keepNext/>
              <w:keepLines/>
              <w:rPr>
                <w:rFonts w:ascii="Century Gothic" w:hAnsi="Century Gothic" w:cstheme="minorBidi"/>
              </w:rPr>
            </w:pPr>
          </w:p>
        </w:tc>
      </w:tr>
      <w:tr w:rsidR="003C705D" w:rsidRPr="003176AA" w14:paraId="6FA95E02" w14:textId="77777777" w:rsidTr="00B04465">
        <w:trPr>
          <w:cantSplit/>
        </w:trPr>
        <w:tc>
          <w:tcPr>
            <w:tcW w:w="2268" w:type="dxa"/>
            <w:shd w:val="clear" w:color="auto" w:fill="auto"/>
          </w:tcPr>
          <w:p w14:paraId="60A96539"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Catalog Number:</w:t>
            </w:r>
          </w:p>
        </w:tc>
        <w:tc>
          <w:tcPr>
            <w:tcW w:w="6286" w:type="dxa"/>
            <w:shd w:val="clear" w:color="auto" w:fill="auto"/>
          </w:tcPr>
          <w:p w14:paraId="5D9D1E89" w14:textId="77777777" w:rsidR="003C705D" w:rsidRPr="00B04465" w:rsidRDefault="003C705D" w:rsidP="003C705D">
            <w:pPr>
              <w:pStyle w:val="BodyTextTable"/>
              <w:rPr>
                <w:rFonts w:ascii="Century Gothic" w:hAnsi="Century Gothic" w:cstheme="minorBidi"/>
              </w:rPr>
            </w:pPr>
          </w:p>
        </w:tc>
      </w:tr>
      <w:tr w:rsidR="003C705D" w:rsidRPr="003176AA" w14:paraId="74260E24" w14:textId="77777777" w:rsidTr="00B04465">
        <w:trPr>
          <w:cantSplit/>
        </w:trPr>
        <w:tc>
          <w:tcPr>
            <w:tcW w:w="2268" w:type="dxa"/>
            <w:shd w:val="clear" w:color="auto" w:fill="auto"/>
          </w:tcPr>
          <w:p w14:paraId="4F8876AD"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Information Security:</w:t>
            </w:r>
          </w:p>
        </w:tc>
        <w:tc>
          <w:tcPr>
            <w:tcW w:w="6286" w:type="dxa"/>
            <w:shd w:val="clear" w:color="auto" w:fill="auto"/>
          </w:tcPr>
          <w:p w14:paraId="413D9FBE" w14:textId="77777777" w:rsidR="003C705D" w:rsidRPr="00B04465" w:rsidRDefault="003C705D" w:rsidP="003C705D">
            <w:pPr>
              <w:pStyle w:val="BodyTextTable"/>
              <w:rPr>
                <w:rFonts w:ascii="Century Gothic" w:hAnsi="Century Gothic" w:cstheme="minorBidi"/>
              </w:rPr>
            </w:pPr>
          </w:p>
        </w:tc>
      </w:tr>
      <w:tr w:rsidR="003C705D" w:rsidRPr="003176AA" w14:paraId="6975EBFA" w14:textId="77777777" w:rsidTr="00B04465">
        <w:trPr>
          <w:cantSplit/>
        </w:trPr>
        <w:tc>
          <w:tcPr>
            <w:tcW w:w="2268" w:type="dxa"/>
            <w:shd w:val="clear" w:color="auto" w:fill="auto"/>
          </w:tcPr>
          <w:p w14:paraId="72F97E46"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Created:</w:t>
            </w:r>
          </w:p>
        </w:tc>
        <w:tc>
          <w:tcPr>
            <w:tcW w:w="6286" w:type="dxa"/>
            <w:shd w:val="clear" w:color="auto" w:fill="auto"/>
          </w:tcPr>
          <w:p w14:paraId="686E45BA" w14:textId="6DACCBFB" w:rsidR="003C705D" w:rsidRPr="00B04465" w:rsidRDefault="003C53F2" w:rsidP="003075A8">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CREATEDATE  \@ "M/d/yyyy"  \* MERGEFORMAT </w:instrText>
            </w:r>
            <w:r>
              <w:rPr>
                <w:rFonts w:ascii="Century Gothic" w:hAnsi="Century Gothic" w:cstheme="minorBidi"/>
              </w:rPr>
              <w:fldChar w:fldCharType="separate"/>
            </w:r>
            <w:r w:rsidR="0077044B">
              <w:rPr>
                <w:rFonts w:ascii="Century Gothic" w:hAnsi="Century Gothic" w:cstheme="minorBidi"/>
                <w:noProof/>
              </w:rPr>
              <w:t>12/4/2022</w:t>
            </w:r>
            <w:r>
              <w:rPr>
                <w:rFonts w:ascii="Century Gothic" w:hAnsi="Century Gothic" w:cstheme="minorBidi"/>
              </w:rPr>
              <w:fldChar w:fldCharType="end"/>
            </w:r>
          </w:p>
        </w:tc>
      </w:tr>
      <w:tr w:rsidR="003C705D" w:rsidRPr="003176AA" w14:paraId="71B39290" w14:textId="77777777" w:rsidTr="00B04465">
        <w:trPr>
          <w:cantSplit/>
        </w:trPr>
        <w:tc>
          <w:tcPr>
            <w:tcW w:w="2268" w:type="dxa"/>
            <w:shd w:val="clear" w:color="auto" w:fill="auto"/>
          </w:tcPr>
          <w:p w14:paraId="6BEAB5E0"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Account/FOP:</w:t>
            </w:r>
          </w:p>
        </w:tc>
        <w:tc>
          <w:tcPr>
            <w:tcW w:w="6286" w:type="dxa"/>
            <w:shd w:val="clear" w:color="auto" w:fill="auto"/>
          </w:tcPr>
          <w:p w14:paraId="26504D56" w14:textId="3700600F" w:rsidR="003C705D" w:rsidRPr="00B04465" w:rsidRDefault="005A4065" w:rsidP="003C705D">
            <w:pPr>
              <w:pStyle w:val="BodyTextTable"/>
              <w:rPr>
                <w:rFonts w:ascii="Century Gothic" w:hAnsi="Century Gothic" w:cstheme="minorBidi"/>
              </w:rPr>
            </w:pPr>
            <w:r>
              <w:rPr>
                <w:rFonts w:ascii="Century Gothic" w:hAnsi="Century Gothic" w:cstheme="minorBidi"/>
              </w:rPr>
              <w:t>PLDT</w:t>
            </w:r>
          </w:p>
        </w:tc>
      </w:tr>
      <w:tr w:rsidR="003C705D" w:rsidRPr="003176AA" w14:paraId="68F2B1E6" w14:textId="77777777" w:rsidTr="00B04465">
        <w:trPr>
          <w:cantSplit/>
        </w:trPr>
        <w:tc>
          <w:tcPr>
            <w:tcW w:w="2268" w:type="dxa"/>
            <w:shd w:val="clear" w:color="auto" w:fill="auto"/>
          </w:tcPr>
          <w:p w14:paraId="110A929B"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Author:</w:t>
            </w:r>
          </w:p>
        </w:tc>
        <w:tc>
          <w:tcPr>
            <w:tcW w:w="6286" w:type="dxa"/>
            <w:shd w:val="clear" w:color="auto" w:fill="auto"/>
          </w:tcPr>
          <w:p w14:paraId="5DA6F430" w14:textId="47D622CD" w:rsidR="003C705D" w:rsidRPr="00B04465" w:rsidRDefault="003C53F2" w:rsidP="003C705D">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AUTHOR   \* MERGEFORMAT </w:instrText>
            </w:r>
            <w:r>
              <w:rPr>
                <w:rFonts w:ascii="Century Gothic" w:hAnsi="Century Gothic" w:cstheme="minorBidi"/>
              </w:rPr>
              <w:fldChar w:fldCharType="separate"/>
            </w:r>
            <w:r w:rsidR="00FF592C">
              <w:rPr>
                <w:rFonts w:ascii="Century Gothic" w:hAnsi="Century Gothic" w:cstheme="minorBidi"/>
                <w:noProof/>
              </w:rPr>
              <w:t>Eyal.Bekerman@amdocs.com</w:t>
            </w:r>
            <w:r>
              <w:rPr>
                <w:rFonts w:ascii="Century Gothic" w:hAnsi="Century Gothic" w:cstheme="minorBidi"/>
              </w:rPr>
              <w:fldChar w:fldCharType="end"/>
            </w:r>
          </w:p>
        </w:tc>
      </w:tr>
      <w:tr w:rsidR="00133831" w:rsidRPr="003176AA" w14:paraId="3ACE1716" w14:textId="77777777" w:rsidTr="00B04465">
        <w:trPr>
          <w:cantSplit/>
        </w:trPr>
        <w:tc>
          <w:tcPr>
            <w:tcW w:w="2268" w:type="dxa"/>
            <w:shd w:val="clear" w:color="auto" w:fill="auto"/>
          </w:tcPr>
          <w:p w14:paraId="419FA3F0" w14:textId="77777777" w:rsidR="00133831" w:rsidRPr="00B04465" w:rsidRDefault="00133831" w:rsidP="00133831">
            <w:pPr>
              <w:pStyle w:val="BodyTextTable"/>
              <w:rPr>
                <w:rFonts w:ascii="Century Gothic" w:hAnsi="Century Gothic" w:cstheme="minorBidi"/>
              </w:rPr>
            </w:pPr>
            <w:r w:rsidRPr="00B04465">
              <w:rPr>
                <w:rFonts w:ascii="Century Gothic" w:hAnsi="Century Gothic" w:cstheme="minorBidi"/>
              </w:rPr>
              <w:t>Editor:</w:t>
            </w:r>
          </w:p>
        </w:tc>
        <w:tc>
          <w:tcPr>
            <w:tcW w:w="6286" w:type="dxa"/>
            <w:shd w:val="clear" w:color="auto" w:fill="auto"/>
          </w:tcPr>
          <w:p w14:paraId="246110CC" w14:textId="4FE752CF" w:rsidR="00133831" w:rsidRPr="00B04465" w:rsidRDefault="003C53F2" w:rsidP="00133831">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LASTSAVEDBY   \* MERGEFORMAT </w:instrText>
            </w:r>
            <w:r>
              <w:rPr>
                <w:rFonts w:ascii="Century Gothic" w:hAnsi="Century Gothic" w:cstheme="minorBidi"/>
              </w:rPr>
              <w:fldChar w:fldCharType="separate"/>
            </w:r>
            <w:r w:rsidR="00FF592C">
              <w:rPr>
                <w:rFonts w:ascii="Century Gothic" w:hAnsi="Century Gothic" w:cstheme="minorBidi"/>
                <w:noProof/>
              </w:rPr>
              <w:t>Eyal Bekerman</w:t>
            </w:r>
            <w:r>
              <w:rPr>
                <w:rFonts w:ascii="Century Gothic" w:hAnsi="Century Gothic" w:cstheme="minorBidi"/>
              </w:rPr>
              <w:fldChar w:fldCharType="end"/>
            </w:r>
          </w:p>
        </w:tc>
      </w:tr>
      <w:tr w:rsidR="003C705D" w:rsidRPr="003176AA" w14:paraId="11A91B97" w14:textId="77777777" w:rsidTr="00B04465">
        <w:trPr>
          <w:cantSplit/>
        </w:trPr>
        <w:tc>
          <w:tcPr>
            <w:tcW w:w="2268" w:type="dxa"/>
            <w:shd w:val="clear" w:color="auto" w:fill="auto"/>
          </w:tcPr>
          <w:p w14:paraId="0F586A95"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Last Edited:</w:t>
            </w:r>
          </w:p>
        </w:tc>
        <w:tc>
          <w:tcPr>
            <w:tcW w:w="6286" w:type="dxa"/>
            <w:shd w:val="clear" w:color="auto" w:fill="auto"/>
          </w:tcPr>
          <w:p w14:paraId="4DFD8376" w14:textId="079F7C51" w:rsidR="003C705D" w:rsidRPr="00B04465" w:rsidRDefault="003C53F2" w:rsidP="003C705D">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SAVEDATE  \@ "M/d/yyyy"  \* MERGEFORMAT </w:instrText>
            </w:r>
            <w:r>
              <w:rPr>
                <w:rFonts w:ascii="Century Gothic" w:hAnsi="Century Gothic" w:cstheme="minorBidi"/>
              </w:rPr>
              <w:fldChar w:fldCharType="separate"/>
            </w:r>
            <w:r w:rsidR="008F0D91">
              <w:rPr>
                <w:rFonts w:ascii="Century Gothic" w:hAnsi="Century Gothic" w:cstheme="minorBidi"/>
                <w:noProof/>
              </w:rPr>
              <w:t>12/19/2022</w:t>
            </w:r>
            <w:r>
              <w:rPr>
                <w:rFonts w:ascii="Century Gothic" w:hAnsi="Century Gothic" w:cstheme="minorBidi"/>
              </w:rPr>
              <w:fldChar w:fldCharType="end"/>
            </w:r>
          </w:p>
        </w:tc>
      </w:tr>
      <w:tr w:rsidR="003C705D" w:rsidRPr="003176AA" w14:paraId="380A06FC" w14:textId="77777777" w:rsidTr="00B04465">
        <w:trPr>
          <w:cantSplit/>
        </w:trPr>
        <w:tc>
          <w:tcPr>
            <w:tcW w:w="2268" w:type="dxa"/>
            <w:shd w:val="clear" w:color="auto" w:fill="auto"/>
          </w:tcPr>
          <w:p w14:paraId="1F941B8A" w14:textId="77777777" w:rsidR="003C705D" w:rsidRPr="00B04465" w:rsidRDefault="003C705D" w:rsidP="003C705D">
            <w:pPr>
              <w:pStyle w:val="BodyTextTable"/>
              <w:keepNext/>
              <w:keepLines/>
              <w:rPr>
                <w:rFonts w:ascii="Century Gothic" w:hAnsi="Century Gothic" w:cstheme="minorBidi"/>
              </w:rPr>
            </w:pPr>
            <w:r w:rsidRPr="00B04465">
              <w:rPr>
                <w:rFonts w:ascii="Century Gothic" w:hAnsi="Century Gothic" w:cstheme="minorBidi"/>
              </w:rPr>
              <w:t>File Name:</w:t>
            </w:r>
          </w:p>
        </w:tc>
        <w:tc>
          <w:tcPr>
            <w:tcW w:w="6286" w:type="dxa"/>
            <w:shd w:val="clear" w:color="auto" w:fill="auto"/>
          </w:tcPr>
          <w:p w14:paraId="0FF15301" w14:textId="437E2806" w:rsidR="00A72EC8" w:rsidRPr="00B04465" w:rsidRDefault="003C53F2" w:rsidP="00EF354A">
            <w:pPr>
              <w:pStyle w:val="BodyTextTable"/>
              <w:rPr>
                <w:rFonts w:ascii="Century Gothic" w:hAnsi="Century Gothic" w:cstheme="minorBidi"/>
              </w:rPr>
            </w:pPr>
            <w:r>
              <w:rPr>
                <w:rFonts w:ascii="Century Gothic" w:hAnsi="Century Gothic" w:cstheme="minorBidi"/>
              </w:rPr>
              <w:fldChar w:fldCharType="begin"/>
            </w:r>
            <w:r>
              <w:rPr>
                <w:rFonts w:ascii="Century Gothic" w:hAnsi="Century Gothic" w:cstheme="minorBidi"/>
              </w:rPr>
              <w:instrText xml:space="preserve"> FILENAME   \* MERGEFORMAT </w:instrText>
            </w:r>
            <w:r>
              <w:rPr>
                <w:rFonts w:ascii="Century Gothic" w:hAnsi="Century Gothic" w:cstheme="minorBidi"/>
              </w:rPr>
              <w:fldChar w:fldCharType="separate"/>
            </w:r>
            <w:ins w:id="14" w:author="Eyal Bekerman" w:date="2022-12-22T15:18:00Z">
              <w:r w:rsidR="008F0D91">
                <w:rPr>
                  <w:rFonts w:ascii="Century Gothic" w:hAnsi="Century Gothic" w:cstheme="minorBidi"/>
                  <w:noProof/>
                </w:rPr>
                <w:t>HLD - DMND0009639_Configurable AIA TPS for SMS sendout v0.2.docx</w:t>
              </w:r>
            </w:ins>
            <w:del w:id="15" w:author="Eyal Bekerman" w:date="2022-12-22T15:18:00Z">
              <w:r w:rsidR="0077044B" w:rsidDel="008F0D91">
                <w:rPr>
                  <w:rFonts w:ascii="Century Gothic" w:hAnsi="Century Gothic" w:cstheme="minorBidi"/>
                  <w:noProof/>
                </w:rPr>
                <w:delText>HLD - DMND0009639_Configurable AIA TPS for SMS sendout v0.1.docx</w:delText>
              </w:r>
            </w:del>
            <w:r>
              <w:rPr>
                <w:rFonts w:ascii="Century Gothic" w:hAnsi="Century Gothic" w:cstheme="minorBidi"/>
              </w:rPr>
              <w:fldChar w:fldCharType="end"/>
            </w:r>
          </w:p>
        </w:tc>
      </w:tr>
      <w:tr w:rsidR="003C705D" w:rsidRPr="003176AA" w14:paraId="12ADE881" w14:textId="77777777" w:rsidTr="00B04465">
        <w:trPr>
          <w:cantSplit/>
        </w:trPr>
        <w:tc>
          <w:tcPr>
            <w:tcW w:w="2268" w:type="dxa"/>
            <w:shd w:val="clear" w:color="auto" w:fill="auto"/>
          </w:tcPr>
          <w:p w14:paraId="73BABF2B" w14:textId="77777777" w:rsidR="003C705D" w:rsidRPr="00B04465" w:rsidRDefault="003C705D" w:rsidP="003C705D">
            <w:pPr>
              <w:pStyle w:val="BodyTextTable"/>
              <w:rPr>
                <w:rFonts w:ascii="Century Gothic" w:hAnsi="Century Gothic" w:cstheme="minorBidi"/>
              </w:rPr>
            </w:pPr>
            <w:r w:rsidRPr="00B04465">
              <w:rPr>
                <w:rFonts w:ascii="Century Gothic" w:hAnsi="Century Gothic" w:cstheme="minorBidi"/>
              </w:rPr>
              <w:t>Template:</w:t>
            </w:r>
          </w:p>
        </w:tc>
        <w:tc>
          <w:tcPr>
            <w:tcW w:w="6286" w:type="dxa"/>
            <w:shd w:val="clear" w:color="auto" w:fill="auto"/>
          </w:tcPr>
          <w:p w14:paraId="5E44DBB7" w14:textId="24A7DE28" w:rsidR="003C705D" w:rsidRPr="00B04465" w:rsidRDefault="00EB41BD" w:rsidP="003C705D">
            <w:pPr>
              <w:pStyle w:val="BodyTextTable"/>
              <w:rPr>
                <w:rFonts w:ascii="Century Gothic" w:hAnsi="Century Gothic" w:cstheme="minorBidi"/>
              </w:rPr>
            </w:pPr>
            <w:r w:rsidRPr="00B04465">
              <w:rPr>
                <w:rFonts w:ascii="Century Gothic" w:hAnsi="Century Gothic" w:cstheme="minorBidi"/>
              </w:rPr>
              <w:t>Development.dotm</w:t>
            </w:r>
          </w:p>
        </w:tc>
      </w:tr>
    </w:tbl>
    <w:p w14:paraId="34BD5B5B" w14:textId="77777777" w:rsidR="00AA0800" w:rsidRPr="003176AA" w:rsidRDefault="00AA0800" w:rsidP="006C449B">
      <w:pPr>
        <w:pStyle w:val="BodyText"/>
        <w:rPr>
          <w:rFonts w:ascii="Century Gothic" w:hAnsi="Century Gothic" w:cstheme="minorBidi"/>
        </w:rPr>
      </w:pPr>
    </w:p>
    <w:p w14:paraId="5F667844" w14:textId="77777777" w:rsidR="00AA0800" w:rsidRPr="003176AA" w:rsidRDefault="00AA0800" w:rsidP="00A80950">
      <w:pPr>
        <w:pStyle w:val="BodyText"/>
        <w:ind w:left="0"/>
        <w:rPr>
          <w:rFonts w:ascii="Century Gothic" w:hAnsi="Century Gothic" w:cstheme="minorBidi"/>
        </w:rPr>
        <w:sectPr w:rsidR="00AA0800" w:rsidRPr="003176AA" w:rsidSect="000F06EF">
          <w:headerReference w:type="even" r:id="rId11"/>
          <w:headerReference w:type="default" r:id="rId12"/>
          <w:footerReference w:type="even" r:id="rId13"/>
          <w:footerReference w:type="default" r:id="rId14"/>
          <w:headerReference w:type="first" r:id="rId15"/>
          <w:footerReference w:type="first" r:id="rId16"/>
          <w:type w:val="oddPage"/>
          <w:pgSz w:w="12240" w:h="15840" w:code="1"/>
          <w:pgMar w:top="1440" w:right="1440" w:bottom="4320" w:left="1440" w:header="720" w:footer="801" w:gutter="0"/>
          <w:pgBorders w:offsetFrom="page">
            <w:bottom w:val="single" w:sz="4" w:space="24" w:color="FFFFFF"/>
          </w:pgBorders>
          <w:pgNumType w:start="1"/>
          <w:cols w:space="708"/>
          <w:titlePg/>
          <w:docGrid w:linePitch="360"/>
        </w:sectPr>
      </w:pPr>
    </w:p>
    <w:bookmarkEnd w:id="0"/>
    <w:p w14:paraId="7920AA1B" w14:textId="66A40EEC" w:rsidR="006C449B" w:rsidRPr="003176AA" w:rsidRDefault="006C449B" w:rsidP="00070CBB">
      <w:pPr>
        <w:pStyle w:val="Contents"/>
        <w:tabs>
          <w:tab w:val="right" w:pos="9360"/>
        </w:tabs>
        <w:outlineLvl w:val="0"/>
        <w:rPr>
          <w:rFonts w:ascii="Century Gothic" w:hAnsi="Century Gothic" w:cstheme="minorBidi"/>
        </w:rPr>
      </w:pPr>
      <w:r w:rsidRPr="003176AA">
        <w:rPr>
          <w:rFonts w:ascii="Century Gothic" w:hAnsi="Century Gothic" w:cstheme="minorBidi"/>
        </w:rPr>
        <w:lastRenderedPageBreak/>
        <w:t>Table of Contents</w:t>
      </w:r>
      <w:r w:rsidR="00070CBB">
        <w:rPr>
          <w:rFonts w:ascii="Century Gothic" w:hAnsi="Century Gothic" w:cstheme="minorBidi"/>
        </w:rPr>
        <w:tab/>
      </w:r>
    </w:p>
    <w:p w14:paraId="6C1DC86B" w14:textId="0617B52A" w:rsidR="006B0EDB" w:rsidRDefault="006C449B">
      <w:pPr>
        <w:pStyle w:val="TOC1"/>
        <w:rPr>
          <w:rFonts w:asciiTheme="minorHAnsi" w:hAnsiTheme="minorHAnsi" w:cstheme="minorBidi"/>
          <w:b w:val="0"/>
          <w:color w:val="auto"/>
          <w:szCs w:val="22"/>
        </w:rPr>
      </w:pPr>
      <w:r w:rsidRPr="00070CBB">
        <w:rPr>
          <w:rFonts w:ascii="Century Gothic" w:hAnsi="Century Gothic"/>
          <w:bCs/>
        </w:rPr>
        <w:fldChar w:fldCharType="begin"/>
      </w:r>
      <w:r w:rsidRPr="00070CBB">
        <w:rPr>
          <w:rFonts w:ascii="Century Gothic" w:hAnsi="Century Gothic"/>
        </w:rPr>
        <w:instrText xml:space="preserve"> TOC \o "1-3" \h \z \t " Appendix Heading 1,7,Appendix Heading 2,2,Appendix Heading 3,3,Part Title,9" </w:instrText>
      </w:r>
      <w:r w:rsidRPr="00070CBB">
        <w:rPr>
          <w:rFonts w:ascii="Century Gothic" w:hAnsi="Century Gothic"/>
          <w:bCs/>
        </w:rPr>
        <w:fldChar w:fldCharType="separate"/>
      </w:r>
      <w:hyperlink w:anchor="_Toc102756845" w:history="1">
        <w:r w:rsidR="006B0EDB" w:rsidRPr="005A0AF1">
          <w:rPr>
            <w:rStyle w:val="Hyperlink"/>
            <w:rFonts w:cs="Arial"/>
            <w:bCs/>
          </w:rPr>
          <w:t>1</w:t>
        </w:r>
        <w:r w:rsidR="006B0EDB">
          <w:rPr>
            <w:rFonts w:asciiTheme="minorHAnsi" w:hAnsiTheme="minorHAnsi" w:cstheme="minorBidi"/>
            <w:b w:val="0"/>
            <w:color w:val="auto"/>
            <w:szCs w:val="22"/>
          </w:rPr>
          <w:tab/>
        </w:r>
        <w:r w:rsidR="006B0EDB" w:rsidRPr="005A0AF1">
          <w:rPr>
            <w:rStyle w:val="Hyperlink"/>
          </w:rPr>
          <w:t>Introduction</w:t>
        </w:r>
        <w:r w:rsidR="006B0EDB">
          <w:rPr>
            <w:webHidden/>
          </w:rPr>
          <w:tab/>
        </w:r>
        <w:r w:rsidR="006B0EDB">
          <w:rPr>
            <w:webHidden/>
          </w:rPr>
          <w:fldChar w:fldCharType="begin"/>
        </w:r>
        <w:r w:rsidR="006B0EDB">
          <w:rPr>
            <w:webHidden/>
          </w:rPr>
          <w:instrText xml:space="preserve"> PAGEREF _Toc102756845 \h </w:instrText>
        </w:r>
        <w:r w:rsidR="006B0EDB">
          <w:rPr>
            <w:webHidden/>
          </w:rPr>
        </w:r>
        <w:r w:rsidR="006B0EDB">
          <w:rPr>
            <w:webHidden/>
          </w:rPr>
          <w:fldChar w:fldCharType="separate"/>
        </w:r>
        <w:r w:rsidR="006B0EDB">
          <w:rPr>
            <w:webHidden/>
          </w:rPr>
          <w:t>5</w:t>
        </w:r>
        <w:r w:rsidR="006B0EDB">
          <w:rPr>
            <w:webHidden/>
          </w:rPr>
          <w:fldChar w:fldCharType="end"/>
        </w:r>
      </w:hyperlink>
    </w:p>
    <w:p w14:paraId="4D9EB006" w14:textId="0ED88EB6" w:rsidR="006B0EDB" w:rsidRDefault="00F374FB">
      <w:pPr>
        <w:pStyle w:val="TOC2"/>
        <w:rPr>
          <w:rFonts w:asciiTheme="minorHAnsi" w:hAnsiTheme="minorHAnsi" w:cstheme="minorBidi"/>
          <w:noProof/>
          <w:color w:val="auto"/>
          <w:sz w:val="22"/>
          <w:szCs w:val="22"/>
        </w:rPr>
      </w:pPr>
      <w:hyperlink w:anchor="_Toc102756846" w:history="1">
        <w:r w:rsidR="006B0EDB" w:rsidRPr="005A0AF1">
          <w:rPr>
            <w:rStyle w:val="Hyperlink"/>
            <w:rFonts w:cs="Arial"/>
            <w:noProof/>
          </w:rPr>
          <w:t>1.1</w:t>
        </w:r>
        <w:r w:rsidR="006B0EDB">
          <w:rPr>
            <w:rFonts w:asciiTheme="minorHAnsi" w:hAnsiTheme="minorHAnsi" w:cstheme="minorBidi"/>
            <w:noProof/>
            <w:color w:val="auto"/>
            <w:sz w:val="22"/>
            <w:szCs w:val="22"/>
          </w:rPr>
          <w:tab/>
        </w:r>
        <w:r w:rsidR="006B0EDB" w:rsidRPr="005A0AF1">
          <w:rPr>
            <w:rStyle w:val="Hyperlink"/>
            <w:noProof/>
          </w:rPr>
          <w:t>Purpose and Scope</w:t>
        </w:r>
        <w:r w:rsidR="006B0EDB">
          <w:rPr>
            <w:noProof/>
            <w:webHidden/>
          </w:rPr>
          <w:tab/>
        </w:r>
        <w:r w:rsidR="006B0EDB">
          <w:rPr>
            <w:noProof/>
            <w:webHidden/>
          </w:rPr>
          <w:fldChar w:fldCharType="begin"/>
        </w:r>
        <w:r w:rsidR="006B0EDB">
          <w:rPr>
            <w:noProof/>
            <w:webHidden/>
          </w:rPr>
          <w:instrText xml:space="preserve"> PAGEREF _Toc102756846 \h </w:instrText>
        </w:r>
        <w:r w:rsidR="006B0EDB">
          <w:rPr>
            <w:noProof/>
            <w:webHidden/>
          </w:rPr>
        </w:r>
        <w:r w:rsidR="006B0EDB">
          <w:rPr>
            <w:noProof/>
            <w:webHidden/>
          </w:rPr>
          <w:fldChar w:fldCharType="separate"/>
        </w:r>
        <w:r w:rsidR="006B0EDB">
          <w:rPr>
            <w:noProof/>
            <w:webHidden/>
          </w:rPr>
          <w:t>5</w:t>
        </w:r>
        <w:r w:rsidR="006B0EDB">
          <w:rPr>
            <w:noProof/>
            <w:webHidden/>
          </w:rPr>
          <w:fldChar w:fldCharType="end"/>
        </w:r>
      </w:hyperlink>
    </w:p>
    <w:p w14:paraId="5BD3B975" w14:textId="54E75150" w:rsidR="006B0EDB" w:rsidRDefault="00F374FB">
      <w:pPr>
        <w:pStyle w:val="TOC2"/>
        <w:rPr>
          <w:rFonts w:asciiTheme="minorHAnsi" w:hAnsiTheme="minorHAnsi" w:cstheme="minorBidi"/>
          <w:noProof/>
          <w:color w:val="auto"/>
          <w:sz w:val="22"/>
          <w:szCs w:val="22"/>
        </w:rPr>
      </w:pPr>
      <w:hyperlink w:anchor="_Toc102756847" w:history="1">
        <w:r w:rsidR="006B0EDB" w:rsidRPr="005A0AF1">
          <w:rPr>
            <w:rStyle w:val="Hyperlink"/>
            <w:rFonts w:cs="Arial"/>
            <w:noProof/>
          </w:rPr>
          <w:t>1.2</w:t>
        </w:r>
        <w:r w:rsidR="006B0EDB">
          <w:rPr>
            <w:rFonts w:asciiTheme="minorHAnsi" w:hAnsiTheme="minorHAnsi" w:cstheme="minorBidi"/>
            <w:noProof/>
            <w:color w:val="auto"/>
            <w:sz w:val="22"/>
            <w:szCs w:val="22"/>
          </w:rPr>
          <w:tab/>
        </w:r>
        <w:r w:rsidR="006B0EDB" w:rsidRPr="005A0AF1">
          <w:rPr>
            <w:rStyle w:val="Hyperlink"/>
            <w:noProof/>
          </w:rPr>
          <w:t>Related Documentation</w:t>
        </w:r>
        <w:r w:rsidR="006B0EDB">
          <w:rPr>
            <w:noProof/>
            <w:webHidden/>
          </w:rPr>
          <w:tab/>
        </w:r>
        <w:r w:rsidR="006B0EDB">
          <w:rPr>
            <w:noProof/>
            <w:webHidden/>
          </w:rPr>
          <w:fldChar w:fldCharType="begin"/>
        </w:r>
        <w:r w:rsidR="006B0EDB">
          <w:rPr>
            <w:noProof/>
            <w:webHidden/>
          </w:rPr>
          <w:instrText xml:space="preserve"> PAGEREF _Toc102756847 \h </w:instrText>
        </w:r>
        <w:r w:rsidR="006B0EDB">
          <w:rPr>
            <w:noProof/>
            <w:webHidden/>
          </w:rPr>
        </w:r>
        <w:r w:rsidR="006B0EDB">
          <w:rPr>
            <w:noProof/>
            <w:webHidden/>
          </w:rPr>
          <w:fldChar w:fldCharType="separate"/>
        </w:r>
        <w:r w:rsidR="006B0EDB">
          <w:rPr>
            <w:noProof/>
            <w:webHidden/>
          </w:rPr>
          <w:t>5</w:t>
        </w:r>
        <w:r w:rsidR="006B0EDB">
          <w:rPr>
            <w:noProof/>
            <w:webHidden/>
          </w:rPr>
          <w:fldChar w:fldCharType="end"/>
        </w:r>
      </w:hyperlink>
    </w:p>
    <w:p w14:paraId="647EB131" w14:textId="4C37F4D4" w:rsidR="006B0EDB" w:rsidRDefault="00F374FB">
      <w:pPr>
        <w:pStyle w:val="TOC2"/>
        <w:rPr>
          <w:rFonts w:asciiTheme="minorHAnsi" w:hAnsiTheme="minorHAnsi" w:cstheme="minorBidi"/>
          <w:noProof/>
          <w:color w:val="auto"/>
          <w:sz w:val="22"/>
          <w:szCs w:val="22"/>
        </w:rPr>
      </w:pPr>
      <w:hyperlink w:anchor="_Toc102756848" w:history="1">
        <w:r w:rsidR="006B0EDB" w:rsidRPr="005A0AF1">
          <w:rPr>
            <w:rStyle w:val="Hyperlink"/>
            <w:rFonts w:cs="Arial"/>
            <w:noProof/>
          </w:rPr>
          <w:t>1.3</w:t>
        </w:r>
        <w:r w:rsidR="006B0EDB">
          <w:rPr>
            <w:rFonts w:asciiTheme="minorHAnsi" w:hAnsiTheme="minorHAnsi" w:cstheme="minorBidi"/>
            <w:noProof/>
            <w:color w:val="auto"/>
            <w:sz w:val="22"/>
            <w:szCs w:val="22"/>
          </w:rPr>
          <w:tab/>
        </w:r>
        <w:r w:rsidR="006B0EDB" w:rsidRPr="005A0AF1">
          <w:rPr>
            <w:rStyle w:val="Hyperlink"/>
            <w:noProof/>
          </w:rPr>
          <w:t>Terms and Definitions</w:t>
        </w:r>
        <w:r w:rsidR="006B0EDB">
          <w:rPr>
            <w:noProof/>
            <w:webHidden/>
          </w:rPr>
          <w:tab/>
        </w:r>
        <w:r w:rsidR="006B0EDB">
          <w:rPr>
            <w:noProof/>
            <w:webHidden/>
          </w:rPr>
          <w:fldChar w:fldCharType="begin"/>
        </w:r>
        <w:r w:rsidR="006B0EDB">
          <w:rPr>
            <w:noProof/>
            <w:webHidden/>
          </w:rPr>
          <w:instrText xml:space="preserve"> PAGEREF _Toc102756848 \h </w:instrText>
        </w:r>
        <w:r w:rsidR="006B0EDB">
          <w:rPr>
            <w:noProof/>
            <w:webHidden/>
          </w:rPr>
        </w:r>
        <w:r w:rsidR="006B0EDB">
          <w:rPr>
            <w:noProof/>
            <w:webHidden/>
          </w:rPr>
          <w:fldChar w:fldCharType="separate"/>
        </w:r>
        <w:r w:rsidR="006B0EDB">
          <w:rPr>
            <w:noProof/>
            <w:webHidden/>
          </w:rPr>
          <w:t>5</w:t>
        </w:r>
        <w:r w:rsidR="006B0EDB">
          <w:rPr>
            <w:noProof/>
            <w:webHidden/>
          </w:rPr>
          <w:fldChar w:fldCharType="end"/>
        </w:r>
      </w:hyperlink>
    </w:p>
    <w:p w14:paraId="6B609005" w14:textId="0518E492" w:rsidR="006B0EDB" w:rsidRDefault="00F374FB">
      <w:pPr>
        <w:pStyle w:val="TOC2"/>
        <w:rPr>
          <w:rFonts w:asciiTheme="minorHAnsi" w:hAnsiTheme="minorHAnsi" w:cstheme="minorBidi"/>
          <w:noProof/>
          <w:color w:val="auto"/>
          <w:sz w:val="22"/>
          <w:szCs w:val="22"/>
        </w:rPr>
      </w:pPr>
      <w:hyperlink w:anchor="_Toc102756849" w:history="1">
        <w:r w:rsidR="006B0EDB" w:rsidRPr="005A0AF1">
          <w:rPr>
            <w:rStyle w:val="Hyperlink"/>
            <w:rFonts w:cs="Arial"/>
            <w:noProof/>
          </w:rPr>
          <w:t>1.4</w:t>
        </w:r>
        <w:r w:rsidR="006B0EDB">
          <w:rPr>
            <w:rFonts w:asciiTheme="minorHAnsi" w:hAnsiTheme="minorHAnsi" w:cstheme="minorBidi"/>
            <w:noProof/>
            <w:color w:val="auto"/>
            <w:sz w:val="22"/>
            <w:szCs w:val="22"/>
          </w:rPr>
          <w:tab/>
        </w:r>
        <w:r w:rsidR="006B0EDB" w:rsidRPr="005A0AF1">
          <w:rPr>
            <w:rStyle w:val="Hyperlink"/>
            <w:noProof/>
          </w:rPr>
          <w:t>HLD Checklist</w:t>
        </w:r>
        <w:r w:rsidR="006B0EDB">
          <w:rPr>
            <w:noProof/>
            <w:webHidden/>
          </w:rPr>
          <w:tab/>
        </w:r>
        <w:r w:rsidR="006B0EDB">
          <w:rPr>
            <w:noProof/>
            <w:webHidden/>
          </w:rPr>
          <w:fldChar w:fldCharType="begin"/>
        </w:r>
        <w:r w:rsidR="006B0EDB">
          <w:rPr>
            <w:noProof/>
            <w:webHidden/>
          </w:rPr>
          <w:instrText xml:space="preserve"> PAGEREF _Toc102756849 \h </w:instrText>
        </w:r>
        <w:r w:rsidR="006B0EDB">
          <w:rPr>
            <w:noProof/>
            <w:webHidden/>
          </w:rPr>
        </w:r>
        <w:r w:rsidR="006B0EDB">
          <w:rPr>
            <w:noProof/>
            <w:webHidden/>
          </w:rPr>
          <w:fldChar w:fldCharType="separate"/>
        </w:r>
        <w:r w:rsidR="006B0EDB">
          <w:rPr>
            <w:noProof/>
            <w:webHidden/>
          </w:rPr>
          <w:t>5</w:t>
        </w:r>
        <w:r w:rsidR="006B0EDB">
          <w:rPr>
            <w:noProof/>
            <w:webHidden/>
          </w:rPr>
          <w:fldChar w:fldCharType="end"/>
        </w:r>
      </w:hyperlink>
    </w:p>
    <w:p w14:paraId="72820D3E" w14:textId="0CA33CD8" w:rsidR="006B0EDB" w:rsidRDefault="00F374FB">
      <w:pPr>
        <w:pStyle w:val="TOC1"/>
        <w:rPr>
          <w:rFonts w:asciiTheme="minorHAnsi" w:hAnsiTheme="minorHAnsi" w:cstheme="minorBidi"/>
          <w:b w:val="0"/>
          <w:color w:val="auto"/>
          <w:szCs w:val="22"/>
        </w:rPr>
      </w:pPr>
      <w:hyperlink w:anchor="_Toc102756850" w:history="1">
        <w:r w:rsidR="006B0EDB" w:rsidRPr="005A0AF1">
          <w:rPr>
            <w:rStyle w:val="Hyperlink"/>
            <w:rFonts w:cs="Arial"/>
            <w:bCs/>
          </w:rPr>
          <w:t>2</w:t>
        </w:r>
        <w:r w:rsidR="006B0EDB">
          <w:rPr>
            <w:rFonts w:asciiTheme="minorHAnsi" w:hAnsiTheme="minorHAnsi" w:cstheme="minorBidi"/>
            <w:b w:val="0"/>
            <w:color w:val="auto"/>
            <w:szCs w:val="22"/>
          </w:rPr>
          <w:tab/>
        </w:r>
        <w:r w:rsidR="006B0EDB" w:rsidRPr="005A0AF1">
          <w:rPr>
            <w:rStyle w:val="Hyperlink"/>
          </w:rPr>
          <w:t>Requirement</w:t>
        </w:r>
        <w:r w:rsidR="006B0EDB">
          <w:rPr>
            <w:webHidden/>
          </w:rPr>
          <w:tab/>
        </w:r>
        <w:r w:rsidR="006B0EDB">
          <w:rPr>
            <w:webHidden/>
          </w:rPr>
          <w:fldChar w:fldCharType="begin"/>
        </w:r>
        <w:r w:rsidR="006B0EDB">
          <w:rPr>
            <w:webHidden/>
          </w:rPr>
          <w:instrText xml:space="preserve"> PAGEREF _Toc102756850 \h </w:instrText>
        </w:r>
        <w:r w:rsidR="006B0EDB">
          <w:rPr>
            <w:webHidden/>
          </w:rPr>
        </w:r>
        <w:r w:rsidR="006B0EDB">
          <w:rPr>
            <w:webHidden/>
          </w:rPr>
          <w:fldChar w:fldCharType="separate"/>
        </w:r>
        <w:r w:rsidR="006B0EDB">
          <w:rPr>
            <w:webHidden/>
          </w:rPr>
          <w:t>7</w:t>
        </w:r>
        <w:r w:rsidR="006B0EDB">
          <w:rPr>
            <w:webHidden/>
          </w:rPr>
          <w:fldChar w:fldCharType="end"/>
        </w:r>
      </w:hyperlink>
    </w:p>
    <w:p w14:paraId="0243066D" w14:textId="2AF579B9" w:rsidR="006B0EDB" w:rsidRDefault="00F374FB">
      <w:pPr>
        <w:pStyle w:val="TOC2"/>
        <w:rPr>
          <w:rFonts w:asciiTheme="minorHAnsi" w:hAnsiTheme="minorHAnsi" w:cstheme="minorBidi"/>
          <w:noProof/>
          <w:color w:val="auto"/>
          <w:sz w:val="22"/>
          <w:szCs w:val="22"/>
        </w:rPr>
      </w:pPr>
      <w:hyperlink w:anchor="_Toc102756851" w:history="1">
        <w:r w:rsidR="006B0EDB" w:rsidRPr="005A0AF1">
          <w:rPr>
            <w:rStyle w:val="Hyperlink"/>
            <w:rFonts w:cs="Arial"/>
            <w:noProof/>
          </w:rPr>
          <w:t>2.1</w:t>
        </w:r>
        <w:r w:rsidR="006B0EDB">
          <w:rPr>
            <w:rFonts w:asciiTheme="minorHAnsi" w:hAnsiTheme="minorHAnsi" w:cstheme="minorBidi"/>
            <w:noProof/>
            <w:color w:val="auto"/>
            <w:sz w:val="22"/>
            <w:szCs w:val="22"/>
          </w:rPr>
          <w:tab/>
        </w:r>
        <w:r w:rsidR="006B0EDB" w:rsidRPr="005A0AF1">
          <w:rPr>
            <w:rStyle w:val="Hyperlink"/>
            <w:noProof/>
          </w:rPr>
          <w:t>Current Functionality</w:t>
        </w:r>
        <w:r w:rsidR="006B0EDB">
          <w:rPr>
            <w:noProof/>
            <w:webHidden/>
          </w:rPr>
          <w:tab/>
        </w:r>
        <w:r w:rsidR="006B0EDB">
          <w:rPr>
            <w:noProof/>
            <w:webHidden/>
          </w:rPr>
          <w:fldChar w:fldCharType="begin"/>
        </w:r>
        <w:r w:rsidR="006B0EDB">
          <w:rPr>
            <w:noProof/>
            <w:webHidden/>
          </w:rPr>
          <w:instrText xml:space="preserve"> PAGEREF _Toc102756851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605A43A9" w14:textId="798B4883" w:rsidR="006B0EDB" w:rsidRDefault="00F374FB">
      <w:pPr>
        <w:pStyle w:val="TOC2"/>
        <w:rPr>
          <w:rFonts w:asciiTheme="minorHAnsi" w:hAnsiTheme="minorHAnsi" w:cstheme="minorBidi"/>
          <w:noProof/>
          <w:color w:val="auto"/>
          <w:sz w:val="22"/>
          <w:szCs w:val="22"/>
        </w:rPr>
      </w:pPr>
      <w:hyperlink w:anchor="_Toc102756852" w:history="1">
        <w:r w:rsidR="006B0EDB" w:rsidRPr="005A0AF1">
          <w:rPr>
            <w:rStyle w:val="Hyperlink"/>
            <w:rFonts w:cs="Arial"/>
            <w:noProof/>
          </w:rPr>
          <w:t>2.2</w:t>
        </w:r>
        <w:r w:rsidR="006B0EDB">
          <w:rPr>
            <w:rFonts w:asciiTheme="minorHAnsi" w:hAnsiTheme="minorHAnsi" w:cstheme="minorBidi"/>
            <w:noProof/>
            <w:color w:val="auto"/>
            <w:sz w:val="22"/>
            <w:szCs w:val="22"/>
          </w:rPr>
          <w:tab/>
        </w:r>
        <w:r w:rsidR="006B0EDB" w:rsidRPr="005A0AF1">
          <w:rPr>
            <w:rStyle w:val="Hyperlink"/>
            <w:noProof/>
          </w:rPr>
          <w:t>Reasons for Change</w:t>
        </w:r>
        <w:r w:rsidR="006B0EDB">
          <w:rPr>
            <w:noProof/>
            <w:webHidden/>
          </w:rPr>
          <w:tab/>
        </w:r>
        <w:r w:rsidR="006B0EDB">
          <w:rPr>
            <w:noProof/>
            <w:webHidden/>
          </w:rPr>
          <w:fldChar w:fldCharType="begin"/>
        </w:r>
        <w:r w:rsidR="006B0EDB">
          <w:rPr>
            <w:noProof/>
            <w:webHidden/>
          </w:rPr>
          <w:instrText xml:space="preserve"> PAGEREF _Toc102756852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01E28FDB" w14:textId="2F66AE2B" w:rsidR="006B0EDB" w:rsidRDefault="00F374FB">
      <w:pPr>
        <w:pStyle w:val="TOC2"/>
        <w:rPr>
          <w:rFonts w:asciiTheme="minorHAnsi" w:hAnsiTheme="minorHAnsi" w:cstheme="minorBidi"/>
          <w:noProof/>
          <w:color w:val="auto"/>
          <w:sz w:val="22"/>
          <w:szCs w:val="22"/>
        </w:rPr>
      </w:pPr>
      <w:hyperlink w:anchor="_Toc102756853" w:history="1">
        <w:r w:rsidR="006B0EDB" w:rsidRPr="005A0AF1">
          <w:rPr>
            <w:rStyle w:val="Hyperlink"/>
            <w:rFonts w:cs="Arial"/>
            <w:noProof/>
          </w:rPr>
          <w:t>2.3</w:t>
        </w:r>
        <w:r w:rsidR="006B0EDB">
          <w:rPr>
            <w:rFonts w:asciiTheme="minorHAnsi" w:hAnsiTheme="minorHAnsi" w:cstheme="minorBidi"/>
            <w:noProof/>
            <w:color w:val="auto"/>
            <w:sz w:val="22"/>
            <w:szCs w:val="22"/>
          </w:rPr>
          <w:tab/>
        </w:r>
        <w:r w:rsidR="006B0EDB" w:rsidRPr="005A0AF1">
          <w:rPr>
            <w:rStyle w:val="Hyperlink"/>
            <w:noProof/>
          </w:rPr>
          <w:t>Business Impact</w:t>
        </w:r>
        <w:r w:rsidR="006B0EDB">
          <w:rPr>
            <w:noProof/>
            <w:webHidden/>
          </w:rPr>
          <w:tab/>
        </w:r>
        <w:r w:rsidR="006B0EDB">
          <w:rPr>
            <w:noProof/>
            <w:webHidden/>
          </w:rPr>
          <w:fldChar w:fldCharType="begin"/>
        </w:r>
        <w:r w:rsidR="006B0EDB">
          <w:rPr>
            <w:noProof/>
            <w:webHidden/>
          </w:rPr>
          <w:instrText xml:space="preserve"> PAGEREF _Toc102756853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6BB5666D" w14:textId="5C6BCF88" w:rsidR="006B0EDB" w:rsidRDefault="00F374FB">
      <w:pPr>
        <w:pStyle w:val="TOC2"/>
        <w:rPr>
          <w:rFonts w:asciiTheme="minorHAnsi" w:hAnsiTheme="minorHAnsi" w:cstheme="minorBidi"/>
          <w:noProof/>
          <w:color w:val="auto"/>
          <w:sz w:val="22"/>
          <w:szCs w:val="22"/>
        </w:rPr>
      </w:pPr>
      <w:hyperlink w:anchor="_Toc102756854" w:history="1">
        <w:r w:rsidR="006B0EDB" w:rsidRPr="005A0AF1">
          <w:rPr>
            <w:rStyle w:val="Hyperlink"/>
            <w:rFonts w:cs="Arial"/>
            <w:noProof/>
          </w:rPr>
          <w:t>2.4</w:t>
        </w:r>
        <w:r w:rsidR="006B0EDB">
          <w:rPr>
            <w:rFonts w:asciiTheme="minorHAnsi" w:hAnsiTheme="minorHAnsi" w:cstheme="minorBidi"/>
            <w:noProof/>
            <w:color w:val="auto"/>
            <w:sz w:val="22"/>
            <w:szCs w:val="22"/>
          </w:rPr>
          <w:tab/>
        </w:r>
        <w:r w:rsidR="006B0EDB" w:rsidRPr="005A0AF1">
          <w:rPr>
            <w:rStyle w:val="Hyperlink"/>
            <w:noProof/>
          </w:rPr>
          <w:t>Business Value</w:t>
        </w:r>
        <w:r w:rsidR="006B0EDB">
          <w:rPr>
            <w:noProof/>
            <w:webHidden/>
          </w:rPr>
          <w:tab/>
        </w:r>
        <w:r w:rsidR="006B0EDB">
          <w:rPr>
            <w:noProof/>
            <w:webHidden/>
          </w:rPr>
          <w:fldChar w:fldCharType="begin"/>
        </w:r>
        <w:r w:rsidR="006B0EDB">
          <w:rPr>
            <w:noProof/>
            <w:webHidden/>
          </w:rPr>
          <w:instrText xml:space="preserve"> PAGEREF _Toc102756854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29274156" w14:textId="18E4DE81" w:rsidR="006B0EDB" w:rsidRDefault="00F374FB">
      <w:pPr>
        <w:pStyle w:val="TOC2"/>
        <w:rPr>
          <w:rFonts w:asciiTheme="minorHAnsi" w:hAnsiTheme="minorHAnsi" w:cstheme="minorBidi"/>
          <w:noProof/>
          <w:color w:val="auto"/>
          <w:sz w:val="22"/>
          <w:szCs w:val="22"/>
        </w:rPr>
      </w:pPr>
      <w:hyperlink w:anchor="_Toc102756855" w:history="1">
        <w:r w:rsidR="006B0EDB" w:rsidRPr="005A0AF1">
          <w:rPr>
            <w:rStyle w:val="Hyperlink"/>
            <w:rFonts w:cs="Arial"/>
            <w:noProof/>
          </w:rPr>
          <w:t>2.5</w:t>
        </w:r>
        <w:r w:rsidR="006B0EDB">
          <w:rPr>
            <w:rFonts w:asciiTheme="minorHAnsi" w:hAnsiTheme="minorHAnsi" w:cstheme="minorBidi"/>
            <w:noProof/>
            <w:color w:val="auto"/>
            <w:sz w:val="22"/>
            <w:szCs w:val="22"/>
          </w:rPr>
          <w:tab/>
        </w:r>
        <w:r w:rsidR="006B0EDB" w:rsidRPr="005A0AF1">
          <w:rPr>
            <w:rStyle w:val="Hyperlink"/>
            <w:noProof/>
          </w:rPr>
          <w:t>Requirements Traceability Matrix</w:t>
        </w:r>
        <w:r w:rsidR="006B0EDB">
          <w:rPr>
            <w:noProof/>
            <w:webHidden/>
          </w:rPr>
          <w:tab/>
        </w:r>
        <w:r w:rsidR="006B0EDB">
          <w:rPr>
            <w:noProof/>
            <w:webHidden/>
          </w:rPr>
          <w:fldChar w:fldCharType="begin"/>
        </w:r>
        <w:r w:rsidR="006B0EDB">
          <w:rPr>
            <w:noProof/>
            <w:webHidden/>
          </w:rPr>
          <w:instrText xml:space="preserve"> PAGEREF _Toc102756855 \h </w:instrText>
        </w:r>
        <w:r w:rsidR="006B0EDB">
          <w:rPr>
            <w:noProof/>
            <w:webHidden/>
          </w:rPr>
        </w:r>
        <w:r w:rsidR="006B0EDB">
          <w:rPr>
            <w:noProof/>
            <w:webHidden/>
          </w:rPr>
          <w:fldChar w:fldCharType="separate"/>
        </w:r>
        <w:r w:rsidR="006B0EDB">
          <w:rPr>
            <w:noProof/>
            <w:webHidden/>
          </w:rPr>
          <w:t>7</w:t>
        </w:r>
        <w:r w:rsidR="006B0EDB">
          <w:rPr>
            <w:noProof/>
            <w:webHidden/>
          </w:rPr>
          <w:fldChar w:fldCharType="end"/>
        </w:r>
      </w:hyperlink>
    </w:p>
    <w:p w14:paraId="620253A3" w14:textId="2D53DDB6" w:rsidR="006B0EDB" w:rsidRDefault="00F374FB">
      <w:pPr>
        <w:pStyle w:val="TOC1"/>
        <w:rPr>
          <w:rFonts w:asciiTheme="minorHAnsi" w:hAnsiTheme="minorHAnsi" w:cstheme="minorBidi"/>
          <w:b w:val="0"/>
          <w:color w:val="auto"/>
          <w:szCs w:val="22"/>
        </w:rPr>
      </w:pPr>
      <w:hyperlink w:anchor="_Toc102756856" w:history="1">
        <w:r w:rsidR="006B0EDB" w:rsidRPr="005A0AF1">
          <w:rPr>
            <w:rStyle w:val="Hyperlink"/>
            <w:rFonts w:cs="Arial"/>
            <w:bCs/>
          </w:rPr>
          <w:t>3</w:t>
        </w:r>
        <w:r w:rsidR="006B0EDB">
          <w:rPr>
            <w:rFonts w:asciiTheme="minorHAnsi" w:hAnsiTheme="minorHAnsi" w:cstheme="minorBidi"/>
            <w:b w:val="0"/>
            <w:color w:val="auto"/>
            <w:szCs w:val="22"/>
          </w:rPr>
          <w:tab/>
        </w:r>
        <w:r w:rsidR="006B0EDB" w:rsidRPr="005A0AF1">
          <w:rPr>
            <w:rStyle w:val="Hyperlink"/>
          </w:rPr>
          <w:t>Overall Solution</w:t>
        </w:r>
        <w:r w:rsidR="006B0EDB">
          <w:rPr>
            <w:webHidden/>
          </w:rPr>
          <w:tab/>
        </w:r>
        <w:r w:rsidR="006B0EDB">
          <w:rPr>
            <w:webHidden/>
          </w:rPr>
          <w:fldChar w:fldCharType="begin"/>
        </w:r>
        <w:r w:rsidR="006B0EDB">
          <w:rPr>
            <w:webHidden/>
          </w:rPr>
          <w:instrText xml:space="preserve"> PAGEREF _Toc102756856 \h </w:instrText>
        </w:r>
        <w:r w:rsidR="006B0EDB">
          <w:rPr>
            <w:webHidden/>
          </w:rPr>
        </w:r>
        <w:r w:rsidR="006B0EDB">
          <w:rPr>
            <w:webHidden/>
          </w:rPr>
          <w:fldChar w:fldCharType="separate"/>
        </w:r>
        <w:r w:rsidR="006B0EDB">
          <w:rPr>
            <w:webHidden/>
          </w:rPr>
          <w:t>9</w:t>
        </w:r>
        <w:r w:rsidR="006B0EDB">
          <w:rPr>
            <w:webHidden/>
          </w:rPr>
          <w:fldChar w:fldCharType="end"/>
        </w:r>
      </w:hyperlink>
    </w:p>
    <w:p w14:paraId="0E4F746D" w14:textId="4D137463" w:rsidR="006B0EDB" w:rsidRDefault="00F374FB">
      <w:pPr>
        <w:pStyle w:val="TOC2"/>
        <w:rPr>
          <w:rFonts w:asciiTheme="minorHAnsi" w:hAnsiTheme="minorHAnsi" w:cstheme="minorBidi"/>
          <w:noProof/>
          <w:color w:val="auto"/>
          <w:sz w:val="22"/>
          <w:szCs w:val="22"/>
        </w:rPr>
      </w:pPr>
      <w:hyperlink w:anchor="_Toc102756857" w:history="1">
        <w:r w:rsidR="006B0EDB" w:rsidRPr="005A0AF1">
          <w:rPr>
            <w:rStyle w:val="Hyperlink"/>
            <w:rFonts w:cs="Arial"/>
            <w:noProof/>
          </w:rPr>
          <w:t>3.1</w:t>
        </w:r>
        <w:r w:rsidR="006B0EDB">
          <w:rPr>
            <w:rFonts w:asciiTheme="minorHAnsi" w:hAnsiTheme="minorHAnsi" w:cstheme="minorBidi"/>
            <w:noProof/>
            <w:color w:val="auto"/>
            <w:sz w:val="22"/>
            <w:szCs w:val="22"/>
          </w:rPr>
          <w:tab/>
        </w:r>
        <w:r w:rsidR="006B0EDB" w:rsidRPr="005A0AF1">
          <w:rPr>
            <w:rStyle w:val="Hyperlink"/>
            <w:noProof/>
          </w:rPr>
          <w:t>Impacted Applications</w:t>
        </w:r>
        <w:r w:rsidR="006B0EDB">
          <w:rPr>
            <w:noProof/>
            <w:webHidden/>
          </w:rPr>
          <w:tab/>
        </w:r>
        <w:r w:rsidR="006B0EDB">
          <w:rPr>
            <w:noProof/>
            <w:webHidden/>
          </w:rPr>
          <w:fldChar w:fldCharType="begin"/>
        </w:r>
        <w:r w:rsidR="006B0EDB">
          <w:rPr>
            <w:noProof/>
            <w:webHidden/>
          </w:rPr>
          <w:instrText xml:space="preserve"> PAGEREF _Toc102756857 \h </w:instrText>
        </w:r>
        <w:r w:rsidR="006B0EDB">
          <w:rPr>
            <w:noProof/>
            <w:webHidden/>
          </w:rPr>
        </w:r>
        <w:r w:rsidR="006B0EDB">
          <w:rPr>
            <w:noProof/>
            <w:webHidden/>
          </w:rPr>
          <w:fldChar w:fldCharType="separate"/>
        </w:r>
        <w:r w:rsidR="006B0EDB">
          <w:rPr>
            <w:noProof/>
            <w:webHidden/>
          </w:rPr>
          <w:t>9</w:t>
        </w:r>
        <w:r w:rsidR="006B0EDB">
          <w:rPr>
            <w:noProof/>
            <w:webHidden/>
          </w:rPr>
          <w:fldChar w:fldCharType="end"/>
        </w:r>
      </w:hyperlink>
    </w:p>
    <w:p w14:paraId="193235C5" w14:textId="7777E892" w:rsidR="006B0EDB" w:rsidRDefault="00F374FB">
      <w:pPr>
        <w:pStyle w:val="TOC2"/>
        <w:rPr>
          <w:rFonts w:asciiTheme="minorHAnsi" w:hAnsiTheme="minorHAnsi" w:cstheme="minorBidi"/>
          <w:noProof/>
          <w:color w:val="auto"/>
          <w:sz w:val="22"/>
          <w:szCs w:val="22"/>
        </w:rPr>
      </w:pPr>
      <w:hyperlink w:anchor="_Toc102756858" w:history="1">
        <w:r w:rsidR="006B0EDB" w:rsidRPr="005A0AF1">
          <w:rPr>
            <w:rStyle w:val="Hyperlink"/>
            <w:rFonts w:cs="Arial"/>
            <w:noProof/>
          </w:rPr>
          <w:t>3.2</w:t>
        </w:r>
        <w:r w:rsidR="006B0EDB">
          <w:rPr>
            <w:rFonts w:asciiTheme="minorHAnsi" w:hAnsiTheme="minorHAnsi" w:cstheme="minorBidi"/>
            <w:noProof/>
            <w:color w:val="auto"/>
            <w:sz w:val="22"/>
            <w:szCs w:val="22"/>
          </w:rPr>
          <w:tab/>
        </w:r>
        <w:r w:rsidR="006B0EDB" w:rsidRPr="005A0AF1">
          <w:rPr>
            <w:rStyle w:val="Hyperlink"/>
            <w:noProof/>
          </w:rPr>
          <w:t>Assumptions, Constraints and Dependencies</w:t>
        </w:r>
        <w:r w:rsidR="006B0EDB">
          <w:rPr>
            <w:noProof/>
            <w:webHidden/>
          </w:rPr>
          <w:tab/>
        </w:r>
        <w:r w:rsidR="006B0EDB">
          <w:rPr>
            <w:noProof/>
            <w:webHidden/>
          </w:rPr>
          <w:fldChar w:fldCharType="begin"/>
        </w:r>
        <w:r w:rsidR="006B0EDB">
          <w:rPr>
            <w:noProof/>
            <w:webHidden/>
          </w:rPr>
          <w:instrText xml:space="preserve"> PAGEREF _Toc102756858 \h </w:instrText>
        </w:r>
        <w:r w:rsidR="006B0EDB">
          <w:rPr>
            <w:noProof/>
            <w:webHidden/>
          </w:rPr>
        </w:r>
        <w:r w:rsidR="006B0EDB">
          <w:rPr>
            <w:noProof/>
            <w:webHidden/>
          </w:rPr>
          <w:fldChar w:fldCharType="separate"/>
        </w:r>
        <w:r w:rsidR="006B0EDB">
          <w:rPr>
            <w:noProof/>
            <w:webHidden/>
          </w:rPr>
          <w:t>9</w:t>
        </w:r>
        <w:r w:rsidR="006B0EDB">
          <w:rPr>
            <w:noProof/>
            <w:webHidden/>
          </w:rPr>
          <w:fldChar w:fldCharType="end"/>
        </w:r>
      </w:hyperlink>
    </w:p>
    <w:p w14:paraId="36457493" w14:textId="322A48A2" w:rsidR="006B0EDB" w:rsidRDefault="00F374FB">
      <w:pPr>
        <w:pStyle w:val="TOC3"/>
        <w:rPr>
          <w:rFonts w:asciiTheme="minorHAnsi" w:hAnsiTheme="minorHAnsi" w:cstheme="minorBidi"/>
          <w:noProof/>
          <w:color w:val="auto"/>
          <w:sz w:val="22"/>
          <w:szCs w:val="22"/>
        </w:rPr>
      </w:pPr>
      <w:hyperlink w:anchor="_Toc102756859" w:history="1">
        <w:r w:rsidR="006B0EDB" w:rsidRPr="005A0AF1">
          <w:rPr>
            <w:rStyle w:val="Hyperlink"/>
            <w:rFonts w:cs="Arial"/>
            <w:noProof/>
          </w:rPr>
          <w:t>3.2.1</w:t>
        </w:r>
        <w:r w:rsidR="006B0EDB">
          <w:rPr>
            <w:rFonts w:asciiTheme="minorHAnsi" w:hAnsiTheme="minorHAnsi" w:cstheme="minorBidi"/>
            <w:noProof/>
            <w:color w:val="auto"/>
            <w:sz w:val="22"/>
            <w:szCs w:val="22"/>
          </w:rPr>
          <w:tab/>
        </w:r>
        <w:r w:rsidR="006B0EDB" w:rsidRPr="005A0AF1">
          <w:rPr>
            <w:rStyle w:val="Hyperlink"/>
            <w:noProof/>
          </w:rPr>
          <w:t>Assumptions</w:t>
        </w:r>
        <w:r w:rsidR="006B0EDB">
          <w:rPr>
            <w:noProof/>
            <w:webHidden/>
          </w:rPr>
          <w:tab/>
        </w:r>
        <w:r w:rsidR="006B0EDB">
          <w:rPr>
            <w:noProof/>
            <w:webHidden/>
          </w:rPr>
          <w:fldChar w:fldCharType="begin"/>
        </w:r>
        <w:r w:rsidR="006B0EDB">
          <w:rPr>
            <w:noProof/>
            <w:webHidden/>
          </w:rPr>
          <w:instrText xml:space="preserve"> PAGEREF _Toc102756859 \h </w:instrText>
        </w:r>
        <w:r w:rsidR="006B0EDB">
          <w:rPr>
            <w:noProof/>
            <w:webHidden/>
          </w:rPr>
        </w:r>
        <w:r w:rsidR="006B0EDB">
          <w:rPr>
            <w:noProof/>
            <w:webHidden/>
          </w:rPr>
          <w:fldChar w:fldCharType="separate"/>
        </w:r>
        <w:r w:rsidR="006B0EDB">
          <w:rPr>
            <w:noProof/>
            <w:webHidden/>
          </w:rPr>
          <w:t>9</w:t>
        </w:r>
        <w:r w:rsidR="006B0EDB">
          <w:rPr>
            <w:noProof/>
            <w:webHidden/>
          </w:rPr>
          <w:fldChar w:fldCharType="end"/>
        </w:r>
      </w:hyperlink>
    </w:p>
    <w:p w14:paraId="2195F31C" w14:textId="5E74FA5F" w:rsidR="006B0EDB" w:rsidRDefault="00F374FB">
      <w:pPr>
        <w:pStyle w:val="TOC3"/>
        <w:rPr>
          <w:rFonts w:asciiTheme="minorHAnsi" w:hAnsiTheme="minorHAnsi" w:cstheme="minorBidi"/>
          <w:noProof/>
          <w:color w:val="auto"/>
          <w:sz w:val="22"/>
          <w:szCs w:val="22"/>
        </w:rPr>
      </w:pPr>
      <w:hyperlink w:anchor="_Toc102756860" w:history="1">
        <w:r w:rsidR="006B0EDB" w:rsidRPr="005A0AF1">
          <w:rPr>
            <w:rStyle w:val="Hyperlink"/>
            <w:rFonts w:cs="Arial"/>
            <w:noProof/>
          </w:rPr>
          <w:t>3.2.2</w:t>
        </w:r>
        <w:r w:rsidR="006B0EDB">
          <w:rPr>
            <w:rFonts w:asciiTheme="minorHAnsi" w:hAnsiTheme="minorHAnsi" w:cstheme="minorBidi"/>
            <w:noProof/>
            <w:color w:val="auto"/>
            <w:sz w:val="22"/>
            <w:szCs w:val="22"/>
          </w:rPr>
          <w:tab/>
        </w:r>
        <w:r w:rsidR="006B0EDB" w:rsidRPr="005A0AF1">
          <w:rPr>
            <w:rStyle w:val="Hyperlink"/>
            <w:noProof/>
          </w:rPr>
          <w:t>Constraints</w:t>
        </w:r>
        <w:r w:rsidR="006B0EDB">
          <w:rPr>
            <w:noProof/>
            <w:webHidden/>
          </w:rPr>
          <w:tab/>
        </w:r>
        <w:r w:rsidR="006B0EDB">
          <w:rPr>
            <w:noProof/>
            <w:webHidden/>
          </w:rPr>
          <w:fldChar w:fldCharType="begin"/>
        </w:r>
        <w:r w:rsidR="006B0EDB">
          <w:rPr>
            <w:noProof/>
            <w:webHidden/>
          </w:rPr>
          <w:instrText xml:space="preserve"> PAGEREF _Toc102756860 \h </w:instrText>
        </w:r>
        <w:r w:rsidR="006B0EDB">
          <w:rPr>
            <w:noProof/>
            <w:webHidden/>
          </w:rPr>
        </w:r>
        <w:r w:rsidR="006B0EDB">
          <w:rPr>
            <w:noProof/>
            <w:webHidden/>
          </w:rPr>
          <w:fldChar w:fldCharType="separate"/>
        </w:r>
        <w:r w:rsidR="006B0EDB">
          <w:rPr>
            <w:noProof/>
            <w:webHidden/>
          </w:rPr>
          <w:t>9</w:t>
        </w:r>
        <w:r w:rsidR="006B0EDB">
          <w:rPr>
            <w:noProof/>
            <w:webHidden/>
          </w:rPr>
          <w:fldChar w:fldCharType="end"/>
        </w:r>
      </w:hyperlink>
    </w:p>
    <w:p w14:paraId="109C4C7F" w14:textId="779901E5" w:rsidR="006B0EDB" w:rsidRDefault="00F374FB">
      <w:pPr>
        <w:pStyle w:val="TOC3"/>
        <w:rPr>
          <w:rFonts w:asciiTheme="minorHAnsi" w:hAnsiTheme="minorHAnsi" w:cstheme="minorBidi"/>
          <w:noProof/>
          <w:color w:val="auto"/>
          <w:sz w:val="22"/>
          <w:szCs w:val="22"/>
        </w:rPr>
      </w:pPr>
      <w:hyperlink w:anchor="_Toc102756861" w:history="1">
        <w:r w:rsidR="006B0EDB" w:rsidRPr="005A0AF1">
          <w:rPr>
            <w:rStyle w:val="Hyperlink"/>
            <w:rFonts w:cs="Arial"/>
            <w:noProof/>
          </w:rPr>
          <w:t>3.2.3</w:t>
        </w:r>
        <w:r w:rsidR="006B0EDB">
          <w:rPr>
            <w:rFonts w:asciiTheme="minorHAnsi" w:hAnsiTheme="minorHAnsi" w:cstheme="minorBidi"/>
            <w:noProof/>
            <w:color w:val="auto"/>
            <w:sz w:val="22"/>
            <w:szCs w:val="22"/>
          </w:rPr>
          <w:tab/>
        </w:r>
        <w:r w:rsidR="006B0EDB" w:rsidRPr="005A0AF1">
          <w:rPr>
            <w:rStyle w:val="Hyperlink"/>
            <w:noProof/>
          </w:rPr>
          <w:t>Dependencies</w:t>
        </w:r>
        <w:r w:rsidR="006B0EDB">
          <w:rPr>
            <w:noProof/>
            <w:webHidden/>
          </w:rPr>
          <w:tab/>
        </w:r>
        <w:r w:rsidR="006B0EDB">
          <w:rPr>
            <w:noProof/>
            <w:webHidden/>
          </w:rPr>
          <w:fldChar w:fldCharType="begin"/>
        </w:r>
        <w:r w:rsidR="006B0EDB">
          <w:rPr>
            <w:noProof/>
            <w:webHidden/>
          </w:rPr>
          <w:instrText xml:space="preserve"> PAGEREF _Toc102756861 \h </w:instrText>
        </w:r>
        <w:r w:rsidR="006B0EDB">
          <w:rPr>
            <w:noProof/>
            <w:webHidden/>
          </w:rPr>
        </w:r>
        <w:r w:rsidR="006B0EDB">
          <w:rPr>
            <w:noProof/>
            <w:webHidden/>
          </w:rPr>
          <w:fldChar w:fldCharType="separate"/>
        </w:r>
        <w:r w:rsidR="006B0EDB">
          <w:rPr>
            <w:noProof/>
            <w:webHidden/>
          </w:rPr>
          <w:t>10</w:t>
        </w:r>
        <w:r w:rsidR="006B0EDB">
          <w:rPr>
            <w:noProof/>
            <w:webHidden/>
          </w:rPr>
          <w:fldChar w:fldCharType="end"/>
        </w:r>
      </w:hyperlink>
    </w:p>
    <w:p w14:paraId="572F5703" w14:textId="358E210E" w:rsidR="006B0EDB" w:rsidRDefault="00F374FB">
      <w:pPr>
        <w:pStyle w:val="TOC2"/>
        <w:rPr>
          <w:rFonts w:asciiTheme="minorHAnsi" w:hAnsiTheme="minorHAnsi" w:cstheme="minorBidi"/>
          <w:noProof/>
          <w:color w:val="auto"/>
          <w:sz w:val="22"/>
          <w:szCs w:val="22"/>
        </w:rPr>
      </w:pPr>
      <w:hyperlink w:anchor="_Toc102756862" w:history="1">
        <w:r w:rsidR="006B0EDB" w:rsidRPr="005A0AF1">
          <w:rPr>
            <w:rStyle w:val="Hyperlink"/>
            <w:rFonts w:cs="Arial"/>
            <w:noProof/>
          </w:rPr>
          <w:t>3.3</w:t>
        </w:r>
        <w:r w:rsidR="006B0EDB">
          <w:rPr>
            <w:rFonts w:asciiTheme="minorHAnsi" w:hAnsiTheme="minorHAnsi" w:cstheme="minorBidi"/>
            <w:noProof/>
            <w:color w:val="auto"/>
            <w:sz w:val="22"/>
            <w:szCs w:val="22"/>
          </w:rPr>
          <w:tab/>
        </w:r>
        <w:r w:rsidR="006B0EDB" w:rsidRPr="005A0AF1">
          <w:rPr>
            <w:rStyle w:val="Hyperlink"/>
            <w:noProof/>
          </w:rPr>
          <w:t>Architecture Diagram</w:t>
        </w:r>
        <w:r w:rsidR="006B0EDB">
          <w:rPr>
            <w:noProof/>
            <w:webHidden/>
          </w:rPr>
          <w:tab/>
        </w:r>
        <w:r w:rsidR="006B0EDB">
          <w:rPr>
            <w:noProof/>
            <w:webHidden/>
          </w:rPr>
          <w:fldChar w:fldCharType="begin"/>
        </w:r>
        <w:r w:rsidR="006B0EDB">
          <w:rPr>
            <w:noProof/>
            <w:webHidden/>
          </w:rPr>
          <w:instrText xml:space="preserve"> PAGEREF _Toc102756862 \h </w:instrText>
        </w:r>
        <w:r w:rsidR="006B0EDB">
          <w:rPr>
            <w:noProof/>
            <w:webHidden/>
          </w:rPr>
        </w:r>
        <w:r w:rsidR="006B0EDB">
          <w:rPr>
            <w:noProof/>
            <w:webHidden/>
          </w:rPr>
          <w:fldChar w:fldCharType="separate"/>
        </w:r>
        <w:r w:rsidR="006B0EDB">
          <w:rPr>
            <w:noProof/>
            <w:webHidden/>
          </w:rPr>
          <w:t>10</w:t>
        </w:r>
        <w:r w:rsidR="006B0EDB">
          <w:rPr>
            <w:noProof/>
            <w:webHidden/>
          </w:rPr>
          <w:fldChar w:fldCharType="end"/>
        </w:r>
      </w:hyperlink>
    </w:p>
    <w:p w14:paraId="4E29F4BE" w14:textId="46A5F6A2" w:rsidR="006B0EDB" w:rsidRDefault="00F374FB">
      <w:pPr>
        <w:pStyle w:val="TOC2"/>
        <w:rPr>
          <w:rFonts w:asciiTheme="minorHAnsi" w:hAnsiTheme="minorHAnsi" w:cstheme="minorBidi"/>
          <w:noProof/>
          <w:color w:val="auto"/>
          <w:sz w:val="22"/>
          <w:szCs w:val="22"/>
        </w:rPr>
      </w:pPr>
      <w:hyperlink w:anchor="_Toc102756863" w:history="1">
        <w:r w:rsidR="006B0EDB" w:rsidRPr="005A0AF1">
          <w:rPr>
            <w:rStyle w:val="Hyperlink"/>
            <w:rFonts w:cs="Arial"/>
            <w:noProof/>
          </w:rPr>
          <w:t>3.4</w:t>
        </w:r>
        <w:r w:rsidR="006B0EDB">
          <w:rPr>
            <w:rFonts w:asciiTheme="minorHAnsi" w:hAnsiTheme="minorHAnsi" w:cstheme="minorBidi"/>
            <w:noProof/>
            <w:color w:val="auto"/>
            <w:sz w:val="22"/>
            <w:szCs w:val="22"/>
          </w:rPr>
          <w:tab/>
        </w:r>
        <w:r w:rsidR="006B0EDB" w:rsidRPr="005A0AF1">
          <w:rPr>
            <w:rStyle w:val="Hyperlink"/>
            <w:noProof/>
          </w:rPr>
          <w:t>Use Cases</w:t>
        </w:r>
        <w:r w:rsidR="006B0EDB">
          <w:rPr>
            <w:noProof/>
            <w:webHidden/>
          </w:rPr>
          <w:tab/>
        </w:r>
        <w:r w:rsidR="006B0EDB">
          <w:rPr>
            <w:noProof/>
            <w:webHidden/>
          </w:rPr>
          <w:fldChar w:fldCharType="begin"/>
        </w:r>
        <w:r w:rsidR="006B0EDB">
          <w:rPr>
            <w:noProof/>
            <w:webHidden/>
          </w:rPr>
          <w:instrText xml:space="preserve"> PAGEREF _Toc102756863 \h </w:instrText>
        </w:r>
        <w:r w:rsidR="006B0EDB">
          <w:rPr>
            <w:noProof/>
            <w:webHidden/>
          </w:rPr>
        </w:r>
        <w:r w:rsidR="006B0EDB">
          <w:rPr>
            <w:noProof/>
            <w:webHidden/>
          </w:rPr>
          <w:fldChar w:fldCharType="separate"/>
        </w:r>
        <w:r w:rsidR="006B0EDB">
          <w:rPr>
            <w:noProof/>
            <w:webHidden/>
          </w:rPr>
          <w:t>10</w:t>
        </w:r>
        <w:r w:rsidR="006B0EDB">
          <w:rPr>
            <w:noProof/>
            <w:webHidden/>
          </w:rPr>
          <w:fldChar w:fldCharType="end"/>
        </w:r>
      </w:hyperlink>
    </w:p>
    <w:p w14:paraId="3A9EF105" w14:textId="420674DE" w:rsidR="006B0EDB" w:rsidRDefault="00F374FB">
      <w:pPr>
        <w:pStyle w:val="TOC2"/>
        <w:rPr>
          <w:rFonts w:asciiTheme="minorHAnsi" w:hAnsiTheme="minorHAnsi" w:cstheme="minorBidi"/>
          <w:noProof/>
          <w:color w:val="auto"/>
          <w:sz w:val="22"/>
          <w:szCs w:val="22"/>
        </w:rPr>
      </w:pPr>
      <w:hyperlink w:anchor="_Toc102756864" w:history="1">
        <w:r w:rsidR="006B0EDB" w:rsidRPr="005A0AF1">
          <w:rPr>
            <w:rStyle w:val="Hyperlink"/>
            <w:rFonts w:cs="Arial"/>
            <w:noProof/>
          </w:rPr>
          <w:t>3.5</w:t>
        </w:r>
        <w:r w:rsidR="006B0EDB">
          <w:rPr>
            <w:rFonts w:asciiTheme="minorHAnsi" w:hAnsiTheme="minorHAnsi" w:cstheme="minorBidi"/>
            <w:noProof/>
            <w:color w:val="auto"/>
            <w:sz w:val="22"/>
            <w:szCs w:val="22"/>
          </w:rPr>
          <w:tab/>
        </w:r>
        <w:r w:rsidR="006B0EDB" w:rsidRPr="005A0AF1">
          <w:rPr>
            <w:rStyle w:val="Hyperlink"/>
            <w:noProof/>
          </w:rPr>
          <w:t>High-Level Solution</w:t>
        </w:r>
        <w:r w:rsidR="006B0EDB">
          <w:rPr>
            <w:noProof/>
            <w:webHidden/>
          </w:rPr>
          <w:tab/>
        </w:r>
        <w:r w:rsidR="006B0EDB">
          <w:rPr>
            <w:noProof/>
            <w:webHidden/>
          </w:rPr>
          <w:fldChar w:fldCharType="begin"/>
        </w:r>
        <w:r w:rsidR="006B0EDB">
          <w:rPr>
            <w:noProof/>
            <w:webHidden/>
          </w:rPr>
          <w:instrText xml:space="preserve"> PAGEREF _Toc102756864 \h </w:instrText>
        </w:r>
        <w:r w:rsidR="006B0EDB">
          <w:rPr>
            <w:noProof/>
            <w:webHidden/>
          </w:rPr>
        </w:r>
        <w:r w:rsidR="006B0EDB">
          <w:rPr>
            <w:noProof/>
            <w:webHidden/>
          </w:rPr>
          <w:fldChar w:fldCharType="separate"/>
        </w:r>
        <w:r w:rsidR="006B0EDB">
          <w:rPr>
            <w:noProof/>
            <w:webHidden/>
          </w:rPr>
          <w:t>12</w:t>
        </w:r>
        <w:r w:rsidR="006B0EDB">
          <w:rPr>
            <w:noProof/>
            <w:webHidden/>
          </w:rPr>
          <w:fldChar w:fldCharType="end"/>
        </w:r>
      </w:hyperlink>
    </w:p>
    <w:p w14:paraId="7E91180A" w14:textId="520840F7" w:rsidR="006B0EDB" w:rsidRDefault="00F374FB">
      <w:pPr>
        <w:pStyle w:val="TOC2"/>
        <w:rPr>
          <w:rFonts w:asciiTheme="minorHAnsi" w:hAnsiTheme="minorHAnsi" w:cstheme="minorBidi"/>
          <w:noProof/>
          <w:color w:val="auto"/>
          <w:sz w:val="22"/>
          <w:szCs w:val="22"/>
        </w:rPr>
      </w:pPr>
      <w:hyperlink w:anchor="_Toc102756865" w:history="1">
        <w:r w:rsidR="006B0EDB" w:rsidRPr="005A0AF1">
          <w:rPr>
            <w:rStyle w:val="Hyperlink"/>
            <w:rFonts w:cs="Arial"/>
            <w:noProof/>
          </w:rPr>
          <w:t>3.6</w:t>
        </w:r>
        <w:r w:rsidR="006B0EDB">
          <w:rPr>
            <w:rFonts w:asciiTheme="minorHAnsi" w:hAnsiTheme="minorHAnsi" w:cstheme="minorBidi"/>
            <w:noProof/>
            <w:color w:val="auto"/>
            <w:sz w:val="22"/>
            <w:szCs w:val="22"/>
          </w:rPr>
          <w:tab/>
        </w:r>
        <w:r w:rsidR="006B0EDB" w:rsidRPr="005A0AF1">
          <w:rPr>
            <w:rStyle w:val="Hyperlink"/>
            <w:noProof/>
          </w:rPr>
          <w:t>UI Changes</w:t>
        </w:r>
        <w:r w:rsidR="006B0EDB">
          <w:rPr>
            <w:noProof/>
            <w:webHidden/>
          </w:rPr>
          <w:tab/>
        </w:r>
        <w:r w:rsidR="006B0EDB">
          <w:rPr>
            <w:noProof/>
            <w:webHidden/>
          </w:rPr>
          <w:fldChar w:fldCharType="begin"/>
        </w:r>
        <w:r w:rsidR="006B0EDB">
          <w:rPr>
            <w:noProof/>
            <w:webHidden/>
          </w:rPr>
          <w:instrText xml:space="preserve"> PAGEREF _Toc102756865 \h </w:instrText>
        </w:r>
        <w:r w:rsidR="006B0EDB">
          <w:rPr>
            <w:noProof/>
            <w:webHidden/>
          </w:rPr>
        </w:r>
        <w:r w:rsidR="006B0EDB">
          <w:rPr>
            <w:noProof/>
            <w:webHidden/>
          </w:rPr>
          <w:fldChar w:fldCharType="separate"/>
        </w:r>
        <w:r w:rsidR="006B0EDB">
          <w:rPr>
            <w:noProof/>
            <w:webHidden/>
          </w:rPr>
          <w:t>13</w:t>
        </w:r>
        <w:r w:rsidR="006B0EDB">
          <w:rPr>
            <w:noProof/>
            <w:webHidden/>
          </w:rPr>
          <w:fldChar w:fldCharType="end"/>
        </w:r>
      </w:hyperlink>
    </w:p>
    <w:p w14:paraId="1F5445ED" w14:textId="6E315A43" w:rsidR="006B0EDB" w:rsidRDefault="00F374FB">
      <w:pPr>
        <w:pStyle w:val="TOC2"/>
        <w:rPr>
          <w:rFonts w:asciiTheme="minorHAnsi" w:hAnsiTheme="minorHAnsi" w:cstheme="minorBidi"/>
          <w:noProof/>
          <w:color w:val="auto"/>
          <w:sz w:val="22"/>
          <w:szCs w:val="22"/>
        </w:rPr>
      </w:pPr>
      <w:hyperlink w:anchor="_Toc102756866" w:history="1">
        <w:r w:rsidR="006B0EDB" w:rsidRPr="005A0AF1">
          <w:rPr>
            <w:rStyle w:val="Hyperlink"/>
            <w:rFonts w:cs="Arial"/>
            <w:noProof/>
          </w:rPr>
          <w:t>3.7</w:t>
        </w:r>
        <w:r w:rsidR="006B0EDB">
          <w:rPr>
            <w:rFonts w:asciiTheme="minorHAnsi" w:hAnsiTheme="minorHAnsi" w:cstheme="minorBidi"/>
            <w:noProof/>
            <w:color w:val="auto"/>
            <w:sz w:val="22"/>
            <w:szCs w:val="22"/>
          </w:rPr>
          <w:tab/>
        </w:r>
        <w:r w:rsidR="006B0EDB" w:rsidRPr="005A0AF1">
          <w:rPr>
            <w:rStyle w:val="Hyperlink"/>
            <w:noProof/>
          </w:rPr>
          <w:t>Fallout/Error Handling/Retry Mechanism</w:t>
        </w:r>
        <w:r w:rsidR="006B0EDB">
          <w:rPr>
            <w:noProof/>
            <w:webHidden/>
          </w:rPr>
          <w:tab/>
        </w:r>
        <w:r w:rsidR="006B0EDB">
          <w:rPr>
            <w:noProof/>
            <w:webHidden/>
          </w:rPr>
          <w:fldChar w:fldCharType="begin"/>
        </w:r>
        <w:r w:rsidR="006B0EDB">
          <w:rPr>
            <w:noProof/>
            <w:webHidden/>
          </w:rPr>
          <w:instrText xml:space="preserve"> PAGEREF _Toc102756866 \h </w:instrText>
        </w:r>
        <w:r w:rsidR="006B0EDB">
          <w:rPr>
            <w:noProof/>
            <w:webHidden/>
          </w:rPr>
        </w:r>
        <w:r w:rsidR="006B0EDB">
          <w:rPr>
            <w:noProof/>
            <w:webHidden/>
          </w:rPr>
          <w:fldChar w:fldCharType="separate"/>
        </w:r>
        <w:r w:rsidR="006B0EDB">
          <w:rPr>
            <w:noProof/>
            <w:webHidden/>
          </w:rPr>
          <w:t>13</w:t>
        </w:r>
        <w:r w:rsidR="006B0EDB">
          <w:rPr>
            <w:noProof/>
            <w:webHidden/>
          </w:rPr>
          <w:fldChar w:fldCharType="end"/>
        </w:r>
      </w:hyperlink>
    </w:p>
    <w:p w14:paraId="7F0B462C" w14:textId="7F8A2753" w:rsidR="006B0EDB" w:rsidRDefault="00F374FB">
      <w:pPr>
        <w:pStyle w:val="TOC2"/>
        <w:rPr>
          <w:rFonts w:asciiTheme="minorHAnsi" w:hAnsiTheme="minorHAnsi" w:cstheme="minorBidi"/>
          <w:noProof/>
          <w:color w:val="auto"/>
          <w:sz w:val="22"/>
          <w:szCs w:val="22"/>
        </w:rPr>
      </w:pPr>
      <w:hyperlink w:anchor="_Toc102756867" w:history="1">
        <w:r w:rsidR="006B0EDB" w:rsidRPr="005A0AF1">
          <w:rPr>
            <w:rStyle w:val="Hyperlink"/>
            <w:rFonts w:cs="Arial"/>
            <w:noProof/>
          </w:rPr>
          <w:t>3.8</w:t>
        </w:r>
        <w:r w:rsidR="006B0EDB">
          <w:rPr>
            <w:rFonts w:asciiTheme="minorHAnsi" w:hAnsiTheme="minorHAnsi" w:cstheme="minorBidi"/>
            <w:noProof/>
            <w:color w:val="auto"/>
            <w:sz w:val="22"/>
            <w:szCs w:val="22"/>
          </w:rPr>
          <w:tab/>
        </w:r>
        <w:r w:rsidR="006B0EDB" w:rsidRPr="005A0AF1">
          <w:rPr>
            <w:rStyle w:val="Hyperlink"/>
            <w:noProof/>
          </w:rPr>
          <w:t>Effort Details</w:t>
        </w:r>
        <w:r w:rsidR="006B0EDB">
          <w:rPr>
            <w:noProof/>
            <w:webHidden/>
          </w:rPr>
          <w:tab/>
        </w:r>
        <w:r w:rsidR="006B0EDB">
          <w:rPr>
            <w:noProof/>
            <w:webHidden/>
          </w:rPr>
          <w:fldChar w:fldCharType="begin"/>
        </w:r>
        <w:r w:rsidR="006B0EDB">
          <w:rPr>
            <w:noProof/>
            <w:webHidden/>
          </w:rPr>
          <w:instrText xml:space="preserve"> PAGEREF _Toc102756867 \h </w:instrText>
        </w:r>
        <w:r w:rsidR="006B0EDB">
          <w:rPr>
            <w:noProof/>
            <w:webHidden/>
          </w:rPr>
        </w:r>
        <w:r w:rsidR="006B0EDB">
          <w:rPr>
            <w:noProof/>
            <w:webHidden/>
          </w:rPr>
          <w:fldChar w:fldCharType="separate"/>
        </w:r>
        <w:r w:rsidR="006B0EDB">
          <w:rPr>
            <w:noProof/>
            <w:webHidden/>
          </w:rPr>
          <w:t>13</w:t>
        </w:r>
        <w:r w:rsidR="006B0EDB">
          <w:rPr>
            <w:noProof/>
            <w:webHidden/>
          </w:rPr>
          <w:fldChar w:fldCharType="end"/>
        </w:r>
      </w:hyperlink>
    </w:p>
    <w:p w14:paraId="6E900536" w14:textId="04990236" w:rsidR="006B0EDB" w:rsidRDefault="00F374FB">
      <w:pPr>
        <w:pStyle w:val="TOC3"/>
        <w:rPr>
          <w:rFonts w:asciiTheme="minorHAnsi" w:hAnsiTheme="minorHAnsi" w:cstheme="minorBidi"/>
          <w:noProof/>
          <w:color w:val="auto"/>
          <w:sz w:val="22"/>
          <w:szCs w:val="22"/>
        </w:rPr>
      </w:pPr>
      <w:hyperlink w:anchor="_Toc102756868" w:history="1">
        <w:r w:rsidR="006B0EDB" w:rsidRPr="005A0AF1">
          <w:rPr>
            <w:rStyle w:val="Hyperlink"/>
            <w:rFonts w:cs="Arial"/>
            <w:noProof/>
          </w:rPr>
          <w:t>3.8.1</w:t>
        </w:r>
        <w:r w:rsidR="006B0EDB">
          <w:rPr>
            <w:rFonts w:asciiTheme="minorHAnsi" w:hAnsiTheme="minorHAnsi" w:cstheme="minorBidi"/>
            <w:noProof/>
            <w:color w:val="auto"/>
            <w:sz w:val="22"/>
            <w:szCs w:val="22"/>
          </w:rPr>
          <w:tab/>
        </w:r>
        <w:r w:rsidR="006B0EDB" w:rsidRPr="005A0AF1">
          <w:rPr>
            <w:rStyle w:val="Hyperlink"/>
            <w:noProof/>
          </w:rPr>
          <w:t>Overall Efforts</w:t>
        </w:r>
        <w:r w:rsidR="006B0EDB">
          <w:rPr>
            <w:noProof/>
            <w:webHidden/>
          </w:rPr>
          <w:tab/>
        </w:r>
        <w:r w:rsidR="006B0EDB">
          <w:rPr>
            <w:noProof/>
            <w:webHidden/>
          </w:rPr>
          <w:fldChar w:fldCharType="begin"/>
        </w:r>
        <w:r w:rsidR="006B0EDB">
          <w:rPr>
            <w:noProof/>
            <w:webHidden/>
          </w:rPr>
          <w:instrText xml:space="preserve"> PAGEREF _Toc102756868 \h </w:instrText>
        </w:r>
        <w:r w:rsidR="006B0EDB">
          <w:rPr>
            <w:noProof/>
            <w:webHidden/>
          </w:rPr>
        </w:r>
        <w:r w:rsidR="006B0EDB">
          <w:rPr>
            <w:noProof/>
            <w:webHidden/>
          </w:rPr>
          <w:fldChar w:fldCharType="separate"/>
        </w:r>
        <w:r w:rsidR="006B0EDB">
          <w:rPr>
            <w:noProof/>
            <w:webHidden/>
          </w:rPr>
          <w:t>13</w:t>
        </w:r>
        <w:r w:rsidR="006B0EDB">
          <w:rPr>
            <w:noProof/>
            <w:webHidden/>
          </w:rPr>
          <w:fldChar w:fldCharType="end"/>
        </w:r>
      </w:hyperlink>
    </w:p>
    <w:p w14:paraId="2624D2F1" w14:textId="75ACF5D5" w:rsidR="006B0EDB" w:rsidRDefault="00F374FB">
      <w:pPr>
        <w:pStyle w:val="TOC3"/>
        <w:rPr>
          <w:rFonts w:asciiTheme="minorHAnsi" w:hAnsiTheme="minorHAnsi" w:cstheme="minorBidi"/>
          <w:noProof/>
          <w:color w:val="auto"/>
          <w:sz w:val="22"/>
          <w:szCs w:val="22"/>
        </w:rPr>
      </w:pPr>
      <w:hyperlink w:anchor="_Toc102756869" w:history="1">
        <w:r w:rsidR="006B0EDB" w:rsidRPr="005A0AF1">
          <w:rPr>
            <w:rStyle w:val="Hyperlink"/>
            <w:rFonts w:cs="Arial"/>
            <w:noProof/>
          </w:rPr>
          <w:t>3.8.2</w:t>
        </w:r>
        <w:r w:rsidR="006B0EDB">
          <w:rPr>
            <w:rFonts w:asciiTheme="minorHAnsi" w:hAnsiTheme="minorHAnsi" w:cstheme="minorBidi"/>
            <w:noProof/>
            <w:color w:val="auto"/>
            <w:sz w:val="22"/>
            <w:szCs w:val="22"/>
          </w:rPr>
          <w:tab/>
        </w:r>
        <w:r w:rsidR="006B0EDB" w:rsidRPr="005A0AF1">
          <w:rPr>
            <w:rStyle w:val="Hyperlink"/>
            <w:noProof/>
          </w:rPr>
          <w:t>Scoping Efforts (Bucket A)</w:t>
        </w:r>
        <w:r w:rsidR="006B0EDB">
          <w:rPr>
            <w:noProof/>
            <w:webHidden/>
          </w:rPr>
          <w:tab/>
        </w:r>
        <w:r w:rsidR="006B0EDB">
          <w:rPr>
            <w:noProof/>
            <w:webHidden/>
          </w:rPr>
          <w:fldChar w:fldCharType="begin"/>
        </w:r>
        <w:r w:rsidR="006B0EDB">
          <w:rPr>
            <w:noProof/>
            <w:webHidden/>
          </w:rPr>
          <w:instrText xml:space="preserve"> PAGEREF _Toc102756869 \h </w:instrText>
        </w:r>
        <w:r w:rsidR="006B0EDB">
          <w:rPr>
            <w:noProof/>
            <w:webHidden/>
          </w:rPr>
        </w:r>
        <w:r w:rsidR="006B0EDB">
          <w:rPr>
            <w:noProof/>
            <w:webHidden/>
          </w:rPr>
          <w:fldChar w:fldCharType="separate"/>
        </w:r>
        <w:r w:rsidR="006B0EDB">
          <w:rPr>
            <w:noProof/>
            <w:webHidden/>
          </w:rPr>
          <w:t>14</w:t>
        </w:r>
        <w:r w:rsidR="006B0EDB">
          <w:rPr>
            <w:noProof/>
            <w:webHidden/>
          </w:rPr>
          <w:fldChar w:fldCharType="end"/>
        </w:r>
      </w:hyperlink>
    </w:p>
    <w:p w14:paraId="6DBD37CC" w14:textId="5C225ED2" w:rsidR="006B0EDB" w:rsidRDefault="00F374FB">
      <w:pPr>
        <w:pStyle w:val="TOC3"/>
        <w:rPr>
          <w:rFonts w:asciiTheme="minorHAnsi" w:hAnsiTheme="minorHAnsi" w:cstheme="minorBidi"/>
          <w:noProof/>
          <w:color w:val="auto"/>
          <w:sz w:val="22"/>
          <w:szCs w:val="22"/>
        </w:rPr>
      </w:pPr>
      <w:hyperlink w:anchor="_Toc102756870" w:history="1">
        <w:r w:rsidR="006B0EDB" w:rsidRPr="005A0AF1">
          <w:rPr>
            <w:rStyle w:val="Hyperlink"/>
            <w:rFonts w:cs="Arial"/>
            <w:noProof/>
          </w:rPr>
          <w:t>3.8.3</w:t>
        </w:r>
        <w:r w:rsidR="006B0EDB">
          <w:rPr>
            <w:rFonts w:asciiTheme="minorHAnsi" w:hAnsiTheme="minorHAnsi" w:cstheme="minorBidi"/>
            <w:noProof/>
            <w:color w:val="auto"/>
            <w:sz w:val="22"/>
            <w:szCs w:val="22"/>
          </w:rPr>
          <w:tab/>
        </w:r>
        <w:r w:rsidR="006B0EDB" w:rsidRPr="005A0AF1">
          <w:rPr>
            <w:rStyle w:val="Hyperlink"/>
            <w:noProof/>
          </w:rPr>
          <w:t>DCUT (Bucket A)</w:t>
        </w:r>
        <w:r w:rsidR="006B0EDB">
          <w:rPr>
            <w:noProof/>
            <w:webHidden/>
          </w:rPr>
          <w:tab/>
        </w:r>
        <w:r w:rsidR="006B0EDB">
          <w:rPr>
            <w:noProof/>
            <w:webHidden/>
          </w:rPr>
          <w:fldChar w:fldCharType="begin"/>
        </w:r>
        <w:r w:rsidR="006B0EDB">
          <w:rPr>
            <w:noProof/>
            <w:webHidden/>
          </w:rPr>
          <w:instrText xml:space="preserve"> PAGEREF _Toc102756870 \h </w:instrText>
        </w:r>
        <w:r w:rsidR="006B0EDB">
          <w:rPr>
            <w:noProof/>
            <w:webHidden/>
          </w:rPr>
        </w:r>
        <w:r w:rsidR="006B0EDB">
          <w:rPr>
            <w:noProof/>
            <w:webHidden/>
          </w:rPr>
          <w:fldChar w:fldCharType="separate"/>
        </w:r>
        <w:r w:rsidR="006B0EDB">
          <w:rPr>
            <w:noProof/>
            <w:webHidden/>
          </w:rPr>
          <w:t>14</w:t>
        </w:r>
        <w:r w:rsidR="006B0EDB">
          <w:rPr>
            <w:noProof/>
            <w:webHidden/>
          </w:rPr>
          <w:fldChar w:fldCharType="end"/>
        </w:r>
      </w:hyperlink>
    </w:p>
    <w:p w14:paraId="0F127B8F" w14:textId="4504DACE" w:rsidR="006B0EDB" w:rsidRDefault="00F374FB">
      <w:pPr>
        <w:pStyle w:val="TOC3"/>
        <w:rPr>
          <w:rFonts w:asciiTheme="minorHAnsi" w:hAnsiTheme="minorHAnsi" w:cstheme="minorBidi"/>
          <w:noProof/>
          <w:color w:val="auto"/>
          <w:sz w:val="22"/>
          <w:szCs w:val="22"/>
        </w:rPr>
      </w:pPr>
      <w:hyperlink w:anchor="_Toc102756871" w:history="1">
        <w:r w:rsidR="006B0EDB" w:rsidRPr="005A0AF1">
          <w:rPr>
            <w:rStyle w:val="Hyperlink"/>
            <w:rFonts w:cs="Arial"/>
            <w:noProof/>
          </w:rPr>
          <w:t>3.8.4</w:t>
        </w:r>
        <w:r w:rsidR="006B0EDB">
          <w:rPr>
            <w:rFonts w:asciiTheme="minorHAnsi" w:hAnsiTheme="minorHAnsi" w:cstheme="minorBidi"/>
            <w:noProof/>
            <w:color w:val="auto"/>
            <w:sz w:val="22"/>
            <w:szCs w:val="22"/>
          </w:rPr>
          <w:tab/>
        </w:r>
        <w:r w:rsidR="006B0EDB" w:rsidRPr="005A0AF1">
          <w:rPr>
            <w:rStyle w:val="Hyperlink"/>
            <w:noProof/>
          </w:rPr>
          <w:t>Breakdown of DCUT Efforts</w:t>
        </w:r>
        <w:r w:rsidR="006B0EDB">
          <w:rPr>
            <w:noProof/>
            <w:webHidden/>
          </w:rPr>
          <w:tab/>
        </w:r>
        <w:r w:rsidR="006B0EDB">
          <w:rPr>
            <w:noProof/>
            <w:webHidden/>
          </w:rPr>
          <w:fldChar w:fldCharType="begin"/>
        </w:r>
        <w:r w:rsidR="006B0EDB">
          <w:rPr>
            <w:noProof/>
            <w:webHidden/>
          </w:rPr>
          <w:instrText xml:space="preserve"> PAGEREF _Toc102756871 \h </w:instrText>
        </w:r>
        <w:r w:rsidR="006B0EDB">
          <w:rPr>
            <w:noProof/>
            <w:webHidden/>
          </w:rPr>
        </w:r>
        <w:r w:rsidR="006B0EDB">
          <w:rPr>
            <w:noProof/>
            <w:webHidden/>
          </w:rPr>
          <w:fldChar w:fldCharType="separate"/>
        </w:r>
        <w:r w:rsidR="006B0EDB">
          <w:rPr>
            <w:noProof/>
            <w:webHidden/>
          </w:rPr>
          <w:t>14</w:t>
        </w:r>
        <w:r w:rsidR="006B0EDB">
          <w:rPr>
            <w:noProof/>
            <w:webHidden/>
          </w:rPr>
          <w:fldChar w:fldCharType="end"/>
        </w:r>
      </w:hyperlink>
    </w:p>
    <w:p w14:paraId="531AC689" w14:textId="3A799CDC" w:rsidR="006B0EDB" w:rsidRDefault="00F374FB">
      <w:pPr>
        <w:pStyle w:val="TOC3"/>
        <w:rPr>
          <w:rFonts w:asciiTheme="minorHAnsi" w:hAnsiTheme="minorHAnsi" w:cstheme="minorBidi"/>
          <w:noProof/>
          <w:color w:val="auto"/>
          <w:sz w:val="22"/>
          <w:szCs w:val="22"/>
        </w:rPr>
      </w:pPr>
      <w:hyperlink w:anchor="_Toc102756872" w:history="1">
        <w:r w:rsidR="006B0EDB" w:rsidRPr="005A0AF1">
          <w:rPr>
            <w:rStyle w:val="Hyperlink"/>
            <w:rFonts w:cs="Arial"/>
            <w:noProof/>
          </w:rPr>
          <w:t>3.8.5</w:t>
        </w:r>
        <w:r w:rsidR="006B0EDB">
          <w:rPr>
            <w:rFonts w:asciiTheme="minorHAnsi" w:hAnsiTheme="minorHAnsi" w:cstheme="minorBidi"/>
            <w:noProof/>
            <w:color w:val="auto"/>
            <w:sz w:val="22"/>
            <w:szCs w:val="22"/>
          </w:rPr>
          <w:tab/>
        </w:r>
        <w:r w:rsidR="006B0EDB" w:rsidRPr="005A0AF1">
          <w:rPr>
            <w:rStyle w:val="Hyperlink"/>
            <w:noProof/>
          </w:rPr>
          <w:t>Breakdown of Testing Efforts</w:t>
        </w:r>
        <w:r w:rsidR="006B0EDB">
          <w:rPr>
            <w:noProof/>
            <w:webHidden/>
          </w:rPr>
          <w:tab/>
        </w:r>
        <w:r w:rsidR="006B0EDB">
          <w:rPr>
            <w:noProof/>
            <w:webHidden/>
          </w:rPr>
          <w:fldChar w:fldCharType="begin"/>
        </w:r>
        <w:r w:rsidR="006B0EDB">
          <w:rPr>
            <w:noProof/>
            <w:webHidden/>
          </w:rPr>
          <w:instrText xml:space="preserve"> PAGEREF _Toc102756872 \h </w:instrText>
        </w:r>
        <w:r w:rsidR="006B0EDB">
          <w:rPr>
            <w:noProof/>
            <w:webHidden/>
          </w:rPr>
        </w:r>
        <w:r w:rsidR="006B0EDB">
          <w:rPr>
            <w:noProof/>
            <w:webHidden/>
          </w:rPr>
          <w:fldChar w:fldCharType="separate"/>
        </w:r>
        <w:r w:rsidR="006B0EDB">
          <w:rPr>
            <w:noProof/>
            <w:webHidden/>
          </w:rPr>
          <w:t>15</w:t>
        </w:r>
        <w:r w:rsidR="006B0EDB">
          <w:rPr>
            <w:noProof/>
            <w:webHidden/>
          </w:rPr>
          <w:fldChar w:fldCharType="end"/>
        </w:r>
      </w:hyperlink>
    </w:p>
    <w:p w14:paraId="453F4857" w14:textId="170767EC" w:rsidR="006B0EDB" w:rsidRDefault="00F374FB">
      <w:pPr>
        <w:pStyle w:val="TOC2"/>
        <w:rPr>
          <w:rFonts w:asciiTheme="minorHAnsi" w:hAnsiTheme="minorHAnsi" w:cstheme="minorBidi"/>
          <w:noProof/>
          <w:color w:val="auto"/>
          <w:sz w:val="22"/>
          <w:szCs w:val="22"/>
        </w:rPr>
      </w:pPr>
      <w:hyperlink w:anchor="_Toc102756873" w:history="1">
        <w:r w:rsidR="006B0EDB" w:rsidRPr="005A0AF1">
          <w:rPr>
            <w:rStyle w:val="Hyperlink"/>
            <w:rFonts w:cs="Arial"/>
            <w:noProof/>
          </w:rPr>
          <w:t>3.9</w:t>
        </w:r>
        <w:r w:rsidR="006B0EDB">
          <w:rPr>
            <w:rFonts w:asciiTheme="minorHAnsi" w:hAnsiTheme="minorHAnsi" w:cstheme="minorBidi"/>
            <w:noProof/>
            <w:color w:val="auto"/>
            <w:sz w:val="22"/>
            <w:szCs w:val="22"/>
          </w:rPr>
          <w:tab/>
        </w:r>
        <w:r w:rsidR="006B0EDB" w:rsidRPr="005A0AF1">
          <w:rPr>
            <w:rStyle w:val="Hyperlink"/>
            <w:noProof/>
          </w:rPr>
          <w:t>Timeline</w:t>
        </w:r>
        <w:r w:rsidR="006B0EDB">
          <w:rPr>
            <w:noProof/>
            <w:webHidden/>
          </w:rPr>
          <w:tab/>
        </w:r>
        <w:r w:rsidR="006B0EDB">
          <w:rPr>
            <w:noProof/>
            <w:webHidden/>
          </w:rPr>
          <w:fldChar w:fldCharType="begin"/>
        </w:r>
        <w:r w:rsidR="006B0EDB">
          <w:rPr>
            <w:noProof/>
            <w:webHidden/>
          </w:rPr>
          <w:instrText xml:space="preserve"> PAGEREF _Toc102756873 \h </w:instrText>
        </w:r>
        <w:r w:rsidR="006B0EDB">
          <w:rPr>
            <w:noProof/>
            <w:webHidden/>
          </w:rPr>
        </w:r>
        <w:r w:rsidR="006B0EDB">
          <w:rPr>
            <w:noProof/>
            <w:webHidden/>
          </w:rPr>
          <w:fldChar w:fldCharType="separate"/>
        </w:r>
        <w:r w:rsidR="006B0EDB">
          <w:rPr>
            <w:noProof/>
            <w:webHidden/>
          </w:rPr>
          <w:t>15</w:t>
        </w:r>
        <w:r w:rsidR="006B0EDB">
          <w:rPr>
            <w:noProof/>
            <w:webHidden/>
          </w:rPr>
          <w:fldChar w:fldCharType="end"/>
        </w:r>
      </w:hyperlink>
    </w:p>
    <w:p w14:paraId="27C711E4" w14:textId="463FDEF5" w:rsidR="006B0EDB" w:rsidRDefault="00F374FB">
      <w:pPr>
        <w:pStyle w:val="TOC1"/>
        <w:rPr>
          <w:rFonts w:asciiTheme="minorHAnsi" w:hAnsiTheme="minorHAnsi" w:cstheme="minorBidi"/>
          <w:b w:val="0"/>
          <w:color w:val="auto"/>
          <w:szCs w:val="22"/>
        </w:rPr>
      </w:pPr>
      <w:hyperlink w:anchor="_Toc102756874" w:history="1">
        <w:r w:rsidR="006B0EDB" w:rsidRPr="005A0AF1">
          <w:rPr>
            <w:rStyle w:val="Hyperlink"/>
            <w:rFonts w:cs="Arial"/>
            <w:bCs/>
          </w:rPr>
          <w:t>4</w:t>
        </w:r>
        <w:r w:rsidR="006B0EDB">
          <w:rPr>
            <w:rFonts w:asciiTheme="minorHAnsi" w:hAnsiTheme="minorHAnsi" w:cstheme="minorBidi"/>
            <w:b w:val="0"/>
            <w:color w:val="auto"/>
            <w:szCs w:val="22"/>
          </w:rPr>
          <w:tab/>
        </w:r>
        <w:r w:rsidR="006B0EDB" w:rsidRPr="005A0AF1">
          <w:rPr>
            <w:rStyle w:val="Hyperlink"/>
          </w:rPr>
          <w:t>Other Impacts</w:t>
        </w:r>
        <w:r w:rsidR="006B0EDB">
          <w:rPr>
            <w:webHidden/>
          </w:rPr>
          <w:tab/>
        </w:r>
        <w:r w:rsidR="006B0EDB">
          <w:rPr>
            <w:webHidden/>
          </w:rPr>
          <w:fldChar w:fldCharType="begin"/>
        </w:r>
        <w:r w:rsidR="006B0EDB">
          <w:rPr>
            <w:webHidden/>
          </w:rPr>
          <w:instrText xml:space="preserve"> PAGEREF _Toc102756874 \h </w:instrText>
        </w:r>
        <w:r w:rsidR="006B0EDB">
          <w:rPr>
            <w:webHidden/>
          </w:rPr>
        </w:r>
        <w:r w:rsidR="006B0EDB">
          <w:rPr>
            <w:webHidden/>
          </w:rPr>
          <w:fldChar w:fldCharType="separate"/>
        </w:r>
        <w:r w:rsidR="006B0EDB">
          <w:rPr>
            <w:webHidden/>
          </w:rPr>
          <w:t>15</w:t>
        </w:r>
        <w:r w:rsidR="006B0EDB">
          <w:rPr>
            <w:webHidden/>
          </w:rPr>
          <w:fldChar w:fldCharType="end"/>
        </w:r>
      </w:hyperlink>
    </w:p>
    <w:p w14:paraId="1B061AF7" w14:textId="2EE37EAB" w:rsidR="006B0EDB" w:rsidRDefault="00F374FB">
      <w:pPr>
        <w:pStyle w:val="TOC2"/>
        <w:rPr>
          <w:rFonts w:asciiTheme="minorHAnsi" w:hAnsiTheme="minorHAnsi" w:cstheme="minorBidi"/>
          <w:noProof/>
          <w:color w:val="auto"/>
          <w:sz w:val="22"/>
          <w:szCs w:val="22"/>
        </w:rPr>
      </w:pPr>
      <w:hyperlink w:anchor="_Toc102756875" w:history="1">
        <w:r w:rsidR="006B0EDB" w:rsidRPr="005A0AF1">
          <w:rPr>
            <w:rStyle w:val="Hyperlink"/>
            <w:rFonts w:cs="Arial"/>
            <w:noProof/>
          </w:rPr>
          <w:t>4.1</w:t>
        </w:r>
        <w:r w:rsidR="006B0EDB">
          <w:rPr>
            <w:rFonts w:asciiTheme="minorHAnsi" w:hAnsiTheme="minorHAnsi" w:cstheme="minorBidi"/>
            <w:noProof/>
            <w:color w:val="auto"/>
            <w:sz w:val="22"/>
            <w:szCs w:val="22"/>
          </w:rPr>
          <w:tab/>
        </w:r>
        <w:r w:rsidR="006B0EDB" w:rsidRPr="005A0AF1">
          <w:rPr>
            <w:rStyle w:val="Hyperlink"/>
            <w:noProof/>
          </w:rPr>
          <w:t>Impacted Interfaces</w:t>
        </w:r>
        <w:r w:rsidR="006B0EDB">
          <w:rPr>
            <w:noProof/>
            <w:webHidden/>
          </w:rPr>
          <w:tab/>
        </w:r>
        <w:r w:rsidR="006B0EDB">
          <w:rPr>
            <w:noProof/>
            <w:webHidden/>
          </w:rPr>
          <w:fldChar w:fldCharType="begin"/>
        </w:r>
        <w:r w:rsidR="006B0EDB">
          <w:rPr>
            <w:noProof/>
            <w:webHidden/>
          </w:rPr>
          <w:instrText xml:space="preserve"> PAGEREF _Toc102756875 \h </w:instrText>
        </w:r>
        <w:r w:rsidR="006B0EDB">
          <w:rPr>
            <w:noProof/>
            <w:webHidden/>
          </w:rPr>
        </w:r>
        <w:r w:rsidR="006B0EDB">
          <w:rPr>
            <w:noProof/>
            <w:webHidden/>
          </w:rPr>
          <w:fldChar w:fldCharType="separate"/>
        </w:r>
        <w:r w:rsidR="006B0EDB">
          <w:rPr>
            <w:noProof/>
            <w:webHidden/>
          </w:rPr>
          <w:t>15</w:t>
        </w:r>
        <w:r w:rsidR="006B0EDB">
          <w:rPr>
            <w:noProof/>
            <w:webHidden/>
          </w:rPr>
          <w:fldChar w:fldCharType="end"/>
        </w:r>
      </w:hyperlink>
    </w:p>
    <w:p w14:paraId="544545FA" w14:textId="782070DA" w:rsidR="006B0EDB" w:rsidRDefault="00F374FB">
      <w:pPr>
        <w:pStyle w:val="TOC2"/>
        <w:rPr>
          <w:rFonts w:asciiTheme="minorHAnsi" w:hAnsiTheme="minorHAnsi" w:cstheme="minorBidi"/>
          <w:noProof/>
          <w:color w:val="auto"/>
          <w:sz w:val="22"/>
          <w:szCs w:val="22"/>
        </w:rPr>
      </w:pPr>
      <w:hyperlink w:anchor="_Toc102756876" w:history="1">
        <w:r w:rsidR="006B0EDB" w:rsidRPr="005A0AF1">
          <w:rPr>
            <w:rStyle w:val="Hyperlink"/>
            <w:rFonts w:cs="Arial"/>
            <w:noProof/>
          </w:rPr>
          <w:t>4.2</w:t>
        </w:r>
        <w:r w:rsidR="006B0EDB">
          <w:rPr>
            <w:rFonts w:asciiTheme="minorHAnsi" w:hAnsiTheme="minorHAnsi" w:cstheme="minorBidi"/>
            <w:noProof/>
            <w:color w:val="auto"/>
            <w:sz w:val="22"/>
            <w:szCs w:val="22"/>
          </w:rPr>
          <w:tab/>
        </w:r>
        <w:r w:rsidR="006B0EDB" w:rsidRPr="005A0AF1">
          <w:rPr>
            <w:rStyle w:val="Hyperlink"/>
            <w:noProof/>
          </w:rPr>
          <w:t>Hardware/Third-party Software Impact</w:t>
        </w:r>
        <w:r w:rsidR="006B0EDB">
          <w:rPr>
            <w:noProof/>
            <w:webHidden/>
          </w:rPr>
          <w:tab/>
        </w:r>
        <w:r w:rsidR="006B0EDB">
          <w:rPr>
            <w:noProof/>
            <w:webHidden/>
          </w:rPr>
          <w:fldChar w:fldCharType="begin"/>
        </w:r>
        <w:r w:rsidR="006B0EDB">
          <w:rPr>
            <w:noProof/>
            <w:webHidden/>
          </w:rPr>
          <w:instrText xml:space="preserve"> PAGEREF _Toc102756876 \h </w:instrText>
        </w:r>
        <w:r w:rsidR="006B0EDB">
          <w:rPr>
            <w:noProof/>
            <w:webHidden/>
          </w:rPr>
        </w:r>
        <w:r w:rsidR="006B0EDB">
          <w:rPr>
            <w:noProof/>
            <w:webHidden/>
          </w:rPr>
          <w:fldChar w:fldCharType="separate"/>
        </w:r>
        <w:r w:rsidR="006B0EDB">
          <w:rPr>
            <w:noProof/>
            <w:webHidden/>
          </w:rPr>
          <w:t>15</w:t>
        </w:r>
        <w:r w:rsidR="006B0EDB">
          <w:rPr>
            <w:noProof/>
            <w:webHidden/>
          </w:rPr>
          <w:fldChar w:fldCharType="end"/>
        </w:r>
      </w:hyperlink>
    </w:p>
    <w:p w14:paraId="009A7645" w14:textId="3F9B9FEC" w:rsidR="006B0EDB" w:rsidRDefault="00F374FB">
      <w:pPr>
        <w:pStyle w:val="TOC2"/>
        <w:rPr>
          <w:rFonts w:asciiTheme="minorHAnsi" w:hAnsiTheme="minorHAnsi" w:cstheme="minorBidi"/>
          <w:noProof/>
          <w:color w:val="auto"/>
          <w:sz w:val="22"/>
          <w:szCs w:val="22"/>
        </w:rPr>
      </w:pPr>
      <w:hyperlink w:anchor="_Toc102756877" w:history="1">
        <w:r w:rsidR="006B0EDB" w:rsidRPr="005A0AF1">
          <w:rPr>
            <w:rStyle w:val="Hyperlink"/>
            <w:rFonts w:cs="Arial"/>
            <w:noProof/>
          </w:rPr>
          <w:t>4.3</w:t>
        </w:r>
        <w:r w:rsidR="006B0EDB">
          <w:rPr>
            <w:rFonts w:asciiTheme="minorHAnsi" w:hAnsiTheme="minorHAnsi" w:cstheme="minorBidi"/>
            <w:noProof/>
            <w:color w:val="auto"/>
            <w:sz w:val="22"/>
            <w:szCs w:val="22"/>
          </w:rPr>
          <w:tab/>
        </w:r>
        <w:r w:rsidR="006B0EDB" w:rsidRPr="005A0AF1">
          <w:rPr>
            <w:rStyle w:val="Hyperlink"/>
            <w:noProof/>
          </w:rPr>
          <w:t>Impact on Performance</w:t>
        </w:r>
        <w:r w:rsidR="006B0EDB">
          <w:rPr>
            <w:noProof/>
            <w:webHidden/>
          </w:rPr>
          <w:tab/>
        </w:r>
        <w:r w:rsidR="006B0EDB">
          <w:rPr>
            <w:noProof/>
            <w:webHidden/>
          </w:rPr>
          <w:fldChar w:fldCharType="begin"/>
        </w:r>
        <w:r w:rsidR="006B0EDB">
          <w:rPr>
            <w:noProof/>
            <w:webHidden/>
          </w:rPr>
          <w:instrText xml:space="preserve"> PAGEREF _Toc102756877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40B7DE81" w14:textId="1885D45D" w:rsidR="006B0EDB" w:rsidRDefault="00F374FB">
      <w:pPr>
        <w:pStyle w:val="TOC2"/>
        <w:rPr>
          <w:rFonts w:asciiTheme="minorHAnsi" w:hAnsiTheme="minorHAnsi" w:cstheme="minorBidi"/>
          <w:noProof/>
          <w:color w:val="auto"/>
          <w:sz w:val="22"/>
          <w:szCs w:val="22"/>
        </w:rPr>
      </w:pPr>
      <w:hyperlink w:anchor="_Toc102756878" w:history="1">
        <w:r w:rsidR="006B0EDB" w:rsidRPr="005A0AF1">
          <w:rPr>
            <w:rStyle w:val="Hyperlink"/>
            <w:rFonts w:cs="Arial"/>
            <w:noProof/>
          </w:rPr>
          <w:t>4.4</w:t>
        </w:r>
        <w:r w:rsidR="006B0EDB">
          <w:rPr>
            <w:rFonts w:asciiTheme="minorHAnsi" w:hAnsiTheme="minorHAnsi" w:cstheme="minorBidi"/>
            <w:noProof/>
            <w:color w:val="auto"/>
            <w:sz w:val="22"/>
            <w:szCs w:val="22"/>
          </w:rPr>
          <w:tab/>
        </w:r>
        <w:r w:rsidR="006B0EDB" w:rsidRPr="005A0AF1">
          <w:rPr>
            <w:rStyle w:val="Hyperlink"/>
            <w:noProof/>
          </w:rPr>
          <w:t>Impact on Operation</w:t>
        </w:r>
        <w:r w:rsidR="006B0EDB">
          <w:rPr>
            <w:noProof/>
            <w:webHidden/>
          </w:rPr>
          <w:tab/>
        </w:r>
        <w:r w:rsidR="006B0EDB">
          <w:rPr>
            <w:noProof/>
            <w:webHidden/>
          </w:rPr>
          <w:fldChar w:fldCharType="begin"/>
        </w:r>
        <w:r w:rsidR="006B0EDB">
          <w:rPr>
            <w:noProof/>
            <w:webHidden/>
          </w:rPr>
          <w:instrText xml:space="preserve"> PAGEREF _Toc102756878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68DFBF7F" w14:textId="16312725" w:rsidR="006B0EDB" w:rsidRDefault="00F374FB">
      <w:pPr>
        <w:pStyle w:val="TOC2"/>
        <w:rPr>
          <w:rFonts w:asciiTheme="minorHAnsi" w:hAnsiTheme="minorHAnsi" w:cstheme="minorBidi"/>
          <w:noProof/>
          <w:color w:val="auto"/>
          <w:sz w:val="22"/>
          <w:szCs w:val="22"/>
        </w:rPr>
      </w:pPr>
      <w:hyperlink w:anchor="_Toc102756879" w:history="1">
        <w:r w:rsidR="006B0EDB" w:rsidRPr="005A0AF1">
          <w:rPr>
            <w:rStyle w:val="Hyperlink"/>
            <w:rFonts w:cs="Arial"/>
            <w:noProof/>
          </w:rPr>
          <w:t>4.5</w:t>
        </w:r>
        <w:r w:rsidR="006B0EDB">
          <w:rPr>
            <w:rFonts w:asciiTheme="minorHAnsi" w:hAnsiTheme="minorHAnsi" w:cstheme="minorBidi"/>
            <w:noProof/>
            <w:color w:val="auto"/>
            <w:sz w:val="22"/>
            <w:szCs w:val="22"/>
          </w:rPr>
          <w:tab/>
        </w:r>
        <w:r w:rsidR="006B0EDB" w:rsidRPr="005A0AF1">
          <w:rPr>
            <w:rStyle w:val="Hyperlink"/>
            <w:noProof/>
          </w:rPr>
          <w:t>Impact on Security</w:t>
        </w:r>
        <w:r w:rsidR="006B0EDB">
          <w:rPr>
            <w:noProof/>
            <w:webHidden/>
          </w:rPr>
          <w:tab/>
        </w:r>
        <w:r w:rsidR="006B0EDB">
          <w:rPr>
            <w:noProof/>
            <w:webHidden/>
          </w:rPr>
          <w:fldChar w:fldCharType="begin"/>
        </w:r>
        <w:r w:rsidR="006B0EDB">
          <w:rPr>
            <w:noProof/>
            <w:webHidden/>
          </w:rPr>
          <w:instrText xml:space="preserve"> PAGEREF _Toc102756879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6AC25F20" w14:textId="25075A0A" w:rsidR="006B0EDB" w:rsidRDefault="00F374FB">
      <w:pPr>
        <w:pStyle w:val="TOC2"/>
        <w:rPr>
          <w:rFonts w:asciiTheme="minorHAnsi" w:hAnsiTheme="minorHAnsi" w:cstheme="minorBidi"/>
          <w:noProof/>
          <w:color w:val="auto"/>
          <w:sz w:val="22"/>
          <w:szCs w:val="22"/>
        </w:rPr>
      </w:pPr>
      <w:hyperlink w:anchor="_Toc102756880" w:history="1">
        <w:r w:rsidR="006B0EDB" w:rsidRPr="005A0AF1">
          <w:rPr>
            <w:rStyle w:val="Hyperlink"/>
            <w:rFonts w:cs="Arial"/>
            <w:noProof/>
          </w:rPr>
          <w:t>4.6</w:t>
        </w:r>
        <w:r w:rsidR="006B0EDB">
          <w:rPr>
            <w:rFonts w:asciiTheme="minorHAnsi" w:hAnsiTheme="minorHAnsi" w:cstheme="minorBidi"/>
            <w:noProof/>
            <w:color w:val="auto"/>
            <w:sz w:val="22"/>
            <w:szCs w:val="22"/>
          </w:rPr>
          <w:tab/>
        </w:r>
        <w:r w:rsidR="006B0EDB" w:rsidRPr="005A0AF1">
          <w:rPr>
            <w:rStyle w:val="Hyperlink"/>
            <w:noProof/>
          </w:rPr>
          <w:t>Impact on Training</w:t>
        </w:r>
        <w:r w:rsidR="006B0EDB">
          <w:rPr>
            <w:noProof/>
            <w:webHidden/>
          </w:rPr>
          <w:tab/>
        </w:r>
        <w:r w:rsidR="006B0EDB">
          <w:rPr>
            <w:noProof/>
            <w:webHidden/>
          </w:rPr>
          <w:fldChar w:fldCharType="begin"/>
        </w:r>
        <w:r w:rsidR="006B0EDB">
          <w:rPr>
            <w:noProof/>
            <w:webHidden/>
          </w:rPr>
          <w:instrText xml:space="preserve"> PAGEREF _Toc102756880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3DC82F5C" w14:textId="14FAFC48" w:rsidR="006B0EDB" w:rsidRDefault="00F374FB">
      <w:pPr>
        <w:pStyle w:val="TOC2"/>
        <w:rPr>
          <w:rFonts w:asciiTheme="minorHAnsi" w:hAnsiTheme="minorHAnsi" w:cstheme="minorBidi"/>
          <w:noProof/>
          <w:color w:val="auto"/>
          <w:sz w:val="22"/>
          <w:szCs w:val="22"/>
        </w:rPr>
      </w:pPr>
      <w:hyperlink w:anchor="_Toc102756881" w:history="1">
        <w:r w:rsidR="006B0EDB" w:rsidRPr="005A0AF1">
          <w:rPr>
            <w:rStyle w:val="Hyperlink"/>
            <w:rFonts w:cs="Arial"/>
            <w:noProof/>
          </w:rPr>
          <w:t>4.7</w:t>
        </w:r>
        <w:r w:rsidR="006B0EDB">
          <w:rPr>
            <w:rFonts w:asciiTheme="minorHAnsi" w:hAnsiTheme="minorHAnsi" w:cstheme="minorBidi"/>
            <w:noProof/>
            <w:color w:val="auto"/>
            <w:sz w:val="22"/>
            <w:szCs w:val="22"/>
          </w:rPr>
          <w:tab/>
        </w:r>
        <w:r w:rsidR="006B0EDB" w:rsidRPr="005A0AF1">
          <w:rPr>
            <w:rStyle w:val="Hyperlink"/>
            <w:noProof/>
          </w:rPr>
          <w:t>Impact on Migration</w:t>
        </w:r>
        <w:r w:rsidR="006B0EDB">
          <w:rPr>
            <w:noProof/>
            <w:webHidden/>
          </w:rPr>
          <w:tab/>
        </w:r>
        <w:r w:rsidR="006B0EDB">
          <w:rPr>
            <w:noProof/>
            <w:webHidden/>
          </w:rPr>
          <w:fldChar w:fldCharType="begin"/>
        </w:r>
        <w:r w:rsidR="006B0EDB">
          <w:rPr>
            <w:noProof/>
            <w:webHidden/>
          </w:rPr>
          <w:instrText xml:space="preserve"> PAGEREF _Toc102756881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43CDA301" w14:textId="12925734" w:rsidR="006B0EDB" w:rsidRDefault="00F374FB">
      <w:pPr>
        <w:pStyle w:val="TOC2"/>
        <w:rPr>
          <w:rFonts w:asciiTheme="minorHAnsi" w:hAnsiTheme="minorHAnsi" w:cstheme="minorBidi"/>
          <w:noProof/>
          <w:color w:val="auto"/>
          <w:sz w:val="22"/>
          <w:szCs w:val="22"/>
        </w:rPr>
      </w:pPr>
      <w:hyperlink w:anchor="_Toc102756882" w:history="1">
        <w:r w:rsidR="006B0EDB" w:rsidRPr="005A0AF1">
          <w:rPr>
            <w:rStyle w:val="Hyperlink"/>
            <w:rFonts w:cs="Arial"/>
            <w:noProof/>
          </w:rPr>
          <w:t>4.8</w:t>
        </w:r>
        <w:r w:rsidR="006B0EDB">
          <w:rPr>
            <w:rFonts w:asciiTheme="minorHAnsi" w:hAnsiTheme="minorHAnsi" w:cstheme="minorBidi"/>
            <w:noProof/>
            <w:color w:val="auto"/>
            <w:sz w:val="22"/>
            <w:szCs w:val="22"/>
          </w:rPr>
          <w:tab/>
        </w:r>
        <w:r w:rsidR="006B0EDB" w:rsidRPr="005A0AF1">
          <w:rPr>
            <w:rStyle w:val="Hyperlink"/>
            <w:noProof/>
          </w:rPr>
          <w:t>Impact on Production (System Downtime and Data)</w:t>
        </w:r>
        <w:r w:rsidR="006B0EDB">
          <w:rPr>
            <w:noProof/>
            <w:webHidden/>
          </w:rPr>
          <w:tab/>
        </w:r>
        <w:r w:rsidR="006B0EDB">
          <w:rPr>
            <w:noProof/>
            <w:webHidden/>
          </w:rPr>
          <w:fldChar w:fldCharType="begin"/>
        </w:r>
        <w:r w:rsidR="006B0EDB">
          <w:rPr>
            <w:noProof/>
            <w:webHidden/>
          </w:rPr>
          <w:instrText xml:space="preserve"> PAGEREF _Toc102756882 \h </w:instrText>
        </w:r>
        <w:r w:rsidR="006B0EDB">
          <w:rPr>
            <w:noProof/>
            <w:webHidden/>
          </w:rPr>
        </w:r>
        <w:r w:rsidR="006B0EDB">
          <w:rPr>
            <w:noProof/>
            <w:webHidden/>
          </w:rPr>
          <w:fldChar w:fldCharType="separate"/>
        </w:r>
        <w:r w:rsidR="006B0EDB">
          <w:rPr>
            <w:noProof/>
            <w:webHidden/>
          </w:rPr>
          <w:t>16</w:t>
        </w:r>
        <w:r w:rsidR="006B0EDB">
          <w:rPr>
            <w:noProof/>
            <w:webHidden/>
          </w:rPr>
          <w:fldChar w:fldCharType="end"/>
        </w:r>
      </w:hyperlink>
    </w:p>
    <w:p w14:paraId="42F33B40" w14:textId="4D8EFF90" w:rsidR="006B0EDB" w:rsidRDefault="00F374FB">
      <w:pPr>
        <w:pStyle w:val="TOC1"/>
        <w:rPr>
          <w:rFonts w:asciiTheme="minorHAnsi" w:hAnsiTheme="minorHAnsi" w:cstheme="minorBidi"/>
          <w:b w:val="0"/>
          <w:color w:val="auto"/>
          <w:szCs w:val="22"/>
        </w:rPr>
      </w:pPr>
      <w:hyperlink w:anchor="_Toc102756883" w:history="1">
        <w:r w:rsidR="006B0EDB" w:rsidRPr="005A0AF1">
          <w:rPr>
            <w:rStyle w:val="Hyperlink"/>
            <w:rFonts w:cs="Arial"/>
            <w:bCs/>
          </w:rPr>
          <w:t>5</w:t>
        </w:r>
        <w:r w:rsidR="006B0EDB">
          <w:rPr>
            <w:rFonts w:asciiTheme="minorHAnsi" w:hAnsiTheme="minorHAnsi" w:cstheme="minorBidi"/>
            <w:b w:val="0"/>
            <w:color w:val="auto"/>
            <w:szCs w:val="22"/>
          </w:rPr>
          <w:tab/>
        </w:r>
        <w:r w:rsidR="006B0EDB" w:rsidRPr="005A0AF1">
          <w:rPr>
            <w:rStyle w:val="Hyperlink"/>
          </w:rPr>
          <w:t>Risks</w:t>
        </w:r>
        <w:r w:rsidR="006B0EDB">
          <w:rPr>
            <w:webHidden/>
          </w:rPr>
          <w:tab/>
        </w:r>
        <w:r w:rsidR="006B0EDB">
          <w:rPr>
            <w:webHidden/>
          </w:rPr>
          <w:fldChar w:fldCharType="begin"/>
        </w:r>
        <w:r w:rsidR="006B0EDB">
          <w:rPr>
            <w:webHidden/>
          </w:rPr>
          <w:instrText xml:space="preserve"> PAGEREF _Toc102756883 \h </w:instrText>
        </w:r>
        <w:r w:rsidR="006B0EDB">
          <w:rPr>
            <w:webHidden/>
          </w:rPr>
        </w:r>
        <w:r w:rsidR="006B0EDB">
          <w:rPr>
            <w:webHidden/>
          </w:rPr>
          <w:fldChar w:fldCharType="separate"/>
        </w:r>
        <w:r w:rsidR="006B0EDB">
          <w:rPr>
            <w:webHidden/>
          </w:rPr>
          <w:t>17</w:t>
        </w:r>
        <w:r w:rsidR="006B0EDB">
          <w:rPr>
            <w:webHidden/>
          </w:rPr>
          <w:fldChar w:fldCharType="end"/>
        </w:r>
      </w:hyperlink>
    </w:p>
    <w:p w14:paraId="0834D095" w14:textId="6911D74C" w:rsidR="006B0EDB" w:rsidRDefault="00F374FB">
      <w:pPr>
        <w:pStyle w:val="TOC1"/>
        <w:rPr>
          <w:rFonts w:asciiTheme="minorHAnsi" w:hAnsiTheme="minorHAnsi" w:cstheme="minorBidi"/>
          <w:b w:val="0"/>
          <w:color w:val="auto"/>
          <w:szCs w:val="22"/>
        </w:rPr>
      </w:pPr>
      <w:hyperlink w:anchor="_Toc102756884" w:history="1">
        <w:r w:rsidR="006B0EDB" w:rsidRPr="005A0AF1">
          <w:rPr>
            <w:rStyle w:val="Hyperlink"/>
            <w:rFonts w:cs="Arial"/>
            <w:bCs/>
          </w:rPr>
          <w:t>6</w:t>
        </w:r>
        <w:r w:rsidR="006B0EDB">
          <w:rPr>
            <w:rFonts w:asciiTheme="minorHAnsi" w:hAnsiTheme="minorHAnsi" w:cstheme="minorBidi"/>
            <w:b w:val="0"/>
            <w:color w:val="auto"/>
            <w:szCs w:val="22"/>
          </w:rPr>
          <w:tab/>
        </w:r>
        <w:r w:rsidR="006B0EDB" w:rsidRPr="005A0AF1">
          <w:rPr>
            <w:rStyle w:val="Hyperlink"/>
          </w:rPr>
          <w:t>Open Issues</w:t>
        </w:r>
        <w:r w:rsidR="006B0EDB">
          <w:rPr>
            <w:webHidden/>
          </w:rPr>
          <w:tab/>
        </w:r>
        <w:r w:rsidR="006B0EDB">
          <w:rPr>
            <w:webHidden/>
          </w:rPr>
          <w:fldChar w:fldCharType="begin"/>
        </w:r>
        <w:r w:rsidR="006B0EDB">
          <w:rPr>
            <w:webHidden/>
          </w:rPr>
          <w:instrText xml:space="preserve"> PAGEREF _Toc102756884 \h </w:instrText>
        </w:r>
        <w:r w:rsidR="006B0EDB">
          <w:rPr>
            <w:webHidden/>
          </w:rPr>
        </w:r>
        <w:r w:rsidR="006B0EDB">
          <w:rPr>
            <w:webHidden/>
          </w:rPr>
          <w:fldChar w:fldCharType="separate"/>
        </w:r>
        <w:r w:rsidR="006B0EDB">
          <w:rPr>
            <w:webHidden/>
          </w:rPr>
          <w:t>18</w:t>
        </w:r>
        <w:r w:rsidR="006B0EDB">
          <w:rPr>
            <w:webHidden/>
          </w:rPr>
          <w:fldChar w:fldCharType="end"/>
        </w:r>
      </w:hyperlink>
    </w:p>
    <w:p w14:paraId="6D329ECC" w14:textId="50A4C5D7" w:rsidR="006B0EDB" w:rsidRDefault="00F374FB">
      <w:pPr>
        <w:pStyle w:val="TOC1"/>
        <w:rPr>
          <w:rFonts w:asciiTheme="minorHAnsi" w:hAnsiTheme="minorHAnsi" w:cstheme="minorBidi"/>
          <w:b w:val="0"/>
          <w:color w:val="auto"/>
          <w:szCs w:val="22"/>
        </w:rPr>
      </w:pPr>
      <w:hyperlink w:anchor="_Toc102756885" w:history="1">
        <w:r w:rsidR="006B0EDB" w:rsidRPr="005A0AF1">
          <w:rPr>
            <w:rStyle w:val="Hyperlink"/>
            <w:rFonts w:cs="Arial"/>
            <w:bCs/>
          </w:rPr>
          <w:t>7</w:t>
        </w:r>
        <w:r w:rsidR="006B0EDB">
          <w:rPr>
            <w:rFonts w:asciiTheme="minorHAnsi" w:hAnsiTheme="minorHAnsi" w:cstheme="minorBidi"/>
            <w:b w:val="0"/>
            <w:color w:val="auto"/>
            <w:szCs w:val="22"/>
          </w:rPr>
          <w:tab/>
        </w:r>
        <w:r w:rsidR="006B0EDB" w:rsidRPr="005A0AF1">
          <w:rPr>
            <w:rStyle w:val="Hyperlink"/>
          </w:rPr>
          <w:t>Document Release Information</w:t>
        </w:r>
        <w:r w:rsidR="006B0EDB">
          <w:rPr>
            <w:webHidden/>
          </w:rPr>
          <w:tab/>
        </w:r>
        <w:r w:rsidR="006B0EDB">
          <w:rPr>
            <w:webHidden/>
          </w:rPr>
          <w:fldChar w:fldCharType="begin"/>
        </w:r>
        <w:r w:rsidR="006B0EDB">
          <w:rPr>
            <w:webHidden/>
          </w:rPr>
          <w:instrText xml:space="preserve"> PAGEREF _Toc102756885 \h </w:instrText>
        </w:r>
        <w:r w:rsidR="006B0EDB">
          <w:rPr>
            <w:webHidden/>
          </w:rPr>
        </w:r>
        <w:r w:rsidR="006B0EDB">
          <w:rPr>
            <w:webHidden/>
          </w:rPr>
          <w:fldChar w:fldCharType="separate"/>
        </w:r>
        <w:r w:rsidR="006B0EDB">
          <w:rPr>
            <w:webHidden/>
          </w:rPr>
          <w:t>19</w:t>
        </w:r>
        <w:r w:rsidR="006B0EDB">
          <w:rPr>
            <w:webHidden/>
          </w:rPr>
          <w:fldChar w:fldCharType="end"/>
        </w:r>
      </w:hyperlink>
    </w:p>
    <w:p w14:paraId="4A02DA91" w14:textId="4E6F4BD0" w:rsidR="006B0EDB" w:rsidRDefault="00F374FB">
      <w:pPr>
        <w:pStyle w:val="TOC1"/>
        <w:rPr>
          <w:rFonts w:asciiTheme="minorHAnsi" w:hAnsiTheme="minorHAnsi" w:cstheme="minorBidi"/>
          <w:b w:val="0"/>
          <w:color w:val="auto"/>
          <w:szCs w:val="22"/>
        </w:rPr>
      </w:pPr>
      <w:hyperlink w:anchor="_Toc102756886" w:history="1">
        <w:r w:rsidR="006B0EDB" w:rsidRPr="005A0AF1">
          <w:rPr>
            <w:rStyle w:val="Hyperlink"/>
            <w:rFonts w:cs="Arial"/>
            <w:bCs/>
          </w:rPr>
          <w:t>8</w:t>
        </w:r>
        <w:r w:rsidR="006B0EDB">
          <w:rPr>
            <w:rFonts w:asciiTheme="minorHAnsi" w:hAnsiTheme="minorHAnsi" w:cstheme="minorBidi"/>
            <w:b w:val="0"/>
            <w:color w:val="auto"/>
            <w:szCs w:val="22"/>
          </w:rPr>
          <w:tab/>
        </w:r>
        <w:r w:rsidR="006B0EDB" w:rsidRPr="005A0AF1">
          <w:rPr>
            <w:rStyle w:val="Hyperlink"/>
          </w:rPr>
          <w:t>Appendix</w:t>
        </w:r>
        <w:r w:rsidR="006B0EDB">
          <w:rPr>
            <w:webHidden/>
          </w:rPr>
          <w:tab/>
        </w:r>
        <w:r w:rsidR="006B0EDB">
          <w:rPr>
            <w:webHidden/>
          </w:rPr>
          <w:fldChar w:fldCharType="begin"/>
        </w:r>
        <w:r w:rsidR="006B0EDB">
          <w:rPr>
            <w:webHidden/>
          </w:rPr>
          <w:instrText xml:space="preserve"> PAGEREF _Toc102756886 \h </w:instrText>
        </w:r>
        <w:r w:rsidR="006B0EDB">
          <w:rPr>
            <w:webHidden/>
          </w:rPr>
        </w:r>
        <w:r w:rsidR="006B0EDB">
          <w:rPr>
            <w:webHidden/>
          </w:rPr>
          <w:fldChar w:fldCharType="separate"/>
        </w:r>
        <w:r w:rsidR="006B0EDB">
          <w:rPr>
            <w:webHidden/>
          </w:rPr>
          <w:t>20</w:t>
        </w:r>
        <w:r w:rsidR="006B0EDB">
          <w:rPr>
            <w:webHidden/>
          </w:rPr>
          <w:fldChar w:fldCharType="end"/>
        </w:r>
      </w:hyperlink>
    </w:p>
    <w:p w14:paraId="6A87BA39" w14:textId="7E2031D6" w:rsidR="006B0EDB" w:rsidRDefault="00F374FB">
      <w:pPr>
        <w:pStyle w:val="TOC2"/>
        <w:rPr>
          <w:rFonts w:asciiTheme="minorHAnsi" w:hAnsiTheme="minorHAnsi" w:cstheme="minorBidi"/>
          <w:noProof/>
          <w:color w:val="auto"/>
          <w:sz w:val="22"/>
          <w:szCs w:val="22"/>
        </w:rPr>
      </w:pPr>
      <w:hyperlink w:anchor="_Toc102756887" w:history="1">
        <w:r w:rsidR="006B0EDB" w:rsidRPr="005A0AF1">
          <w:rPr>
            <w:rStyle w:val="Hyperlink"/>
            <w:rFonts w:cs="Arial"/>
            <w:noProof/>
          </w:rPr>
          <w:t>8.1</w:t>
        </w:r>
        <w:r w:rsidR="006B0EDB">
          <w:rPr>
            <w:rFonts w:asciiTheme="minorHAnsi" w:hAnsiTheme="minorHAnsi" w:cstheme="minorBidi"/>
            <w:noProof/>
            <w:color w:val="auto"/>
            <w:sz w:val="22"/>
            <w:szCs w:val="22"/>
          </w:rPr>
          <w:tab/>
        </w:r>
        <w:r w:rsidR="006B0EDB" w:rsidRPr="005A0AF1">
          <w:rPr>
            <w:rStyle w:val="Hyperlink"/>
            <w:noProof/>
          </w:rPr>
          <w:t>Testing Scope</w:t>
        </w:r>
        <w:r w:rsidR="006B0EDB">
          <w:rPr>
            <w:noProof/>
            <w:webHidden/>
          </w:rPr>
          <w:tab/>
        </w:r>
        <w:r w:rsidR="006B0EDB">
          <w:rPr>
            <w:noProof/>
            <w:webHidden/>
          </w:rPr>
          <w:fldChar w:fldCharType="begin"/>
        </w:r>
        <w:r w:rsidR="006B0EDB">
          <w:rPr>
            <w:noProof/>
            <w:webHidden/>
          </w:rPr>
          <w:instrText xml:space="preserve"> PAGEREF _Toc102756887 \h </w:instrText>
        </w:r>
        <w:r w:rsidR="006B0EDB">
          <w:rPr>
            <w:noProof/>
            <w:webHidden/>
          </w:rPr>
        </w:r>
        <w:r w:rsidR="006B0EDB">
          <w:rPr>
            <w:noProof/>
            <w:webHidden/>
          </w:rPr>
          <w:fldChar w:fldCharType="separate"/>
        </w:r>
        <w:r w:rsidR="006B0EDB">
          <w:rPr>
            <w:noProof/>
            <w:webHidden/>
          </w:rPr>
          <w:t>20</w:t>
        </w:r>
        <w:r w:rsidR="006B0EDB">
          <w:rPr>
            <w:noProof/>
            <w:webHidden/>
          </w:rPr>
          <w:fldChar w:fldCharType="end"/>
        </w:r>
      </w:hyperlink>
    </w:p>
    <w:p w14:paraId="3F68ED2B" w14:textId="74001CD5" w:rsidR="0022271C" w:rsidRPr="003176AA" w:rsidRDefault="006C449B" w:rsidP="006107E0">
      <w:pPr>
        <w:pStyle w:val="BodyText"/>
        <w:rPr>
          <w:rFonts w:ascii="Century Gothic" w:hAnsi="Century Gothic" w:cstheme="minorBidi"/>
        </w:rPr>
      </w:pPr>
      <w:r w:rsidRPr="00070CBB">
        <w:rPr>
          <w:rFonts w:ascii="Century Gothic" w:hAnsi="Century Gothic" w:cstheme="minorBidi"/>
        </w:rPr>
        <w:fldChar w:fldCharType="end"/>
      </w:r>
    </w:p>
    <w:p w14:paraId="152D9FD9" w14:textId="7CD5771B" w:rsidR="00A51BC3" w:rsidRDefault="00A51BC3" w:rsidP="006107E0">
      <w:pPr>
        <w:pStyle w:val="BodyText"/>
        <w:rPr>
          <w:rFonts w:ascii="Century Gothic" w:hAnsi="Century Gothic" w:cstheme="minorBidi"/>
        </w:rPr>
      </w:pPr>
    </w:p>
    <w:p w14:paraId="2447346E" w14:textId="38B67DA9" w:rsidR="00E94F0D" w:rsidRDefault="00E94F0D" w:rsidP="006107E0">
      <w:pPr>
        <w:pStyle w:val="BodyText"/>
        <w:rPr>
          <w:rFonts w:ascii="Century Gothic" w:hAnsi="Century Gothic" w:cstheme="minorBidi"/>
        </w:rPr>
      </w:pPr>
    </w:p>
    <w:p w14:paraId="4BFF9269" w14:textId="7876CC96" w:rsidR="00E94F0D" w:rsidRDefault="00E94F0D" w:rsidP="006107E0">
      <w:pPr>
        <w:pStyle w:val="BodyText"/>
        <w:rPr>
          <w:rFonts w:ascii="Century Gothic" w:hAnsi="Century Gothic" w:cstheme="minorBidi"/>
        </w:rPr>
      </w:pPr>
    </w:p>
    <w:p w14:paraId="00938265" w14:textId="7C88B302" w:rsidR="00E94F0D" w:rsidRDefault="00E94F0D" w:rsidP="006107E0">
      <w:pPr>
        <w:pStyle w:val="BodyText"/>
        <w:rPr>
          <w:rFonts w:ascii="Century Gothic" w:hAnsi="Century Gothic" w:cstheme="minorBidi"/>
        </w:rPr>
      </w:pPr>
    </w:p>
    <w:p w14:paraId="2348507C" w14:textId="68737418" w:rsidR="00E94F0D" w:rsidRDefault="00E94F0D" w:rsidP="006107E0">
      <w:pPr>
        <w:pStyle w:val="BodyText"/>
        <w:rPr>
          <w:rFonts w:ascii="Century Gothic" w:hAnsi="Century Gothic" w:cstheme="minorBidi"/>
        </w:rPr>
      </w:pPr>
    </w:p>
    <w:p w14:paraId="3039AFBC" w14:textId="7850801C" w:rsidR="00E94F0D" w:rsidRDefault="00E94F0D" w:rsidP="006107E0">
      <w:pPr>
        <w:pStyle w:val="BodyText"/>
        <w:rPr>
          <w:rFonts w:ascii="Century Gothic" w:hAnsi="Century Gothic" w:cstheme="minorBidi"/>
        </w:rPr>
      </w:pPr>
    </w:p>
    <w:p w14:paraId="434FB42C" w14:textId="36347D47" w:rsidR="00E94F0D" w:rsidRDefault="00E94F0D" w:rsidP="006107E0">
      <w:pPr>
        <w:pStyle w:val="BodyText"/>
        <w:rPr>
          <w:rFonts w:ascii="Century Gothic" w:hAnsi="Century Gothic" w:cstheme="minorBidi"/>
        </w:rPr>
      </w:pPr>
    </w:p>
    <w:p w14:paraId="16B6D7B9" w14:textId="29B052BD" w:rsidR="00E94F0D" w:rsidRDefault="00E94F0D" w:rsidP="006107E0">
      <w:pPr>
        <w:pStyle w:val="BodyText"/>
        <w:rPr>
          <w:rFonts w:ascii="Century Gothic" w:hAnsi="Century Gothic" w:cstheme="minorBidi"/>
        </w:rPr>
      </w:pPr>
    </w:p>
    <w:p w14:paraId="6C62F7EC" w14:textId="4EBDE21C" w:rsidR="00E94F0D" w:rsidRDefault="00E94F0D" w:rsidP="006107E0">
      <w:pPr>
        <w:pStyle w:val="BodyText"/>
        <w:rPr>
          <w:rFonts w:ascii="Century Gothic" w:hAnsi="Century Gothic" w:cstheme="minorBidi"/>
        </w:rPr>
      </w:pPr>
    </w:p>
    <w:p w14:paraId="65983B24" w14:textId="189137C8" w:rsidR="00E94F0D" w:rsidRDefault="00E94F0D" w:rsidP="006107E0">
      <w:pPr>
        <w:pStyle w:val="BodyText"/>
        <w:rPr>
          <w:rFonts w:ascii="Century Gothic" w:hAnsi="Century Gothic" w:cstheme="minorBidi"/>
        </w:rPr>
      </w:pPr>
    </w:p>
    <w:p w14:paraId="1615B54C" w14:textId="69DD0B0C" w:rsidR="00E94F0D" w:rsidRDefault="00E94F0D" w:rsidP="006107E0">
      <w:pPr>
        <w:pStyle w:val="BodyText"/>
        <w:rPr>
          <w:rFonts w:ascii="Century Gothic" w:hAnsi="Century Gothic" w:cstheme="minorBidi"/>
        </w:rPr>
      </w:pPr>
    </w:p>
    <w:p w14:paraId="5FFDB0BC" w14:textId="0CB17CAA" w:rsidR="00E94F0D" w:rsidRDefault="00E94F0D" w:rsidP="006107E0">
      <w:pPr>
        <w:pStyle w:val="BodyText"/>
        <w:rPr>
          <w:rFonts w:ascii="Century Gothic" w:hAnsi="Century Gothic" w:cstheme="minorBidi"/>
        </w:rPr>
      </w:pPr>
    </w:p>
    <w:p w14:paraId="10084CCB" w14:textId="20DFC366" w:rsidR="00E94F0D" w:rsidRDefault="00E94F0D" w:rsidP="006107E0">
      <w:pPr>
        <w:pStyle w:val="BodyText"/>
        <w:rPr>
          <w:rFonts w:ascii="Century Gothic" w:hAnsi="Century Gothic" w:cstheme="minorBidi"/>
        </w:rPr>
      </w:pPr>
    </w:p>
    <w:p w14:paraId="4357F699" w14:textId="64B80DB5" w:rsidR="00E94F0D" w:rsidRDefault="00E94F0D" w:rsidP="006107E0">
      <w:pPr>
        <w:pStyle w:val="BodyText"/>
        <w:rPr>
          <w:rFonts w:ascii="Century Gothic" w:hAnsi="Century Gothic" w:cstheme="minorBidi"/>
        </w:rPr>
      </w:pPr>
    </w:p>
    <w:p w14:paraId="03F2B85E" w14:textId="4294863B" w:rsidR="00E94F0D" w:rsidRDefault="00E94F0D" w:rsidP="006107E0">
      <w:pPr>
        <w:pStyle w:val="BodyText"/>
        <w:rPr>
          <w:rFonts w:ascii="Century Gothic" w:hAnsi="Century Gothic" w:cstheme="minorBidi"/>
        </w:rPr>
      </w:pPr>
    </w:p>
    <w:p w14:paraId="56EE4F76" w14:textId="0A1194D4" w:rsidR="00E94F0D" w:rsidRDefault="00E94F0D" w:rsidP="006107E0">
      <w:pPr>
        <w:pStyle w:val="BodyText"/>
        <w:rPr>
          <w:rFonts w:ascii="Century Gothic" w:hAnsi="Century Gothic" w:cstheme="minorBidi"/>
        </w:rPr>
      </w:pPr>
    </w:p>
    <w:p w14:paraId="5F873E96" w14:textId="41E29B0F" w:rsidR="00E94F0D" w:rsidRDefault="00E94F0D" w:rsidP="006107E0">
      <w:pPr>
        <w:pStyle w:val="BodyText"/>
        <w:rPr>
          <w:rFonts w:ascii="Century Gothic" w:hAnsi="Century Gothic" w:cstheme="minorBidi"/>
        </w:rPr>
      </w:pPr>
    </w:p>
    <w:p w14:paraId="2D635CE7" w14:textId="5EAF22FF" w:rsidR="00E94F0D" w:rsidRDefault="00E94F0D" w:rsidP="006107E0">
      <w:pPr>
        <w:pStyle w:val="BodyText"/>
        <w:rPr>
          <w:rFonts w:ascii="Century Gothic" w:hAnsi="Century Gothic" w:cstheme="minorBidi"/>
        </w:rPr>
      </w:pPr>
    </w:p>
    <w:p w14:paraId="7FDE87FE" w14:textId="33F393C1" w:rsidR="00F92C94" w:rsidRDefault="00F92C94" w:rsidP="006107E0">
      <w:pPr>
        <w:pStyle w:val="BodyText"/>
        <w:rPr>
          <w:rFonts w:ascii="Century Gothic" w:hAnsi="Century Gothic" w:cstheme="minorBidi"/>
        </w:rPr>
      </w:pPr>
    </w:p>
    <w:p w14:paraId="22781521" w14:textId="77777777" w:rsidR="00F92C94" w:rsidRDefault="00F92C94" w:rsidP="006107E0">
      <w:pPr>
        <w:pStyle w:val="BodyText"/>
        <w:rPr>
          <w:rFonts w:ascii="Century Gothic" w:hAnsi="Century Gothic" w:cstheme="minorBidi"/>
        </w:rPr>
      </w:pPr>
    </w:p>
    <w:p w14:paraId="01189C10" w14:textId="7F584925" w:rsidR="00E94F0D" w:rsidRDefault="00E94F0D" w:rsidP="006107E0">
      <w:pPr>
        <w:pStyle w:val="BodyText"/>
        <w:rPr>
          <w:rFonts w:ascii="Century Gothic" w:hAnsi="Century Gothic" w:cstheme="minorBidi"/>
        </w:rPr>
      </w:pPr>
    </w:p>
    <w:p w14:paraId="78FB07F3" w14:textId="5917440C" w:rsidR="00E94F0D" w:rsidRDefault="00E94F0D" w:rsidP="006107E0">
      <w:pPr>
        <w:pStyle w:val="BodyText"/>
        <w:rPr>
          <w:rFonts w:ascii="Century Gothic" w:hAnsi="Century Gothic" w:cstheme="minorBidi"/>
        </w:rPr>
      </w:pPr>
    </w:p>
    <w:p w14:paraId="6C9A7120" w14:textId="77777777" w:rsidR="00E94F0D" w:rsidRPr="003176AA" w:rsidRDefault="00E94F0D" w:rsidP="006107E0">
      <w:pPr>
        <w:pStyle w:val="BodyText"/>
        <w:rPr>
          <w:rFonts w:ascii="Century Gothic" w:hAnsi="Century Gothic" w:cstheme="minorBidi"/>
        </w:rPr>
      </w:pPr>
    </w:p>
    <w:p w14:paraId="375F697B" w14:textId="77777777" w:rsidR="006C449B" w:rsidRPr="003176AA" w:rsidRDefault="00F00B2C" w:rsidP="00783596">
      <w:pPr>
        <w:pStyle w:val="Heading1"/>
        <w:tabs>
          <w:tab w:val="left" w:pos="180"/>
        </w:tabs>
      </w:pPr>
      <w:bookmarkStart w:id="16" w:name="_Toc102756845"/>
      <w:bookmarkEnd w:id="1"/>
      <w:bookmarkEnd w:id="2"/>
      <w:bookmarkEnd w:id="3"/>
      <w:bookmarkEnd w:id="4"/>
      <w:bookmarkEnd w:id="5"/>
      <w:bookmarkEnd w:id="6"/>
      <w:bookmarkEnd w:id="7"/>
      <w:bookmarkEnd w:id="8"/>
      <w:r w:rsidRPr="003176AA">
        <w:lastRenderedPageBreak/>
        <w:t>Introduction</w:t>
      </w:r>
      <w:bookmarkEnd w:id="16"/>
      <w:r w:rsidRPr="003176AA">
        <w:t xml:space="preserve"> </w:t>
      </w:r>
    </w:p>
    <w:p w14:paraId="625E6BDF" w14:textId="51AFB75D" w:rsidR="00F00B2C" w:rsidRPr="003176AA" w:rsidRDefault="00F00B2C" w:rsidP="00F00B2C">
      <w:pPr>
        <w:pStyle w:val="Heading2"/>
      </w:pPr>
      <w:bookmarkStart w:id="17" w:name="_Toc512690910"/>
      <w:bookmarkStart w:id="18" w:name="_Toc521639061"/>
      <w:bookmarkStart w:id="19" w:name="_Toc33505762"/>
      <w:bookmarkStart w:id="20" w:name="_Toc68250353"/>
      <w:bookmarkStart w:id="21" w:name="_Toc425776927"/>
      <w:bookmarkStart w:id="22" w:name="_Toc102756846"/>
      <w:r w:rsidRPr="003176AA">
        <w:t>Purpose</w:t>
      </w:r>
      <w:bookmarkEnd w:id="17"/>
      <w:bookmarkEnd w:id="18"/>
      <w:bookmarkEnd w:id="19"/>
      <w:bookmarkEnd w:id="20"/>
      <w:bookmarkEnd w:id="21"/>
      <w:r w:rsidR="00B04465">
        <w:t xml:space="preserve"> and Scope</w:t>
      </w:r>
      <w:bookmarkEnd w:id="22"/>
    </w:p>
    <w:p w14:paraId="57D38DE7" w14:textId="42E08065" w:rsidR="005A4065" w:rsidRDefault="005A4065" w:rsidP="005F7DB8">
      <w:pPr>
        <w:pStyle w:val="BodyText"/>
        <w:rPr>
          <w:rFonts w:ascii="Century Gothic" w:hAnsi="Century Gothic"/>
          <w:color w:val="000000"/>
          <w:sz w:val="20"/>
          <w:szCs w:val="20"/>
        </w:rPr>
      </w:pPr>
      <w:bookmarkStart w:id="23" w:name="_Toc512690911"/>
      <w:bookmarkStart w:id="24" w:name="_Toc521639063"/>
      <w:bookmarkStart w:id="25" w:name="_Toc33505763"/>
      <w:bookmarkStart w:id="26" w:name="_Toc68250354"/>
      <w:bookmarkStart w:id="27" w:name="_Toc306120508"/>
      <w:bookmarkStart w:id="28" w:name="_Toc425776928"/>
      <w:bookmarkStart w:id="29" w:name="_Toc102756847"/>
      <w:r w:rsidRPr="005A4065">
        <w:rPr>
          <w:rFonts w:ascii="Century Gothic" w:hAnsi="Century Gothic"/>
          <w:color w:val="000000"/>
          <w:sz w:val="20"/>
          <w:szCs w:val="20"/>
        </w:rPr>
        <w:t xml:space="preserve">The goal of this project is </w:t>
      </w:r>
      <w:r w:rsidR="00677036" w:rsidRPr="00677036">
        <w:rPr>
          <w:rFonts w:ascii="Century Gothic" w:hAnsi="Century Gothic"/>
          <w:color w:val="000000"/>
          <w:sz w:val="20"/>
          <w:szCs w:val="20"/>
        </w:rPr>
        <w:t>to add a capability in AIA to configure the traffic sent by AIA to SMSC in order to reduce or eliminate undelivered SMS campaigns.</w:t>
      </w:r>
    </w:p>
    <w:p w14:paraId="5F6A20FA" w14:textId="34DC3223" w:rsidR="00F00B2C" w:rsidRPr="003176AA" w:rsidRDefault="00F00B2C" w:rsidP="00F00B2C">
      <w:pPr>
        <w:pStyle w:val="Heading2"/>
      </w:pPr>
      <w:r w:rsidRPr="003176AA">
        <w:t>Related Documentation</w:t>
      </w:r>
      <w:bookmarkEnd w:id="23"/>
      <w:bookmarkEnd w:id="24"/>
      <w:bookmarkEnd w:id="25"/>
      <w:bookmarkEnd w:id="26"/>
      <w:bookmarkEnd w:id="27"/>
      <w:bookmarkEnd w:id="28"/>
      <w:bookmarkEnd w:id="29"/>
    </w:p>
    <w:tbl>
      <w:tblPr>
        <w:tblStyle w:val="TableGrid20"/>
        <w:tblW w:w="9353"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568"/>
        <w:gridCol w:w="6028"/>
        <w:gridCol w:w="1757"/>
      </w:tblGrid>
      <w:tr w:rsidR="00B04465" w:rsidRPr="00FF30C7" w14:paraId="619FCCA5" w14:textId="29FB8341" w:rsidTr="00FF30C7">
        <w:trPr>
          <w:trHeight w:val="291"/>
        </w:trPr>
        <w:tc>
          <w:tcPr>
            <w:tcW w:w="1568" w:type="dxa"/>
            <w:shd w:val="clear" w:color="auto" w:fill="A6A6A6" w:themeFill="background1" w:themeFillShade="A6"/>
          </w:tcPr>
          <w:p w14:paraId="0580021F" w14:textId="3657CEE0" w:rsidR="00B04465" w:rsidRPr="00FF30C7" w:rsidRDefault="00B04465" w:rsidP="004C7426">
            <w:pPr>
              <w:spacing w:before="40" w:after="40"/>
              <w:jc w:val="center"/>
              <w:rPr>
                <w:rFonts w:ascii="Century Gothic" w:hAnsi="Century Gothic"/>
                <w:b/>
                <w:color w:val="FFFFFF" w:themeColor="background1"/>
                <w:sz w:val="20"/>
                <w:szCs w:val="20"/>
              </w:rPr>
            </w:pPr>
            <w:r w:rsidRPr="00FF30C7">
              <w:rPr>
                <w:rFonts w:ascii="Century Gothic" w:hAnsi="Century Gothic"/>
                <w:b/>
                <w:color w:val="FFFFFF" w:themeColor="background1"/>
                <w:sz w:val="20"/>
                <w:szCs w:val="20"/>
              </w:rPr>
              <w:t>Document ID</w:t>
            </w:r>
          </w:p>
        </w:tc>
        <w:tc>
          <w:tcPr>
            <w:tcW w:w="6028" w:type="dxa"/>
            <w:shd w:val="clear" w:color="auto" w:fill="A6A6A6" w:themeFill="background1" w:themeFillShade="A6"/>
          </w:tcPr>
          <w:p w14:paraId="1ADE16F0" w14:textId="55D67D36" w:rsidR="00B04465" w:rsidRPr="00FF30C7" w:rsidRDefault="00B04465" w:rsidP="004C7426">
            <w:pPr>
              <w:spacing w:before="40" w:after="40"/>
              <w:jc w:val="center"/>
              <w:rPr>
                <w:rFonts w:ascii="Century Gothic" w:hAnsi="Century Gothic"/>
                <w:b/>
                <w:color w:val="FFFFFF" w:themeColor="background1"/>
                <w:sz w:val="20"/>
                <w:szCs w:val="20"/>
              </w:rPr>
            </w:pPr>
            <w:r w:rsidRPr="00FF30C7">
              <w:rPr>
                <w:rFonts w:ascii="Century Gothic" w:hAnsi="Century Gothic"/>
                <w:b/>
                <w:color w:val="FFFFFF" w:themeColor="background1"/>
                <w:sz w:val="20"/>
                <w:szCs w:val="20"/>
              </w:rPr>
              <w:t>Document Name</w:t>
            </w:r>
          </w:p>
        </w:tc>
        <w:tc>
          <w:tcPr>
            <w:tcW w:w="1757" w:type="dxa"/>
            <w:shd w:val="clear" w:color="auto" w:fill="A6A6A6" w:themeFill="background1" w:themeFillShade="A6"/>
          </w:tcPr>
          <w:p w14:paraId="5522A717" w14:textId="5713E2CE" w:rsidR="00B04465" w:rsidRPr="00FF30C7" w:rsidRDefault="00B04465" w:rsidP="004C7426">
            <w:pPr>
              <w:spacing w:before="40" w:after="40"/>
              <w:jc w:val="center"/>
              <w:rPr>
                <w:rFonts w:ascii="Century Gothic" w:hAnsi="Century Gothic"/>
                <w:b/>
                <w:color w:val="FFFFFF" w:themeColor="background1"/>
                <w:sz w:val="20"/>
                <w:szCs w:val="20"/>
              </w:rPr>
            </w:pPr>
            <w:r w:rsidRPr="00FF30C7">
              <w:rPr>
                <w:rFonts w:ascii="Century Gothic" w:hAnsi="Century Gothic"/>
                <w:b/>
                <w:color w:val="FFFFFF" w:themeColor="background1"/>
                <w:sz w:val="20"/>
                <w:szCs w:val="20"/>
              </w:rPr>
              <w:t>Author</w:t>
            </w:r>
          </w:p>
        </w:tc>
      </w:tr>
      <w:tr w:rsidR="003F1358" w:rsidRPr="00FF30C7" w14:paraId="6E8B49F7" w14:textId="2BC379CB" w:rsidTr="00FF30C7">
        <w:trPr>
          <w:trHeight w:val="291"/>
        </w:trPr>
        <w:tc>
          <w:tcPr>
            <w:tcW w:w="1568" w:type="dxa"/>
          </w:tcPr>
          <w:p w14:paraId="4A7AC2A9" w14:textId="2858AB79" w:rsidR="003F1358" w:rsidRPr="00FF30C7" w:rsidRDefault="004A18BA" w:rsidP="003F1358">
            <w:pPr>
              <w:spacing w:before="40" w:after="40"/>
              <w:rPr>
                <w:rFonts w:ascii="Century Gothic" w:hAnsi="Century Gothic"/>
                <w:sz w:val="20"/>
                <w:szCs w:val="20"/>
              </w:rPr>
            </w:pPr>
            <w:r>
              <w:rPr>
                <w:rFonts w:ascii="Century Gothic" w:hAnsi="Century Gothic"/>
                <w:sz w:val="20"/>
                <w:szCs w:val="20"/>
              </w:rPr>
              <w:t>DOC-001</w:t>
            </w:r>
          </w:p>
        </w:tc>
        <w:tc>
          <w:tcPr>
            <w:tcW w:w="6028" w:type="dxa"/>
          </w:tcPr>
          <w:p w14:paraId="6B0264A1" w14:textId="1723AAA7" w:rsidR="0016658A" w:rsidRDefault="0077044B" w:rsidP="0077044B">
            <w:pPr>
              <w:spacing w:before="40" w:after="40"/>
              <w:rPr>
                <w:rFonts w:ascii="Century Gothic" w:hAnsi="Century Gothic"/>
                <w:sz w:val="20"/>
                <w:szCs w:val="20"/>
              </w:rPr>
            </w:pPr>
            <w:r w:rsidRPr="0077044B">
              <w:rPr>
                <w:rFonts w:ascii="Century Gothic" w:hAnsi="Century Gothic"/>
                <w:sz w:val="20"/>
                <w:szCs w:val="20"/>
              </w:rPr>
              <w:t>CRS_DMND0009639_Configurable AIA TPS for SMS sendout_v1.1.xlsx</w:t>
            </w:r>
          </w:p>
          <w:p w14:paraId="628ABCBC" w14:textId="50B4E290" w:rsidR="0077044B" w:rsidRPr="0077044B" w:rsidRDefault="0077044B" w:rsidP="0077044B">
            <w:pPr>
              <w:spacing w:before="40" w:after="40"/>
              <w:rPr>
                <w:rFonts w:ascii="Century Gothic" w:hAnsi="Century Gothic"/>
                <w:sz w:val="20"/>
                <w:szCs w:val="20"/>
              </w:rPr>
            </w:pPr>
            <w:r>
              <w:rPr>
                <w:rFonts w:ascii="Times New Roman" w:hAnsi="Times New Roman" w:cs="Times New Roman"/>
                <w:lang w:bidi="he-IL"/>
              </w:rPr>
              <w:object w:dxaOrig="1540" w:dyaOrig="998" w14:anchorId="7828C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5pt" o:ole="">
                  <v:imagedata r:id="rId17" o:title=""/>
                </v:shape>
                <o:OLEObject Type="Embed" ProgID="Excel.Sheet.12" ShapeID="_x0000_i1025" DrawAspect="Icon" ObjectID="_1733228023" r:id="rId18"/>
              </w:object>
            </w:r>
          </w:p>
        </w:tc>
        <w:tc>
          <w:tcPr>
            <w:tcW w:w="1757" w:type="dxa"/>
          </w:tcPr>
          <w:p w14:paraId="7F777559" w14:textId="1EFF4BB0" w:rsidR="005A4065" w:rsidRPr="00FF30C7" w:rsidRDefault="006071D2" w:rsidP="005A4065">
            <w:pPr>
              <w:spacing w:before="40" w:after="40"/>
              <w:jc w:val="center"/>
              <w:rPr>
                <w:rFonts w:ascii="Century Gothic" w:hAnsi="Century Gothic"/>
                <w:sz w:val="20"/>
                <w:szCs w:val="20"/>
              </w:rPr>
            </w:pPr>
            <w:r>
              <w:rPr>
                <w:rFonts w:ascii="Century Gothic" w:hAnsi="Century Gothic"/>
                <w:sz w:val="20"/>
                <w:szCs w:val="20"/>
              </w:rPr>
              <w:t>Smart</w:t>
            </w:r>
          </w:p>
        </w:tc>
      </w:tr>
      <w:tr w:rsidR="00D26496" w:rsidRPr="00FF30C7" w14:paraId="05F79257" w14:textId="77777777" w:rsidTr="00FF30C7">
        <w:trPr>
          <w:trHeight w:val="291"/>
        </w:trPr>
        <w:tc>
          <w:tcPr>
            <w:tcW w:w="1568" w:type="dxa"/>
          </w:tcPr>
          <w:p w14:paraId="15F8DCA4" w14:textId="1208A819" w:rsidR="00D26496" w:rsidRDefault="00CF79E8" w:rsidP="003F1358">
            <w:pPr>
              <w:spacing w:before="40" w:after="40"/>
              <w:rPr>
                <w:rFonts w:ascii="Century Gothic" w:hAnsi="Century Gothic"/>
                <w:sz w:val="20"/>
                <w:szCs w:val="20"/>
              </w:rPr>
            </w:pPr>
            <w:r>
              <w:rPr>
                <w:rFonts w:ascii="Century Gothic" w:hAnsi="Century Gothic"/>
                <w:sz w:val="20"/>
                <w:szCs w:val="20"/>
              </w:rPr>
              <w:t>DOC-002</w:t>
            </w:r>
          </w:p>
        </w:tc>
        <w:tc>
          <w:tcPr>
            <w:tcW w:w="6028" w:type="dxa"/>
          </w:tcPr>
          <w:p w14:paraId="07353BBC" w14:textId="35ECAA5E" w:rsidR="00C639DB" w:rsidRPr="00E748E7" w:rsidRDefault="00C639DB" w:rsidP="003F1358">
            <w:pPr>
              <w:spacing w:before="40" w:after="40"/>
              <w:rPr>
                <w:rFonts w:ascii="Century Gothic" w:hAnsi="Century Gothic"/>
                <w:sz w:val="20"/>
                <w:szCs w:val="20"/>
              </w:rPr>
            </w:pPr>
          </w:p>
        </w:tc>
        <w:tc>
          <w:tcPr>
            <w:tcW w:w="1757" w:type="dxa"/>
          </w:tcPr>
          <w:p w14:paraId="204158C7" w14:textId="2DB1CAAF" w:rsidR="00D26496" w:rsidRDefault="00D26496" w:rsidP="00D86312">
            <w:pPr>
              <w:spacing w:before="40" w:after="40"/>
              <w:jc w:val="center"/>
              <w:rPr>
                <w:rFonts w:ascii="Century Gothic" w:hAnsi="Century Gothic"/>
                <w:sz w:val="20"/>
                <w:szCs w:val="20"/>
              </w:rPr>
            </w:pPr>
          </w:p>
        </w:tc>
      </w:tr>
      <w:tr w:rsidR="009F6AB2" w:rsidRPr="00FF30C7" w14:paraId="04FE2063" w14:textId="77777777" w:rsidTr="00FF30C7">
        <w:trPr>
          <w:trHeight w:val="291"/>
        </w:trPr>
        <w:tc>
          <w:tcPr>
            <w:tcW w:w="1568" w:type="dxa"/>
          </w:tcPr>
          <w:p w14:paraId="67080937" w14:textId="3FC66DEF" w:rsidR="009F6AB2" w:rsidRDefault="009F6AB2" w:rsidP="003F1358">
            <w:pPr>
              <w:spacing w:before="40" w:after="40"/>
              <w:rPr>
                <w:rFonts w:ascii="Century Gothic" w:hAnsi="Century Gothic"/>
                <w:sz w:val="20"/>
                <w:szCs w:val="20"/>
              </w:rPr>
            </w:pPr>
            <w:r>
              <w:rPr>
                <w:rFonts w:ascii="Century Gothic" w:hAnsi="Century Gothic"/>
                <w:sz w:val="20"/>
                <w:szCs w:val="20"/>
              </w:rPr>
              <w:t>DOC-003</w:t>
            </w:r>
          </w:p>
        </w:tc>
        <w:tc>
          <w:tcPr>
            <w:tcW w:w="6028" w:type="dxa"/>
          </w:tcPr>
          <w:p w14:paraId="3A567BEA" w14:textId="0A70EDDC" w:rsidR="009F6AB2" w:rsidRDefault="009F6AB2" w:rsidP="003F1358">
            <w:pPr>
              <w:spacing w:before="40" w:after="40"/>
              <w:rPr>
                <w:rFonts w:ascii="Century Gothic" w:hAnsi="Century Gothic"/>
                <w:sz w:val="20"/>
                <w:szCs w:val="20"/>
              </w:rPr>
            </w:pPr>
          </w:p>
        </w:tc>
        <w:tc>
          <w:tcPr>
            <w:tcW w:w="1757" w:type="dxa"/>
          </w:tcPr>
          <w:p w14:paraId="22DCA04B" w14:textId="32B85068" w:rsidR="009F6AB2" w:rsidRDefault="009F6AB2" w:rsidP="00D86312">
            <w:pPr>
              <w:spacing w:before="40" w:after="40"/>
              <w:jc w:val="center"/>
              <w:rPr>
                <w:rFonts w:ascii="Century Gothic" w:hAnsi="Century Gothic"/>
                <w:sz w:val="20"/>
                <w:szCs w:val="20"/>
              </w:rPr>
            </w:pPr>
          </w:p>
        </w:tc>
      </w:tr>
      <w:tr w:rsidR="00670608" w:rsidRPr="00FF30C7" w14:paraId="5DDB2828" w14:textId="77777777" w:rsidTr="00FF30C7">
        <w:trPr>
          <w:trHeight w:val="291"/>
        </w:trPr>
        <w:tc>
          <w:tcPr>
            <w:tcW w:w="1568" w:type="dxa"/>
          </w:tcPr>
          <w:p w14:paraId="3F3B231D" w14:textId="0DBC5457" w:rsidR="00670608" w:rsidRDefault="00670608" w:rsidP="003F1358">
            <w:pPr>
              <w:spacing w:before="40" w:after="40"/>
              <w:rPr>
                <w:rFonts w:ascii="Century Gothic" w:hAnsi="Century Gothic"/>
                <w:sz w:val="20"/>
                <w:szCs w:val="20"/>
              </w:rPr>
            </w:pPr>
            <w:r>
              <w:rPr>
                <w:rFonts w:ascii="Century Gothic" w:hAnsi="Century Gothic"/>
                <w:sz w:val="20"/>
                <w:szCs w:val="20"/>
              </w:rPr>
              <w:t>DOC-004</w:t>
            </w:r>
          </w:p>
        </w:tc>
        <w:tc>
          <w:tcPr>
            <w:tcW w:w="6028" w:type="dxa"/>
          </w:tcPr>
          <w:p w14:paraId="5ABED2D2" w14:textId="64A65A30" w:rsidR="00670608" w:rsidRDefault="00670608" w:rsidP="003F1358">
            <w:pPr>
              <w:spacing w:before="40" w:after="40"/>
              <w:rPr>
                <w:rFonts w:ascii="Century Gothic" w:hAnsi="Century Gothic"/>
                <w:sz w:val="20"/>
                <w:szCs w:val="20"/>
              </w:rPr>
            </w:pPr>
          </w:p>
        </w:tc>
        <w:tc>
          <w:tcPr>
            <w:tcW w:w="1757" w:type="dxa"/>
          </w:tcPr>
          <w:p w14:paraId="65AAA079" w14:textId="77777777" w:rsidR="00670608" w:rsidRDefault="00670608" w:rsidP="00D86312">
            <w:pPr>
              <w:spacing w:before="40" w:after="40"/>
              <w:jc w:val="center"/>
              <w:rPr>
                <w:rFonts w:ascii="Century Gothic" w:hAnsi="Century Gothic"/>
                <w:sz w:val="20"/>
                <w:szCs w:val="20"/>
              </w:rPr>
            </w:pPr>
          </w:p>
        </w:tc>
      </w:tr>
    </w:tbl>
    <w:p w14:paraId="7BF5D9D9" w14:textId="28E9DF1E" w:rsidR="00F00B2C" w:rsidRDefault="00F00B2C" w:rsidP="00F00B2C">
      <w:pPr>
        <w:pStyle w:val="Heading2"/>
      </w:pPr>
      <w:bookmarkStart w:id="30" w:name="_Toc512690912"/>
      <w:bookmarkStart w:id="31" w:name="_Toc521639064"/>
      <w:bookmarkStart w:id="32" w:name="_Toc33505764"/>
      <w:bookmarkStart w:id="33" w:name="_Toc68250355"/>
      <w:bookmarkStart w:id="34" w:name="_Toc306120509"/>
      <w:bookmarkStart w:id="35" w:name="_Toc425776929"/>
      <w:bookmarkStart w:id="36" w:name="_Toc102756848"/>
      <w:r w:rsidRPr="003176AA">
        <w:t>Terms and Definitions</w:t>
      </w:r>
      <w:bookmarkEnd w:id="30"/>
      <w:bookmarkEnd w:id="31"/>
      <w:bookmarkEnd w:id="32"/>
      <w:bookmarkEnd w:id="33"/>
      <w:bookmarkEnd w:id="34"/>
      <w:bookmarkEnd w:id="35"/>
      <w:bookmarkEnd w:id="36"/>
    </w:p>
    <w:p w14:paraId="79EC8BE4" w14:textId="6CDBAF96" w:rsidR="004C7426" w:rsidRPr="004C7426" w:rsidRDefault="004C7426" w:rsidP="004C7426">
      <w:pPr>
        <w:pStyle w:val="BodyText"/>
        <w:rPr>
          <w:rFonts w:ascii="Century Gothic" w:hAnsi="Century Gothic"/>
          <w:sz w:val="20"/>
          <w:szCs w:val="20"/>
        </w:rPr>
      </w:pPr>
      <w:r w:rsidRPr="004C7426">
        <w:rPr>
          <w:rFonts w:ascii="Century Gothic" w:hAnsi="Century Gothic"/>
          <w:sz w:val="20"/>
          <w:szCs w:val="20"/>
        </w:rPr>
        <w:t>Following is a list of terms used in this document with which the reader should be familiar:</w:t>
      </w: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000" w:firstRow="0" w:lastRow="0" w:firstColumn="0" w:lastColumn="0" w:noHBand="0" w:noVBand="0"/>
      </w:tblPr>
      <w:tblGrid>
        <w:gridCol w:w="1687"/>
        <w:gridCol w:w="7663"/>
      </w:tblGrid>
      <w:tr w:rsidR="00F00B2C" w:rsidRPr="00FF30C7" w14:paraId="113C1B4E" w14:textId="77777777" w:rsidTr="004C7426">
        <w:trPr>
          <w:cantSplit/>
          <w:tblHeader/>
        </w:trPr>
        <w:tc>
          <w:tcPr>
            <w:tcW w:w="902" w:type="pct"/>
            <w:shd w:val="clear" w:color="auto" w:fill="A6A6A6" w:themeFill="background1" w:themeFillShade="A6"/>
            <w:vAlign w:val="center"/>
          </w:tcPr>
          <w:p w14:paraId="21B34941" w14:textId="77777777" w:rsidR="00F00B2C" w:rsidRPr="00FF30C7" w:rsidRDefault="00F00B2C" w:rsidP="00F00B2C">
            <w:pPr>
              <w:pStyle w:val="HeaderTable"/>
              <w:rPr>
                <w:rFonts w:ascii="Century Gothic" w:hAnsi="Century Gothic" w:cstheme="minorBidi"/>
                <w:color w:val="FFFFFF" w:themeColor="background1"/>
                <w:sz w:val="20"/>
              </w:rPr>
            </w:pPr>
            <w:r w:rsidRPr="00FF30C7">
              <w:rPr>
                <w:rFonts w:ascii="Century Gothic" w:hAnsi="Century Gothic" w:cstheme="minorBidi"/>
                <w:color w:val="FFFFFF" w:themeColor="background1"/>
                <w:sz w:val="20"/>
              </w:rPr>
              <w:t>Term</w:t>
            </w:r>
          </w:p>
        </w:tc>
        <w:tc>
          <w:tcPr>
            <w:tcW w:w="4098" w:type="pct"/>
            <w:shd w:val="clear" w:color="auto" w:fill="A6A6A6" w:themeFill="background1" w:themeFillShade="A6"/>
            <w:vAlign w:val="center"/>
          </w:tcPr>
          <w:p w14:paraId="760DF9FB" w14:textId="77777777" w:rsidR="00F00B2C" w:rsidRPr="00FF30C7" w:rsidRDefault="00F00B2C" w:rsidP="00F00B2C">
            <w:pPr>
              <w:pStyle w:val="HeaderTable"/>
              <w:rPr>
                <w:rFonts w:ascii="Century Gothic" w:hAnsi="Century Gothic" w:cstheme="minorBidi"/>
                <w:color w:val="FFFFFF" w:themeColor="background1"/>
                <w:sz w:val="20"/>
              </w:rPr>
            </w:pPr>
            <w:r w:rsidRPr="00FF30C7">
              <w:rPr>
                <w:rFonts w:ascii="Century Gothic" w:hAnsi="Century Gothic" w:cstheme="minorBidi"/>
                <w:color w:val="FFFFFF" w:themeColor="background1"/>
                <w:sz w:val="20"/>
              </w:rPr>
              <w:t>Definition</w:t>
            </w:r>
          </w:p>
        </w:tc>
      </w:tr>
      <w:tr w:rsidR="00964244" w:rsidRPr="00FF30C7" w14:paraId="0F1E399C" w14:textId="77777777" w:rsidTr="00FB231D">
        <w:trPr>
          <w:cantSplit/>
        </w:trPr>
        <w:tc>
          <w:tcPr>
            <w:tcW w:w="902" w:type="pct"/>
            <w:shd w:val="clear" w:color="auto" w:fill="auto"/>
          </w:tcPr>
          <w:p w14:paraId="4C6F2450" w14:textId="01BC8C71" w:rsidR="00964244" w:rsidRPr="00FF30C7" w:rsidRDefault="00964244" w:rsidP="00964244">
            <w:pPr>
              <w:pStyle w:val="TableBody"/>
              <w:keepNext w:val="0"/>
              <w:rPr>
                <w:rFonts w:ascii="Century Gothic" w:hAnsi="Century Gothic"/>
                <w:sz w:val="20"/>
                <w:szCs w:val="20"/>
              </w:rPr>
            </w:pPr>
            <w:r>
              <w:rPr>
                <w:rFonts w:ascii="Century Gothic" w:hAnsi="Century Gothic"/>
                <w:sz w:val="20"/>
                <w:szCs w:val="20"/>
              </w:rPr>
              <w:t>AD</w:t>
            </w:r>
          </w:p>
        </w:tc>
        <w:tc>
          <w:tcPr>
            <w:tcW w:w="4098" w:type="pct"/>
            <w:shd w:val="clear" w:color="auto" w:fill="auto"/>
          </w:tcPr>
          <w:p w14:paraId="5ED0E641" w14:textId="396487AB" w:rsidR="00964244" w:rsidRPr="00FF30C7" w:rsidRDefault="00964244" w:rsidP="00964244">
            <w:pPr>
              <w:pStyle w:val="TableBody"/>
              <w:keepNext w:val="0"/>
              <w:rPr>
                <w:rFonts w:ascii="Century Gothic" w:hAnsi="Century Gothic"/>
                <w:sz w:val="20"/>
                <w:szCs w:val="20"/>
              </w:rPr>
            </w:pPr>
            <w:r>
              <w:rPr>
                <w:rFonts w:ascii="Century Gothic" w:hAnsi="Century Gothic"/>
                <w:sz w:val="20"/>
                <w:szCs w:val="20"/>
              </w:rPr>
              <w:t>Application Development</w:t>
            </w:r>
          </w:p>
        </w:tc>
      </w:tr>
      <w:tr w:rsidR="006E70BE" w:rsidRPr="00FF30C7" w14:paraId="6E23A638" w14:textId="77777777" w:rsidTr="00FB231D">
        <w:trPr>
          <w:cantSplit/>
        </w:trPr>
        <w:tc>
          <w:tcPr>
            <w:tcW w:w="902" w:type="pct"/>
            <w:shd w:val="clear" w:color="auto" w:fill="auto"/>
          </w:tcPr>
          <w:p w14:paraId="54047502" w14:textId="472B5D46" w:rsidR="006E70BE" w:rsidRPr="00FF30C7" w:rsidRDefault="006E70BE" w:rsidP="006E70BE">
            <w:pPr>
              <w:pStyle w:val="TableBody"/>
              <w:keepNext w:val="0"/>
              <w:rPr>
                <w:rFonts w:ascii="Century Gothic" w:hAnsi="Century Gothic"/>
                <w:sz w:val="20"/>
                <w:szCs w:val="20"/>
              </w:rPr>
            </w:pPr>
            <w:r w:rsidRPr="00FF30C7">
              <w:rPr>
                <w:rFonts w:ascii="Century Gothic" w:hAnsi="Century Gothic"/>
                <w:sz w:val="20"/>
                <w:szCs w:val="20"/>
              </w:rPr>
              <w:t>MS</w:t>
            </w:r>
          </w:p>
        </w:tc>
        <w:tc>
          <w:tcPr>
            <w:tcW w:w="4098" w:type="pct"/>
            <w:shd w:val="clear" w:color="auto" w:fill="auto"/>
          </w:tcPr>
          <w:p w14:paraId="4A099EF3" w14:textId="65A62FDA" w:rsidR="006E70BE" w:rsidRPr="00FF30C7" w:rsidRDefault="006E70BE" w:rsidP="006E70BE">
            <w:pPr>
              <w:pStyle w:val="TableBody"/>
              <w:keepNext w:val="0"/>
              <w:rPr>
                <w:rFonts w:ascii="Century Gothic" w:hAnsi="Century Gothic"/>
                <w:sz w:val="20"/>
                <w:szCs w:val="20"/>
              </w:rPr>
            </w:pPr>
            <w:r w:rsidRPr="00FF30C7">
              <w:rPr>
                <w:rFonts w:ascii="Century Gothic" w:hAnsi="Century Gothic"/>
                <w:sz w:val="20"/>
                <w:szCs w:val="20"/>
              </w:rPr>
              <w:t>Managed Services</w:t>
            </w:r>
          </w:p>
        </w:tc>
      </w:tr>
      <w:tr w:rsidR="008C0E4C" w:rsidRPr="00FF30C7" w14:paraId="5A261882" w14:textId="77777777" w:rsidTr="00FB231D">
        <w:trPr>
          <w:cantSplit/>
        </w:trPr>
        <w:tc>
          <w:tcPr>
            <w:tcW w:w="902" w:type="pct"/>
            <w:shd w:val="clear" w:color="auto" w:fill="auto"/>
          </w:tcPr>
          <w:p w14:paraId="481BAE49" w14:textId="3D38347A" w:rsidR="008C0E4C" w:rsidRPr="00FF30C7" w:rsidRDefault="008C0E4C" w:rsidP="006E70BE">
            <w:pPr>
              <w:pStyle w:val="TableBody"/>
              <w:keepNext w:val="0"/>
              <w:rPr>
                <w:rFonts w:ascii="Century Gothic" w:hAnsi="Century Gothic"/>
                <w:sz w:val="20"/>
                <w:szCs w:val="20"/>
              </w:rPr>
            </w:pPr>
            <w:r>
              <w:rPr>
                <w:rFonts w:ascii="Century Gothic" w:hAnsi="Century Gothic"/>
                <w:sz w:val="20"/>
                <w:szCs w:val="20"/>
              </w:rPr>
              <w:t>POB</w:t>
            </w:r>
          </w:p>
        </w:tc>
        <w:tc>
          <w:tcPr>
            <w:tcW w:w="4098" w:type="pct"/>
            <w:shd w:val="clear" w:color="auto" w:fill="auto"/>
          </w:tcPr>
          <w:p w14:paraId="68FA01DB" w14:textId="12506174" w:rsidR="008C0E4C" w:rsidRPr="00FF30C7" w:rsidRDefault="008C0E4C" w:rsidP="006E70BE">
            <w:pPr>
              <w:pStyle w:val="TableBody"/>
              <w:keepNext w:val="0"/>
              <w:rPr>
                <w:rFonts w:ascii="Century Gothic" w:hAnsi="Century Gothic"/>
                <w:sz w:val="20"/>
                <w:szCs w:val="20"/>
              </w:rPr>
            </w:pPr>
            <w:r>
              <w:rPr>
                <w:rFonts w:ascii="Century Gothic" w:hAnsi="Century Gothic"/>
                <w:sz w:val="20"/>
                <w:szCs w:val="20"/>
              </w:rPr>
              <w:t>Performance Obligation</w:t>
            </w:r>
          </w:p>
        </w:tc>
      </w:tr>
    </w:tbl>
    <w:p w14:paraId="18CE54CD" w14:textId="3506E4AA" w:rsidR="003B694C" w:rsidRPr="003176AA" w:rsidRDefault="003B694C" w:rsidP="003B694C">
      <w:pPr>
        <w:pStyle w:val="Heading2"/>
      </w:pPr>
      <w:bookmarkStart w:id="37" w:name="_Toc102756849"/>
      <w:r w:rsidRPr="003176AA">
        <w:t>HLD Checklist</w:t>
      </w:r>
      <w:bookmarkEnd w:id="37"/>
    </w:p>
    <w:tbl>
      <w:tblPr>
        <w:tblW w:w="93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045"/>
        <w:gridCol w:w="5310"/>
      </w:tblGrid>
      <w:tr w:rsidR="003B694C" w:rsidRPr="00FF30C7" w14:paraId="5E7551AC" w14:textId="77777777" w:rsidTr="00FF30C7">
        <w:trPr>
          <w:trHeight w:val="307"/>
        </w:trPr>
        <w:tc>
          <w:tcPr>
            <w:tcW w:w="4045" w:type="dxa"/>
            <w:shd w:val="clear" w:color="auto" w:fill="A6A6A6" w:themeFill="background1" w:themeFillShade="A6"/>
            <w:noWrap/>
            <w:vAlign w:val="center"/>
            <w:hideMark/>
          </w:tcPr>
          <w:p w14:paraId="0DE70FEE" w14:textId="77777777" w:rsidR="003B694C" w:rsidRPr="00FF30C7" w:rsidRDefault="003B694C" w:rsidP="004C7426">
            <w:pPr>
              <w:spacing w:before="40" w:after="40"/>
              <w:rPr>
                <w:rFonts w:ascii="Century Gothic" w:hAnsi="Century Gothic" w:cs="Calibri Light"/>
                <w:b/>
                <w:bCs/>
                <w:color w:val="FFFFFF" w:themeColor="background1"/>
                <w:sz w:val="20"/>
                <w:szCs w:val="20"/>
              </w:rPr>
            </w:pPr>
            <w:r w:rsidRPr="00FF30C7">
              <w:rPr>
                <w:rFonts w:ascii="Century Gothic" w:hAnsi="Century Gothic" w:cs="Calibri Light"/>
                <w:b/>
                <w:bCs/>
                <w:color w:val="FFFFFF" w:themeColor="background1"/>
                <w:sz w:val="20"/>
                <w:szCs w:val="20"/>
              </w:rPr>
              <w:t>Items / Response</w:t>
            </w:r>
          </w:p>
        </w:tc>
        <w:tc>
          <w:tcPr>
            <w:tcW w:w="5310" w:type="dxa"/>
            <w:shd w:val="clear" w:color="auto" w:fill="A6A6A6" w:themeFill="background1" w:themeFillShade="A6"/>
            <w:noWrap/>
            <w:vAlign w:val="center"/>
            <w:hideMark/>
          </w:tcPr>
          <w:p w14:paraId="745AE7A3" w14:textId="77777777" w:rsidR="003B694C" w:rsidRPr="00FF30C7" w:rsidRDefault="003B694C" w:rsidP="004C7426">
            <w:pPr>
              <w:spacing w:before="40" w:after="40"/>
              <w:rPr>
                <w:rFonts w:ascii="Century Gothic" w:hAnsi="Century Gothic" w:cs="Calibri Light"/>
                <w:b/>
                <w:bCs/>
                <w:color w:val="FFFFFF" w:themeColor="background1"/>
                <w:sz w:val="20"/>
                <w:szCs w:val="20"/>
              </w:rPr>
            </w:pPr>
            <w:r w:rsidRPr="00FF30C7">
              <w:rPr>
                <w:rFonts w:ascii="Century Gothic" w:hAnsi="Century Gothic" w:cs="Calibri Light"/>
                <w:b/>
                <w:bCs/>
                <w:color w:val="FFFFFF" w:themeColor="background1"/>
                <w:sz w:val="20"/>
                <w:szCs w:val="20"/>
              </w:rPr>
              <w:t>Response</w:t>
            </w:r>
          </w:p>
        </w:tc>
      </w:tr>
      <w:tr w:rsidR="003B694C" w:rsidRPr="00FF30C7" w14:paraId="052EC556" w14:textId="77777777" w:rsidTr="00FF30C7">
        <w:trPr>
          <w:trHeight w:val="307"/>
        </w:trPr>
        <w:tc>
          <w:tcPr>
            <w:tcW w:w="4045" w:type="dxa"/>
            <w:shd w:val="clear" w:color="auto" w:fill="auto"/>
            <w:noWrap/>
            <w:vAlign w:val="center"/>
          </w:tcPr>
          <w:p w14:paraId="55CB1E42" w14:textId="1E958041" w:rsidR="003B694C" w:rsidRPr="00FF30C7" w:rsidRDefault="00184CF0"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Portfolio</w:t>
            </w:r>
          </w:p>
        </w:tc>
        <w:tc>
          <w:tcPr>
            <w:tcW w:w="5310" w:type="dxa"/>
            <w:shd w:val="clear" w:color="auto" w:fill="auto"/>
            <w:noWrap/>
            <w:vAlign w:val="center"/>
          </w:tcPr>
          <w:p w14:paraId="6C549D98" w14:textId="3FA13A1A" w:rsidR="003B694C" w:rsidRPr="00FF30C7" w:rsidRDefault="006D4DE9"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Smart Wireless</w:t>
            </w:r>
            <w:r w:rsidR="00B803C6">
              <w:rPr>
                <w:rFonts w:ascii="Century Gothic" w:eastAsiaTheme="minorHAnsi" w:hAnsi="Century Gothic" w:cstheme="minorBidi"/>
                <w:sz w:val="20"/>
                <w:szCs w:val="20"/>
                <w:lang w:bidi="ar-SA"/>
              </w:rPr>
              <w:t xml:space="preserve"> and </w:t>
            </w:r>
            <w:r w:rsidR="00602361">
              <w:rPr>
                <w:rFonts w:ascii="Century Gothic" w:eastAsiaTheme="minorHAnsi" w:hAnsi="Century Gothic" w:cstheme="minorBidi"/>
                <w:sz w:val="20"/>
                <w:szCs w:val="20"/>
                <w:lang w:bidi="ar-SA"/>
              </w:rPr>
              <w:t xml:space="preserve">PLDT </w:t>
            </w:r>
            <w:r w:rsidR="00B803C6">
              <w:rPr>
                <w:rFonts w:ascii="Century Gothic" w:eastAsiaTheme="minorHAnsi" w:hAnsi="Century Gothic" w:cstheme="minorBidi"/>
                <w:sz w:val="20"/>
                <w:szCs w:val="20"/>
                <w:lang w:bidi="ar-SA"/>
              </w:rPr>
              <w:t>Home</w:t>
            </w:r>
          </w:p>
        </w:tc>
      </w:tr>
      <w:tr w:rsidR="00184CF0" w:rsidRPr="00FF30C7" w14:paraId="646431E4" w14:textId="77777777" w:rsidTr="00FF30C7">
        <w:trPr>
          <w:trHeight w:val="307"/>
        </w:trPr>
        <w:tc>
          <w:tcPr>
            <w:tcW w:w="4045" w:type="dxa"/>
            <w:shd w:val="clear" w:color="auto" w:fill="auto"/>
            <w:noWrap/>
            <w:vAlign w:val="center"/>
          </w:tcPr>
          <w:p w14:paraId="10A48FED" w14:textId="344143BA" w:rsidR="00184CF0" w:rsidRPr="00FF30C7" w:rsidRDefault="00184CF0" w:rsidP="00184CF0">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Line of Business (LOB)</w:t>
            </w:r>
          </w:p>
        </w:tc>
        <w:tc>
          <w:tcPr>
            <w:tcW w:w="5310" w:type="dxa"/>
            <w:shd w:val="clear" w:color="auto" w:fill="auto"/>
            <w:noWrap/>
            <w:vAlign w:val="center"/>
          </w:tcPr>
          <w:p w14:paraId="02B4D20D" w14:textId="2EE29FDF" w:rsidR="00184CF0" w:rsidRDefault="006D4DE9" w:rsidP="00184CF0">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 xml:space="preserve">Wireless </w:t>
            </w:r>
            <w:r w:rsidR="00A772A5">
              <w:rPr>
                <w:rFonts w:ascii="Century Gothic" w:eastAsiaTheme="minorHAnsi" w:hAnsi="Century Gothic" w:cstheme="minorBidi"/>
                <w:sz w:val="20"/>
                <w:szCs w:val="20"/>
                <w:lang w:bidi="ar-SA"/>
              </w:rPr>
              <w:t>P</w:t>
            </w:r>
            <w:r>
              <w:rPr>
                <w:rFonts w:ascii="Century Gothic" w:eastAsiaTheme="minorHAnsi" w:hAnsi="Century Gothic" w:cstheme="minorBidi"/>
                <w:sz w:val="20"/>
                <w:szCs w:val="20"/>
                <w:lang w:bidi="ar-SA"/>
              </w:rPr>
              <w:t>repaid</w:t>
            </w:r>
            <w:r w:rsidR="00B803C6">
              <w:rPr>
                <w:rFonts w:ascii="Century Gothic" w:eastAsiaTheme="minorHAnsi" w:hAnsi="Century Gothic" w:cstheme="minorBidi"/>
                <w:sz w:val="20"/>
                <w:szCs w:val="20"/>
                <w:lang w:bidi="ar-SA"/>
              </w:rPr>
              <w:t xml:space="preserve"> and Postpaid</w:t>
            </w:r>
          </w:p>
          <w:p w14:paraId="14322FE5" w14:textId="0D12DCCD" w:rsidR="00B803C6" w:rsidRPr="00FF30C7" w:rsidRDefault="00B803C6" w:rsidP="00184CF0">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Home</w:t>
            </w:r>
          </w:p>
        </w:tc>
      </w:tr>
      <w:tr w:rsidR="003B694C" w:rsidRPr="00FF30C7" w14:paraId="6217B9BD" w14:textId="77777777" w:rsidTr="00FF30C7">
        <w:trPr>
          <w:trHeight w:val="307"/>
        </w:trPr>
        <w:tc>
          <w:tcPr>
            <w:tcW w:w="4045" w:type="dxa"/>
            <w:shd w:val="clear" w:color="auto" w:fill="auto"/>
            <w:noWrap/>
            <w:vAlign w:val="center"/>
            <w:hideMark/>
          </w:tcPr>
          <w:p w14:paraId="6E55241E"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Impacted Brands</w:t>
            </w:r>
          </w:p>
        </w:tc>
        <w:tc>
          <w:tcPr>
            <w:tcW w:w="5310" w:type="dxa"/>
            <w:shd w:val="clear" w:color="auto" w:fill="auto"/>
            <w:noWrap/>
            <w:vAlign w:val="center"/>
            <w:hideMark/>
          </w:tcPr>
          <w:p w14:paraId="535795B9" w14:textId="303D5E10" w:rsidR="00602361" w:rsidRPr="00FF30C7" w:rsidRDefault="00454537" w:rsidP="00F07613">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All</w:t>
            </w:r>
          </w:p>
        </w:tc>
      </w:tr>
      <w:tr w:rsidR="003B694C" w:rsidRPr="00FF30C7" w14:paraId="35D8EF3F" w14:textId="77777777" w:rsidTr="00FF30C7">
        <w:trPr>
          <w:trHeight w:val="307"/>
        </w:trPr>
        <w:tc>
          <w:tcPr>
            <w:tcW w:w="4045" w:type="dxa"/>
            <w:shd w:val="clear" w:color="auto" w:fill="auto"/>
            <w:noWrap/>
            <w:vAlign w:val="center"/>
            <w:hideMark/>
          </w:tcPr>
          <w:p w14:paraId="433D7834"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Audience / End User</w:t>
            </w:r>
          </w:p>
        </w:tc>
        <w:tc>
          <w:tcPr>
            <w:tcW w:w="5310" w:type="dxa"/>
            <w:shd w:val="clear" w:color="auto" w:fill="auto"/>
            <w:noWrap/>
            <w:vAlign w:val="center"/>
            <w:hideMark/>
          </w:tcPr>
          <w:p w14:paraId="02C765D1" w14:textId="6DF9BFD9" w:rsidR="003B694C" w:rsidRDefault="006D4DE9"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 xml:space="preserve">Prepaid </w:t>
            </w:r>
            <w:r w:rsidR="00B803C6">
              <w:rPr>
                <w:rFonts w:ascii="Century Gothic" w:eastAsiaTheme="minorHAnsi" w:hAnsi="Century Gothic" w:cstheme="minorBidi"/>
                <w:sz w:val="20"/>
                <w:szCs w:val="20"/>
                <w:lang w:bidi="ar-SA"/>
              </w:rPr>
              <w:t xml:space="preserve">and Postpaid </w:t>
            </w:r>
            <w:r>
              <w:rPr>
                <w:rFonts w:ascii="Century Gothic" w:eastAsiaTheme="minorHAnsi" w:hAnsi="Century Gothic" w:cstheme="minorBidi"/>
                <w:sz w:val="20"/>
                <w:szCs w:val="20"/>
                <w:lang w:bidi="ar-SA"/>
              </w:rPr>
              <w:t>Subscribers</w:t>
            </w:r>
          </w:p>
          <w:p w14:paraId="283935FD" w14:textId="5CCFB554" w:rsidR="00602361" w:rsidRPr="00FF30C7" w:rsidRDefault="00602361"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Home subscribers</w:t>
            </w:r>
          </w:p>
        </w:tc>
      </w:tr>
      <w:tr w:rsidR="003B694C" w:rsidRPr="005A4065" w14:paraId="26D26928" w14:textId="77777777" w:rsidTr="00FF30C7">
        <w:trPr>
          <w:trHeight w:val="307"/>
        </w:trPr>
        <w:tc>
          <w:tcPr>
            <w:tcW w:w="4045" w:type="dxa"/>
            <w:shd w:val="clear" w:color="auto" w:fill="auto"/>
            <w:noWrap/>
            <w:vAlign w:val="center"/>
            <w:hideMark/>
          </w:tcPr>
          <w:p w14:paraId="5E5F1089"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Impacted System(s)</w:t>
            </w:r>
          </w:p>
        </w:tc>
        <w:tc>
          <w:tcPr>
            <w:tcW w:w="5310" w:type="dxa"/>
            <w:shd w:val="clear" w:color="auto" w:fill="auto"/>
            <w:noWrap/>
            <w:vAlign w:val="center"/>
            <w:hideMark/>
          </w:tcPr>
          <w:p w14:paraId="000A5102" w14:textId="5C0C6B3C" w:rsidR="006D4DE9" w:rsidRPr="00AA0BF7" w:rsidRDefault="006071D2" w:rsidP="00FD2982">
            <w:pPr>
              <w:spacing w:before="40" w:after="40"/>
              <w:rPr>
                <w:rFonts w:ascii="Century Gothic" w:eastAsiaTheme="minorHAnsi" w:hAnsi="Century Gothic" w:cstheme="minorBidi"/>
                <w:sz w:val="20"/>
                <w:szCs w:val="20"/>
                <w:lang w:val="fr-FR" w:bidi="ar-SA"/>
              </w:rPr>
            </w:pPr>
            <w:r w:rsidRPr="00AA0BF7">
              <w:rPr>
                <w:rFonts w:ascii="Century Gothic" w:eastAsiaTheme="minorHAnsi" w:hAnsi="Century Gothic" w:cstheme="minorBidi"/>
                <w:sz w:val="20"/>
                <w:szCs w:val="20"/>
                <w:lang w:val="fr-FR" w:bidi="ar-SA"/>
              </w:rPr>
              <w:t>AIA</w:t>
            </w:r>
          </w:p>
        </w:tc>
      </w:tr>
      <w:tr w:rsidR="003B694C" w:rsidRPr="00EE31D2" w14:paraId="3F683B34" w14:textId="77777777" w:rsidTr="00FF30C7">
        <w:trPr>
          <w:trHeight w:val="307"/>
        </w:trPr>
        <w:tc>
          <w:tcPr>
            <w:tcW w:w="4045" w:type="dxa"/>
            <w:shd w:val="clear" w:color="auto" w:fill="auto"/>
            <w:noWrap/>
            <w:vAlign w:val="center"/>
            <w:hideMark/>
          </w:tcPr>
          <w:p w14:paraId="7118FC8B"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Vendor(s)</w:t>
            </w:r>
          </w:p>
        </w:tc>
        <w:tc>
          <w:tcPr>
            <w:tcW w:w="5310" w:type="dxa"/>
            <w:shd w:val="clear" w:color="auto" w:fill="auto"/>
            <w:noWrap/>
            <w:vAlign w:val="center"/>
            <w:hideMark/>
          </w:tcPr>
          <w:p w14:paraId="669D663E" w14:textId="452E0EBA" w:rsidR="004C7426" w:rsidRPr="005748E0" w:rsidRDefault="006071D2" w:rsidP="004C7426">
            <w:pPr>
              <w:spacing w:before="40" w:after="40"/>
              <w:rPr>
                <w:rFonts w:ascii="Century Gothic" w:eastAsiaTheme="minorHAnsi" w:hAnsi="Century Gothic" w:cstheme="minorBidi"/>
                <w:sz w:val="20"/>
                <w:szCs w:val="20"/>
                <w:lang w:val="fr-FR" w:bidi="ar-SA"/>
              </w:rPr>
            </w:pPr>
            <w:r>
              <w:rPr>
                <w:rFonts w:ascii="Century Gothic" w:eastAsiaTheme="minorHAnsi" w:hAnsi="Century Gothic" w:cstheme="minorBidi"/>
                <w:sz w:val="20"/>
                <w:szCs w:val="20"/>
                <w:lang w:val="fr-FR" w:bidi="ar-SA"/>
              </w:rPr>
              <w:t>N/A</w:t>
            </w:r>
          </w:p>
        </w:tc>
      </w:tr>
      <w:tr w:rsidR="003B694C" w:rsidRPr="00FF30C7" w14:paraId="5E62D757" w14:textId="77777777" w:rsidTr="005748E0">
        <w:trPr>
          <w:trHeight w:val="46"/>
        </w:trPr>
        <w:tc>
          <w:tcPr>
            <w:tcW w:w="4045" w:type="dxa"/>
            <w:shd w:val="clear" w:color="auto" w:fill="auto"/>
            <w:noWrap/>
            <w:vAlign w:val="center"/>
            <w:hideMark/>
          </w:tcPr>
          <w:p w14:paraId="1CB41C33" w14:textId="4C7A00D2"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CSOG Required?</w:t>
            </w:r>
          </w:p>
        </w:tc>
        <w:tc>
          <w:tcPr>
            <w:tcW w:w="5310" w:type="dxa"/>
            <w:shd w:val="clear" w:color="auto" w:fill="auto"/>
            <w:noWrap/>
            <w:vAlign w:val="center"/>
            <w:hideMark/>
          </w:tcPr>
          <w:p w14:paraId="44AA8FFE" w14:textId="056BE6CD" w:rsidR="003B694C" w:rsidRPr="005748E0" w:rsidRDefault="006071D2"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N/A</w:t>
            </w:r>
          </w:p>
        </w:tc>
      </w:tr>
      <w:tr w:rsidR="003B694C" w:rsidRPr="00FF30C7" w14:paraId="07CD158F" w14:textId="77777777" w:rsidTr="00FF30C7">
        <w:trPr>
          <w:trHeight w:val="307"/>
        </w:trPr>
        <w:tc>
          <w:tcPr>
            <w:tcW w:w="4045" w:type="dxa"/>
            <w:shd w:val="clear" w:color="auto" w:fill="auto"/>
            <w:noWrap/>
            <w:vAlign w:val="center"/>
            <w:hideMark/>
          </w:tcPr>
          <w:p w14:paraId="10EC1D2B" w14:textId="77777777"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lastRenderedPageBreak/>
              <w:t>CRS / PPD Frozen</w:t>
            </w:r>
          </w:p>
        </w:tc>
        <w:tc>
          <w:tcPr>
            <w:tcW w:w="5310" w:type="dxa"/>
            <w:shd w:val="clear" w:color="auto" w:fill="auto"/>
            <w:noWrap/>
            <w:vAlign w:val="center"/>
            <w:hideMark/>
          </w:tcPr>
          <w:p w14:paraId="4D27B810" w14:textId="019BD7B3" w:rsidR="003B694C" w:rsidRPr="00FF30C7" w:rsidRDefault="006D4DE9"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No</w:t>
            </w:r>
          </w:p>
        </w:tc>
      </w:tr>
      <w:tr w:rsidR="003B694C" w:rsidRPr="00FF30C7" w14:paraId="2DF56430" w14:textId="77777777" w:rsidTr="00FF30C7">
        <w:trPr>
          <w:trHeight w:val="307"/>
        </w:trPr>
        <w:tc>
          <w:tcPr>
            <w:tcW w:w="4045" w:type="dxa"/>
            <w:shd w:val="clear" w:color="auto" w:fill="auto"/>
            <w:noWrap/>
            <w:vAlign w:val="center"/>
            <w:hideMark/>
          </w:tcPr>
          <w:p w14:paraId="61C0B6F6" w14:textId="61C84725"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Mockup</w:t>
            </w:r>
            <w:r w:rsidR="005C3CD4">
              <w:rPr>
                <w:rFonts w:ascii="Century Gothic" w:eastAsiaTheme="minorHAnsi" w:hAnsi="Century Gothic" w:cstheme="minorBidi"/>
                <w:sz w:val="20"/>
                <w:szCs w:val="20"/>
                <w:lang w:bidi="ar-SA"/>
              </w:rPr>
              <w:t>’</w:t>
            </w:r>
            <w:r w:rsidRPr="00FF30C7">
              <w:rPr>
                <w:rFonts w:ascii="Century Gothic" w:eastAsiaTheme="minorHAnsi" w:hAnsi="Century Gothic" w:cstheme="minorBidi"/>
                <w:sz w:val="20"/>
                <w:szCs w:val="20"/>
                <w:lang w:bidi="ar-SA"/>
              </w:rPr>
              <w:t>s Shared?</w:t>
            </w:r>
          </w:p>
        </w:tc>
        <w:tc>
          <w:tcPr>
            <w:tcW w:w="5310" w:type="dxa"/>
            <w:shd w:val="clear" w:color="auto" w:fill="auto"/>
            <w:noWrap/>
            <w:vAlign w:val="center"/>
            <w:hideMark/>
          </w:tcPr>
          <w:p w14:paraId="3937D50F" w14:textId="79D9E8D3" w:rsidR="003B694C" w:rsidRPr="00FF30C7" w:rsidRDefault="00454537"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N/A</w:t>
            </w:r>
          </w:p>
        </w:tc>
      </w:tr>
      <w:tr w:rsidR="003B694C" w:rsidRPr="00FF30C7" w14:paraId="7990033A" w14:textId="77777777" w:rsidTr="00FF30C7">
        <w:trPr>
          <w:trHeight w:val="307"/>
        </w:trPr>
        <w:tc>
          <w:tcPr>
            <w:tcW w:w="4045" w:type="dxa"/>
            <w:shd w:val="clear" w:color="auto" w:fill="auto"/>
            <w:noWrap/>
            <w:vAlign w:val="center"/>
            <w:hideMark/>
          </w:tcPr>
          <w:p w14:paraId="3A1140B5" w14:textId="5E75B926"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Spiels Shared?</w:t>
            </w:r>
          </w:p>
        </w:tc>
        <w:tc>
          <w:tcPr>
            <w:tcW w:w="5310" w:type="dxa"/>
            <w:shd w:val="clear" w:color="auto" w:fill="auto"/>
            <w:noWrap/>
            <w:vAlign w:val="center"/>
            <w:hideMark/>
          </w:tcPr>
          <w:p w14:paraId="42EC2D3B" w14:textId="7FF2748F" w:rsidR="003B694C" w:rsidRPr="00FF30C7" w:rsidRDefault="00454537"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N/A</w:t>
            </w:r>
          </w:p>
        </w:tc>
      </w:tr>
      <w:tr w:rsidR="003B694C" w:rsidRPr="00FF30C7" w14:paraId="7FFC5A8F" w14:textId="77777777" w:rsidTr="00FF30C7">
        <w:trPr>
          <w:trHeight w:val="307"/>
        </w:trPr>
        <w:tc>
          <w:tcPr>
            <w:tcW w:w="4045" w:type="dxa"/>
            <w:shd w:val="clear" w:color="auto" w:fill="auto"/>
            <w:noWrap/>
            <w:vAlign w:val="center"/>
            <w:hideMark/>
          </w:tcPr>
          <w:p w14:paraId="5FBFC729" w14:textId="324E60FF" w:rsidR="003B694C" w:rsidRPr="00FF30C7" w:rsidRDefault="003B694C" w:rsidP="004C7426">
            <w:pPr>
              <w:spacing w:before="40" w:after="40"/>
              <w:rPr>
                <w:rFonts w:ascii="Century Gothic" w:eastAsiaTheme="minorHAnsi" w:hAnsi="Century Gothic" w:cstheme="minorBidi"/>
                <w:sz w:val="20"/>
                <w:szCs w:val="20"/>
                <w:lang w:bidi="ar-SA"/>
              </w:rPr>
            </w:pPr>
            <w:r w:rsidRPr="00FF30C7">
              <w:rPr>
                <w:rFonts w:ascii="Century Gothic" w:eastAsiaTheme="minorHAnsi" w:hAnsi="Century Gothic" w:cstheme="minorBidi"/>
                <w:sz w:val="20"/>
                <w:szCs w:val="20"/>
                <w:lang w:bidi="ar-SA"/>
              </w:rPr>
              <w:t>Capacity Assessment</w:t>
            </w:r>
          </w:p>
        </w:tc>
        <w:tc>
          <w:tcPr>
            <w:tcW w:w="5310" w:type="dxa"/>
            <w:shd w:val="clear" w:color="auto" w:fill="auto"/>
            <w:noWrap/>
            <w:vAlign w:val="center"/>
            <w:hideMark/>
          </w:tcPr>
          <w:p w14:paraId="5B484E9A" w14:textId="4305CB91" w:rsidR="003B694C" w:rsidRPr="00FF30C7" w:rsidRDefault="009F71D2"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No impact</w:t>
            </w:r>
          </w:p>
        </w:tc>
      </w:tr>
      <w:tr w:rsidR="00AC3C0A" w:rsidRPr="00FF30C7" w14:paraId="6C0218D9" w14:textId="77777777" w:rsidTr="00FF30C7">
        <w:trPr>
          <w:trHeight w:val="307"/>
        </w:trPr>
        <w:tc>
          <w:tcPr>
            <w:tcW w:w="4045" w:type="dxa"/>
            <w:shd w:val="clear" w:color="auto" w:fill="auto"/>
            <w:noWrap/>
            <w:vAlign w:val="center"/>
          </w:tcPr>
          <w:p w14:paraId="2F2F0F1B" w14:textId="60778B65" w:rsidR="00AC3C0A" w:rsidRPr="00FF30C7" w:rsidRDefault="00AC3C0A"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Transformation Impact</w:t>
            </w:r>
          </w:p>
        </w:tc>
        <w:tc>
          <w:tcPr>
            <w:tcW w:w="5310" w:type="dxa"/>
            <w:shd w:val="clear" w:color="auto" w:fill="auto"/>
            <w:noWrap/>
            <w:vAlign w:val="center"/>
          </w:tcPr>
          <w:p w14:paraId="3B635008" w14:textId="25E04EAB" w:rsidR="00AC3C0A" w:rsidRPr="00FF30C7" w:rsidRDefault="00454537" w:rsidP="004C7426">
            <w:pPr>
              <w:spacing w:before="40" w:after="40"/>
              <w:rPr>
                <w:rFonts w:ascii="Century Gothic" w:eastAsiaTheme="minorHAnsi" w:hAnsi="Century Gothic" w:cstheme="minorBidi"/>
                <w:sz w:val="20"/>
                <w:szCs w:val="20"/>
                <w:lang w:bidi="ar-SA"/>
              </w:rPr>
            </w:pPr>
            <w:r>
              <w:rPr>
                <w:rFonts w:ascii="Century Gothic" w:eastAsiaTheme="minorHAnsi" w:hAnsi="Century Gothic" w:cstheme="minorBidi"/>
                <w:sz w:val="20"/>
                <w:szCs w:val="20"/>
                <w:lang w:bidi="ar-SA"/>
              </w:rPr>
              <w:t>N/A</w:t>
            </w:r>
          </w:p>
        </w:tc>
      </w:tr>
    </w:tbl>
    <w:p w14:paraId="36B44B15" w14:textId="70530401" w:rsidR="00553C20" w:rsidRPr="003176AA" w:rsidRDefault="00553C20" w:rsidP="004638B0">
      <w:pPr>
        <w:pStyle w:val="Heading1"/>
        <w:numPr>
          <w:ilvl w:val="0"/>
          <w:numId w:val="0"/>
        </w:numPr>
        <w:sectPr w:rsidR="00553C20" w:rsidRPr="003176AA" w:rsidSect="00F00B2C">
          <w:headerReference w:type="even" r:id="rId19"/>
          <w:headerReference w:type="default" r:id="rId20"/>
          <w:footerReference w:type="even" r:id="rId21"/>
          <w:footerReference w:type="default" r:id="rId22"/>
          <w:headerReference w:type="first" r:id="rId23"/>
          <w:footerReference w:type="first" r:id="rId24"/>
          <w:pgSz w:w="12240" w:h="15840" w:code="1"/>
          <w:pgMar w:top="1440" w:right="1440" w:bottom="1440" w:left="1440" w:header="1008" w:footer="494" w:gutter="0"/>
          <w:pgBorders w:offsetFrom="page">
            <w:bottom w:val="dashSmallGap" w:sz="4" w:space="24" w:color="FFFFFF"/>
          </w:pgBorders>
          <w:cols w:space="708"/>
          <w:titlePg/>
          <w:docGrid w:linePitch="360"/>
        </w:sectPr>
      </w:pPr>
    </w:p>
    <w:p w14:paraId="10FB0D2B" w14:textId="41B0D5AF" w:rsidR="000966A1" w:rsidRDefault="000966A1" w:rsidP="000966A1">
      <w:pPr>
        <w:pStyle w:val="Heading1"/>
      </w:pPr>
      <w:bookmarkStart w:id="38" w:name="_Toc102756850"/>
      <w:r>
        <w:lastRenderedPageBreak/>
        <w:t>Requirement</w:t>
      </w:r>
      <w:bookmarkEnd w:id="38"/>
    </w:p>
    <w:p w14:paraId="67276B66" w14:textId="20CEE923" w:rsidR="000966A1" w:rsidRDefault="000966A1" w:rsidP="000966A1">
      <w:pPr>
        <w:pStyle w:val="Heading2"/>
      </w:pPr>
      <w:bookmarkStart w:id="39" w:name="_Toc102756851"/>
      <w:r>
        <w:t>Current Functionality</w:t>
      </w:r>
      <w:bookmarkEnd w:id="39"/>
    </w:p>
    <w:p w14:paraId="3CD2B52A" w14:textId="6F9E75D8" w:rsidR="00757389" w:rsidRPr="00757389" w:rsidRDefault="005371BC" w:rsidP="00757389">
      <w:pPr>
        <w:pStyle w:val="BodyText"/>
        <w:ind w:left="1785"/>
        <w:rPr>
          <w:rFonts w:ascii="Century Gothic" w:hAnsi="Century Gothic"/>
          <w:sz w:val="18"/>
          <w:szCs w:val="18"/>
        </w:rPr>
      </w:pPr>
      <w:r>
        <w:rPr>
          <w:rFonts w:ascii="Century Gothic" w:hAnsi="Century Gothic"/>
          <w:sz w:val="18"/>
          <w:szCs w:val="18"/>
        </w:rPr>
        <w:t>Exceeding the threshold of total SMSs sent might result in undelivered SMS campaigns.</w:t>
      </w:r>
    </w:p>
    <w:p w14:paraId="7B2DE62E" w14:textId="73E83724" w:rsidR="00757389" w:rsidRDefault="00590FA1" w:rsidP="00757389">
      <w:pPr>
        <w:pStyle w:val="Heading2"/>
      </w:pPr>
      <w:bookmarkStart w:id="40" w:name="_Toc102756852"/>
      <w:r>
        <w:t>Reasons for Change</w:t>
      </w:r>
      <w:bookmarkEnd w:id="40"/>
    </w:p>
    <w:p w14:paraId="7A35EE72" w14:textId="60D67442" w:rsidR="002965BA" w:rsidRPr="005F7DB8" w:rsidRDefault="000F7F69" w:rsidP="005F7DB8">
      <w:pPr>
        <w:spacing w:before="120" w:after="120"/>
        <w:ind w:left="1428" w:firstLine="357"/>
        <w:rPr>
          <w:rFonts w:ascii="Century Gothic" w:hAnsi="Century Gothic"/>
          <w:sz w:val="20"/>
          <w:szCs w:val="20"/>
        </w:rPr>
      </w:pPr>
      <w:bookmarkStart w:id="41" w:name="_Toc102756855"/>
      <w:r>
        <w:rPr>
          <w:rFonts w:ascii="Century Gothic" w:hAnsi="Century Gothic"/>
          <w:sz w:val="18"/>
          <w:szCs w:val="18"/>
        </w:rPr>
        <w:t>R</w:t>
      </w:r>
      <w:r w:rsidRPr="000F7F69">
        <w:rPr>
          <w:rFonts w:ascii="Century Gothic" w:hAnsi="Century Gothic"/>
          <w:sz w:val="18"/>
          <w:szCs w:val="18"/>
        </w:rPr>
        <w:t>educe or eliminate undelivered SMS campaigns</w:t>
      </w:r>
      <w:r>
        <w:rPr>
          <w:rFonts w:ascii="Century Gothic" w:hAnsi="Century Gothic"/>
          <w:sz w:val="18"/>
          <w:szCs w:val="18"/>
        </w:rPr>
        <w:t>.</w:t>
      </w:r>
    </w:p>
    <w:p w14:paraId="3D4DD155" w14:textId="5AA25D0E" w:rsidR="000966A1" w:rsidRDefault="004D6F80" w:rsidP="000966A1">
      <w:pPr>
        <w:pStyle w:val="Heading2"/>
      </w:pPr>
      <w:r>
        <w:t>Requirements Traceability Matrix</w:t>
      </w:r>
      <w:bookmarkEnd w:id="41"/>
    </w:p>
    <w:p w14:paraId="3E1E9C97" w14:textId="57B7CB26" w:rsidR="00300184" w:rsidRDefault="004D6F80" w:rsidP="002965BA">
      <w:pPr>
        <w:pStyle w:val="BodyText"/>
        <w:ind w:firstLine="345"/>
        <w:rPr>
          <w:rFonts w:ascii="Century Gothic" w:hAnsi="Century Gothic"/>
          <w:sz w:val="20"/>
          <w:szCs w:val="20"/>
        </w:rPr>
      </w:pPr>
      <w:r w:rsidRPr="004D6F80">
        <w:rPr>
          <w:rFonts w:ascii="Century Gothic" w:hAnsi="Century Gothic"/>
          <w:sz w:val="20"/>
          <w:szCs w:val="20"/>
        </w:rPr>
        <w:t>Below are the use cases in the scope of Assessment of this Demand. The RTM table below indicates their coverage from solution assessment point of view.</w:t>
      </w:r>
    </w:p>
    <w:tbl>
      <w:tblPr>
        <w:tblW w:w="5488"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024"/>
        <w:gridCol w:w="6069"/>
        <w:gridCol w:w="1038"/>
        <w:gridCol w:w="1495"/>
        <w:gridCol w:w="1015"/>
        <w:gridCol w:w="1077"/>
        <w:gridCol w:w="2496"/>
      </w:tblGrid>
      <w:tr w:rsidR="001424D6" w:rsidRPr="00FA2785" w14:paraId="33E454FF" w14:textId="600AC0F4" w:rsidTr="00EB14EC">
        <w:trPr>
          <w:trHeight w:val="283"/>
        </w:trPr>
        <w:tc>
          <w:tcPr>
            <w:tcW w:w="360" w:type="pct"/>
            <w:shd w:val="clear" w:color="auto" w:fill="A6A6A6" w:themeFill="background1" w:themeFillShade="A6"/>
            <w:vAlign w:val="center"/>
            <w:hideMark/>
          </w:tcPr>
          <w:p w14:paraId="6F43D1AA" w14:textId="77777777"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Unique ID</w:t>
            </w:r>
          </w:p>
        </w:tc>
        <w:tc>
          <w:tcPr>
            <w:tcW w:w="2135" w:type="pct"/>
            <w:shd w:val="clear" w:color="auto" w:fill="A6A6A6" w:themeFill="background1" w:themeFillShade="A6"/>
            <w:vAlign w:val="center"/>
            <w:hideMark/>
          </w:tcPr>
          <w:p w14:paraId="17CF4ACA" w14:textId="77777777"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Description</w:t>
            </w:r>
          </w:p>
        </w:tc>
        <w:tc>
          <w:tcPr>
            <w:tcW w:w="365" w:type="pct"/>
            <w:shd w:val="clear" w:color="auto" w:fill="A6A6A6" w:themeFill="background1" w:themeFillShade="A6"/>
          </w:tcPr>
          <w:p w14:paraId="0674EDBF" w14:textId="77777777"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b/>
                <w:bCs/>
                <w:color w:val="FFFFFF" w:themeColor="background1"/>
                <w:sz w:val="18"/>
                <w:szCs w:val="18"/>
              </w:rPr>
              <w:t>Proposed Solution</w:t>
            </w:r>
          </w:p>
        </w:tc>
        <w:tc>
          <w:tcPr>
            <w:tcW w:w="526" w:type="pct"/>
            <w:shd w:val="clear" w:color="auto" w:fill="A6A6A6" w:themeFill="background1" w:themeFillShade="A6"/>
          </w:tcPr>
          <w:p w14:paraId="4ED15B01" w14:textId="0A26F5F3"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b/>
                <w:bCs/>
                <w:color w:val="FFFFFF"/>
                <w:sz w:val="18"/>
                <w:szCs w:val="18"/>
              </w:rPr>
              <w:t>GA / RISK / CONSTRAINT and DEPENDENCIES</w:t>
            </w:r>
          </w:p>
        </w:tc>
        <w:tc>
          <w:tcPr>
            <w:tcW w:w="357" w:type="pct"/>
            <w:shd w:val="clear" w:color="auto" w:fill="A6A6A6" w:themeFill="background1" w:themeFillShade="A6"/>
          </w:tcPr>
          <w:p w14:paraId="3C1A5103" w14:textId="54666158" w:rsidR="002262C5" w:rsidRPr="002965BA" w:rsidRDefault="002262C5" w:rsidP="006663F8">
            <w:pPr>
              <w:spacing w:before="40" w:after="40"/>
              <w:jc w:val="center"/>
              <w:rPr>
                <w:rFonts w:ascii="Century Gothic" w:hAnsi="Century Gothic"/>
                <w:b/>
                <w:bCs/>
                <w:color w:val="FFFFFF" w:themeColor="background1"/>
                <w:sz w:val="18"/>
                <w:szCs w:val="18"/>
              </w:rPr>
            </w:pPr>
            <w:r w:rsidRPr="002965BA">
              <w:rPr>
                <w:rFonts w:ascii="Century Gothic" w:hAnsi="Century Gothic"/>
                <w:b/>
                <w:bCs/>
                <w:color w:val="FFFFFF" w:themeColor="background1"/>
                <w:sz w:val="18"/>
                <w:szCs w:val="18"/>
              </w:rPr>
              <w:t>Use Case</w:t>
            </w:r>
          </w:p>
        </w:tc>
        <w:tc>
          <w:tcPr>
            <w:tcW w:w="379" w:type="pct"/>
            <w:shd w:val="clear" w:color="auto" w:fill="A6A6A6" w:themeFill="background1" w:themeFillShade="A6"/>
          </w:tcPr>
          <w:p w14:paraId="509D0C0E" w14:textId="3966E98B" w:rsidR="002262C5" w:rsidRPr="002965BA" w:rsidRDefault="002262C5" w:rsidP="006663F8">
            <w:pPr>
              <w:spacing w:before="40" w:after="40"/>
              <w:jc w:val="center"/>
              <w:rPr>
                <w:rFonts w:ascii="Century Gothic" w:hAnsi="Century Gothic" w:cs="Calibri"/>
                <w:b/>
                <w:bCs/>
                <w:color w:val="FFFFFF"/>
                <w:sz w:val="20"/>
                <w:szCs w:val="20"/>
              </w:rPr>
            </w:pPr>
            <w:r w:rsidRPr="002965BA">
              <w:rPr>
                <w:rFonts w:ascii="Century Gothic" w:hAnsi="Century Gothic"/>
                <w:b/>
                <w:bCs/>
                <w:color w:val="FFFFFF" w:themeColor="background1"/>
                <w:sz w:val="18"/>
                <w:szCs w:val="18"/>
              </w:rPr>
              <w:t>Impacted System</w:t>
            </w:r>
          </w:p>
        </w:tc>
        <w:tc>
          <w:tcPr>
            <w:tcW w:w="878" w:type="pct"/>
            <w:shd w:val="clear" w:color="auto" w:fill="A6A6A6" w:themeFill="background1" w:themeFillShade="A6"/>
          </w:tcPr>
          <w:p w14:paraId="17994A41" w14:textId="37A47E04" w:rsidR="002262C5" w:rsidRPr="002965BA" w:rsidRDefault="002262C5" w:rsidP="006663F8">
            <w:pPr>
              <w:spacing w:before="40" w:after="40"/>
              <w:jc w:val="center"/>
              <w:rPr>
                <w:rFonts w:ascii="Century Gothic" w:hAnsi="Century Gothic"/>
                <w:b/>
                <w:bCs/>
                <w:color w:val="FFFFFF" w:themeColor="background1"/>
                <w:sz w:val="18"/>
                <w:szCs w:val="18"/>
              </w:rPr>
            </w:pPr>
            <w:r w:rsidRPr="002965BA">
              <w:rPr>
                <w:rFonts w:ascii="Century Gothic" w:hAnsi="Century Gothic"/>
                <w:b/>
                <w:bCs/>
                <w:color w:val="FFFFFF" w:themeColor="background1"/>
                <w:sz w:val="18"/>
                <w:szCs w:val="18"/>
              </w:rPr>
              <w:t>Remarks</w:t>
            </w:r>
          </w:p>
        </w:tc>
      </w:tr>
      <w:tr w:rsidR="002262C5" w:rsidRPr="00371AA9" w14:paraId="0BF119FB" w14:textId="3320FE0D" w:rsidTr="00EB14EC">
        <w:tblPrEx>
          <w:tblCellMar>
            <w:left w:w="115" w:type="dxa"/>
            <w:right w:w="115" w:type="dxa"/>
          </w:tblCellMar>
          <w:tblLook w:val="00A0" w:firstRow="1" w:lastRow="0" w:firstColumn="1" w:lastColumn="0" w:noHBand="0" w:noVBand="0"/>
        </w:tblPrEx>
        <w:trPr>
          <w:cantSplit/>
          <w:trHeight w:val="521"/>
        </w:trPr>
        <w:tc>
          <w:tcPr>
            <w:tcW w:w="360" w:type="pct"/>
            <w:shd w:val="clear" w:color="auto" w:fill="auto"/>
          </w:tcPr>
          <w:p w14:paraId="599D814B" w14:textId="77777777" w:rsidR="002262C5" w:rsidRPr="001424D6" w:rsidRDefault="002262C5" w:rsidP="006663F8">
            <w:pPr>
              <w:pStyle w:val="BodyTextTable"/>
              <w:spacing w:after="0"/>
              <w:rPr>
                <w:rFonts w:ascii="Century Gothic" w:hAnsi="Century Gothic"/>
                <w:sz w:val="18"/>
                <w:szCs w:val="18"/>
                <w:rtl/>
                <w:cs/>
              </w:rPr>
            </w:pPr>
            <w:r w:rsidRPr="001424D6">
              <w:rPr>
                <w:rFonts w:ascii="Century Gothic" w:eastAsia="Times New Roman" w:hAnsi="Century Gothic" w:cs="Calibri"/>
                <w:color w:val="000000"/>
                <w:sz w:val="18"/>
                <w:szCs w:val="18"/>
              </w:rPr>
              <w:t>REQ-001</w:t>
            </w:r>
          </w:p>
        </w:tc>
        <w:tc>
          <w:tcPr>
            <w:tcW w:w="2135" w:type="pct"/>
            <w:shd w:val="clear" w:color="auto" w:fill="auto"/>
          </w:tcPr>
          <w:p w14:paraId="0A75FF1A" w14:textId="6D23FB41" w:rsidR="002262C5" w:rsidRPr="001424D6" w:rsidRDefault="009E32E2" w:rsidP="006663F8">
            <w:pPr>
              <w:pStyle w:val="BodyTextTable"/>
              <w:spacing w:after="0"/>
              <w:rPr>
                <w:rFonts w:ascii="Century Gothic" w:hAnsi="Century Gothic"/>
                <w:sz w:val="18"/>
                <w:szCs w:val="18"/>
              </w:rPr>
            </w:pPr>
            <w:r>
              <w:rPr>
                <w:rFonts w:ascii="Century Gothic" w:hAnsi="Century Gothic"/>
                <w:sz w:val="18"/>
                <w:szCs w:val="18"/>
              </w:rPr>
              <w:t>C</w:t>
            </w:r>
            <w:r w:rsidRPr="009E32E2">
              <w:rPr>
                <w:rFonts w:ascii="Century Gothic" w:hAnsi="Century Gothic"/>
                <w:sz w:val="18"/>
                <w:szCs w:val="18"/>
              </w:rPr>
              <w:t>apability in AIA to configure the SMSs to be sent per second</w:t>
            </w:r>
            <w:r>
              <w:rPr>
                <w:rFonts w:ascii="Century Gothic" w:hAnsi="Century Gothic"/>
                <w:sz w:val="18"/>
                <w:szCs w:val="18"/>
              </w:rPr>
              <w:t>.</w:t>
            </w:r>
          </w:p>
        </w:tc>
        <w:tc>
          <w:tcPr>
            <w:tcW w:w="365" w:type="pct"/>
          </w:tcPr>
          <w:p w14:paraId="6BC84EA7" w14:textId="22463E80" w:rsidR="00884062" w:rsidRPr="001424D6" w:rsidRDefault="0072047D" w:rsidP="0048534A">
            <w:pPr>
              <w:pStyle w:val="BodyTextTable"/>
              <w:spacing w:after="0"/>
              <w:jc w:val="center"/>
              <w:rPr>
                <w:rFonts w:ascii="Century Gothic" w:hAnsi="Century Gothic"/>
                <w:sz w:val="18"/>
                <w:szCs w:val="18"/>
              </w:rPr>
            </w:pPr>
            <w:r>
              <w:rPr>
                <w:rFonts w:ascii="Century Gothic" w:hAnsi="Century Gothic"/>
                <w:sz w:val="18"/>
                <w:szCs w:val="18"/>
              </w:rPr>
              <w:t>PS-001</w:t>
            </w:r>
          </w:p>
        </w:tc>
        <w:tc>
          <w:tcPr>
            <w:tcW w:w="526" w:type="pct"/>
          </w:tcPr>
          <w:p w14:paraId="7E7E3E12" w14:textId="15C0BF35" w:rsidR="0072047D" w:rsidRPr="001424D6" w:rsidRDefault="0072047D" w:rsidP="00EB14EC">
            <w:pPr>
              <w:pStyle w:val="BodyTextTable"/>
              <w:spacing w:after="0"/>
              <w:jc w:val="center"/>
              <w:rPr>
                <w:rFonts w:ascii="Century Gothic" w:hAnsi="Century Gothic"/>
                <w:sz w:val="18"/>
                <w:szCs w:val="18"/>
              </w:rPr>
            </w:pPr>
          </w:p>
        </w:tc>
        <w:tc>
          <w:tcPr>
            <w:tcW w:w="357" w:type="pct"/>
          </w:tcPr>
          <w:p w14:paraId="219FDD8C" w14:textId="621B68BD" w:rsidR="002262C5" w:rsidRPr="001424D6" w:rsidRDefault="00D26AE4" w:rsidP="006663F8">
            <w:pPr>
              <w:pStyle w:val="BodyTextTable"/>
              <w:spacing w:after="0"/>
              <w:jc w:val="center"/>
              <w:rPr>
                <w:rFonts w:ascii="Century Gothic" w:hAnsi="Century Gothic"/>
                <w:sz w:val="18"/>
                <w:szCs w:val="18"/>
              </w:rPr>
            </w:pPr>
            <w:r w:rsidRPr="00EB14EC">
              <w:rPr>
                <w:rFonts w:ascii="Century Gothic" w:hAnsi="Century Gothic" w:cs="Calibri"/>
                <w:color w:val="000000"/>
                <w:sz w:val="18"/>
                <w:szCs w:val="18"/>
              </w:rPr>
              <w:t>UC-001</w:t>
            </w:r>
          </w:p>
        </w:tc>
        <w:tc>
          <w:tcPr>
            <w:tcW w:w="379" w:type="pct"/>
          </w:tcPr>
          <w:p w14:paraId="4C203DD6" w14:textId="7334A647" w:rsidR="006071D2" w:rsidRPr="001424D6" w:rsidRDefault="006071D2" w:rsidP="006663F8">
            <w:pPr>
              <w:pStyle w:val="BodyTextTable"/>
              <w:spacing w:after="0"/>
              <w:jc w:val="center"/>
              <w:rPr>
                <w:rFonts w:ascii="Century Gothic" w:hAnsi="Century Gothic"/>
                <w:sz w:val="18"/>
                <w:szCs w:val="18"/>
              </w:rPr>
            </w:pPr>
            <w:r>
              <w:rPr>
                <w:rFonts w:ascii="Century Gothic" w:hAnsi="Century Gothic"/>
                <w:sz w:val="18"/>
                <w:szCs w:val="18"/>
              </w:rPr>
              <w:t>AIA</w:t>
            </w:r>
          </w:p>
        </w:tc>
        <w:tc>
          <w:tcPr>
            <w:tcW w:w="878" w:type="pct"/>
          </w:tcPr>
          <w:p w14:paraId="13BF0E72" w14:textId="77777777" w:rsidR="002262C5" w:rsidRPr="001424D6" w:rsidRDefault="002262C5" w:rsidP="001424D6">
            <w:pPr>
              <w:pStyle w:val="BodyTextTable"/>
              <w:spacing w:after="0"/>
              <w:rPr>
                <w:rFonts w:ascii="Century Gothic" w:hAnsi="Century Gothic"/>
                <w:sz w:val="18"/>
                <w:szCs w:val="18"/>
              </w:rPr>
            </w:pPr>
          </w:p>
        </w:tc>
      </w:tr>
      <w:tr w:rsidR="00354BC5" w:rsidRPr="00371AA9" w14:paraId="2B99B1E2" w14:textId="77777777" w:rsidTr="0097121D">
        <w:tblPrEx>
          <w:tblCellMar>
            <w:left w:w="115" w:type="dxa"/>
            <w:right w:w="115" w:type="dxa"/>
          </w:tblCellMar>
          <w:tblLook w:val="00A0" w:firstRow="1" w:lastRow="0" w:firstColumn="1" w:lastColumn="0" w:noHBand="0" w:noVBand="0"/>
        </w:tblPrEx>
        <w:trPr>
          <w:cantSplit/>
          <w:trHeight w:val="521"/>
        </w:trPr>
        <w:tc>
          <w:tcPr>
            <w:tcW w:w="360" w:type="pct"/>
            <w:shd w:val="clear" w:color="auto" w:fill="auto"/>
          </w:tcPr>
          <w:p w14:paraId="79D8E255" w14:textId="6065BB79" w:rsidR="00354BC5" w:rsidRDefault="00354BC5" w:rsidP="0097121D">
            <w:pPr>
              <w:pStyle w:val="BodyTextTable"/>
              <w:spacing w:after="0"/>
              <w:rPr>
                <w:rFonts w:ascii="Century Gothic" w:eastAsia="Times New Roman" w:hAnsi="Century Gothic" w:cs="Calibri"/>
                <w:color w:val="000000"/>
                <w:sz w:val="18"/>
                <w:szCs w:val="18"/>
              </w:rPr>
            </w:pPr>
            <w:r>
              <w:rPr>
                <w:rFonts w:ascii="Century Gothic" w:eastAsia="Times New Roman" w:hAnsi="Century Gothic" w:cs="Calibri"/>
                <w:color w:val="000000"/>
                <w:sz w:val="18"/>
                <w:szCs w:val="18"/>
              </w:rPr>
              <w:t>REQ-002</w:t>
            </w:r>
          </w:p>
        </w:tc>
        <w:tc>
          <w:tcPr>
            <w:tcW w:w="2135" w:type="pct"/>
            <w:shd w:val="clear" w:color="auto" w:fill="auto"/>
          </w:tcPr>
          <w:p w14:paraId="3276FAD2" w14:textId="77777777" w:rsidR="009E32E2" w:rsidRPr="009E32E2" w:rsidRDefault="009E32E2" w:rsidP="009E32E2">
            <w:pPr>
              <w:pStyle w:val="BodyTextTable"/>
              <w:rPr>
                <w:rFonts w:ascii="Century Gothic" w:hAnsi="Century Gothic"/>
                <w:sz w:val="18"/>
                <w:szCs w:val="18"/>
              </w:rPr>
            </w:pPr>
            <w:r w:rsidRPr="009E32E2">
              <w:rPr>
                <w:rFonts w:ascii="Century Gothic" w:hAnsi="Century Gothic"/>
                <w:sz w:val="18"/>
                <w:szCs w:val="18"/>
              </w:rPr>
              <w:t>The number of connections in AIA to SMSC shall not exceed the configured maximum TPS per instance.</w:t>
            </w:r>
          </w:p>
          <w:p w14:paraId="198118F7" w14:textId="77777777" w:rsidR="009E32E2" w:rsidRPr="009E32E2" w:rsidRDefault="009E32E2" w:rsidP="009E32E2">
            <w:pPr>
              <w:pStyle w:val="BodyTextTable"/>
              <w:rPr>
                <w:rFonts w:ascii="Century Gothic" w:hAnsi="Century Gothic"/>
                <w:sz w:val="18"/>
                <w:szCs w:val="18"/>
              </w:rPr>
            </w:pPr>
            <w:r w:rsidRPr="009E32E2">
              <w:rPr>
                <w:rFonts w:ascii="Century Gothic" w:hAnsi="Century Gothic"/>
                <w:sz w:val="18"/>
                <w:szCs w:val="18"/>
              </w:rPr>
              <w:t>*Note: Wireless (Prepaid and Postpaid) has a separate maximum TPS from Home brand.</w:t>
            </w:r>
          </w:p>
          <w:p w14:paraId="08A78AEF" w14:textId="04DB8875" w:rsidR="009E32E2" w:rsidRPr="009E32E2" w:rsidRDefault="009E32E2" w:rsidP="009E32E2">
            <w:pPr>
              <w:pStyle w:val="BodyTextTable"/>
              <w:rPr>
                <w:rFonts w:ascii="Century Gothic" w:hAnsi="Century Gothic"/>
                <w:sz w:val="18"/>
                <w:szCs w:val="18"/>
              </w:rPr>
            </w:pPr>
            <w:r>
              <w:rPr>
                <w:rFonts w:ascii="Century Gothic" w:hAnsi="Century Gothic"/>
                <w:sz w:val="18"/>
                <w:szCs w:val="18"/>
              </w:rPr>
              <w:t xml:space="preserve">For </w:t>
            </w:r>
            <w:r w:rsidRPr="009E32E2">
              <w:rPr>
                <w:rFonts w:ascii="Century Gothic" w:hAnsi="Century Gothic"/>
                <w:sz w:val="18"/>
                <w:szCs w:val="18"/>
              </w:rPr>
              <w:t>Wireless - 591 TPS</w:t>
            </w:r>
          </w:p>
          <w:p w14:paraId="106FC28E" w14:textId="1EF0078E" w:rsidR="00354BC5" w:rsidRDefault="009E32E2" w:rsidP="009E32E2">
            <w:pPr>
              <w:pStyle w:val="BodyTextTable"/>
              <w:spacing w:after="0"/>
              <w:rPr>
                <w:rFonts w:ascii="Century Gothic" w:hAnsi="Century Gothic"/>
                <w:sz w:val="18"/>
                <w:szCs w:val="18"/>
              </w:rPr>
            </w:pPr>
            <w:r>
              <w:rPr>
                <w:rFonts w:ascii="Century Gothic" w:hAnsi="Century Gothic"/>
                <w:sz w:val="18"/>
                <w:szCs w:val="18"/>
              </w:rPr>
              <w:t xml:space="preserve">For </w:t>
            </w:r>
            <w:r w:rsidRPr="009E32E2">
              <w:rPr>
                <w:rFonts w:ascii="Century Gothic" w:hAnsi="Century Gothic"/>
                <w:sz w:val="18"/>
                <w:szCs w:val="18"/>
              </w:rPr>
              <w:t xml:space="preserve">Home </w:t>
            </w:r>
            <w:r w:rsidR="004D2EC2">
              <w:rPr>
                <w:rFonts w:ascii="Century Gothic" w:hAnsi="Century Gothic"/>
                <w:sz w:val="18"/>
                <w:szCs w:val="18"/>
              </w:rPr>
              <w:t>–</w:t>
            </w:r>
            <w:r w:rsidRPr="009E32E2">
              <w:rPr>
                <w:rFonts w:ascii="Century Gothic" w:hAnsi="Century Gothic"/>
                <w:sz w:val="18"/>
                <w:szCs w:val="18"/>
              </w:rPr>
              <w:t xml:space="preserve"> </w:t>
            </w:r>
            <w:r w:rsidR="004D2EC2" w:rsidRPr="004D2EC2">
              <w:rPr>
                <w:rFonts w:ascii="Century Gothic" w:hAnsi="Century Gothic"/>
                <w:sz w:val="18"/>
                <w:szCs w:val="18"/>
                <w:highlight w:val="yellow"/>
              </w:rPr>
              <w:t>TBD</w:t>
            </w:r>
            <w:r w:rsidR="004D2EC2">
              <w:rPr>
                <w:rFonts w:ascii="Century Gothic" w:hAnsi="Century Gothic"/>
                <w:sz w:val="18"/>
                <w:szCs w:val="18"/>
              </w:rPr>
              <w:t xml:space="preserve"> </w:t>
            </w:r>
            <w:r w:rsidRPr="009E32E2">
              <w:rPr>
                <w:rFonts w:ascii="Century Gothic" w:hAnsi="Century Gothic"/>
                <w:sz w:val="18"/>
                <w:szCs w:val="18"/>
              </w:rPr>
              <w:t>TPS</w:t>
            </w:r>
          </w:p>
        </w:tc>
        <w:tc>
          <w:tcPr>
            <w:tcW w:w="365" w:type="pct"/>
          </w:tcPr>
          <w:p w14:paraId="2A8775D0" w14:textId="65AFEC8C" w:rsidR="00354BC5" w:rsidRDefault="00354BC5" w:rsidP="0097121D">
            <w:pPr>
              <w:pStyle w:val="BodyTextTable"/>
              <w:spacing w:after="0"/>
              <w:jc w:val="center"/>
              <w:rPr>
                <w:rFonts w:ascii="Century Gothic" w:hAnsi="Century Gothic"/>
                <w:sz w:val="18"/>
                <w:szCs w:val="18"/>
              </w:rPr>
            </w:pPr>
            <w:r>
              <w:rPr>
                <w:rFonts w:ascii="Century Gothic" w:hAnsi="Century Gothic"/>
                <w:sz w:val="18"/>
                <w:szCs w:val="18"/>
              </w:rPr>
              <w:t>PS-00</w:t>
            </w:r>
            <w:r w:rsidR="009E32E2">
              <w:rPr>
                <w:rFonts w:ascii="Century Gothic" w:hAnsi="Century Gothic"/>
                <w:sz w:val="18"/>
                <w:szCs w:val="18"/>
              </w:rPr>
              <w:t>1</w:t>
            </w:r>
          </w:p>
        </w:tc>
        <w:tc>
          <w:tcPr>
            <w:tcW w:w="526" w:type="pct"/>
          </w:tcPr>
          <w:p w14:paraId="29BF7731" w14:textId="77777777" w:rsidR="00354BC5" w:rsidRPr="00EB14EC" w:rsidRDefault="00354BC5" w:rsidP="0097121D">
            <w:pPr>
              <w:pStyle w:val="BodyTextTable"/>
              <w:jc w:val="center"/>
              <w:rPr>
                <w:rFonts w:ascii="Century Gothic" w:hAnsi="Century Gothic"/>
                <w:sz w:val="18"/>
                <w:szCs w:val="18"/>
              </w:rPr>
            </w:pPr>
          </w:p>
        </w:tc>
        <w:tc>
          <w:tcPr>
            <w:tcW w:w="357" w:type="pct"/>
          </w:tcPr>
          <w:p w14:paraId="314C6958" w14:textId="7BDC1839" w:rsidR="00354BC5" w:rsidRPr="00EB14EC" w:rsidRDefault="00354BC5" w:rsidP="0097121D">
            <w:pPr>
              <w:pStyle w:val="BodyTextTable"/>
              <w:spacing w:after="0"/>
              <w:jc w:val="center"/>
              <w:rPr>
                <w:rFonts w:ascii="Century Gothic" w:hAnsi="Century Gothic" w:cs="Calibri"/>
                <w:color w:val="000000"/>
                <w:sz w:val="18"/>
                <w:szCs w:val="18"/>
              </w:rPr>
            </w:pPr>
            <w:r w:rsidRPr="00EB14EC">
              <w:rPr>
                <w:rFonts w:ascii="Century Gothic" w:hAnsi="Century Gothic" w:cs="Calibri"/>
                <w:color w:val="000000"/>
                <w:sz w:val="18"/>
                <w:szCs w:val="18"/>
              </w:rPr>
              <w:t>UC-00</w:t>
            </w:r>
            <w:r w:rsidR="009E32E2">
              <w:rPr>
                <w:rFonts w:ascii="Century Gothic" w:hAnsi="Century Gothic" w:cs="Calibri"/>
                <w:color w:val="000000"/>
                <w:sz w:val="18"/>
                <w:szCs w:val="18"/>
              </w:rPr>
              <w:t>1</w:t>
            </w:r>
          </w:p>
        </w:tc>
        <w:tc>
          <w:tcPr>
            <w:tcW w:w="379" w:type="pct"/>
          </w:tcPr>
          <w:p w14:paraId="5B7226F0" w14:textId="77777777" w:rsidR="00354BC5" w:rsidRDefault="00354BC5" w:rsidP="0097121D">
            <w:pPr>
              <w:pStyle w:val="BodyTextTable"/>
              <w:spacing w:after="0"/>
              <w:jc w:val="center"/>
              <w:rPr>
                <w:rFonts w:ascii="Century Gothic" w:hAnsi="Century Gothic"/>
                <w:sz w:val="18"/>
                <w:szCs w:val="18"/>
              </w:rPr>
            </w:pPr>
            <w:r>
              <w:rPr>
                <w:rFonts w:ascii="Century Gothic" w:hAnsi="Century Gothic"/>
                <w:sz w:val="18"/>
                <w:szCs w:val="18"/>
              </w:rPr>
              <w:t>AIA</w:t>
            </w:r>
          </w:p>
        </w:tc>
        <w:tc>
          <w:tcPr>
            <w:tcW w:w="878" w:type="pct"/>
          </w:tcPr>
          <w:p w14:paraId="454CBA73" w14:textId="14C076E5" w:rsidR="00354BC5" w:rsidRPr="001424D6" w:rsidRDefault="00354BC5" w:rsidP="0097121D">
            <w:pPr>
              <w:pStyle w:val="BodyTextTable"/>
              <w:spacing w:after="0"/>
              <w:rPr>
                <w:rFonts w:ascii="Century Gothic" w:hAnsi="Century Gothic"/>
                <w:sz w:val="18"/>
                <w:szCs w:val="18"/>
              </w:rPr>
            </w:pPr>
          </w:p>
        </w:tc>
      </w:tr>
      <w:tr w:rsidR="006071D2" w:rsidRPr="00371AA9" w14:paraId="5FE88ACE" w14:textId="77777777" w:rsidTr="00EB14EC">
        <w:tblPrEx>
          <w:tblCellMar>
            <w:left w:w="115" w:type="dxa"/>
            <w:right w:w="115" w:type="dxa"/>
          </w:tblCellMar>
          <w:tblLook w:val="00A0" w:firstRow="1" w:lastRow="0" w:firstColumn="1" w:lastColumn="0" w:noHBand="0" w:noVBand="0"/>
        </w:tblPrEx>
        <w:trPr>
          <w:cantSplit/>
          <w:trHeight w:val="521"/>
        </w:trPr>
        <w:tc>
          <w:tcPr>
            <w:tcW w:w="360" w:type="pct"/>
            <w:shd w:val="clear" w:color="auto" w:fill="auto"/>
          </w:tcPr>
          <w:p w14:paraId="075CA28F" w14:textId="5FE51709" w:rsidR="006071D2" w:rsidRPr="001424D6" w:rsidRDefault="006071D2" w:rsidP="006663F8">
            <w:pPr>
              <w:pStyle w:val="BodyTextTable"/>
              <w:spacing w:after="0"/>
              <w:rPr>
                <w:rFonts w:ascii="Century Gothic" w:eastAsia="Times New Roman" w:hAnsi="Century Gothic" w:cs="Calibri"/>
                <w:color w:val="000000"/>
                <w:sz w:val="18"/>
                <w:szCs w:val="18"/>
              </w:rPr>
            </w:pPr>
            <w:r>
              <w:rPr>
                <w:rFonts w:ascii="Century Gothic" w:eastAsia="Times New Roman" w:hAnsi="Century Gothic" w:cs="Calibri"/>
                <w:color w:val="000000"/>
                <w:sz w:val="18"/>
                <w:szCs w:val="18"/>
              </w:rPr>
              <w:t>REQ-00</w:t>
            </w:r>
            <w:r w:rsidR="00354BC5">
              <w:rPr>
                <w:rFonts w:ascii="Century Gothic" w:eastAsia="Times New Roman" w:hAnsi="Century Gothic" w:cs="Calibri"/>
                <w:color w:val="000000"/>
                <w:sz w:val="18"/>
                <w:szCs w:val="18"/>
              </w:rPr>
              <w:t>3</w:t>
            </w:r>
          </w:p>
        </w:tc>
        <w:tc>
          <w:tcPr>
            <w:tcW w:w="2135" w:type="pct"/>
            <w:shd w:val="clear" w:color="auto" w:fill="auto"/>
          </w:tcPr>
          <w:p w14:paraId="4550121C" w14:textId="242231D5" w:rsidR="009E32E2" w:rsidRPr="009E32E2" w:rsidRDefault="009E32E2" w:rsidP="009E32E2">
            <w:pPr>
              <w:pStyle w:val="BodyTextTable"/>
              <w:rPr>
                <w:rFonts w:ascii="Century Gothic" w:hAnsi="Century Gothic"/>
                <w:sz w:val="18"/>
                <w:szCs w:val="18"/>
              </w:rPr>
            </w:pPr>
            <w:r w:rsidRPr="009E32E2">
              <w:rPr>
                <w:rFonts w:ascii="Century Gothic" w:hAnsi="Century Gothic"/>
                <w:sz w:val="18"/>
                <w:szCs w:val="18"/>
              </w:rPr>
              <w:t>AIA shall be able to distribute traffic load evenly across different connections per instance/cluster and shall not exceed the maximum TPS.</w:t>
            </w:r>
          </w:p>
          <w:p w14:paraId="07D50D56" w14:textId="3945CABB" w:rsidR="006071D2" w:rsidRPr="006071D2" w:rsidRDefault="009E32E2" w:rsidP="009E32E2">
            <w:pPr>
              <w:pStyle w:val="BodyTextTable"/>
              <w:spacing w:after="0"/>
              <w:rPr>
                <w:rFonts w:ascii="Century Gothic" w:hAnsi="Century Gothic"/>
                <w:sz w:val="18"/>
                <w:szCs w:val="18"/>
              </w:rPr>
            </w:pPr>
            <w:r w:rsidRPr="009E32E2">
              <w:rPr>
                <w:rFonts w:ascii="Century Gothic" w:hAnsi="Century Gothic"/>
                <w:sz w:val="18"/>
                <w:szCs w:val="18"/>
              </w:rPr>
              <w:t>*For example, the maximum TPS for Wireless is 591</w:t>
            </w:r>
            <w:r w:rsidR="004D2EC2">
              <w:rPr>
                <w:rFonts w:ascii="Century Gothic" w:hAnsi="Century Gothic"/>
                <w:sz w:val="18"/>
                <w:szCs w:val="18"/>
              </w:rPr>
              <w:t xml:space="preserve"> </w:t>
            </w:r>
            <w:r w:rsidRPr="009E32E2">
              <w:rPr>
                <w:rFonts w:ascii="Century Gothic" w:hAnsi="Century Gothic"/>
                <w:sz w:val="18"/>
                <w:szCs w:val="18"/>
              </w:rPr>
              <w:t>per instance, and supposing that there are total of 20M SMS to be sent, AIA shall follow the configuration and send 591 SMS first, then queue the remaining SMS until all of them has been successfully sent.</w:t>
            </w:r>
          </w:p>
        </w:tc>
        <w:tc>
          <w:tcPr>
            <w:tcW w:w="365" w:type="pct"/>
          </w:tcPr>
          <w:p w14:paraId="136D575D" w14:textId="32F4985E" w:rsidR="006071D2" w:rsidRDefault="0072047D" w:rsidP="0048534A">
            <w:pPr>
              <w:pStyle w:val="BodyTextTable"/>
              <w:spacing w:after="0"/>
              <w:jc w:val="center"/>
              <w:rPr>
                <w:rFonts w:ascii="Century Gothic" w:hAnsi="Century Gothic"/>
                <w:sz w:val="18"/>
                <w:szCs w:val="18"/>
              </w:rPr>
            </w:pPr>
            <w:r>
              <w:rPr>
                <w:rFonts w:ascii="Century Gothic" w:hAnsi="Century Gothic"/>
                <w:sz w:val="18"/>
                <w:szCs w:val="18"/>
              </w:rPr>
              <w:t>PS-00</w:t>
            </w:r>
            <w:r w:rsidR="009E32E2">
              <w:rPr>
                <w:rFonts w:ascii="Century Gothic" w:hAnsi="Century Gothic"/>
                <w:sz w:val="18"/>
                <w:szCs w:val="18"/>
              </w:rPr>
              <w:t>1</w:t>
            </w:r>
          </w:p>
        </w:tc>
        <w:tc>
          <w:tcPr>
            <w:tcW w:w="526" w:type="pct"/>
          </w:tcPr>
          <w:p w14:paraId="64BD4A53" w14:textId="1E74179E" w:rsidR="0072047D" w:rsidRPr="00EB14EC" w:rsidRDefault="0072047D" w:rsidP="00EB14EC">
            <w:pPr>
              <w:pStyle w:val="BodyTextTable"/>
              <w:jc w:val="center"/>
              <w:rPr>
                <w:rFonts w:ascii="Century Gothic" w:hAnsi="Century Gothic"/>
                <w:sz w:val="18"/>
                <w:szCs w:val="18"/>
              </w:rPr>
            </w:pPr>
          </w:p>
        </w:tc>
        <w:tc>
          <w:tcPr>
            <w:tcW w:w="357" w:type="pct"/>
          </w:tcPr>
          <w:p w14:paraId="4CD92D31" w14:textId="494DBEAB" w:rsidR="006071D2" w:rsidRDefault="00D26AE4" w:rsidP="006663F8">
            <w:pPr>
              <w:pStyle w:val="BodyTextTable"/>
              <w:spacing w:after="0"/>
              <w:jc w:val="center"/>
              <w:rPr>
                <w:rFonts w:ascii="Century Gothic" w:hAnsi="Century Gothic"/>
                <w:sz w:val="18"/>
                <w:szCs w:val="18"/>
              </w:rPr>
            </w:pPr>
            <w:r w:rsidRPr="00EB14EC">
              <w:rPr>
                <w:rFonts w:ascii="Century Gothic" w:hAnsi="Century Gothic" w:cs="Calibri"/>
                <w:color w:val="000000"/>
                <w:sz w:val="18"/>
                <w:szCs w:val="18"/>
              </w:rPr>
              <w:t>UC-00</w:t>
            </w:r>
            <w:r w:rsidR="009E32E2">
              <w:rPr>
                <w:rFonts w:ascii="Century Gothic" w:hAnsi="Century Gothic" w:cs="Calibri"/>
                <w:color w:val="000000"/>
                <w:sz w:val="18"/>
                <w:szCs w:val="18"/>
              </w:rPr>
              <w:t>1</w:t>
            </w:r>
          </w:p>
        </w:tc>
        <w:tc>
          <w:tcPr>
            <w:tcW w:w="379" w:type="pct"/>
          </w:tcPr>
          <w:p w14:paraId="42A77EE0" w14:textId="13963FBA" w:rsidR="006071D2" w:rsidRDefault="00D26AE4" w:rsidP="006663F8">
            <w:pPr>
              <w:pStyle w:val="BodyTextTable"/>
              <w:spacing w:after="0"/>
              <w:jc w:val="center"/>
              <w:rPr>
                <w:rFonts w:ascii="Century Gothic" w:hAnsi="Century Gothic"/>
                <w:sz w:val="18"/>
                <w:szCs w:val="18"/>
              </w:rPr>
            </w:pPr>
            <w:r>
              <w:rPr>
                <w:rFonts w:ascii="Century Gothic" w:hAnsi="Century Gothic"/>
                <w:sz w:val="18"/>
                <w:szCs w:val="18"/>
              </w:rPr>
              <w:t>AIA</w:t>
            </w:r>
          </w:p>
        </w:tc>
        <w:tc>
          <w:tcPr>
            <w:tcW w:w="878" w:type="pct"/>
          </w:tcPr>
          <w:p w14:paraId="2EBB3B8E" w14:textId="107FE6AA" w:rsidR="006071D2" w:rsidRPr="001424D6" w:rsidRDefault="006071D2" w:rsidP="001424D6">
            <w:pPr>
              <w:pStyle w:val="BodyTextTable"/>
              <w:spacing w:after="0"/>
              <w:rPr>
                <w:rFonts w:ascii="Century Gothic" w:hAnsi="Century Gothic"/>
                <w:sz w:val="18"/>
                <w:szCs w:val="18"/>
              </w:rPr>
            </w:pPr>
          </w:p>
        </w:tc>
      </w:tr>
    </w:tbl>
    <w:p w14:paraId="6DA3D34B" w14:textId="0E4BD046" w:rsidR="00F00B2C" w:rsidRPr="003176AA" w:rsidRDefault="00F00B2C" w:rsidP="00F00B2C">
      <w:pPr>
        <w:pStyle w:val="Heading1"/>
      </w:pPr>
      <w:bookmarkStart w:id="42" w:name="_Toc102756856"/>
      <w:r w:rsidRPr="003176AA">
        <w:lastRenderedPageBreak/>
        <w:t>Overall Solution</w:t>
      </w:r>
      <w:bookmarkEnd w:id="42"/>
      <w:r w:rsidRPr="003176AA">
        <w:t xml:space="preserve"> </w:t>
      </w:r>
    </w:p>
    <w:p w14:paraId="40EDCCE8" w14:textId="140576DC" w:rsidR="00F00B2C" w:rsidRPr="003176AA" w:rsidRDefault="00F00B2C" w:rsidP="00F00B2C">
      <w:pPr>
        <w:pStyle w:val="Heading2"/>
      </w:pPr>
      <w:bookmarkStart w:id="43" w:name="_Toc296600129"/>
      <w:bookmarkStart w:id="44" w:name="_Toc302484564"/>
      <w:bookmarkStart w:id="45" w:name="_Toc303074612"/>
      <w:bookmarkStart w:id="46" w:name="_Toc425776938"/>
      <w:bookmarkStart w:id="47" w:name="_Toc102756857"/>
      <w:bookmarkStart w:id="48" w:name="_Toc475252582"/>
      <w:bookmarkStart w:id="49" w:name="_Toc508682787"/>
      <w:bookmarkStart w:id="50" w:name="_Toc521639069"/>
      <w:bookmarkStart w:id="51" w:name="_Toc33505769"/>
      <w:bookmarkStart w:id="52" w:name="_Toc68250360"/>
      <w:r w:rsidRPr="003176AA">
        <w:t xml:space="preserve">Impacted </w:t>
      </w:r>
      <w:bookmarkEnd w:id="43"/>
      <w:bookmarkEnd w:id="44"/>
      <w:bookmarkEnd w:id="45"/>
      <w:bookmarkEnd w:id="46"/>
      <w:r w:rsidR="004D6F80">
        <w:t>Applications</w:t>
      </w:r>
      <w:bookmarkEnd w:id="47"/>
      <w:r w:rsidRPr="003176AA">
        <w:t xml:space="preserve"> </w:t>
      </w:r>
    </w:p>
    <w:tbl>
      <w:tblPr>
        <w:tblStyle w:val="TableGrid"/>
        <w:tblW w:w="0" w:type="auto"/>
        <w:tblInd w:w="8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227"/>
        <w:gridCol w:w="4228"/>
      </w:tblGrid>
      <w:tr w:rsidR="004D6F80" w:rsidRPr="004D6F80" w14:paraId="0C535073" w14:textId="77777777" w:rsidTr="000B2400">
        <w:tc>
          <w:tcPr>
            <w:tcW w:w="8455" w:type="dxa"/>
            <w:gridSpan w:val="2"/>
            <w:shd w:val="clear" w:color="auto" w:fill="A6A6A6" w:themeFill="background1" w:themeFillShade="A6"/>
          </w:tcPr>
          <w:p w14:paraId="258C2424" w14:textId="77777777" w:rsidR="004D6F80" w:rsidRPr="004D6F80" w:rsidRDefault="004D6F80" w:rsidP="000B2400">
            <w:pPr>
              <w:pStyle w:val="BodyText"/>
              <w:spacing w:before="40" w:after="40"/>
              <w:ind w:left="0"/>
              <w:jc w:val="center"/>
              <w:rPr>
                <w:rFonts w:ascii="Century Gothic" w:hAnsi="Century Gothic" w:cstheme="minorHAnsi"/>
                <w:b/>
                <w:sz w:val="20"/>
                <w:szCs w:val="20"/>
              </w:rPr>
            </w:pPr>
            <w:bookmarkStart w:id="53" w:name="_Toc425776940"/>
            <w:bookmarkStart w:id="54" w:name="_Hlk526874203"/>
            <w:bookmarkEnd w:id="48"/>
            <w:bookmarkEnd w:id="49"/>
            <w:bookmarkEnd w:id="50"/>
            <w:bookmarkEnd w:id="51"/>
            <w:bookmarkEnd w:id="52"/>
            <w:r w:rsidRPr="004D6F80">
              <w:rPr>
                <w:rFonts w:ascii="Century Gothic" w:hAnsi="Century Gothic" w:cstheme="minorHAnsi"/>
                <w:b/>
                <w:color w:val="FFFFFF" w:themeColor="background1"/>
                <w:sz w:val="20"/>
                <w:szCs w:val="20"/>
              </w:rPr>
              <w:t>Affected Systems</w:t>
            </w:r>
          </w:p>
        </w:tc>
      </w:tr>
      <w:tr w:rsidR="004D6F80" w:rsidRPr="004D6F80" w14:paraId="1B701B80" w14:textId="77777777" w:rsidTr="000B2400">
        <w:tc>
          <w:tcPr>
            <w:tcW w:w="4227" w:type="dxa"/>
            <w:shd w:val="clear" w:color="auto" w:fill="auto"/>
          </w:tcPr>
          <w:p w14:paraId="7341F74F" w14:textId="745E0339" w:rsidR="00E35DDD" w:rsidRPr="00680B89" w:rsidRDefault="000B48D2" w:rsidP="00680B89">
            <w:pPr>
              <w:spacing w:before="40" w:after="40"/>
              <w:rPr>
                <w:rFonts w:ascii="Century Gothic" w:hAnsi="Century Gothic"/>
                <w:sz w:val="20"/>
                <w:szCs w:val="20"/>
              </w:rPr>
            </w:pPr>
            <w:r>
              <w:rPr>
                <w:rFonts w:ascii="Century Gothic" w:hAnsi="Century Gothic"/>
                <w:sz w:val="20"/>
                <w:szCs w:val="20"/>
              </w:rPr>
              <w:t>AIA</w:t>
            </w:r>
          </w:p>
        </w:tc>
        <w:tc>
          <w:tcPr>
            <w:tcW w:w="4228" w:type="dxa"/>
            <w:shd w:val="clear" w:color="auto" w:fill="auto"/>
          </w:tcPr>
          <w:p w14:paraId="44B97FFE" w14:textId="5AFEC4E0" w:rsidR="002965BA" w:rsidRPr="00680B89" w:rsidRDefault="002965BA" w:rsidP="00680B89">
            <w:pPr>
              <w:spacing w:before="40" w:after="40"/>
              <w:rPr>
                <w:rFonts w:ascii="Century Gothic" w:hAnsi="Century Gothic"/>
                <w:sz w:val="20"/>
                <w:szCs w:val="20"/>
              </w:rPr>
            </w:pPr>
          </w:p>
        </w:tc>
      </w:tr>
      <w:tr w:rsidR="00757389" w:rsidRPr="004D6F80" w14:paraId="390E9AD9" w14:textId="77777777" w:rsidTr="000B2400">
        <w:tc>
          <w:tcPr>
            <w:tcW w:w="4227" w:type="dxa"/>
            <w:shd w:val="clear" w:color="auto" w:fill="auto"/>
          </w:tcPr>
          <w:p w14:paraId="278E577E" w14:textId="385EA57D" w:rsidR="00757389" w:rsidRDefault="00757389" w:rsidP="00680B89">
            <w:pPr>
              <w:spacing w:before="40" w:after="40"/>
              <w:rPr>
                <w:rFonts w:ascii="Century Gothic" w:eastAsiaTheme="minorHAnsi" w:hAnsi="Century Gothic" w:cstheme="minorBidi"/>
                <w:sz w:val="20"/>
                <w:szCs w:val="20"/>
                <w:lang w:bidi="ar-SA"/>
              </w:rPr>
            </w:pPr>
          </w:p>
        </w:tc>
        <w:tc>
          <w:tcPr>
            <w:tcW w:w="4228" w:type="dxa"/>
            <w:shd w:val="clear" w:color="auto" w:fill="auto"/>
          </w:tcPr>
          <w:p w14:paraId="1ABF5438" w14:textId="1A2C8107" w:rsidR="00757389" w:rsidRDefault="00757389" w:rsidP="00680B89">
            <w:pPr>
              <w:spacing w:before="40" w:after="40"/>
              <w:rPr>
                <w:rFonts w:ascii="Century Gothic" w:eastAsiaTheme="minorHAnsi" w:hAnsi="Century Gothic" w:cstheme="minorBidi"/>
                <w:sz w:val="20"/>
                <w:szCs w:val="20"/>
                <w:lang w:bidi="ar-SA"/>
              </w:rPr>
            </w:pPr>
          </w:p>
        </w:tc>
      </w:tr>
      <w:tr w:rsidR="002965BA" w:rsidRPr="004D6F80" w14:paraId="2BC4237B" w14:textId="77777777" w:rsidTr="000B2400">
        <w:tc>
          <w:tcPr>
            <w:tcW w:w="4227" w:type="dxa"/>
            <w:shd w:val="clear" w:color="auto" w:fill="auto"/>
          </w:tcPr>
          <w:p w14:paraId="5D8C35ED" w14:textId="21FF6BE0" w:rsidR="002965BA" w:rsidRDefault="002965BA" w:rsidP="00680B89">
            <w:pPr>
              <w:spacing w:before="40" w:after="40"/>
              <w:rPr>
                <w:rFonts w:ascii="Century Gothic" w:eastAsiaTheme="minorHAnsi" w:hAnsi="Century Gothic" w:cstheme="minorBidi"/>
                <w:sz w:val="20"/>
                <w:szCs w:val="20"/>
                <w:lang w:bidi="ar-SA"/>
              </w:rPr>
            </w:pPr>
          </w:p>
        </w:tc>
        <w:tc>
          <w:tcPr>
            <w:tcW w:w="4228" w:type="dxa"/>
            <w:shd w:val="clear" w:color="auto" w:fill="auto"/>
          </w:tcPr>
          <w:p w14:paraId="66FDA587" w14:textId="5CB4087D" w:rsidR="002965BA" w:rsidRDefault="002965BA" w:rsidP="00680B89">
            <w:pPr>
              <w:spacing w:before="40" w:after="40"/>
              <w:rPr>
                <w:rFonts w:ascii="Century Gothic" w:eastAsiaTheme="minorHAnsi" w:hAnsi="Century Gothic" w:cstheme="minorBidi"/>
                <w:sz w:val="20"/>
                <w:szCs w:val="20"/>
                <w:lang w:bidi="ar-SA"/>
              </w:rPr>
            </w:pPr>
          </w:p>
        </w:tc>
      </w:tr>
    </w:tbl>
    <w:p w14:paraId="100933C4" w14:textId="7F50BC46" w:rsidR="00434DFA" w:rsidRDefault="00434DFA" w:rsidP="00434DFA">
      <w:pPr>
        <w:pStyle w:val="Heading2"/>
        <w:rPr>
          <w:noProof/>
        </w:rPr>
      </w:pPr>
      <w:bookmarkStart w:id="55" w:name="_Toc102756858"/>
      <w:bookmarkStart w:id="56" w:name="_Toc425776943"/>
      <w:bookmarkEnd w:id="53"/>
      <w:bookmarkEnd w:id="54"/>
      <w:r>
        <w:rPr>
          <w:noProof/>
        </w:rPr>
        <w:t>Assumptions, Constraints and Dependencies</w:t>
      </w:r>
      <w:bookmarkEnd w:id="55"/>
    </w:p>
    <w:p w14:paraId="5753C9EE" w14:textId="5E133FE7" w:rsidR="00434DFA" w:rsidRDefault="00434DFA" w:rsidP="00434DFA">
      <w:pPr>
        <w:pStyle w:val="Heading3"/>
      </w:pPr>
      <w:bookmarkStart w:id="57" w:name="_Toc102756859"/>
      <w:r>
        <w:t>Assumptions</w:t>
      </w:r>
      <w:bookmarkEnd w:id="57"/>
    </w:p>
    <w:tbl>
      <w:tblPr>
        <w:tblW w:w="8397" w:type="dxa"/>
        <w:tblInd w:w="95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55"/>
        <w:gridCol w:w="7142"/>
      </w:tblGrid>
      <w:tr w:rsidR="00434DFA" w:rsidRPr="00FA2785" w14:paraId="128A103A" w14:textId="77777777" w:rsidTr="00A17BD1">
        <w:trPr>
          <w:trHeight w:val="359"/>
        </w:trPr>
        <w:tc>
          <w:tcPr>
            <w:tcW w:w="1255" w:type="dxa"/>
            <w:shd w:val="clear" w:color="auto" w:fill="A6A6A6" w:themeFill="background1" w:themeFillShade="A6"/>
            <w:vAlign w:val="center"/>
            <w:hideMark/>
          </w:tcPr>
          <w:p w14:paraId="586A3F3D"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Unique ID</w:t>
            </w:r>
          </w:p>
        </w:tc>
        <w:tc>
          <w:tcPr>
            <w:tcW w:w="7142" w:type="dxa"/>
            <w:shd w:val="clear" w:color="auto" w:fill="A6A6A6" w:themeFill="background1" w:themeFillShade="A6"/>
            <w:vAlign w:val="center"/>
            <w:hideMark/>
          </w:tcPr>
          <w:p w14:paraId="7F08E019"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Description</w:t>
            </w:r>
          </w:p>
        </w:tc>
      </w:tr>
      <w:tr w:rsidR="00E35DDD" w:rsidRPr="00FA2785" w14:paraId="161DBB0E" w14:textId="77777777" w:rsidTr="00A55A4B">
        <w:trPr>
          <w:trHeight w:val="283"/>
        </w:trPr>
        <w:tc>
          <w:tcPr>
            <w:tcW w:w="1255" w:type="dxa"/>
            <w:shd w:val="clear" w:color="auto" w:fill="auto"/>
          </w:tcPr>
          <w:p w14:paraId="559D3F56" w14:textId="77777777" w:rsidR="00E35DDD" w:rsidRPr="00FA2785" w:rsidRDefault="00E35DDD" w:rsidP="00992E19">
            <w:pPr>
              <w:spacing w:before="40" w:after="40"/>
              <w:rPr>
                <w:rFonts w:ascii="Century Gothic" w:hAnsi="Century Gothic" w:cs="Calibri"/>
                <w:color w:val="000000"/>
                <w:sz w:val="20"/>
                <w:szCs w:val="20"/>
              </w:rPr>
            </w:pPr>
            <w:r w:rsidRPr="00FA2785">
              <w:rPr>
                <w:rFonts w:ascii="Century Gothic" w:hAnsi="Century Gothic" w:cs="Calibri"/>
                <w:color w:val="000000"/>
                <w:sz w:val="20"/>
                <w:szCs w:val="20"/>
              </w:rPr>
              <w:t>GA-001</w:t>
            </w:r>
          </w:p>
        </w:tc>
        <w:tc>
          <w:tcPr>
            <w:tcW w:w="7142" w:type="dxa"/>
            <w:shd w:val="clear" w:color="auto" w:fill="auto"/>
          </w:tcPr>
          <w:p w14:paraId="0C939DE9" w14:textId="0E144AC9" w:rsidR="00E35DDD" w:rsidRPr="00FA2785" w:rsidRDefault="00E35DDD" w:rsidP="00992E19">
            <w:pPr>
              <w:spacing w:before="40" w:after="40"/>
              <w:rPr>
                <w:rFonts w:ascii="Century Gothic" w:hAnsi="Century Gothic" w:cs="Calibri"/>
                <w:sz w:val="20"/>
                <w:szCs w:val="20"/>
              </w:rPr>
            </w:pPr>
            <w:r>
              <w:rPr>
                <w:rFonts w:ascii="Century Gothic" w:hAnsi="Century Gothic" w:cs="Calibri"/>
                <w:sz w:val="20"/>
                <w:szCs w:val="20"/>
              </w:rPr>
              <w:t>Any other new changes not stated in this document upon HLD approval shall require a new demand and shall be covered in a separate HLD.</w:t>
            </w:r>
          </w:p>
        </w:tc>
      </w:tr>
      <w:tr w:rsidR="00E35DDD" w:rsidRPr="00FA2785" w14:paraId="0F2A0D25" w14:textId="77777777" w:rsidTr="00A55A4B">
        <w:trPr>
          <w:trHeight w:val="283"/>
        </w:trPr>
        <w:tc>
          <w:tcPr>
            <w:tcW w:w="1255" w:type="dxa"/>
            <w:shd w:val="clear" w:color="auto" w:fill="auto"/>
          </w:tcPr>
          <w:p w14:paraId="0D9DBF89" w14:textId="77777777" w:rsidR="00E35DDD" w:rsidRPr="00FA2785" w:rsidRDefault="00E35DDD" w:rsidP="00992E19">
            <w:pPr>
              <w:spacing w:before="40" w:after="40"/>
              <w:rPr>
                <w:rFonts w:ascii="Century Gothic" w:hAnsi="Century Gothic" w:cs="Calibri"/>
                <w:color w:val="000000"/>
                <w:sz w:val="20"/>
                <w:szCs w:val="20"/>
              </w:rPr>
            </w:pPr>
            <w:r>
              <w:rPr>
                <w:rFonts w:ascii="Century Gothic" w:hAnsi="Century Gothic" w:cs="Calibri"/>
                <w:color w:val="000000"/>
                <w:sz w:val="20"/>
                <w:szCs w:val="20"/>
              </w:rPr>
              <w:t>GA-002</w:t>
            </w:r>
          </w:p>
        </w:tc>
        <w:tc>
          <w:tcPr>
            <w:tcW w:w="7142" w:type="dxa"/>
            <w:shd w:val="clear" w:color="auto" w:fill="auto"/>
          </w:tcPr>
          <w:p w14:paraId="77C9AE21" w14:textId="0615541C" w:rsidR="00E35DDD" w:rsidRPr="00FA2785" w:rsidRDefault="00E35DDD" w:rsidP="00992E19">
            <w:pPr>
              <w:spacing w:before="40" w:after="40"/>
              <w:rPr>
                <w:rFonts w:ascii="Century Gothic" w:hAnsi="Century Gothic" w:cs="Calibri"/>
                <w:sz w:val="20"/>
                <w:szCs w:val="20"/>
              </w:rPr>
            </w:pPr>
            <w:r>
              <w:rPr>
                <w:rFonts w:ascii="Century Gothic" w:hAnsi="Century Gothic" w:cs="Calibri"/>
                <w:sz w:val="20"/>
                <w:szCs w:val="20"/>
              </w:rPr>
              <w:t>There is no new report requirement scoped in this document.</w:t>
            </w:r>
          </w:p>
        </w:tc>
      </w:tr>
      <w:tr w:rsidR="00E35DDD" w:rsidRPr="00FA2785" w14:paraId="42FEE4D7" w14:textId="77777777" w:rsidTr="00A55A4B">
        <w:trPr>
          <w:trHeight w:val="283"/>
        </w:trPr>
        <w:tc>
          <w:tcPr>
            <w:tcW w:w="1255" w:type="dxa"/>
            <w:shd w:val="clear" w:color="auto" w:fill="auto"/>
          </w:tcPr>
          <w:p w14:paraId="05BF98F8" w14:textId="0DA8DECD" w:rsidR="00E35DDD" w:rsidRDefault="00E35DDD" w:rsidP="00943253">
            <w:pPr>
              <w:spacing w:before="40" w:after="40"/>
              <w:rPr>
                <w:rFonts w:ascii="Century Gothic" w:hAnsi="Century Gothic" w:cs="Calibri"/>
                <w:color w:val="000000"/>
                <w:sz w:val="20"/>
                <w:szCs w:val="20"/>
              </w:rPr>
            </w:pPr>
            <w:r w:rsidRPr="00FA2785">
              <w:rPr>
                <w:rFonts w:ascii="Century Gothic" w:hAnsi="Century Gothic" w:cs="Calibri"/>
                <w:color w:val="000000"/>
                <w:sz w:val="20"/>
                <w:szCs w:val="20"/>
              </w:rPr>
              <w:t>GA-00</w:t>
            </w:r>
            <w:r>
              <w:rPr>
                <w:rFonts w:ascii="Century Gothic" w:hAnsi="Century Gothic" w:cs="Calibri"/>
                <w:color w:val="000000"/>
                <w:sz w:val="20"/>
                <w:szCs w:val="20"/>
              </w:rPr>
              <w:t>3</w:t>
            </w:r>
          </w:p>
        </w:tc>
        <w:tc>
          <w:tcPr>
            <w:tcW w:w="7142" w:type="dxa"/>
            <w:shd w:val="clear" w:color="auto" w:fill="auto"/>
          </w:tcPr>
          <w:p w14:paraId="225C1E30" w14:textId="5B3E5FDB" w:rsidR="00E35DDD" w:rsidRDefault="00E35DDD" w:rsidP="00943253">
            <w:pPr>
              <w:spacing w:before="40" w:after="40"/>
              <w:rPr>
                <w:rFonts w:ascii="Century Gothic" w:hAnsi="Century Gothic" w:cs="Calibri"/>
                <w:sz w:val="20"/>
                <w:szCs w:val="20"/>
              </w:rPr>
            </w:pPr>
            <w:r>
              <w:rPr>
                <w:rFonts w:ascii="Century Gothic" w:hAnsi="Century Gothic" w:cs="Calibri"/>
                <w:sz w:val="20"/>
                <w:szCs w:val="20"/>
              </w:rPr>
              <w:t xml:space="preserve">Testing scope indicated under section 8.1 shall be considered as final upon HLD approval. </w:t>
            </w:r>
          </w:p>
        </w:tc>
      </w:tr>
      <w:tr w:rsidR="00BA08FA" w:rsidRPr="00FA2785" w14:paraId="54087AC0" w14:textId="77777777" w:rsidTr="00A55A4B">
        <w:trPr>
          <w:trHeight w:val="283"/>
        </w:trPr>
        <w:tc>
          <w:tcPr>
            <w:tcW w:w="1255" w:type="dxa"/>
            <w:shd w:val="clear" w:color="auto" w:fill="auto"/>
          </w:tcPr>
          <w:p w14:paraId="725A4D30" w14:textId="5E667401" w:rsidR="00BA08FA" w:rsidRPr="00FA2785" w:rsidRDefault="00BA08FA" w:rsidP="00943253">
            <w:pPr>
              <w:spacing w:before="40" w:after="40"/>
              <w:rPr>
                <w:rFonts w:ascii="Century Gothic" w:hAnsi="Century Gothic" w:cs="Calibri"/>
                <w:color w:val="000000"/>
                <w:sz w:val="20"/>
                <w:szCs w:val="20"/>
              </w:rPr>
            </w:pPr>
            <w:r>
              <w:rPr>
                <w:rFonts w:ascii="Century Gothic" w:hAnsi="Century Gothic" w:cs="Calibri"/>
                <w:color w:val="000000"/>
                <w:sz w:val="20"/>
                <w:szCs w:val="20"/>
              </w:rPr>
              <w:t>GA-004</w:t>
            </w:r>
          </w:p>
        </w:tc>
        <w:tc>
          <w:tcPr>
            <w:tcW w:w="7142" w:type="dxa"/>
            <w:shd w:val="clear" w:color="auto" w:fill="auto"/>
          </w:tcPr>
          <w:p w14:paraId="0D50137E" w14:textId="5FCB2AEB" w:rsidR="00BA08FA" w:rsidRDefault="00BA08FA" w:rsidP="00943253">
            <w:pPr>
              <w:spacing w:before="40" w:after="40"/>
              <w:rPr>
                <w:rFonts w:ascii="Century Gothic" w:hAnsi="Century Gothic" w:cs="Calibri"/>
                <w:sz w:val="20"/>
                <w:szCs w:val="20"/>
              </w:rPr>
            </w:pPr>
          </w:p>
        </w:tc>
      </w:tr>
      <w:tr w:rsidR="0048534A" w:rsidRPr="00FA2785" w14:paraId="2061AE31" w14:textId="77777777" w:rsidTr="00A55A4B">
        <w:trPr>
          <w:trHeight w:val="283"/>
        </w:trPr>
        <w:tc>
          <w:tcPr>
            <w:tcW w:w="1255" w:type="dxa"/>
            <w:shd w:val="clear" w:color="auto" w:fill="auto"/>
          </w:tcPr>
          <w:p w14:paraId="05EC8D0E" w14:textId="3BFB74C4" w:rsidR="0048534A" w:rsidRDefault="0048534A" w:rsidP="00943253">
            <w:pPr>
              <w:spacing w:before="40" w:after="40"/>
              <w:rPr>
                <w:rFonts w:ascii="Century Gothic" w:hAnsi="Century Gothic" w:cs="Calibri"/>
                <w:color w:val="000000"/>
                <w:sz w:val="20"/>
                <w:szCs w:val="20"/>
              </w:rPr>
            </w:pPr>
            <w:r>
              <w:rPr>
                <w:rFonts w:ascii="Century Gothic" w:hAnsi="Century Gothic" w:cs="Calibri"/>
                <w:color w:val="000000"/>
                <w:sz w:val="20"/>
                <w:szCs w:val="20"/>
              </w:rPr>
              <w:t>GA-005</w:t>
            </w:r>
          </w:p>
        </w:tc>
        <w:tc>
          <w:tcPr>
            <w:tcW w:w="7142" w:type="dxa"/>
            <w:shd w:val="clear" w:color="auto" w:fill="auto"/>
          </w:tcPr>
          <w:p w14:paraId="5EEC0AA8" w14:textId="16AB51FF" w:rsidR="0048534A" w:rsidRDefault="0048534A" w:rsidP="00943253">
            <w:pPr>
              <w:spacing w:before="40" w:after="40"/>
              <w:rPr>
                <w:rFonts w:ascii="Century Gothic" w:hAnsi="Century Gothic" w:cs="Calibri"/>
                <w:sz w:val="20"/>
                <w:szCs w:val="20"/>
              </w:rPr>
            </w:pPr>
          </w:p>
        </w:tc>
      </w:tr>
      <w:tr w:rsidR="001424D6" w:rsidRPr="00FA2785" w14:paraId="0DCBF3FD" w14:textId="77777777" w:rsidTr="00A55A4B">
        <w:trPr>
          <w:trHeight w:val="283"/>
        </w:trPr>
        <w:tc>
          <w:tcPr>
            <w:tcW w:w="1255" w:type="dxa"/>
            <w:shd w:val="clear" w:color="auto" w:fill="auto"/>
          </w:tcPr>
          <w:p w14:paraId="0D00349F" w14:textId="789FE507" w:rsidR="001424D6" w:rsidRDefault="001424D6" w:rsidP="00943253">
            <w:pPr>
              <w:spacing w:before="40" w:after="40"/>
              <w:rPr>
                <w:rFonts w:ascii="Century Gothic" w:hAnsi="Century Gothic" w:cs="Calibri"/>
                <w:color w:val="000000"/>
                <w:sz w:val="20"/>
                <w:szCs w:val="20"/>
              </w:rPr>
            </w:pPr>
            <w:r>
              <w:rPr>
                <w:rFonts w:ascii="Century Gothic" w:hAnsi="Century Gothic" w:cs="Calibri"/>
                <w:color w:val="000000"/>
                <w:sz w:val="20"/>
                <w:szCs w:val="20"/>
              </w:rPr>
              <w:t>GA-006</w:t>
            </w:r>
          </w:p>
        </w:tc>
        <w:tc>
          <w:tcPr>
            <w:tcW w:w="7142" w:type="dxa"/>
            <w:shd w:val="clear" w:color="auto" w:fill="auto"/>
          </w:tcPr>
          <w:p w14:paraId="5BEF7E45" w14:textId="1313D555" w:rsidR="001424D6" w:rsidRDefault="001424D6" w:rsidP="00943253">
            <w:pPr>
              <w:spacing w:before="40" w:after="40"/>
              <w:rPr>
                <w:rFonts w:ascii="Century Gothic" w:hAnsi="Century Gothic" w:cs="Calibri"/>
                <w:sz w:val="20"/>
                <w:szCs w:val="20"/>
              </w:rPr>
            </w:pPr>
          </w:p>
        </w:tc>
      </w:tr>
      <w:tr w:rsidR="005F7DB8" w:rsidRPr="00FA2785" w14:paraId="71240FCF" w14:textId="77777777" w:rsidTr="00A55A4B">
        <w:trPr>
          <w:trHeight w:val="283"/>
        </w:trPr>
        <w:tc>
          <w:tcPr>
            <w:tcW w:w="1255" w:type="dxa"/>
            <w:shd w:val="clear" w:color="auto" w:fill="auto"/>
          </w:tcPr>
          <w:p w14:paraId="5FB8CD9E" w14:textId="04095076" w:rsidR="005F7DB8" w:rsidRDefault="005F7DB8" w:rsidP="00943253">
            <w:pPr>
              <w:spacing w:before="40" w:after="40"/>
              <w:rPr>
                <w:rFonts w:ascii="Century Gothic" w:hAnsi="Century Gothic" w:cs="Calibri"/>
                <w:color w:val="000000"/>
                <w:sz w:val="20"/>
                <w:szCs w:val="20"/>
              </w:rPr>
            </w:pPr>
            <w:r>
              <w:rPr>
                <w:rFonts w:ascii="Century Gothic" w:hAnsi="Century Gothic" w:cs="Calibri"/>
                <w:color w:val="000000"/>
                <w:sz w:val="20"/>
                <w:szCs w:val="20"/>
              </w:rPr>
              <w:t>GA-007</w:t>
            </w:r>
          </w:p>
        </w:tc>
        <w:tc>
          <w:tcPr>
            <w:tcW w:w="7142" w:type="dxa"/>
            <w:shd w:val="clear" w:color="auto" w:fill="auto"/>
          </w:tcPr>
          <w:p w14:paraId="4FB51644" w14:textId="7AEBD612" w:rsidR="005F7DB8" w:rsidRDefault="005F7DB8" w:rsidP="00943253">
            <w:pPr>
              <w:spacing w:before="40" w:after="40"/>
              <w:rPr>
                <w:rFonts w:ascii="Century Gothic" w:hAnsi="Century Gothic" w:cs="Calibri"/>
                <w:sz w:val="20"/>
                <w:szCs w:val="20"/>
              </w:rPr>
            </w:pPr>
          </w:p>
        </w:tc>
      </w:tr>
    </w:tbl>
    <w:p w14:paraId="56898B6C" w14:textId="518DC3B1" w:rsidR="00434DFA" w:rsidRDefault="00434DFA" w:rsidP="00434DFA">
      <w:pPr>
        <w:pStyle w:val="Heading3"/>
      </w:pPr>
      <w:bookmarkStart w:id="58" w:name="_Toc102756860"/>
      <w:r>
        <w:t>Constraints</w:t>
      </w:r>
      <w:bookmarkEnd w:id="58"/>
    </w:p>
    <w:tbl>
      <w:tblPr>
        <w:tblW w:w="8397" w:type="dxa"/>
        <w:tblInd w:w="95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55"/>
        <w:gridCol w:w="7142"/>
      </w:tblGrid>
      <w:tr w:rsidR="00434DFA" w:rsidRPr="00FA2785" w14:paraId="60B95287" w14:textId="77777777" w:rsidTr="00A55A4B">
        <w:trPr>
          <w:trHeight w:val="283"/>
        </w:trPr>
        <w:tc>
          <w:tcPr>
            <w:tcW w:w="1255" w:type="dxa"/>
            <w:shd w:val="clear" w:color="auto" w:fill="A6A6A6" w:themeFill="background1" w:themeFillShade="A6"/>
            <w:vAlign w:val="center"/>
            <w:hideMark/>
          </w:tcPr>
          <w:p w14:paraId="7830424F"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Unique ID</w:t>
            </w:r>
          </w:p>
        </w:tc>
        <w:tc>
          <w:tcPr>
            <w:tcW w:w="7142" w:type="dxa"/>
            <w:shd w:val="clear" w:color="auto" w:fill="A6A6A6" w:themeFill="background1" w:themeFillShade="A6"/>
            <w:vAlign w:val="center"/>
            <w:hideMark/>
          </w:tcPr>
          <w:p w14:paraId="6E6CD877"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Description</w:t>
            </w:r>
          </w:p>
        </w:tc>
      </w:tr>
      <w:tr w:rsidR="007E526E" w:rsidRPr="00FA2785" w14:paraId="4BAA37B8" w14:textId="77777777" w:rsidTr="00A17BD1">
        <w:tblPrEx>
          <w:tblCellMar>
            <w:left w:w="115" w:type="dxa"/>
            <w:right w:w="115" w:type="dxa"/>
          </w:tblCellMar>
          <w:tblLook w:val="00A0" w:firstRow="1" w:lastRow="0" w:firstColumn="1" w:lastColumn="0" w:noHBand="0" w:noVBand="0"/>
        </w:tblPrEx>
        <w:trPr>
          <w:cantSplit/>
          <w:trHeight w:val="584"/>
        </w:trPr>
        <w:tc>
          <w:tcPr>
            <w:tcW w:w="1255" w:type="dxa"/>
            <w:shd w:val="clear" w:color="auto" w:fill="auto"/>
          </w:tcPr>
          <w:p w14:paraId="60FB3150" w14:textId="71EE1BC2" w:rsidR="007E526E" w:rsidRPr="00FA2785" w:rsidRDefault="007E526E" w:rsidP="007E526E">
            <w:pPr>
              <w:pStyle w:val="BodyTextTable"/>
              <w:rPr>
                <w:rFonts w:ascii="Century Gothic" w:hAnsi="Century Gothic"/>
                <w:rtl/>
                <w:cs/>
              </w:rPr>
            </w:pPr>
            <w:r>
              <w:rPr>
                <w:rFonts w:ascii="Century Gothic" w:hAnsi="Century Gothic"/>
              </w:rPr>
              <w:lastRenderedPageBreak/>
              <w:t>GC-001</w:t>
            </w:r>
          </w:p>
        </w:tc>
        <w:tc>
          <w:tcPr>
            <w:tcW w:w="7142" w:type="dxa"/>
            <w:shd w:val="clear" w:color="auto" w:fill="auto"/>
          </w:tcPr>
          <w:p w14:paraId="1F9FAC85" w14:textId="33F61DF3" w:rsidR="007E526E" w:rsidRPr="007E526E" w:rsidRDefault="007E526E" w:rsidP="007E526E">
            <w:pPr>
              <w:pStyle w:val="BodyTextTable"/>
              <w:rPr>
                <w:rFonts w:ascii="Century Gothic" w:hAnsi="Century Gothic"/>
              </w:rPr>
            </w:pPr>
            <w:r w:rsidRPr="007E526E">
              <w:rPr>
                <w:rFonts w:ascii="Century Gothic" w:eastAsia="Times New Roman" w:hAnsi="Century Gothic" w:cs="Arial"/>
              </w:rPr>
              <w:t xml:space="preserve">Prioritization of ongoing projects </w:t>
            </w:r>
          </w:p>
        </w:tc>
      </w:tr>
      <w:tr w:rsidR="007E526E" w:rsidRPr="00FA2785" w14:paraId="0DEE51BF"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59B5659C" w14:textId="4DDB81D7" w:rsidR="007E526E" w:rsidRPr="00FA2785" w:rsidRDefault="007E526E" w:rsidP="007E526E">
            <w:pPr>
              <w:pStyle w:val="BodyTextTable"/>
              <w:rPr>
                <w:rFonts w:ascii="Century Gothic" w:hAnsi="Century Gothic"/>
                <w:rtl/>
                <w:cs/>
              </w:rPr>
            </w:pPr>
            <w:r w:rsidRPr="00F31976">
              <w:rPr>
                <w:rFonts w:ascii="Century Gothic" w:hAnsi="Century Gothic"/>
              </w:rPr>
              <w:t>GC-00</w:t>
            </w:r>
            <w:r>
              <w:rPr>
                <w:rFonts w:ascii="Century Gothic" w:hAnsi="Century Gothic"/>
              </w:rPr>
              <w:t>2</w:t>
            </w:r>
          </w:p>
        </w:tc>
        <w:tc>
          <w:tcPr>
            <w:tcW w:w="7142" w:type="dxa"/>
            <w:shd w:val="clear" w:color="auto" w:fill="auto"/>
          </w:tcPr>
          <w:p w14:paraId="1F07EBD0" w14:textId="03E7BBBD" w:rsidR="007E526E" w:rsidRPr="007E526E" w:rsidRDefault="007E526E" w:rsidP="007E526E">
            <w:pPr>
              <w:pStyle w:val="BodyTextTable"/>
              <w:rPr>
                <w:rFonts w:ascii="Century Gothic" w:hAnsi="Century Gothic"/>
              </w:rPr>
            </w:pPr>
            <w:r w:rsidRPr="007E526E">
              <w:rPr>
                <w:rFonts w:ascii="Century Gothic" w:eastAsia="Times New Roman" w:hAnsi="Century Gothic" w:cs="Arial"/>
              </w:rPr>
              <w:t>Interface readiness</w:t>
            </w:r>
          </w:p>
        </w:tc>
      </w:tr>
      <w:tr w:rsidR="007E526E" w:rsidRPr="00FA2785" w14:paraId="59D7F854"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5A1F16F0" w14:textId="4AE2A838" w:rsidR="007E526E" w:rsidRPr="00FA2785" w:rsidRDefault="007E526E" w:rsidP="007E526E">
            <w:pPr>
              <w:pStyle w:val="BodyTextTable"/>
              <w:rPr>
                <w:rFonts w:ascii="Century Gothic" w:hAnsi="Century Gothic"/>
                <w:rtl/>
                <w:cs/>
              </w:rPr>
            </w:pPr>
            <w:r w:rsidRPr="00F31976">
              <w:rPr>
                <w:rFonts w:ascii="Century Gothic" w:hAnsi="Century Gothic"/>
              </w:rPr>
              <w:t>GC-00</w:t>
            </w:r>
            <w:r>
              <w:rPr>
                <w:rFonts w:ascii="Century Gothic" w:hAnsi="Century Gothic"/>
              </w:rPr>
              <w:t>3</w:t>
            </w:r>
          </w:p>
        </w:tc>
        <w:tc>
          <w:tcPr>
            <w:tcW w:w="7142" w:type="dxa"/>
            <w:shd w:val="clear" w:color="auto" w:fill="auto"/>
          </w:tcPr>
          <w:p w14:paraId="75BFCAE7" w14:textId="6C19E792" w:rsidR="007E526E" w:rsidRPr="007E526E" w:rsidRDefault="007E526E" w:rsidP="007E526E">
            <w:pPr>
              <w:pStyle w:val="BodyTextTable"/>
              <w:rPr>
                <w:rFonts w:ascii="Century Gothic" w:hAnsi="Century Gothic"/>
              </w:rPr>
            </w:pPr>
            <w:r w:rsidRPr="007E526E">
              <w:rPr>
                <w:rFonts w:ascii="Century Gothic" w:eastAsia="Times New Roman" w:hAnsi="Century Gothic" w:cstheme="minorBidi"/>
              </w:rPr>
              <w:t>Force majeure situations</w:t>
            </w:r>
          </w:p>
        </w:tc>
      </w:tr>
      <w:tr w:rsidR="007E526E" w:rsidRPr="00FA2785" w14:paraId="4109A9DA"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0143E209" w14:textId="12656129" w:rsidR="007E526E" w:rsidRPr="00FA2785" w:rsidRDefault="007E526E" w:rsidP="007E526E">
            <w:pPr>
              <w:pStyle w:val="BodyTextTable"/>
              <w:rPr>
                <w:rFonts w:ascii="Century Gothic" w:hAnsi="Century Gothic"/>
                <w:rtl/>
                <w:cs/>
              </w:rPr>
            </w:pPr>
            <w:r w:rsidRPr="00F31976">
              <w:rPr>
                <w:rFonts w:ascii="Century Gothic" w:hAnsi="Century Gothic"/>
              </w:rPr>
              <w:t>GC-00</w:t>
            </w:r>
            <w:r>
              <w:rPr>
                <w:rFonts w:ascii="Century Gothic" w:hAnsi="Century Gothic"/>
              </w:rPr>
              <w:t>4</w:t>
            </w:r>
          </w:p>
        </w:tc>
        <w:tc>
          <w:tcPr>
            <w:tcW w:w="7142" w:type="dxa"/>
            <w:shd w:val="clear" w:color="auto" w:fill="auto"/>
          </w:tcPr>
          <w:p w14:paraId="24433309" w14:textId="5845F59D" w:rsidR="007E526E" w:rsidRPr="007E526E" w:rsidRDefault="007E526E" w:rsidP="007E526E">
            <w:pPr>
              <w:pStyle w:val="BodyTextTable"/>
              <w:rPr>
                <w:rFonts w:ascii="Century Gothic" w:hAnsi="Century Gothic"/>
              </w:rPr>
            </w:pPr>
            <w:r w:rsidRPr="007E526E">
              <w:rPr>
                <w:rFonts w:ascii="Century Gothic" w:eastAsia="Times New Roman" w:hAnsi="Century Gothic" w:cstheme="minorBidi"/>
              </w:rPr>
              <w:t xml:space="preserve">HLD timelines </w:t>
            </w:r>
            <w:r>
              <w:rPr>
                <w:rFonts w:ascii="Century Gothic" w:eastAsia="Times New Roman" w:hAnsi="Century Gothic" w:cstheme="minorBidi"/>
              </w:rPr>
              <w:t>shall</w:t>
            </w:r>
            <w:r w:rsidRPr="007E526E">
              <w:rPr>
                <w:rFonts w:ascii="Century Gothic" w:eastAsia="Times New Roman" w:hAnsi="Century Gothic" w:cstheme="minorBidi"/>
              </w:rPr>
              <w:t xml:space="preserve"> be provided based on the new prioritization process</w:t>
            </w:r>
          </w:p>
        </w:tc>
      </w:tr>
      <w:tr w:rsidR="007E526E" w:rsidRPr="00FA2785" w14:paraId="2D4B65F4"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7FFFF5E1" w14:textId="0310C6F3" w:rsidR="007E526E" w:rsidRPr="00FA2785" w:rsidRDefault="007E526E" w:rsidP="007E526E">
            <w:pPr>
              <w:pStyle w:val="BodyTextTable"/>
              <w:rPr>
                <w:rFonts w:ascii="Century Gothic" w:hAnsi="Century Gothic"/>
                <w:rtl/>
                <w:cs/>
              </w:rPr>
            </w:pPr>
            <w:r>
              <w:rPr>
                <w:rFonts w:ascii="Century Gothic" w:hAnsi="Century Gothic"/>
              </w:rPr>
              <w:t>GC-005</w:t>
            </w:r>
          </w:p>
        </w:tc>
        <w:tc>
          <w:tcPr>
            <w:tcW w:w="7142" w:type="dxa"/>
            <w:shd w:val="clear" w:color="auto" w:fill="auto"/>
          </w:tcPr>
          <w:p w14:paraId="1988B9C4" w14:textId="5162C34F" w:rsidR="007E526E" w:rsidRPr="007E526E" w:rsidRDefault="007E526E" w:rsidP="007E526E">
            <w:pPr>
              <w:pStyle w:val="BodyTextTable"/>
              <w:rPr>
                <w:rFonts w:ascii="Century Gothic" w:hAnsi="Century Gothic"/>
              </w:rPr>
            </w:pPr>
            <w:r w:rsidRPr="007E526E">
              <w:rPr>
                <w:rFonts w:ascii="Century Gothic" w:eastAsia="Times New Roman" w:hAnsi="Century Gothic" w:cstheme="minorBidi"/>
              </w:rPr>
              <w:t xml:space="preserve">Timeline </w:t>
            </w:r>
            <w:r>
              <w:rPr>
                <w:rFonts w:ascii="Century Gothic" w:eastAsia="Times New Roman" w:hAnsi="Century Gothic" w:cstheme="minorBidi"/>
              </w:rPr>
              <w:t>shall</w:t>
            </w:r>
            <w:r w:rsidRPr="007E526E">
              <w:rPr>
                <w:rFonts w:ascii="Century Gothic" w:eastAsia="Times New Roman" w:hAnsi="Century Gothic" w:cstheme="minorBidi"/>
              </w:rPr>
              <w:t xml:space="preserve"> be declared</w:t>
            </w:r>
            <w:r w:rsidRPr="007E526E">
              <w:rPr>
                <w:rFonts w:ascii="Century Gothic" w:eastAsia="Times New Roman" w:hAnsi="Century Gothic" w:cs="Arial"/>
              </w:rPr>
              <w:t xml:space="preserve"> after the HLD approval</w:t>
            </w:r>
          </w:p>
        </w:tc>
      </w:tr>
    </w:tbl>
    <w:p w14:paraId="2CFF3830" w14:textId="3FC38CB7" w:rsidR="00434DFA" w:rsidRDefault="00434DFA" w:rsidP="00434DFA">
      <w:pPr>
        <w:pStyle w:val="Heading3"/>
      </w:pPr>
      <w:bookmarkStart w:id="59" w:name="_Toc102756861"/>
      <w:r>
        <w:t>Dependencies</w:t>
      </w:r>
      <w:bookmarkEnd w:id="59"/>
    </w:p>
    <w:tbl>
      <w:tblPr>
        <w:tblW w:w="8397" w:type="dxa"/>
        <w:tblInd w:w="95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55"/>
        <w:gridCol w:w="7142"/>
      </w:tblGrid>
      <w:tr w:rsidR="00434DFA" w:rsidRPr="00FA2785" w14:paraId="3D8E4283" w14:textId="77777777" w:rsidTr="00A55A4B">
        <w:trPr>
          <w:trHeight w:val="283"/>
        </w:trPr>
        <w:tc>
          <w:tcPr>
            <w:tcW w:w="1255" w:type="dxa"/>
            <w:shd w:val="clear" w:color="auto" w:fill="A6A6A6" w:themeFill="background1" w:themeFillShade="A6"/>
            <w:vAlign w:val="center"/>
            <w:hideMark/>
          </w:tcPr>
          <w:p w14:paraId="7F55E7CE"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Unique ID</w:t>
            </w:r>
          </w:p>
        </w:tc>
        <w:tc>
          <w:tcPr>
            <w:tcW w:w="7142" w:type="dxa"/>
            <w:shd w:val="clear" w:color="auto" w:fill="A6A6A6" w:themeFill="background1" w:themeFillShade="A6"/>
            <w:vAlign w:val="center"/>
            <w:hideMark/>
          </w:tcPr>
          <w:p w14:paraId="1DAAD3DB" w14:textId="77777777" w:rsidR="00434DFA" w:rsidRPr="002965BA" w:rsidRDefault="00434DFA" w:rsidP="00992E19">
            <w:pPr>
              <w:spacing w:before="40" w:after="40"/>
              <w:jc w:val="center"/>
              <w:rPr>
                <w:rFonts w:ascii="Century Gothic" w:hAnsi="Century Gothic" w:cs="Calibri"/>
                <w:b/>
                <w:bCs/>
                <w:color w:val="FFFFFF"/>
                <w:sz w:val="20"/>
                <w:szCs w:val="20"/>
              </w:rPr>
            </w:pPr>
            <w:r w:rsidRPr="002965BA">
              <w:rPr>
                <w:rFonts w:ascii="Century Gothic" w:hAnsi="Century Gothic" w:cs="Calibri"/>
                <w:b/>
                <w:bCs/>
                <w:color w:val="FFFFFF"/>
                <w:sz w:val="20"/>
                <w:szCs w:val="20"/>
              </w:rPr>
              <w:t>Description</w:t>
            </w:r>
          </w:p>
        </w:tc>
      </w:tr>
      <w:tr w:rsidR="00434DFA" w:rsidRPr="00FA2785" w14:paraId="31341C9B" w14:textId="77777777" w:rsidTr="00A55A4B">
        <w:tblPrEx>
          <w:tblCellMar>
            <w:left w:w="115" w:type="dxa"/>
            <w:right w:w="115" w:type="dxa"/>
          </w:tblCellMar>
          <w:tblLook w:val="00A0" w:firstRow="1" w:lastRow="0" w:firstColumn="1" w:lastColumn="0" w:noHBand="0" w:noVBand="0"/>
        </w:tblPrEx>
        <w:trPr>
          <w:cantSplit/>
        </w:trPr>
        <w:tc>
          <w:tcPr>
            <w:tcW w:w="1255" w:type="dxa"/>
            <w:shd w:val="clear" w:color="auto" w:fill="auto"/>
          </w:tcPr>
          <w:p w14:paraId="159A8026" w14:textId="11E3E000" w:rsidR="00434DFA" w:rsidRPr="00FA2785" w:rsidRDefault="002965BA" w:rsidP="00992E19">
            <w:pPr>
              <w:pStyle w:val="BodyTextTable"/>
              <w:rPr>
                <w:rFonts w:ascii="Century Gothic" w:hAnsi="Century Gothic"/>
                <w:rtl/>
                <w:cs/>
              </w:rPr>
            </w:pPr>
            <w:r>
              <w:rPr>
                <w:rFonts w:ascii="Century Gothic" w:hAnsi="Century Gothic"/>
              </w:rPr>
              <w:t>GD-001</w:t>
            </w:r>
          </w:p>
        </w:tc>
        <w:tc>
          <w:tcPr>
            <w:tcW w:w="7142" w:type="dxa"/>
            <w:shd w:val="clear" w:color="auto" w:fill="auto"/>
          </w:tcPr>
          <w:p w14:paraId="6332DC23" w14:textId="387DC34E" w:rsidR="00434DFA" w:rsidRPr="00FA2785" w:rsidRDefault="00434DFA" w:rsidP="00992E19">
            <w:pPr>
              <w:pStyle w:val="BodyTextTable"/>
              <w:rPr>
                <w:rFonts w:ascii="Century Gothic" w:hAnsi="Century Gothic"/>
              </w:rPr>
            </w:pPr>
          </w:p>
        </w:tc>
      </w:tr>
    </w:tbl>
    <w:p w14:paraId="6E3FB2A9" w14:textId="5F6FA265" w:rsidR="008A31F4" w:rsidRDefault="008A31F4">
      <w:pPr>
        <w:rPr>
          <w:rFonts w:ascii="Century Gothic" w:hAnsi="Century Gothic" w:cstheme="minorBidi"/>
          <w:bCs/>
          <w:noProof/>
          <w:color w:val="606064"/>
          <w:kern w:val="32"/>
          <w:sz w:val="36"/>
          <w:szCs w:val="36"/>
        </w:rPr>
      </w:pPr>
      <w:bookmarkStart w:id="60" w:name="_Toc102756862"/>
    </w:p>
    <w:p w14:paraId="58B5E3B7" w14:textId="77777777" w:rsidR="008A31F4" w:rsidRDefault="008A31F4">
      <w:pPr>
        <w:rPr>
          <w:rFonts w:ascii="Century Gothic" w:hAnsi="Century Gothic" w:cstheme="minorBidi"/>
          <w:bCs/>
          <w:noProof/>
          <w:color w:val="606064"/>
          <w:kern w:val="32"/>
          <w:sz w:val="36"/>
          <w:szCs w:val="36"/>
        </w:rPr>
      </w:pPr>
      <w:r>
        <w:rPr>
          <w:rFonts w:ascii="Century Gothic" w:hAnsi="Century Gothic" w:cstheme="minorBidi"/>
          <w:bCs/>
          <w:noProof/>
          <w:color w:val="606064"/>
          <w:kern w:val="32"/>
          <w:sz w:val="36"/>
          <w:szCs w:val="36"/>
        </w:rPr>
        <w:br w:type="page"/>
      </w:r>
    </w:p>
    <w:p w14:paraId="2C1769BA" w14:textId="4D98BD16" w:rsidR="00434DFA" w:rsidRDefault="00434DFA" w:rsidP="00434DFA">
      <w:pPr>
        <w:pStyle w:val="Heading2"/>
        <w:rPr>
          <w:noProof/>
        </w:rPr>
      </w:pPr>
      <w:r>
        <w:rPr>
          <w:noProof/>
        </w:rPr>
        <w:lastRenderedPageBreak/>
        <w:t>Architecture Diagram</w:t>
      </w:r>
      <w:bookmarkEnd w:id="60"/>
    </w:p>
    <w:p w14:paraId="779AD8CB" w14:textId="1045E072" w:rsidR="00D26AE4" w:rsidRPr="00D26AE4" w:rsidRDefault="004D2EC2" w:rsidP="004D2EC2">
      <w:pPr>
        <w:pStyle w:val="BodyText"/>
        <w:ind w:left="-270"/>
      </w:pPr>
      <w:r w:rsidRPr="004D2EC2">
        <w:rPr>
          <w:noProof/>
        </w:rPr>
        <w:drawing>
          <wp:inline distT="0" distB="0" distL="0" distR="0" wp14:anchorId="63C03939" wp14:editId="7420D347">
            <wp:extent cx="8229600" cy="2630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2630805"/>
                    </a:xfrm>
                    <a:prstGeom prst="rect">
                      <a:avLst/>
                    </a:prstGeom>
                  </pic:spPr>
                </pic:pic>
              </a:graphicData>
            </a:graphic>
          </wp:inline>
        </w:drawing>
      </w:r>
    </w:p>
    <w:p w14:paraId="4A5A4E3A" w14:textId="6ACD062F" w:rsidR="00434DFA" w:rsidRDefault="00434DFA" w:rsidP="00EE0EEC">
      <w:pPr>
        <w:pStyle w:val="Heading2"/>
        <w:rPr>
          <w:noProof/>
        </w:rPr>
      </w:pPr>
      <w:bookmarkStart w:id="61" w:name="_Toc102756863"/>
      <w:r>
        <w:rPr>
          <w:noProof/>
        </w:rPr>
        <w:t>Use Cases</w:t>
      </w:r>
      <w:bookmarkEnd w:id="61"/>
    </w:p>
    <w:p w14:paraId="76388509" w14:textId="35965D30" w:rsidR="00300184" w:rsidRDefault="00EA0008" w:rsidP="00356446">
      <w:pPr>
        <w:pStyle w:val="BodyText"/>
        <w:rPr>
          <w:rFonts w:ascii="Century Gothic" w:hAnsi="Century Gothic"/>
          <w:sz w:val="20"/>
          <w:szCs w:val="20"/>
        </w:rPr>
      </w:pPr>
      <w:r>
        <w:rPr>
          <w:rFonts w:ascii="Century Gothic" w:hAnsi="Century Gothic"/>
          <w:sz w:val="20"/>
          <w:szCs w:val="20"/>
        </w:rPr>
        <w:t>Here is the summary of use case scenarios:</w:t>
      </w:r>
    </w:p>
    <w:tbl>
      <w:tblPr>
        <w:tblW w:w="5073" w:type="pct"/>
        <w:tblInd w:w="-18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41"/>
        <w:gridCol w:w="12498"/>
      </w:tblGrid>
      <w:tr w:rsidR="00356446" w:rsidRPr="00DB270C" w14:paraId="293B4538" w14:textId="77777777" w:rsidTr="0048534A">
        <w:trPr>
          <w:trHeight w:val="540"/>
        </w:trPr>
        <w:tc>
          <w:tcPr>
            <w:tcW w:w="244" w:type="pct"/>
            <w:shd w:val="clear" w:color="000000" w:fill="A6A6A6"/>
            <w:vAlign w:val="center"/>
            <w:hideMark/>
          </w:tcPr>
          <w:p w14:paraId="287B559F" w14:textId="77777777" w:rsidR="00356446" w:rsidRPr="00356446" w:rsidRDefault="00356446" w:rsidP="006663F8">
            <w:pPr>
              <w:spacing w:before="40" w:after="40"/>
              <w:jc w:val="center"/>
              <w:rPr>
                <w:rFonts w:ascii="Century Gothic" w:hAnsi="Century Gothic" w:cs="Calibri"/>
                <w:b/>
                <w:bCs/>
                <w:color w:val="FFFFFF"/>
                <w:sz w:val="18"/>
                <w:szCs w:val="18"/>
              </w:rPr>
            </w:pPr>
            <w:r w:rsidRPr="00356446">
              <w:rPr>
                <w:rFonts w:ascii="Century Gothic" w:hAnsi="Century Gothic" w:cs="Calibri"/>
                <w:b/>
                <w:bCs/>
                <w:color w:val="FFFFFF"/>
                <w:sz w:val="18"/>
                <w:szCs w:val="18"/>
              </w:rPr>
              <w:t>UC ID</w:t>
            </w:r>
          </w:p>
        </w:tc>
        <w:tc>
          <w:tcPr>
            <w:tcW w:w="4756" w:type="pct"/>
            <w:shd w:val="clear" w:color="000000" w:fill="A6A6A6"/>
            <w:vAlign w:val="center"/>
            <w:hideMark/>
          </w:tcPr>
          <w:p w14:paraId="1E908ED4" w14:textId="77777777" w:rsidR="00356446" w:rsidRPr="00356446" w:rsidRDefault="00356446" w:rsidP="006663F8">
            <w:pPr>
              <w:spacing w:before="40" w:after="40"/>
              <w:jc w:val="center"/>
              <w:rPr>
                <w:rFonts w:ascii="Century Gothic" w:hAnsi="Century Gothic" w:cs="Calibri"/>
                <w:b/>
                <w:bCs/>
                <w:color w:val="FFFFFF"/>
                <w:sz w:val="18"/>
                <w:szCs w:val="18"/>
              </w:rPr>
            </w:pPr>
            <w:r w:rsidRPr="00356446">
              <w:rPr>
                <w:rFonts w:ascii="Century Gothic" w:hAnsi="Century Gothic" w:cs="Calibri"/>
                <w:b/>
                <w:bCs/>
                <w:color w:val="FFFFFF"/>
                <w:sz w:val="18"/>
                <w:szCs w:val="18"/>
              </w:rPr>
              <w:t>USE CASES (UC)</w:t>
            </w:r>
          </w:p>
        </w:tc>
      </w:tr>
      <w:tr w:rsidR="00356446" w:rsidRPr="00DB270C" w14:paraId="162753C7" w14:textId="77777777" w:rsidTr="0048534A">
        <w:trPr>
          <w:trHeight w:val="566"/>
        </w:trPr>
        <w:tc>
          <w:tcPr>
            <w:tcW w:w="244" w:type="pct"/>
            <w:shd w:val="clear" w:color="auto" w:fill="auto"/>
          </w:tcPr>
          <w:p w14:paraId="7B227B6E" w14:textId="15E8DECE" w:rsidR="00356446" w:rsidRPr="00EB14EC" w:rsidRDefault="00356446" w:rsidP="006663F8">
            <w:pPr>
              <w:spacing w:before="40" w:after="40"/>
              <w:jc w:val="center"/>
              <w:rPr>
                <w:rFonts w:ascii="Century Gothic" w:hAnsi="Century Gothic" w:cs="Calibri"/>
                <w:color w:val="000000"/>
                <w:sz w:val="18"/>
                <w:szCs w:val="18"/>
              </w:rPr>
            </w:pPr>
            <w:r w:rsidRPr="00EB14EC">
              <w:rPr>
                <w:rFonts w:ascii="Century Gothic" w:hAnsi="Century Gothic" w:cs="Calibri"/>
                <w:color w:val="000000"/>
                <w:sz w:val="18"/>
                <w:szCs w:val="18"/>
              </w:rPr>
              <w:t>UC-00</w:t>
            </w:r>
            <w:r w:rsidR="0048534A" w:rsidRPr="00EB14EC">
              <w:rPr>
                <w:rFonts w:ascii="Century Gothic" w:hAnsi="Century Gothic" w:cs="Calibri"/>
                <w:color w:val="000000"/>
                <w:sz w:val="18"/>
                <w:szCs w:val="18"/>
              </w:rPr>
              <w:t>1</w:t>
            </w:r>
          </w:p>
        </w:tc>
        <w:tc>
          <w:tcPr>
            <w:tcW w:w="4756" w:type="pct"/>
            <w:shd w:val="clear" w:color="auto" w:fill="auto"/>
            <w:vAlign w:val="center"/>
          </w:tcPr>
          <w:p w14:paraId="74E61834" w14:textId="16926D12" w:rsidR="003C5E62" w:rsidRPr="00EB14EC" w:rsidRDefault="009321B8" w:rsidP="009E32E2">
            <w:pPr>
              <w:pStyle w:val="ListParagraph"/>
              <w:numPr>
                <w:ilvl w:val="0"/>
                <w:numId w:val="16"/>
              </w:numPr>
              <w:spacing w:before="40" w:after="40"/>
              <w:jc w:val="both"/>
              <w:rPr>
                <w:rFonts w:ascii="Century Gothic" w:hAnsi="Century Gothic" w:cs="Calibri"/>
                <w:color w:val="000000"/>
                <w:sz w:val="18"/>
                <w:szCs w:val="18"/>
              </w:rPr>
            </w:pPr>
            <w:r>
              <w:rPr>
                <w:rFonts w:ascii="Century Gothic" w:hAnsi="Century Gothic" w:cs="Calibri"/>
                <w:color w:val="000000"/>
                <w:sz w:val="18"/>
                <w:szCs w:val="18"/>
              </w:rPr>
              <w:t>C</w:t>
            </w:r>
            <w:r w:rsidRPr="009321B8">
              <w:rPr>
                <w:rFonts w:ascii="Century Gothic" w:hAnsi="Century Gothic" w:cs="Calibri"/>
                <w:color w:val="000000"/>
                <w:sz w:val="18"/>
                <w:szCs w:val="18"/>
              </w:rPr>
              <w:t xml:space="preserve">onfigure the </w:t>
            </w:r>
            <w:r>
              <w:rPr>
                <w:rFonts w:ascii="Century Gothic" w:hAnsi="Century Gothic" w:cs="Calibri"/>
                <w:color w:val="000000"/>
                <w:sz w:val="18"/>
                <w:szCs w:val="18"/>
              </w:rPr>
              <w:t xml:space="preserve">max number of </w:t>
            </w:r>
            <w:r w:rsidRPr="009321B8">
              <w:rPr>
                <w:rFonts w:ascii="Century Gothic" w:hAnsi="Century Gothic" w:cs="Calibri"/>
                <w:color w:val="000000"/>
                <w:sz w:val="18"/>
                <w:szCs w:val="18"/>
              </w:rPr>
              <w:t>SMSs to be sent per second</w:t>
            </w:r>
          </w:p>
        </w:tc>
      </w:tr>
    </w:tbl>
    <w:p w14:paraId="515D0F2E" w14:textId="02766744" w:rsidR="000A08E4" w:rsidRDefault="00F00B2C" w:rsidP="00047C04">
      <w:pPr>
        <w:pStyle w:val="Heading2"/>
        <w:rPr>
          <w:noProof/>
        </w:rPr>
      </w:pPr>
      <w:bookmarkStart w:id="62" w:name="_Toc102756864"/>
      <w:bookmarkStart w:id="63" w:name="_Hlk121321276"/>
      <w:r w:rsidRPr="003176AA">
        <w:rPr>
          <w:noProof/>
        </w:rPr>
        <w:t>High-Level Solution</w:t>
      </w:r>
      <w:bookmarkEnd w:id="56"/>
      <w:bookmarkEnd w:id="62"/>
    </w:p>
    <w:p w14:paraId="5EB2D591" w14:textId="6AD77AA6" w:rsidR="00CF7CC1" w:rsidRDefault="00CF7CC1" w:rsidP="00CF7CC1">
      <w:pPr>
        <w:pStyle w:val="BodyText"/>
        <w:ind w:left="1428"/>
        <w:rPr>
          <w:rFonts w:ascii="Century Gothic" w:hAnsi="Century Gothic"/>
          <w:sz w:val="20"/>
          <w:szCs w:val="20"/>
        </w:rPr>
      </w:pPr>
      <w:r>
        <w:rPr>
          <w:rFonts w:ascii="Century Gothic" w:hAnsi="Century Gothic"/>
          <w:sz w:val="20"/>
          <w:szCs w:val="20"/>
        </w:rPr>
        <w:t>Here is the summary of proposed changes:</w:t>
      </w:r>
    </w:p>
    <w:tbl>
      <w:tblPr>
        <w:tblW w:w="5071" w:type="pct"/>
        <w:tblInd w:w="-18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0" w:type="dxa"/>
          <w:right w:w="0" w:type="dxa"/>
        </w:tblCellMar>
        <w:tblLook w:val="0480" w:firstRow="0" w:lastRow="0" w:firstColumn="1" w:lastColumn="0" w:noHBand="0" w:noVBand="1"/>
      </w:tblPr>
      <w:tblGrid>
        <w:gridCol w:w="630"/>
        <w:gridCol w:w="12504"/>
      </w:tblGrid>
      <w:tr w:rsidR="00356446" w:rsidRPr="002F7B70" w14:paraId="102AAA4B" w14:textId="77777777" w:rsidTr="009321B8">
        <w:trPr>
          <w:cantSplit/>
          <w:trHeight w:val="67"/>
          <w:tblHeader/>
        </w:trPr>
        <w:tc>
          <w:tcPr>
            <w:tcW w:w="240" w:type="pct"/>
            <w:shd w:val="clear" w:color="auto" w:fill="A6A6A6"/>
            <w:tcMar>
              <w:top w:w="0" w:type="dxa"/>
              <w:left w:w="108" w:type="dxa"/>
              <w:bottom w:w="0" w:type="dxa"/>
              <w:right w:w="108" w:type="dxa"/>
            </w:tcMar>
            <w:vAlign w:val="center"/>
            <w:hideMark/>
          </w:tcPr>
          <w:p w14:paraId="1833B1D7" w14:textId="77777777" w:rsidR="00356446" w:rsidRPr="0048534A" w:rsidRDefault="00356446" w:rsidP="0037052B">
            <w:pPr>
              <w:spacing w:before="40" w:after="40"/>
              <w:jc w:val="center"/>
              <w:rPr>
                <w:rFonts w:asciiTheme="minorHAnsi" w:hAnsiTheme="minorHAnsi" w:cstheme="minorHAnsi"/>
                <w:b/>
                <w:bCs/>
                <w:color w:val="FFFFFF"/>
                <w:sz w:val="20"/>
                <w:szCs w:val="20"/>
              </w:rPr>
            </w:pPr>
            <w:r w:rsidRPr="0048534A">
              <w:rPr>
                <w:rFonts w:asciiTheme="minorHAnsi" w:hAnsiTheme="minorHAnsi" w:cstheme="minorHAnsi"/>
                <w:b/>
                <w:bCs/>
                <w:color w:val="FFFFFF"/>
                <w:sz w:val="20"/>
                <w:szCs w:val="20"/>
              </w:rPr>
              <w:lastRenderedPageBreak/>
              <w:t>PS ID</w:t>
            </w:r>
          </w:p>
        </w:tc>
        <w:tc>
          <w:tcPr>
            <w:tcW w:w="4760" w:type="pct"/>
            <w:shd w:val="clear" w:color="auto" w:fill="A6A6A6"/>
            <w:vAlign w:val="center"/>
          </w:tcPr>
          <w:p w14:paraId="123A42D9" w14:textId="77777777" w:rsidR="00356446" w:rsidRPr="0048534A" w:rsidRDefault="00356446" w:rsidP="0037052B">
            <w:pPr>
              <w:spacing w:before="40" w:after="40"/>
              <w:jc w:val="center"/>
              <w:rPr>
                <w:rFonts w:asciiTheme="minorHAnsi" w:hAnsiTheme="minorHAnsi" w:cstheme="minorHAnsi"/>
                <w:b/>
                <w:bCs/>
                <w:color w:val="FFFFFF"/>
                <w:sz w:val="20"/>
                <w:szCs w:val="20"/>
              </w:rPr>
            </w:pPr>
            <w:r w:rsidRPr="0048534A">
              <w:rPr>
                <w:rFonts w:asciiTheme="minorHAnsi" w:hAnsiTheme="minorHAnsi" w:cstheme="minorHAnsi"/>
                <w:b/>
                <w:bCs/>
                <w:color w:val="FFFFFF"/>
                <w:sz w:val="20"/>
                <w:szCs w:val="20"/>
              </w:rPr>
              <w:t>Proposed Solution (PS)</w:t>
            </w:r>
          </w:p>
        </w:tc>
      </w:tr>
      <w:tr w:rsidR="008F634E" w:rsidRPr="002F7B70" w14:paraId="0F6ADC04" w14:textId="77777777" w:rsidTr="009321B8">
        <w:trPr>
          <w:trHeight w:val="719"/>
        </w:trPr>
        <w:tc>
          <w:tcPr>
            <w:tcW w:w="240" w:type="pct"/>
            <w:tcMar>
              <w:top w:w="0" w:type="dxa"/>
              <w:left w:w="108" w:type="dxa"/>
              <w:bottom w:w="0" w:type="dxa"/>
              <w:right w:w="108" w:type="dxa"/>
            </w:tcMar>
          </w:tcPr>
          <w:p w14:paraId="0305BE11" w14:textId="48666F00" w:rsidR="008F634E" w:rsidRDefault="008F634E" w:rsidP="00D86CBF">
            <w:pPr>
              <w:spacing w:before="40" w:after="40"/>
              <w:jc w:val="center"/>
              <w:rPr>
                <w:rFonts w:ascii="Century Gothic" w:hAnsi="Century Gothic" w:cstheme="minorHAnsi"/>
                <w:sz w:val="18"/>
                <w:szCs w:val="18"/>
              </w:rPr>
            </w:pPr>
            <w:r>
              <w:rPr>
                <w:rFonts w:ascii="Century Gothic" w:hAnsi="Century Gothic" w:cstheme="minorHAnsi"/>
                <w:sz w:val="18"/>
                <w:szCs w:val="18"/>
              </w:rPr>
              <w:t>PS-00</w:t>
            </w:r>
            <w:r w:rsidR="00D26AE4">
              <w:rPr>
                <w:rFonts w:ascii="Century Gothic" w:hAnsi="Century Gothic" w:cstheme="minorHAnsi"/>
                <w:sz w:val="18"/>
                <w:szCs w:val="18"/>
              </w:rPr>
              <w:t>1</w:t>
            </w:r>
          </w:p>
        </w:tc>
        <w:tc>
          <w:tcPr>
            <w:tcW w:w="4760" w:type="pct"/>
          </w:tcPr>
          <w:p w14:paraId="7E29720F" w14:textId="46E285E9" w:rsidR="00602361" w:rsidRPr="005A4065" w:rsidRDefault="00602361" w:rsidP="005A4065">
            <w:pPr>
              <w:spacing w:before="40" w:after="40"/>
              <w:ind w:left="381"/>
              <w:rPr>
                <w:rFonts w:ascii="Century Gothic" w:hAnsi="Century Gothic" w:cstheme="minorHAnsi"/>
                <w:sz w:val="18"/>
                <w:szCs w:val="18"/>
              </w:rPr>
            </w:pPr>
            <w:r>
              <w:rPr>
                <w:rFonts w:ascii="Century Gothic" w:hAnsi="Century Gothic" w:cstheme="minorHAnsi"/>
                <w:sz w:val="18"/>
                <w:szCs w:val="18"/>
              </w:rPr>
              <w:t>Changes in AIA</w:t>
            </w:r>
          </w:p>
          <w:p w14:paraId="0D0BF000" w14:textId="77777777" w:rsidR="008F0D91" w:rsidRDefault="008F0D91" w:rsidP="00281A7D">
            <w:pPr>
              <w:pStyle w:val="ListParagraph"/>
              <w:numPr>
                <w:ilvl w:val="0"/>
                <w:numId w:val="17"/>
              </w:numPr>
              <w:spacing w:before="40" w:after="40"/>
              <w:rPr>
                <w:ins w:id="64" w:author="Eyal Bekerman" w:date="2022-12-22T15:20:00Z"/>
                <w:rFonts w:ascii="Century Gothic" w:hAnsi="Century Gothic" w:cstheme="minorHAnsi"/>
                <w:sz w:val="18"/>
                <w:szCs w:val="18"/>
              </w:rPr>
            </w:pPr>
            <w:ins w:id="65" w:author="Eyal Bekerman" w:date="2022-12-22T15:19:00Z">
              <w:r>
                <w:rPr>
                  <w:rFonts w:ascii="Century Gothic" w:hAnsi="Century Gothic" w:cstheme="minorHAnsi"/>
                  <w:sz w:val="18"/>
                  <w:szCs w:val="18"/>
                </w:rPr>
                <w:t xml:space="preserve">Support multiple connection pools, each having its own configuration. </w:t>
              </w:r>
            </w:ins>
          </w:p>
          <w:p w14:paraId="46772FC4" w14:textId="3914BBF2" w:rsidR="008F0D91" w:rsidRDefault="008F0D91" w:rsidP="00281A7D">
            <w:pPr>
              <w:pStyle w:val="ListParagraph"/>
              <w:numPr>
                <w:ilvl w:val="0"/>
                <w:numId w:val="17"/>
              </w:numPr>
              <w:spacing w:before="40" w:after="40"/>
              <w:rPr>
                <w:ins w:id="66" w:author="Eyal Bekerman" w:date="2022-12-22T15:19:00Z"/>
                <w:rFonts w:ascii="Century Gothic" w:hAnsi="Century Gothic" w:cstheme="minorHAnsi"/>
                <w:sz w:val="18"/>
                <w:szCs w:val="18"/>
              </w:rPr>
            </w:pPr>
            <w:ins w:id="67" w:author="Eyal Bekerman" w:date="2022-12-22T15:20:00Z">
              <w:r>
                <w:rPr>
                  <w:rFonts w:ascii="Century Gothic" w:hAnsi="Century Gothic" w:cstheme="minorHAnsi"/>
                  <w:sz w:val="18"/>
                  <w:szCs w:val="18"/>
                </w:rPr>
                <w:t xml:space="preserve">Define one connection pool for wireless </w:t>
              </w:r>
            </w:ins>
            <w:ins w:id="68" w:author="Eyal Bekerman" w:date="2022-12-22T15:21:00Z">
              <w:r>
                <w:rPr>
                  <w:rFonts w:ascii="Century Gothic" w:hAnsi="Century Gothic" w:cstheme="minorHAnsi"/>
                  <w:sz w:val="18"/>
                  <w:szCs w:val="18"/>
                </w:rPr>
                <w:t xml:space="preserve">(Prepaid and Postpaid combined) </w:t>
              </w:r>
            </w:ins>
            <w:ins w:id="69" w:author="Eyal Bekerman" w:date="2022-12-22T15:20:00Z">
              <w:r>
                <w:rPr>
                  <w:rFonts w:ascii="Century Gothic" w:hAnsi="Century Gothic" w:cstheme="minorHAnsi"/>
                  <w:sz w:val="18"/>
                  <w:szCs w:val="18"/>
                </w:rPr>
                <w:t>and one for home LoB.</w:t>
              </w:r>
            </w:ins>
          </w:p>
          <w:p w14:paraId="1A49056C" w14:textId="3242C473" w:rsidR="00B803C6" w:rsidRDefault="006F5AAE" w:rsidP="00281A7D">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 xml:space="preserve">Support </w:t>
            </w:r>
            <w:r w:rsidR="0001080B">
              <w:rPr>
                <w:rFonts w:ascii="Century Gothic" w:hAnsi="Century Gothic" w:cstheme="minorHAnsi"/>
                <w:sz w:val="18"/>
                <w:szCs w:val="18"/>
              </w:rPr>
              <w:t>configuring the max TPS per connection to the SMSC</w:t>
            </w:r>
          </w:p>
          <w:p w14:paraId="19AF976B" w14:textId="4AD5028E" w:rsidR="00FE1765" w:rsidRDefault="00FE1765" w:rsidP="00281A7D">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Support configuring the number of connections that will be opened by one AIA server</w:t>
            </w:r>
          </w:p>
          <w:p w14:paraId="68CFF19A" w14:textId="2F1E762D" w:rsidR="004D2EC2" w:rsidRDefault="004D2EC2" w:rsidP="00281A7D">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Support configuring the number of servers connected to the SMSC</w:t>
            </w:r>
          </w:p>
          <w:p w14:paraId="6F703548" w14:textId="77777777" w:rsidR="003B27B1" w:rsidRDefault="004D2EC2" w:rsidP="003B27B1">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All connections opened by AIA are directed to one of the SMSC Instances via the Load Balancer</w:t>
            </w:r>
          </w:p>
          <w:p w14:paraId="43CE14E9" w14:textId="77777777" w:rsidR="004D2EC2" w:rsidRDefault="004D2EC2" w:rsidP="003B27B1">
            <w:pPr>
              <w:pStyle w:val="ListParagraph"/>
              <w:numPr>
                <w:ilvl w:val="0"/>
                <w:numId w:val="17"/>
              </w:numPr>
              <w:spacing w:before="40" w:after="40"/>
              <w:rPr>
                <w:rFonts w:ascii="Century Gothic" w:hAnsi="Century Gothic" w:cstheme="minorHAnsi"/>
                <w:sz w:val="18"/>
                <w:szCs w:val="18"/>
              </w:rPr>
            </w:pPr>
            <w:r>
              <w:rPr>
                <w:rFonts w:ascii="Century Gothic" w:hAnsi="Century Gothic" w:cstheme="minorHAnsi"/>
                <w:sz w:val="18"/>
                <w:szCs w:val="18"/>
              </w:rPr>
              <w:t>Total TPS is calculated by the following formula: TPS per Connection * Number of Connections per Server * Number of Servers</w:t>
            </w:r>
          </w:p>
          <w:p w14:paraId="0E59359F" w14:textId="5843D411" w:rsidR="009325CF" w:rsidRPr="009325CF" w:rsidRDefault="009325CF" w:rsidP="009325CF">
            <w:pPr>
              <w:spacing w:before="40" w:after="40"/>
              <w:ind w:left="360"/>
              <w:rPr>
                <w:rFonts w:ascii="Century Gothic" w:hAnsi="Century Gothic" w:cstheme="minorHAnsi"/>
                <w:sz w:val="18"/>
                <w:szCs w:val="18"/>
              </w:rPr>
            </w:pPr>
            <w:r>
              <w:rPr>
                <w:rFonts w:ascii="Century Gothic" w:hAnsi="Century Gothic" w:cstheme="minorHAnsi"/>
                <w:sz w:val="18"/>
                <w:szCs w:val="18"/>
              </w:rPr>
              <w:t>Note: Solution can’t guarantee 100% accuracy for the max TPS. Depending on the load, some deviations might occur.</w:t>
            </w:r>
          </w:p>
        </w:tc>
      </w:tr>
      <w:bookmarkEnd w:id="63"/>
    </w:tbl>
    <w:p w14:paraId="500B4BD1" w14:textId="77777777" w:rsidR="00F57962" w:rsidRPr="00CF7CC1" w:rsidRDefault="00F57962" w:rsidP="00CF7CC1">
      <w:pPr>
        <w:pStyle w:val="BodyText"/>
        <w:ind w:left="1428"/>
        <w:rPr>
          <w:rFonts w:ascii="Century Gothic" w:hAnsi="Century Gothic"/>
          <w:sz w:val="20"/>
          <w:szCs w:val="20"/>
        </w:rPr>
      </w:pPr>
    </w:p>
    <w:p w14:paraId="51C3EF8B" w14:textId="5FF597A6" w:rsidR="00434DFA" w:rsidRDefault="00434DFA" w:rsidP="00434DFA">
      <w:pPr>
        <w:pStyle w:val="Heading2"/>
        <w:rPr>
          <w:noProof/>
        </w:rPr>
      </w:pPr>
      <w:bookmarkStart w:id="70" w:name="_Toc102756866"/>
      <w:r>
        <w:rPr>
          <w:noProof/>
        </w:rPr>
        <w:t>Fallout/Error Handling/Retry Mechanism</w:t>
      </w:r>
      <w:bookmarkEnd w:id="70"/>
    </w:p>
    <w:p w14:paraId="6B37CC9F" w14:textId="77EBC970" w:rsidR="0018332F" w:rsidRPr="00880728" w:rsidRDefault="00D01386" w:rsidP="0018332F">
      <w:pPr>
        <w:pStyle w:val="BodyText"/>
      </w:pPr>
      <w:r>
        <w:t>N/A</w:t>
      </w:r>
    </w:p>
    <w:p w14:paraId="22448162" w14:textId="04D59F8E" w:rsidR="00880728" w:rsidRDefault="00880728" w:rsidP="00880728">
      <w:pPr>
        <w:pStyle w:val="Heading2"/>
        <w:rPr>
          <w:noProof/>
        </w:rPr>
      </w:pPr>
      <w:bookmarkStart w:id="71" w:name="_Toc102756867"/>
      <w:r>
        <w:rPr>
          <w:noProof/>
        </w:rPr>
        <w:t>Effort Details</w:t>
      </w:r>
      <w:bookmarkEnd w:id="71"/>
    </w:p>
    <w:p w14:paraId="1029285C" w14:textId="6E222B52" w:rsidR="001424D6" w:rsidRDefault="001424D6" w:rsidP="00AE4AA6">
      <w:pPr>
        <w:pStyle w:val="Heading3"/>
        <w:tabs>
          <w:tab w:val="clear" w:pos="1080"/>
          <w:tab w:val="num" w:pos="2508"/>
        </w:tabs>
        <w:ind w:left="2508"/>
      </w:pPr>
      <w:bookmarkStart w:id="72" w:name="_Toc102756868"/>
      <w:bookmarkStart w:id="73" w:name="_Toc79172403"/>
      <w:r>
        <w:t>System Work Effort</w:t>
      </w:r>
    </w:p>
    <w:tbl>
      <w:tblPr>
        <w:tblW w:w="5490" w:type="pct"/>
        <w:tblInd w:w="-36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0" w:type="dxa"/>
          <w:right w:w="0" w:type="dxa"/>
        </w:tblCellMar>
        <w:tblLook w:val="0480" w:firstRow="0" w:lastRow="0" w:firstColumn="1" w:lastColumn="0" w:noHBand="0" w:noVBand="1"/>
      </w:tblPr>
      <w:tblGrid>
        <w:gridCol w:w="2249"/>
        <w:gridCol w:w="5432"/>
        <w:gridCol w:w="748"/>
        <w:gridCol w:w="5790"/>
      </w:tblGrid>
      <w:tr w:rsidR="001424D6" w:rsidRPr="002F7B70" w14:paraId="14549E98" w14:textId="0DD1A11F" w:rsidTr="0022047F">
        <w:trPr>
          <w:cantSplit/>
          <w:trHeight w:val="67"/>
          <w:tblHeader/>
        </w:trPr>
        <w:tc>
          <w:tcPr>
            <w:tcW w:w="791" w:type="pct"/>
            <w:shd w:val="clear" w:color="auto" w:fill="A6A6A6"/>
            <w:tcMar>
              <w:top w:w="0" w:type="dxa"/>
              <w:left w:w="108" w:type="dxa"/>
              <w:bottom w:w="0" w:type="dxa"/>
              <w:right w:w="108" w:type="dxa"/>
            </w:tcMar>
            <w:vAlign w:val="center"/>
            <w:hideMark/>
          </w:tcPr>
          <w:p w14:paraId="609D40B3" w14:textId="03FEF175" w:rsidR="001424D6" w:rsidRPr="0048534A" w:rsidRDefault="001424D6" w:rsidP="002F79BE">
            <w:pPr>
              <w:spacing w:before="40" w:after="40"/>
              <w:jc w:val="center"/>
              <w:rPr>
                <w:rFonts w:asciiTheme="minorHAnsi" w:hAnsiTheme="minorHAnsi" w:cstheme="minorHAnsi"/>
                <w:b/>
                <w:bCs/>
                <w:color w:val="FFFFFF"/>
                <w:sz w:val="20"/>
                <w:szCs w:val="20"/>
              </w:rPr>
            </w:pPr>
            <w:r>
              <w:rPr>
                <w:rFonts w:asciiTheme="minorHAnsi" w:hAnsiTheme="minorHAnsi" w:cstheme="minorHAnsi"/>
                <w:b/>
                <w:bCs/>
                <w:color w:val="FFFFFF"/>
                <w:sz w:val="20"/>
                <w:szCs w:val="20"/>
              </w:rPr>
              <w:t>System</w:t>
            </w:r>
          </w:p>
        </w:tc>
        <w:tc>
          <w:tcPr>
            <w:tcW w:w="1910" w:type="pct"/>
            <w:shd w:val="clear" w:color="auto" w:fill="A6A6A6"/>
            <w:vAlign w:val="center"/>
          </w:tcPr>
          <w:p w14:paraId="0BC80AD7" w14:textId="5456CCCF" w:rsidR="001424D6" w:rsidRPr="0048534A" w:rsidRDefault="001424D6" w:rsidP="002F79BE">
            <w:pPr>
              <w:spacing w:before="40" w:after="40"/>
              <w:jc w:val="center"/>
              <w:rPr>
                <w:rFonts w:asciiTheme="minorHAnsi" w:hAnsiTheme="minorHAnsi" w:cstheme="minorHAnsi"/>
                <w:b/>
                <w:bCs/>
                <w:color w:val="FFFFFF"/>
                <w:sz w:val="20"/>
                <w:szCs w:val="20"/>
              </w:rPr>
            </w:pPr>
            <w:r>
              <w:rPr>
                <w:rFonts w:asciiTheme="minorHAnsi" w:hAnsiTheme="minorHAnsi" w:cstheme="minorHAnsi"/>
                <w:b/>
                <w:bCs/>
                <w:color w:val="FFFFFF"/>
                <w:sz w:val="20"/>
                <w:szCs w:val="20"/>
              </w:rPr>
              <w:t>Work Effort</w:t>
            </w:r>
          </w:p>
        </w:tc>
        <w:tc>
          <w:tcPr>
            <w:tcW w:w="263" w:type="pct"/>
            <w:shd w:val="clear" w:color="auto" w:fill="A6A6A6"/>
          </w:tcPr>
          <w:p w14:paraId="3CF63E68" w14:textId="1EDAB1C3" w:rsidR="001424D6" w:rsidRDefault="001424D6" w:rsidP="002F79BE">
            <w:pPr>
              <w:spacing w:before="40" w:after="40"/>
              <w:jc w:val="center"/>
              <w:rPr>
                <w:rFonts w:asciiTheme="minorHAnsi" w:hAnsiTheme="minorHAnsi" w:cstheme="minorHAnsi"/>
                <w:b/>
                <w:bCs/>
                <w:color w:val="FFFFFF"/>
                <w:sz w:val="20"/>
                <w:szCs w:val="20"/>
              </w:rPr>
            </w:pPr>
            <w:r>
              <w:rPr>
                <w:rFonts w:asciiTheme="minorHAnsi" w:hAnsiTheme="minorHAnsi" w:cstheme="minorHAnsi"/>
                <w:b/>
                <w:bCs/>
                <w:color w:val="FFFFFF"/>
                <w:sz w:val="20"/>
                <w:szCs w:val="20"/>
              </w:rPr>
              <w:t>Man-Days</w:t>
            </w:r>
          </w:p>
        </w:tc>
        <w:tc>
          <w:tcPr>
            <w:tcW w:w="2036" w:type="pct"/>
            <w:shd w:val="clear" w:color="auto" w:fill="A6A6A6"/>
          </w:tcPr>
          <w:p w14:paraId="3E1EE64C" w14:textId="28075F61" w:rsidR="001424D6" w:rsidRDefault="001424D6" w:rsidP="002F79BE">
            <w:pPr>
              <w:spacing w:before="40" w:after="40"/>
              <w:jc w:val="center"/>
              <w:rPr>
                <w:rFonts w:asciiTheme="minorHAnsi" w:hAnsiTheme="minorHAnsi" w:cstheme="minorHAnsi"/>
                <w:b/>
                <w:bCs/>
                <w:color w:val="FFFFFF"/>
                <w:sz w:val="20"/>
                <w:szCs w:val="20"/>
              </w:rPr>
            </w:pPr>
            <w:r>
              <w:rPr>
                <w:rFonts w:asciiTheme="minorHAnsi" w:hAnsiTheme="minorHAnsi" w:cstheme="minorHAnsi"/>
                <w:b/>
                <w:bCs/>
                <w:color w:val="FFFFFF"/>
                <w:sz w:val="20"/>
                <w:szCs w:val="20"/>
              </w:rPr>
              <w:t>Remarks</w:t>
            </w:r>
          </w:p>
        </w:tc>
      </w:tr>
      <w:tr w:rsidR="0072047D" w:rsidRPr="002F7B70" w14:paraId="5EAED222" w14:textId="77777777" w:rsidTr="0022047F">
        <w:trPr>
          <w:trHeight w:val="60"/>
        </w:trPr>
        <w:tc>
          <w:tcPr>
            <w:tcW w:w="791" w:type="pct"/>
            <w:tcMar>
              <w:top w:w="0" w:type="dxa"/>
              <w:left w:w="108" w:type="dxa"/>
              <w:bottom w:w="0" w:type="dxa"/>
              <w:right w:w="108" w:type="dxa"/>
            </w:tcMar>
          </w:tcPr>
          <w:p w14:paraId="5A34409C" w14:textId="177134AC" w:rsidR="0072047D" w:rsidRDefault="0072047D" w:rsidP="002F79BE">
            <w:pPr>
              <w:spacing w:before="40" w:after="40"/>
              <w:jc w:val="center"/>
              <w:rPr>
                <w:rFonts w:ascii="Century Gothic" w:hAnsi="Century Gothic" w:cstheme="minorHAnsi"/>
                <w:sz w:val="18"/>
                <w:szCs w:val="18"/>
              </w:rPr>
            </w:pPr>
            <w:r>
              <w:rPr>
                <w:rFonts w:ascii="Century Gothic" w:hAnsi="Century Gothic" w:cstheme="minorHAnsi"/>
                <w:sz w:val="18"/>
                <w:szCs w:val="18"/>
              </w:rPr>
              <w:t>AIA</w:t>
            </w:r>
          </w:p>
        </w:tc>
        <w:tc>
          <w:tcPr>
            <w:tcW w:w="1910" w:type="pct"/>
          </w:tcPr>
          <w:p w14:paraId="3367842E" w14:textId="77777777" w:rsidR="00AA35F7" w:rsidRDefault="009325CF" w:rsidP="00AC3F10">
            <w:pPr>
              <w:pStyle w:val="ListParagraph"/>
              <w:numPr>
                <w:ilvl w:val="0"/>
                <w:numId w:val="17"/>
              </w:numPr>
              <w:spacing w:before="40" w:after="40"/>
              <w:rPr>
                <w:ins w:id="74" w:author="Eyal Bekerman" w:date="2022-12-22T15:23:00Z"/>
                <w:rFonts w:ascii="Century Gothic" w:hAnsi="Century Gothic" w:cstheme="minorHAnsi"/>
                <w:sz w:val="18"/>
                <w:szCs w:val="18"/>
              </w:rPr>
            </w:pPr>
            <w:r>
              <w:rPr>
                <w:rFonts w:ascii="Century Gothic" w:hAnsi="Century Gothic" w:cstheme="minorHAnsi"/>
                <w:sz w:val="18"/>
                <w:szCs w:val="18"/>
              </w:rPr>
              <w:t>Support and enable setting for max TPS (per connection to the SMSC)</w:t>
            </w:r>
          </w:p>
          <w:p w14:paraId="219F8A06" w14:textId="2DC1143A" w:rsidR="008F0D91" w:rsidRDefault="008F0D91" w:rsidP="00AC3F10">
            <w:pPr>
              <w:pStyle w:val="ListParagraph"/>
              <w:numPr>
                <w:ilvl w:val="0"/>
                <w:numId w:val="17"/>
              </w:numPr>
              <w:spacing w:before="40" w:after="40"/>
              <w:rPr>
                <w:rFonts w:ascii="Century Gothic" w:hAnsi="Century Gothic" w:cstheme="minorHAnsi"/>
                <w:sz w:val="18"/>
                <w:szCs w:val="18"/>
              </w:rPr>
            </w:pPr>
            <w:ins w:id="75" w:author="Eyal Bekerman" w:date="2022-12-22T15:23:00Z">
              <w:r>
                <w:rPr>
                  <w:rFonts w:ascii="Century Gothic" w:hAnsi="Century Gothic" w:cstheme="minorHAnsi"/>
                  <w:sz w:val="18"/>
                  <w:szCs w:val="18"/>
                </w:rPr>
                <w:t>Support multiple connection pools</w:t>
              </w:r>
            </w:ins>
          </w:p>
        </w:tc>
        <w:tc>
          <w:tcPr>
            <w:tcW w:w="263" w:type="pct"/>
          </w:tcPr>
          <w:p w14:paraId="007ECA7F" w14:textId="04591EDF" w:rsidR="0072047D" w:rsidRPr="001424D6" w:rsidRDefault="009325CF" w:rsidP="001424D6">
            <w:pPr>
              <w:spacing w:before="40" w:after="40"/>
              <w:ind w:left="360"/>
              <w:rPr>
                <w:rFonts w:ascii="Century Gothic" w:hAnsi="Century Gothic" w:cstheme="minorHAnsi"/>
                <w:sz w:val="18"/>
                <w:szCs w:val="18"/>
              </w:rPr>
            </w:pPr>
            <w:del w:id="76" w:author="Eyal Bekerman" w:date="2022-12-22T15:23:00Z">
              <w:r w:rsidDel="008F0D91">
                <w:rPr>
                  <w:rFonts w:ascii="Century Gothic" w:hAnsi="Century Gothic" w:cstheme="minorHAnsi"/>
                  <w:sz w:val="18"/>
                  <w:szCs w:val="18"/>
                </w:rPr>
                <w:delText>2</w:delText>
              </w:r>
            </w:del>
            <w:ins w:id="77" w:author="Eyal Bekerman" w:date="2022-12-22T15:23:00Z">
              <w:r w:rsidR="008F0D91">
                <w:rPr>
                  <w:rFonts w:ascii="Century Gothic" w:hAnsi="Century Gothic" w:cstheme="minorHAnsi"/>
                  <w:sz w:val="18"/>
                  <w:szCs w:val="18"/>
                </w:rPr>
                <w:t>22</w:t>
              </w:r>
            </w:ins>
          </w:p>
        </w:tc>
        <w:tc>
          <w:tcPr>
            <w:tcW w:w="2036" w:type="pct"/>
          </w:tcPr>
          <w:p w14:paraId="1B2B1419" w14:textId="572EBDF3" w:rsidR="0072047D" w:rsidRPr="001424D6" w:rsidRDefault="0072047D" w:rsidP="009325CF">
            <w:pPr>
              <w:spacing w:before="40" w:after="40"/>
              <w:rPr>
                <w:rFonts w:ascii="Century Gothic" w:hAnsi="Century Gothic" w:cstheme="minorHAnsi"/>
                <w:sz w:val="18"/>
                <w:szCs w:val="18"/>
              </w:rPr>
            </w:pPr>
          </w:p>
        </w:tc>
      </w:tr>
      <w:tr w:rsidR="001424D6" w:rsidRPr="002F7B70" w14:paraId="024E2EA1" w14:textId="77777777" w:rsidTr="0022047F">
        <w:trPr>
          <w:trHeight w:val="719"/>
        </w:trPr>
        <w:tc>
          <w:tcPr>
            <w:tcW w:w="791" w:type="pct"/>
            <w:tcMar>
              <w:top w:w="0" w:type="dxa"/>
              <w:left w:w="108" w:type="dxa"/>
              <w:bottom w:w="0" w:type="dxa"/>
              <w:right w:w="108" w:type="dxa"/>
            </w:tcMar>
          </w:tcPr>
          <w:p w14:paraId="18A8828A" w14:textId="40B3C41B" w:rsidR="001424D6" w:rsidRDefault="001424D6" w:rsidP="002F79BE">
            <w:pPr>
              <w:spacing w:before="40" w:after="40"/>
              <w:jc w:val="center"/>
              <w:rPr>
                <w:rFonts w:ascii="Century Gothic" w:hAnsi="Century Gothic" w:cstheme="minorHAnsi"/>
                <w:sz w:val="18"/>
                <w:szCs w:val="18"/>
              </w:rPr>
            </w:pPr>
            <w:r>
              <w:rPr>
                <w:rFonts w:ascii="Century Gothic" w:hAnsi="Century Gothic" w:cstheme="minorHAnsi"/>
                <w:sz w:val="18"/>
                <w:szCs w:val="18"/>
              </w:rPr>
              <w:t>TESTING</w:t>
            </w:r>
          </w:p>
        </w:tc>
        <w:tc>
          <w:tcPr>
            <w:tcW w:w="1910" w:type="pct"/>
          </w:tcPr>
          <w:p w14:paraId="1A79251B" w14:textId="337C1002" w:rsidR="00AA35F7" w:rsidRDefault="00AA35F7" w:rsidP="00AC3F10">
            <w:pPr>
              <w:spacing w:before="40" w:after="40"/>
              <w:rPr>
                <w:rFonts w:ascii="Century Gothic" w:hAnsi="Century Gothic" w:cstheme="minorHAnsi"/>
                <w:sz w:val="18"/>
                <w:szCs w:val="18"/>
              </w:rPr>
            </w:pPr>
            <w:r>
              <w:rPr>
                <w:rFonts w:ascii="Century Gothic" w:hAnsi="Century Gothic" w:cstheme="minorHAnsi"/>
                <w:sz w:val="18"/>
                <w:szCs w:val="18"/>
              </w:rPr>
              <w:t xml:space="preserve">SIT: </w:t>
            </w:r>
            <w:del w:id="78" w:author="Eyal Bekerman" w:date="2022-12-22T15:24:00Z">
              <w:r w:rsidR="00A84782" w:rsidDel="008F0D91">
                <w:rPr>
                  <w:rFonts w:ascii="Century Gothic" w:hAnsi="Century Gothic" w:cstheme="minorHAnsi"/>
                  <w:sz w:val="18"/>
                  <w:szCs w:val="18"/>
                </w:rPr>
                <w:delText>N/A</w:delText>
              </w:r>
            </w:del>
            <w:ins w:id="79" w:author="Eyal Bekerman" w:date="2022-12-22T15:25:00Z">
              <w:r w:rsidR="008F0D91">
                <w:rPr>
                  <w:rFonts w:ascii="Century Gothic" w:hAnsi="Century Gothic" w:cstheme="minorHAnsi"/>
                  <w:sz w:val="18"/>
                  <w:szCs w:val="18"/>
                </w:rPr>
                <w:t>6</w:t>
              </w:r>
            </w:ins>
          </w:p>
          <w:p w14:paraId="57BAA102" w14:textId="2FE40E6E" w:rsidR="001424D6" w:rsidRDefault="00AC3F10" w:rsidP="00AC3F10">
            <w:pPr>
              <w:spacing w:before="40" w:after="40"/>
              <w:rPr>
                <w:rFonts w:ascii="Century Gothic" w:hAnsi="Century Gothic" w:cstheme="minorHAnsi"/>
                <w:sz w:val="18"/>
                <w:szCs w:val="18"/>
              </w:rPr>
            </w:pPr>
            <w:r>
              <w:rPr>
                <w:rFonts w:ascii="Century Gothic" w:hAnsi="Century Gothic" w:cstheme="minorHAnsi"/>
                <w:sz w:val="18"/>
                <w:szCs w:val="18"/>
              </w:rPr>
              <w:t xml:space="preserve">IAT: </w:t>
            </w:r>
            <w:del w:id="80" w:author="Eyal Bekerman" w:date="2022-12-22T15:24:00Z">
              <w:r w:rsidR="00A84782" w:rsidDel="008F0D91">
                <w:rPr>
                  <w:rFonts w:ascii="Century Gothic" w:hAnsi="Century Gothic" w:cstheme="minorHAnsi"/>
                  <w:sz w:val="18"/>
                  <w:szCs w:val="18"/>
                </w:rPr>
                <w:delText>N/A</w:delText>
              </w:r>
            </w:del>
            <w:ins w:id="81" w:author="Eyal Bekerman" w:date="2022-12-22T15:24:00Z">
              <w:r w:rsidR="008F0D91">
                <w:rPr>
                  <w:rFonts w:ascii="Century Gothic" w:hAnsi="Century Gothic" w:cstheme="minorHAnsi"/>
                  <w:sz w:val="18"/>
                  <w:szCs w:val="18"/>
                </w:rPr>
                <w:t>3</w:t>
              </w:r>
            </w:ins>
          </w:p>
          <w:p w14:paraId="53E0935E" w14:textId="7D3A1AB4" w:rsidR="00AC3F10" w:rsidRDefault="00AC3F10" w:rsidP="00AC3F10">
            <w:pPr>
              <w:spacing w:before="40" w:after="40"/>
              <w:rPr>
                <w:rFonts w:ascii="Century Gothic" w:hAnsi="Century Gothic" w:cstheme="minorHAnsi"/>
                <w:sz w:val="18"/>
                <w:szCs w:val="18"/>
              </w:rPr>
            </w:pPr>
            <w:r>
              <w:rPr>
                <w:rFonts w:ascii="Century Gothic" w:hAnsi="Century Gothic" w:cstheme="minorHAnsi"/>
                <w:sz w:val="18"/>
                <w:szCs w:val="18"/>
              </w:rPr>
              <w:t>BUAT:</w:t>
            </w:r>
            <w:r w:rsidR="00D26AE4">
              <w:rPr>
                <w:rFonts w:ascii="Century Gothic" w:hAnsi="Century Gothic" w:cstheme="minorHAnsi"/>
                <w:sz w:val="18"/>
                <w:szCs w:val="18"/>
              </w:rPr>
              <w:t xml:space="preserve"> </w:t>
            </w:r>
            <w:del w:id="82" w:author="Eyal Bekerman" w:date="2022-12-22T15:25:00Z">
              <w:r w:rsidR="00A84782" w:rsidDel="008F0D91">
                <w:rPr>
                  <w:rFonts w:ascii="Century Gothic" w:hAnsi="Century Gothic" w:cstheme="minorHAnsi"/>
                  <w:sz w:val="18"/>
                  <w:szCs w:val="18"/>
                </w:rPr>
                <w:delText>N/A</w:delText>
              </w:r>
            </w:del>
            <w:ins w:id="83" w:author="Eyal Bekerman" w:date="2022-12-22T15:25:00Z">
              <w:r w:rsidR="008F0D91">
                <w:rPr>
                  <w:rFonts w:ascii="Century Gothic" w:hAnsi="Century Gothic" w:cstheme="minorHAnsi"/>
                  <w:sz w:val="18"/>
                  <w:szCs w:val="18"/>
                </w:rPr>
                <w:t>3</w:t>
              </w:r>
            </w:ins>
          </w:p>
          <w:p w14:paraId="13A4B0AB" w14:textId="6D459054" w:rsidR="00AC3F10" w:rsidRPr="00723920" w:rsidRDefault="00AC3F10" w:rsidP="00AC3F10">
            <w:pPr>
              <w:spacing w:before="40" w:after="40"/>
              <w:rPr>
                <w:rFonts w:ascii="Century Gothic" w:hAnsi="Century Gothic" w:cstheme="minorHAnsi"/>
                <w:b/>
                <w:bCs/>
                <w:sz w:val="18"/>
                <w:szCs w:val="18"/>
              </w:rPr>
            </w:pPr>
            <w:r>
              <w:rPr>
                <w:rFonts w:ascii="Century Gothic" w:hAnsi="Century Gothic" w:cstheme="minorHAnsi"/>
                <w:sz w:val="18"/>
                <w:szCs w:val="18"/>
              </w:rPr>
              <w:t xml:space="preserve">PPT Support: </w:t>
            </w:r>
            <w:r w:rsidR="00A84782">
              <w:rPr>
                <w:rFonts w:ascii="Century Gothic" w:hAnsi="Century Gothic" w:cstheme="minorHAnsi"/>
                <w:sz w:val="18"/>
                <w:szCs w:val="18"/>
              </w:rPr>
              <w:t>1</w:t>
            </w:r>
          </w:p>
        </w:tc>
        <w:tc>
          <w:tcPr>
            <w:tcW w:w="263" w:type="pct"/>
          </w:tcPr>
          <w:p w14:paraId="301A3D01" w14:textId="35D873BA" w:rsidR="001424D6" w:rsidRPr="001424D6" w:rsidRDefault="00A84782" w:rsidP="001424D6">
            <w:pPr>
              <w:spacing w:before="40" w:after="40"/>
              <w:ind w:left="360"/>
              <w:rPr>
                <w:rFonts w:ascii="Century Gothic" w:hAnsi="Century Gothic" w:cstheme="minorHAnsi"/>
                <w:sz w:val="18"/>
                <w:szCs w:val="18"/>
              </w:rPr>
            </w:pPr>
            <w:r>
              <w:rPr>
                <w:rFonts w:ascii="Century Gothic" w:hAnsi="Century Gothic" w:cstheme="minorHAnsi"/>
                <w:sz w:val="18"/>
                <w:szCs w:val="18"/>
              </w:rPr>
              <w:t>1</w:t>
            </w:r>
            <w:ins w:id="84" w:author="Eyal Bekerman" w:date="2022-12-22T15:25:00Z">
              <w:r w:rsidR="008F0D91">
                <w:rPr>
                  <w:rFonts w:ascii="Century Gothic" w:hAnsi="Century Gothic" w:cstheme="minorHAnsi"/>
                  <w:sz w:val="18"/>
                  <w:szCs w:val="18"/>
                </w:rPr>
                <w:t>3</w:t>
              </w:r>
            </w:ins>
          </w:p>
        </w:tc>
        <w:tc>
          <w:tcPr>
            <w:tcW w:w="2036" w:type="pct"/>
          </w:tcPr>
          <w:p w14:paraId="79A321A2" w14:textId="2CC470D6" w:rsidR="00723920" w:rsidRPr="00723920" w:rsidRDefault="00723920" w:rsidP="00D26AE4">
            <w:pPr>
              <w:pStyle w:val="ListParagraph"/>
              <w:spacing w:before="40" w:after="40"/>
              <w:rPr>
                <w:rFonts w:ascii="Century Gothic" w:hAnsi="Century Gothic" w:cstheme="minorHAnsi"/>
                <w:sz w:val="18"/>
                <w:szCs w:val="18"/>
              </w:rPr>
            </w:pPr>
          </w:p>
        </w:tc>
      </w:tr>
    </w:tbl>
    <w:p w14:paraId="2FE4E6D2" w14:textId="77777777" w:rsidR="001424D6" w:rsidRPr="001424D6" w:rsidRDefault="001424D6" w:rsidP="001424D6">
      <w:pPr>
        <w:pStyle w:val="BodyText"/>
      </w:pPr>
    </w:p>
    <w:p w14:paraId="3346BFA3" w14:textId="5EB9D2C4" w:rsidR="001424D6" w:rsidRDefault="001424D6" w:rsidP="00AE4AA6">
      <w:pPr>
        <w:pStyle w:val="Heading3"/>
        <w:tabs>
          <w:tab w:val="clear" w:pos="1080"/>
          <w:tab w:val="num" w:pos="2508"/>
        </w:tabs>
        <w:ind w:left="2508"/>
      </w:pPr>
      <w:r>
        <w:lastRenderedPageBreak/>
        <w:t>Total DCUT and Testing Effort</w:t>
      </w:r>
    </w:p>
    <w:tbl>
      <w:tblPr>
        <w:tblW w:w="7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0"/>
        <w:gridCol w:w="1482"/>
        <w:gridCol w:w="2928"/>
      </w:tblGrid>
      <w:tr w:rsidR="00EF7B89" w14:paraId="5423FA52" w14:textId="77777777" w:rsidTr="00EE3B7B">
        <w:trPr>
          <w:trHeight w:val="562"/>
          <w:jc w:val="center"/>
        </w:trPr>
        <w:tc>
          <w:tcPr>
            <w:tcW w:w="3230" w:type="dxa"/>
            <w:tcBorders>
              <w:top w:val="single" w:sz="4" w:space="0" w:color="auto"/>
              <w:left w:val="single" w:sz="4" w:space="0" w:color="auto"/>
              <w:bottom w:val="single" w:sz="4" w:space="0" w:color="auto"/>
              <w:right w:val="single" w:sz="4" w:space="0" w:color="auto"/>
            </w:tcBorders>
            <w:shd w:val="clear" w:color="auto" w:fill="305496"/>
            <w:noWrap/>
            <w:vAlign w:val="center"/>
            <w:hideMark/>
          </w:tcPr>
          <w:p w14:paraId="4D00AAF9" w14:textId="77777777" w:rsidR="00EF7B89" w:rsidRDefault="00EF7B89" w:rsidP="002F79BE">
            <w:pPr>
              <w:jc w:val="center"/>
              <w:rPr>
                <w:rFonts w:ascii="Century Gothic" w:hAnsi="Century Gothic" w:cs="Calibri"/>
                <w:b/>
                <w:bCs/>
                <w:color w:val="FFFFFF"/>
                <w:sz w:val="20"/>
                <w:szCs w:val="20"/>
              </w:rPr>
            </w:pPr>
            <w:r>
              <w:rPr>
                <w:rFonts w:ascii="Century Gothic" w:hAnsi="Century Gothic" w:cs="Calibri"/>
                <w:b/>
                <w:bCs/>
                <w:color w:val="FFFFFF"/>
                <w:sz w:val="20"/>
                <w:szCs w:val="20"/>
              </w:rPr>
              <w:t>Project Execution Items</w:t>
            </w:r>
          </w:p>
        </w:tc>
        <w:tc>
          <w:tcPr>
            <w:tcW w:w="1482" w:type="dxa"/>
            <w:tcBorders>
              <w:top w:val="single" w:sz="4" w:space="0" w:color="auto"/>
              <w:left w:val="single" w:sz="4" w:space="0" w:color="auto"/>
              <w:right w:val="single" w:sz="4" w:space="0" w:color="auto"/>
            </w:tcBorders>
            <w:shd w:val="clear" w:color="auto" w:fill="305496"/>
            <w:vAlign w:val="center"/>
          </w:tcPr>
          <w:p w14:paraId="2DAC00FB" w14:textId="2F59B045" w:rsidR="00EF7B89" w:rsidRPr="00242FEC" w:rsidRDefault="00EF7B89" w:rsidP="002F79BE">
            <w:pPr>
              <w:jc w:val="center"/>
              <w:rPr>
                <w:rFonts w:ascii="Century Gothic" w:hAnsi="Century Gothic" w:cs="Calibri"/>
                <w:color w:val="FFFFFF"/>
                <w:sz w:val="20"/>
                <w:szCs w:val="20"/>
              </w:rPr>
            </w:pPr>
            <w:r>
              <w:rPr>
                <w:rFonts w:ascii="Century Gothic" w:hAnsi="Century Gothic" w:cs="Calibri"/>
                <w:b/>
                <w:bCs/>
                <w:color w:val="FFFFFF"/>
                <w:sz w:val="20"/>
                <w:szCs w:val="20"/>
              </w:rPr>
              <w:t>Actual Effort</w:t>
            </w:r>
          </w:p>
        </w:tc>
        <w:tc>
          <w:tcPr>
            <w:tcW w:w="2928" w:type="dxa"/>
            <w:tcBorders>
              <w:top w:val="single" w:sz="4" w:space="0" w:color="auto"/>
              <w:left w:val="single" w:sz="4" w:space="0" w:color="auto"/>
              <w:bottom w:val="single" w:sz="4" w:space="0" w:color="auto"/>
              <w:right w:val="single" w:sz="4" w:space="0" w:color="auto"/>
            </w:tcBorders>
            <w:shd w:val="clear" w:color="auto" w:fill="305496"/>
            <w:noWrap/>
            <w:vAlign w:val="center"/>
            <w:hideMark/>
          </w:tcPr>
          <w:p w14:paraId="4D9B2695" w14:textId="77777777" w:rsidR="00EF7B89" w:rsidRDefault="00EF7B89" w:rsidP="002F79BE">
            <w:pPr>
              <w:jc w:val="center"/>
              <w:rPr>
                <w:rFonts w:ascii="Century Gothic" w:hAnsi="Century Gothic" w:cs="Calibri"/>
                <w:b/>
                <w:bCs/>
                <w:color w:val="FFFFFF"/>
                <w:sz w:val="20"/>
                <w:szCs w:val="20"/>
              </w:rPr>
            </w:pPr>
            <w:r>
              <w:rPr>
                <w:rFonts w:ascii="Century Gothic" w:hAnsi="Century Gothic" w:cs="Calibri"/>
                <w:b/>
                <w:bCs/>
                <w:color w:val="FFFFFF"/>
                <w:sz w:val="20"/>
                <w:szCs w:val="20"/>
              </w:rPr>
              <w:t>Remarks</w:t>
            </w:r>
          </w:p>
        </w:tc>
      </w:tr>
      <w:tr w:rsidR="00EF7B89" w14:paraId="2CEBAC35" w14:textId="77777777" w:rsidTr="00EF7B89">
        <w:trPr>
          <w:trHeight w:val="54"/>
          <w:jc w:val="center"/>
        </w:trPr>
        <w:tc>
          <w:tcPr>
            <w:tcW w:w="3230" w:type="dxa"/>
            <w:tcBorders>
              <w:top w:val="single" w:sz="4" w:space="0" w:color="auto"/>
              <w:left w:val="single" w:sz="4" w:space="0" w:color="auto"/>
              <w:bottom w:val="single" w:sz="4" w:space="0" w:color="auto"/>
              <w:right w:val="single" w:sz="4" w:space="0" w:color="auto"/>
            </w:tcBorders>
            <w:noWrap/>
            <w:vAlign w:val="center"/>
            <w:hideMark/>
          </w:tcPr>
          <w:p w14:paraId="52909C93" w14:textId="77777777" w:rsidR="00EF7B89" w:rsidRDefault="00EF7B89" w:rsidP="002F79BE">
            <w:pPr>
              <w:rPr>
                <w:rFonts w:ascii="Century Gothic" w:hAnsi="Century Gothic" w:cs="Calibri"/>
                <w:color w:val="000000"/>
                <w:sz w:val="20"/>
                <w:szCs w:val="20"/>
              </w:rPr>
            </w:pPr>
            <w:r>
              <w:rPr>
                <w:rFonts w:ascii="Century Gothic" w:hAnsi="Century Gothic" w:cs="Calibri"/>
                <w:color w:val="000000"/>
                <w:sz w:val="20"/>
                <w:szCs w:val="20"/>
              </w:rPr>
              <w:t>Development and Unit Testing (DCUT)</w:t>
            </w:r>
          </w:p>
        </w:tc>
        <w:tc>
          <w:tcPr>
            <w:tcW w:w="1482" w:type="dxa"/>
            <w:tcBorders>
              <w:top w:val="single" w:sz="4" w:space="0" w:color="auto"/>
              <w:left w:val="single" w:sz="4" w:space="0" w:color="auto"/>
              <w:bottom w:val="single" w:sz="4" w:space="0" w:color="auto"/>
              <w:right w:val="single" w:sz="4" w:space="0" w:color="auto"/>
            </w:tcBorders>
            <w:noWrap/>
            <w:vAlign w:val="center"/>
          </w:tcPr>
          <w:p w14:paraId="10D39291" w14:textId="52A4842C" w:rsidR="00EF7B89" w:rsidRPr="00C631BD" w:rsidRDefault="002E3F1E" w:rsidP="002F79BE">
            <w:pPr>
              <w:jc w:val="center"/>
              <w:rPr>
                <w:rFonts w:ascii="Century Gothic" w:hAnsi="Century Gothic" w:cs="Calibri Light"/>
                <w:color w:val="000000"/>
                <w:sz w:val="20"/>
                <w:szCs w:val="20"/>
              </w:rPr>
            </w:pPr>
            <w:del w:id="85" w:author="Eyal Bekerman" w:date="2022-12-22T15:25:00Z">
              <w:r w:rsidDel="008F0D91">
                <w:rPr>
                  <w:rFonts w:ascii="Century Gothic" w:hAnsi="Century Gothic" w:cs="Calibri Light"/>
                  <w:color w:val="000000"/>
                  <w:sz w:val="20"/>
                  <w:szCs w:val="20"/>
                </w:rPr>
                <w:delText>0</w:delText>
              </w:r>
            </w:del>
            <w:ins w:id="86" w:author="Eyal Bekerman" w:date="2022-12-22T15:25:00Z">
              <w:r w:rsidR="008F0D91">
                <w:rPr>
                  <w:rFonts w:ascii="Century Gothic" w:hAnsi="Century Gothic" w:cs="Calibri Light"/>
                  <w:color w:val="000000"/>
                  <w:sz w:val="20"/>
                  <w:szCs w:val="20"/>
                </w:rPr>
                <w:t>22</w:t>
              </w:r>
            </w:ins>
          </w:p>
        </w:tc>
        <w:tc>
          <w:tcPr>
            <w:tcW w:w="2928" w:type="dxa"/>
            <w:tcBorders>
              <w:top w:val="single" w:sz="4" w:space="0" w:color="auto"/>
              <w:left w:val="single" w:sz="4" w:space="0" w:color="auto"/>
              <w:bottom w:val="single" w:sz="4" w:space="0" w:color="auto"/>
              <w:right w:val="single" w:sz="4" w:space="0" w:color="auto"/>
            </w:tcBorders>
            <w:noWrap/>
            <w:vAlign w:val="center"/>
          </w:tcPr>
          <w:p w14:paraId="67FE96CA" w14:textId="4B861626" w:rsidR="00EF7B89" w:rsidRDefault="00EF7B89" w:rsidP="002F79BE">
            <w:pPr>
              <w:rPr>
                <w:rFonts w:ascii="Century Gothic" w:hAnsi="Century Gothic" w:cs="Calibri"/>
                <w:color w:val="000000"/>
                <w:sz w:val="20"/>
                <w:szCs w:val="20"/>
              </w:rPr>
            </w:pPr>
          </w:p>
        </w:tc>
      </w:tr>
      <w:tr w:rsidR="00EF7B89" w14:paraId="6094A410" w14:textId="77777777" w:rsidTr="00EF7B89">
        <w:trPr>
          <w:trHeight w:val="54"/>
          <w:jc w:val="center"/>
        </w:trPr>
        <w:tc>
          <w:tcPr>
            <w:tcW w:w="3230" w:type="dxa"/>
            <w:tcBorders>
              <w:top w:val="single" w:sz="4" w:space="0" w:color="auto"/>
              <w:left w:val="single" w:sz="4" w:space="0" w:color="auto"/>
              <w:bottom w:val="single" w:sz="4" w:space="0" w:color="auto"/>
              <w:right w:val="single" w:sz="4" w:space="0" w:color="auto"/>
            </w:tcBorders>
            <w:noWrap/>
            <w:vAlign w:val="center"/>
            <w:hideMark/>
          </w:tcPr>
          <w:p w14:paraId="683A4B83" w14:textId="77777777" w:rsidR="00EF7B89" w:rsidRDefault="00EF7B89" w:rsidP="002F79BE">
            <w:pPr>
              <w:rPr>
                <w:rFonts w:ascii="Century Gothic" w:hAnsi="Century Gothic" w:cs="Calibri"/>
                <w:color w:val="000000"/>
                <w:sz w:val="20"/>
                <w:szCs w:val="20"/>
              </w:rPr>
            </w:pPr>
            <w:r>
              <w:rPr>
                <w:rFonts w:ascii="Century Gothic" w:hAnsi="Century Gothic" w:cs="Calibri"/>
                <w:color w:val="000000"/>
                <w:sz w:val="20"/>
                <w:szCs w:val="20"/>
              </w:rPr>
              <w:t>Total Testing Effort</w:t>
            </w:r>
          </w:p>
        </w:tc>
        <w:tc>
          <w:tcPr>
            <w:tcW w:w="1482" w:type="dxa"/>
            <w:tcBorders>
              <w:top w:val="single" w:sz="4" w:space="0" w:color="auto"/>
              <w:left w:val="single" w:sz="4" w:space="0" w:color="auto"/>
              <w:bottom w:val="single" w:sz="4" w:space="0" w:color="auto"/>
              <w:right w:val="single" w:sz="4" w:space="0" w:color="auto"/>
            </w:tcBorders>
            <w:noWrap/>
            <w:vAlign w:val="center"/>
          </w:tcPr>
          <w:p w14:paraId="1F6FCDC3" w14:textId="4A82A8A0" w:rsidR="00EF7B89" w:rsidRPr="00C631BD" w:rsidRDefault="002E3F1E" w:rsidP="002F79BE">
            <w:pPr>
              <w:jc w:val="center"/>
              <w:rPr>
                <w:rFonts w:ascii="Century Gothic" w:hAnsi="Century Gothic" w:cs="Calibri Light"/>
                <w:color w:val="000000"/>
                <w:sz w:val="20"/>
                <w:szCs w:val="20"/>
              </w:rPr>
            </w:pPr>
            <w:del w:id="87" w:author="Eyal Bekerman" w:date="2022-12-22T15:25:00Z">
              <w:r w:rsidDel="008F0D91">
                <w:rPr>
                  <w:rFonts w:ascii="Century Gothic" w:hAnsi="Century Gothic" w:cs="Calibri Light"/>
                  <w:color w:val="000000"/>
                  <w:sz w:val="20"/>
                  <w:szCs w:val="20"/>
                </w:rPr>
                <w:delText>0</w:delText>
              </w:r>
            </w:del>
            <w:ins w:id="88" w:author="Eyal Bekerman" w:date="2022-12-22T15:25:00Z">
              <w:r w:rsidR="008F0D91">
                <w:rPr>
                  <w:rFonts w:ascii="Century Gothic" w:hAnsi="Century Gothic" w:cs="Calibri Light"/>
                  <w:color w:val="000000"/>
                  <w:sz w:val="20"/>
                  <w:szCs w:val="20"/>
                </w:rPr>
                <w:t>13</w:t>
              </w:r>
            </w:ins>
          </w:p>
        </w:tc>
        <w:tc>
          <w:tcPr>
            <w:tcW w:w="2928" w:type="dxa"/>
            <w:tcBorders>
              <w:top w:val="single" w:sz="4" w:space="0" w:color="auto"/>
              <w:left w:val="single" w:sz="4" w:space="0" w:color="auto"/>
              <w:bottom w:val="single" w:sz="4" w:space="0" w:color="auto"/>
              <w:right w:val="single" w:sz="4" w:space="0" w:color="auto"/>
            </w:tcBorders>
            <w:vAlign w:val="center"/>
          </w:tcPr>
          <w:p w14:paraId="6239DB08" w14:textId="720C84B2" w:rsidR="00EF7B89" w:rsidRDefault="00EF7B89" w:rsidP="002F79BE">
            <w:pPr>
              <w:rPr>
                <w:rFonts w:ascii="Century Gothic" w:hAnsi="Century Gothic" w:cs="Calibri"/>
                <w:color w:val="000000"/>
                <w:sz w:val="20"/>
                <w:szCs w:val="20"/>
              </w:rPr>
            </w:pPr>
          </w:p>
        </w:tc>
      </w:tr>
      <w:tr w:rsidR="00EF7B89" w14:paraId="28796B72" w14:textId="77777777" w:rsidTr="00EF7B89">
        <w:trPr>
          <w:trHeight w:val="276"/>
          <w:jc w:val="center"/>
        </w:trPr>
        <w:tc>
          <w:tcPr>
            <w:tcW w:w="3230" w:type="dxa"/>
            <w:tcBorders>
              <w:top w:val="single" w:sz="4" w:space="0" w:color="auto"/>
              <w:left w:val="single" w:sz="4" w:space="0" w:color="auto"/>
              <w:bottom w:val="single" w:sz="4" w:space="0" w:color="auto"/>
              <w:right w:val="single" w:sz="4" w:space="0" w:color="auto"/>
            </w:tcBorders>
            <w:noWrap/>
            <w:vAlign w:val="center"/>
            <w:hideMark/>
          </w:tcPr>
          <w:p w14:paraId="4166D1B4" w14:textId="62C1A397" w:rsidR="00EF7B89" w:rsidRDefault="002E3F1E" w:rsidP="002F79BE">
            <w:pPr>
              <w:rPr>
                <w:rFonts w:ascii="Century Gothic" w:hAnsi="Century Gothic" w:cs="Calibri"/>
                <w:b/>
                <w:bCs/>
                <w:color w:val="000000"/>
                <w:sz w:val="20"/>
                <w:szCs w:val="20"/>
              </w:rPr>
            </w:pPr>
            <w:r>
              <w:rPr>
                <w:rFonts w:ascii="Century Gothic" w:hAnsi="Century Gothic" w:cs="Calibri"/>
                <w:b/>
                <w:bCs/>
                <w:color w:val="000000"/>
                <w:sz w:val="20"/>
                <w:szCs w:val="20"/>
              </w:rPr>
              <w:t>T</w:t>
            </w:r>
            <w:r w:rsidR="00EF7B89">
              <w:rPr>
                <w:rFonts w:ascii="Century Gothic" w:hAnsi="Century Gothic" w:cs="Calibri"/>
                <w:b/>
                <w:bCs/>
                <w:color w:val="000000"/>
                <w:sz w:val="20"/>
                <w:szCs w:val="20"/>
              </w:rPr>
              <w:t>otal Effort</w:t>
            </w:r>
          </w:p>
        </w:tc>
        <w:tc>
          <w:tcPr>
            <w:tcW w:w="1482" w:type="dxa"/>
            <w:tcBorders>
              <w:top w:val="single" w:sz="4" w:space="0" w:color="auto"/>
              <w:left w:val="single" w:sz="4" w:space="0" w:color="auto"/>
              <w:bottom w:val="single" w:sz="4" w:space="0" w:color="auto"/>
              <w:right w:val="single" w:sz="4" w:space="0" w:color="auto"/>
            </w:tcBorders>
            <w:noWrap/>
            <w:vAlign w:val="center"/>
          </w:tcPr>
          <w:p w14:paraId="2087C2B4" w14:textId="4CDF1117" w:rsidR="00EF7B89" w:rsidRDefault="002E3F1E" w:rsidP="002F79BE">
            <w:pPr>
              <w:jc w:val="center"/>
              <w:rPr>
                <w:rFonts w:ascii="Century Gothic" w:hAnsi="Century Gothic" w:cs="Calibri"/>
                <w:b/>
                <w:bCs/>
                <w:color w:val="000000"/>
                <w:sz w:val="20"/>
                <w:szCs w:val="20"/>
              </w:rPr>
            </w:pPr>
            <w:del w:id="89" w:author="Eyal Bekerman" w:date="2022-12-22T15:25:00Z">
              <w:r w:rsidDel="008F0D91">
                <w:rPr>
                  <w:rFonts w:ascii="Century Gothic" w:hAnsi="Century Gothic" w:cs="Calibri"/>
                  <w:b/>
                  <w:bCs/>
                  <w:color w:val="000000"/>
                  <w:sz w:val="20"/>
                  <w:szCs w:val="20"/>
                </w:rPr>
                <w:delText>0</w:delText>
              </w:r>
            </w:del>
            <w:ins w:id="90" w:author="Eyal Bekerman" w:date="2022-12-22T15:25:00Z">
              <w:r w:rsidR="008F0D91">
                <w:rPr>
                  <w:rFonts w:ascii="Century Gothic" w:hAnsi="Century Gothic" w:cs="Calibri"/>
                  <w:b/>
                  <w:bCs/>
                  <w:color w:val="000000"/>
                  <w:sz w:val="20"/>
                  <w:szCs w:val="20"/>
                </w:rPr>
                <w:t>35</w:t>
              </w:r>
            </w:ins>
          </w:p>
        </w:tc>
        <w:tc>
          <w:tcPr>
            <w:tcW w:w="2928" w:type="dxa"/>
            <w:tcBorders>
              <w:top w:val="single" w:sz="4" w:space="0" w:color="auto"/>
              <w:left w:val="single" w:sz="4" w:space="0" w:color="auto"/>
              <w:bottom w:val="single" w:sz="4" w:space="0" w:color="auto"/>
              <w:right w:val="single" w:sz="4" w:space="0" w:color="auto"/>
            </w:tcBorders>
            <w:noWrap/>
            <w:vAlign w:val="center"/>
            <w:hideMark/>
          </w:tcPr>
          <w:p w14:paraId="636EB097" w14:textId="77777777" w:rsidR="00EF7B89" w:rsidRDefault="00EF7B89" w:rsidP="002F79BE">
            <w:pPr>
              <w:rPr>
                <w:rFonts w:ascii="Century Gothic" w:hAnsi="Century Gothic" w:cs="Calibri"/>
                <w:b/>
                <w:bCs/>
                <w:color w:val="000000"/>
                <w:sz w:val="20"/>
                <w:szCs w:val="20"/>
              </w:rPr>
            </w:pPr>
          </w:p>
        </w:tc>
      </w:tr>
    </w:tbl>
    <w:p w14:paraId="19D798A0" w14:textId="77777777" w:rsidR="001424D6" w:rsidRPr="001424D6" w:rsidRDefault="001424D6" w:rsidP="001424D6">
      <w:pPr>
        <w:pStyle w:val="BodyText"/>
      </w:pPr>
    </w:p>
    <w:p w14:paraId="493FF9B4" w14:textId="3F81F572" w:rsidR="00880728" w:rsidRDefault="00880728" w:rsidP="00AE4AA6">
      <w:pPr>
        <w:pStyle w:val="Heading3"/>
        <w:tabs>
          <w:tab w:val="clear" w:pos="1080"/>
          <w:tab w:val="num" w:pos="2508"/>
        </w:tabs>
        <w:ind w:left="2508"/>
      </w:pPr>
      <w:r w:rsidRPr="003478D4">
        <w:t>Overall Effort</w:t>
      </w:r>
      <w:r>
        <w:t>s</w:t>
      </w:r>
      <w:bookmarkEnd w:id="72"/>
    </w:p>
    <w:tbl>
      <w:tblPr>
        <w:tblW w:w="6014" w:type="dxa"/>
        <w:tblInd w:w="2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1226"/>
        <w:gridCol w:w="2116"/>
      </w:tblGrid>
      <w:tr w:rsidR="00EF7B89" w:rsidRPr="009E24AA" w14:paraId="62C86853" w14:textId="77777777" w:rsidTr="00A84782">
        <w:trPr>
          <w:trHeight w:val="524"/>
        </w:trPr>
        <w:tc>
          <w:tcPr>
            <w:tcW w:w="2672" w:type="dxa"/>
            <w:tcBorders>
              <w:top w:val="single" w:sz="4" w:space="0" w:color="auto"/>
              <w:left w:val="single" w:sz="4" w:space="0" w:color="auto"/>
              <w:bottom w:val="single" w:sz="4" w:space="0" w:color="auto"/>
              <w:right w:val="single" w:sz="4" w:space="0" w:color="auto"/>
            </w:tcBorders>
            <w:shd w:val="clear" w:color="auto" w:fill="305496"/>
            <w:noWrap/>
            <w:vAlign w:val="center"/>
            <w:hideMark/>
          </w:tcPr>
          <w:p w14:paraId="09034FF2" w14:textId="77777777" w:rsidR="00EF7B89" w:rsidRPr="009E24AA" w:rsidRDefault="00EF7B89" w:rsidP="002F79BE">
            <w:pPr>
              <w:jc w:val="center"/>
              <w:rPr>
                <w:rFonts w:ascii="Century Gothic" w:hAnsi="Century Gothic" w:cs="Calibri"/>
                <w:b/>
                <w:bCs/>
                <w:color w:val="FFFFFF"/>
                <w:sz w:val="16"/>
                <w:szCs w:val="16"/>
              </w:rPr>
            </w:pPr>
            <w:r w:rsidRPr="009E24AA">
              <w:rPr>
                <w:rFonts w:ascii="Century Gothic" w:hAnsi="Century Gothic" w:cs="Calibri"/>
                <w:b/>
                <w:bCs/>
                <w:color w:val="FFFFFF"/>
                <w:sz w:val="16"/>
                <w:szCs w:val="16"/>
              </w:rPr>
              <w:t>Project Execution Items</w:t>
            </w:r>
          </w:p>
        </w:tc>
        <w:tc>
          <w:tcPr>
            <w:tcW w:w="1226" w:type="dxa"/>
            <w:tcBorders>
              <w:top w:val="single" w:sz="4" w:space="0" w:color="auto"/>
              <w:left w:val="single" w:sz="4" w:space="0" w:color="auto"/>
              <w:right w:val="single" w:sz="4" w:space="0" w:color="auto"/>
            </w:tcBorders>
            <w:shd w:val="clear" w:color="auto" w:fill="305496"/>
            <w:noWrap/>
            <w:vAlign w:val="center"/>
            <w:hideMark/>
          </w:tcPr>
          <w:p w14:paraId="5F1EBF5E" w14:textId="2A16F07F" w:rsidR="00EF7B89" w:rsidRPr="009E24AA" w:rsidRDefault="00EF7B89" w:rsidP="002F79BE">
            <w:pPr>
              <w:jc w:val="center"/>
              <w:rPr>
                <w:rFonts w:ascii="Century Gothic" w:hAnsi="Century Gothic" w:cs="Calibri"/>
                <w:b/>
                <w:bCs/>
                <w:color w:val="FFFFFF"/>
                <w:sz w:val="16"/>
                <w:szCs w:val="16"/>
              </w:rPr>
            </w:pPr>
            <w:r w:rsidRPr="009E24AA">
              <w:rPr>
                <w:rFonts w:ascii="Century Gothic" w:hAnsi="Century Gothic" w:cs="Calibri"/>
                <w:b/>
                <w:bCs/>
                <w:color w:val="FFFFFF"/>
                <w:sz w:val="16"/>
                <w:szCs w:val="16"/>
              </w:rPr>
              <w:t>Actual Effort</w:t>
            </w:r>
          </w:p>
        </w:tc>
        <w:tc>
          <w:tcPr>
            <w:tcW w:w="2116" w:type="dxa"/>
            <w:tcBorders>
              <w:top w:val="single" w:sz="4" w:space="0" w:color="auto"/>
              <w:left w:val="single" w:sz="4" w:space="0" w:color="auto"/>
              <w:right w:val="single" w:sz="4" w:space="0" w:color="auto"/>
            </w:tcBorders>
            <w:shd w:val="clear" w:color="auto" w:fill="305496"/>
            <w:vAlign w:val="center"/>
          </w:tcPr>
          <w:p w14:paraId="5A53FAC6" w14:textId="77777777" w:rsidR="00EF7B89" w:rsidRPr="009E24AA" w:rsidRDefault="00EF7B89" w:rsidP="002F79BE">
            <w:pPr>
              <w:jc w:val="center"/>
              <w:rPr>
                <w:rFonts w:ascii="Century Gothic" w:hAnsi="Century Gothic" w:cs="Calibri"/>
                <w:b/>
                <w:bCs/>
                <w:color w:val="FFFFFF"/>
                <w:sz w:val="16"/>
                <w:szCs w:val="16"/>
              </w:rPr>
            </w:pPr>
            <w:r>
              <w:rPr>
                <w:rFonts w:ascii="Century Gothic" w:hAnsi="Century Gothic" w:cs="Calibri"/>
                <w:b/>
                <w:bCs/>
                <w:color w:val="FFFFFF"/>
                <w:sz w:val="16"/>
                <w:szCs w:val="16"/>
              </w:rPr>
              <w:t>REMARKS</w:t>
            </w:r>
          </w:p>
        </w:tc>
      </w:tr>
      <w:tr w:rsidR="008F0D91" w:rsidRPr="009E24AA" w14:paraId="29BFDCC2" w14:textId="77777777" w:rsidTr="00A84782">
        <w:trPr>
          <w:trHeight w:val="50"/>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03805372"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Development and Unit Testing (DCUT)</w:t>
            </w:r>
          </w:p>
        </w:tc>
        <w:tc>
          <w:tcPr>
            <w:tcW w:w="1226" w:type="dxa"/>
            <w:tcBorders>
              <w:top w:val="single" w:sz="4" w:space="0" w:color="auto"/>
              <w:left w:val="single" w:sz="4" w:space="0" w:color="auto"/>
              <w:bottom w:val="single" w:sz="4" w:space="0" w:color="auto"/>
              <w:right w:val="single" w:sz="4" w:space="0" w:color="auto"/>
            </w:tcBorders>
            <w:noWrap/>
            <w:vAlign w:val="center"/>
          </w:tcPr>
          <w:p w14:paraId="4C56BCE0" w14:textId="73069D98" w:rsidR="008F0D91" w:rsidRPr="00515BA0" w:rsidRDefault="008F0D91" w:rsidP="008F0D91">
            <w:pPr>
              <w:jc w:val="center"/>
              <w:rPr>
                <w:rFonts w:ascii="Century Gothic" w:hAnsi="Century Gothic" w:cs="Calibri"/>
                <w:color w:val="000000"/>
                <w:sz w:val="16"/>
                <w:szCs w:val="16"/>
              </w:rPr>
            </w:pPr>
            <w:ins w:id="91" w:author="Eyal Bekerman" w:date="2022-12-22T15:25:00Z">
              <w:r>
                <w:rPr>
                  <w:rFonts w:ascii="Calibri Light" w:hAnsi="Calibri Light" w:cs="Calibri Light"/>
                  <w:color w:val="000000"/>
                  <w:sz w:val="20"/>
                  <w:szCs w:val="20"/>
                </w:rPr>
                <w:t>22</w:t>
              </w:r>
            </w:ins>
            <w:del w:id="92" w:author="Eyal Bekerman" w:date="2022-12-22T15:25:00Z">
              <w:r w:rsidDel="007A5008">
                <w:rPr>
                  <w:rFonts w:ascii="Century Gothic" w:hAnsi="Century Gothic" w:cs="Calibri"/>
                  <w:color w:val="000000"/>
                  <w:sz w:val="16"/>
                  <w:szCs w:val="16"/>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1EBBE7FF" w14:textId="290D58F7" w:rsidR="008F0D91" w:rsidRPr="002E2992" w:rsidRDefault="008F0D91" w:rsidP="008F0D91">
            <w:pPr>
              <w:rPr>
                <w:rFonts w:ascii="Century Gothic" w:hAnsi="Century Gothic" w:cs="Calibri"/>
                <w:color w:val="000000"/>
                <w:sz w:val="16"/>
                <w:szCs w:val="16"/>
              </w:rPr>
            </w:pPr>
          </w:p>
        </w:tc>
      </w:tr>
      <w:tr w:rsidR="008F0D91" w:rsidRPr="009E24AA" w14:paraId="1DC02E6E"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4084BE04"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Scoping, Impact Assessment and High Level Design</w:t>
            </w:r>
          </w:p>
        </w:tc>
        <w:tc>
          <w:tcPr>
            <w:tcW w:w="1226" w:type="dxa"/>
            <w:tcBorders>
              <w:top w:val="single" w:sz="4" w:space="0" w:color="auto"/>
              <w:left w:val="single" w:sz="4" w:space="0" w:color="auto"/>
              <w:bottom w:val="single" w:sz="4" w:space="0" w:color="auto"/>
              <w:right w:val="single" w:sz="4" w:space="0" w:color="auto"/>
            </w:tcBorders>
            <w:noWrap/>
            <w:vAlign w:val="center"/>
          </w:tcPr>
          <w:p w14:paraId="58BA01D9" w14:textId="1839F998" w:rsidR="008F0D91" w:rsidRPr="00515BA0" w:rsidRDefault="008F0D91" w:rsidP="008F0D91">
            <w:pPr>
              <w:jc w:val="center"/>
              <w:rPr>
                <w:rFonts w:ascii="Century Gothic" w:hAnsi="Century Gothic" w:cs="Calibri"/>
                <w:color w:val="000000"/>
                <w:sz w:val="16"/>
                <w:szCs w:val="16"/>
              </w:rPr>
            </w:pPr>
            <w:ins w:id="93" w:author="Eyal Bekerman" w:date="2022-12-22T15:25:00Z">
              <w:r>
                <w:rPr>
                  <w:rFonts w:ascii="Calibri Light" w:hAnsi="Calibri Light" w:cs="Calibri Light"/>
                  <w:color w:val="000000"/>
                  <w:sz w:val="20"/>
                  <w:szCs w:val="20"/>
                </w:rPr>
                <w:t>7</w:t>
              </w:r>
            </w:ins>
            <w:del w:id="94" w:author="Eyal Bekerman" w:date="2022-12-22T15:25:00Z">
              <w:r w:rsidDel="007A5008">
                <w:rPr>
                  <w:rFonts w:ascii="Calibri Light" w:hAnsi="Calibri Light" w:cs="Calibri Light"/>
                  <w:color w:val="000000"/>
                  <w:sz w:val="20"/>
                  <w:szCs w:val="20"/>
                </w:rPr>
                <w:delText>1</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53D1413A" w14:textId="3F55A0FE" w:rsidR="008F0D91" w:rsidRPr="002E2992" w:rsidRDefault="008F0D91" w:rsidP="008F0D91">
            <w:pPr>
              <w:rPr>
                <w:rFonts w:ascii="Century Gothic" w:hAnsi="Century Gothic" w:cs="Calibri"/>
                <w:color w:val="000000"/>
                <w:sz w:val="16"/>
                <w:szCs w:val="16"/>
              </w:rPr>
            </w:pPr>
          </w:p>
        </w:tc>
      </w:tr>
      <w:tr w:rsidR="008F0D91" w:rsidRPr="009E24AA" w14:paraId="70244B2D" w14:textId="77777777" w:rsidTr="00A84782">
        <w:trPr>
          <w:trHeight w:val="133"/>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70C1FC10"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System Acceptance Testing (SAT)</w:t>
            </w:r>
          </w:p>
        </w:tc>
        <w:tc>
          <w:tcPr>
            <w:tcW w:w="1226" w:type="dxa"/>
            <w:tcBorders>
              <w:top w:val="single" w:sz="4" w:space="0" w:color="auto"/>
              <w:left w:val="single" w:sz="4" w:space="0" w:color="auto"/>
              <w:bottom w:val="single" w:sz="4" w:space="0" w:color="auto"/>
              <w:right w:val="single" w:sz="4" w:space="0" w:color="auto"/>
            </w:tcBorders>
            <w:noWrap/>
            <w:vAlign w:val="center"/>
          </w:tcPr>
          <w:p w14:paraId="7A164CCA" w14:textId="53EDB7EE" w:rsidR="008F0D91" w:rsidRPr="00515BA0" w:rsidRDefault="008F0D91" w:rsidP="008F0D91">
            <w:pPr>
              <w:jc w:val="center"/>
              <w:rPr>
                <w:rFonts w:ascii="Century Gothic" w:hAnsi="Century Gothic" w:cs="Calibri"/>
                <w:color w:val="000000"/>
                <w:sz w:val="16"/>
                <w:szCs w:val="16"/>
              </w:rPr>
            </w:pPr>
            <w:ins w:id="95" w:author="Eyal Bekerman" w:date="2022-12-22T15:25:00Z">
              <w:r>
                <w:rPr>
                  <w:rFonts w:ascii="Calibri Light" w:hAnsi="Calibri Light" w:cs="Calibri Light"/>
                  <w:color w:val="000000"/>
                  <w:sz w:val="20"/>
                  <w:szCs w:val="20"/>
                </w:rPr>
                <w:t>6</w:t>
              </w:r>
            </w:ins>
            <w:del w:id="96" w:author="Eyal Bekerman" w:date="2022-12-22T15:25:00Z">
              <w:r w:rsidDel="007A5008">
                <w:rPr>
                  <w:rFonts w:ascii="Calibri Light" w:hAnsi="Calibri Light" w:cs="Calibri Light"/>
                  <w:color w:val="000000"/>
                  <w:sz w:val="20"/>
                  <w:szCs w:val="20"/>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69AEC0B8" w14:textId="530E149A" w:rsidR="008F0D91" w:rsidRPr="002E2992" w:rsidRDefault="008F0D91" w:rsidP="008F0D91">
            <w:pPr>
              <w:rPr>
                <w:rFonts w:ascii="Century Gothic" w:hAnsi="Century Gothic" w:cs="Calibri"/>
                <w:color w:val="000000"/>
                <w:sz w:val="16"/>
                <w:szCs w:val="16"/>
              </w:rPr>
            </w:pPr>
          </w:p>
        </w:tc>
      </w:tr>
      <w:tr w:rsidR="008F0D91" w:rsidRPr="009E24AA" w14:paraId="6332EB91" w14:textId="77777777" w:rsidTr="00A84782">
        <w:trPr>
          <w:trHeight w:val="50"/>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3B64F29C"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SAT Application Support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105E356B" w14:textId="20BF16BE" w:rsidR="008F0D91" w:rsidRPr="00515BA0" w:rsidRDefault="008F0D91" w:rsidP="008F0D91">
            <w:pPr>
              <w:jc w:val="center"/>
              <w:rPr>
                <w:rFonts w:ascii="Century Gothic" w:hAnsi="Century Gothic" w:cs="Calibri"/>
                <w:color w:val="000000"/>
                <w:sz w:val="16"/>
                <w:szCs w:val="16"/>
              </w:rPr>
            </w:pPr>
            <w:ins w:id="97" w:author="Eyal Bekerman" w:date="2022-12-22T15:25:00Z">
              <w:r>
                <w:rPr>
                  <w:rFonts w:ascii="Calibri Light" w:hAnsi="Calibri Light" w:cs="Calibri Light"/>
                  <w:color w:val="000000"/>
                  <w:sz w:val="20"/>
                  <w:szCs w:val="20"/>
                </w:rPr>
                <w:t>2</w:t>
              </w:r>
            </w:ins>
            <w:del w:id="98" w:author="Eyal Bekerman" w:date="2022-12-22T15:25:00Z">
              <w:r w:rsidDel="007A5008">
                <w:rPr>
                  <w:rFonts w:ascii="Calibri Light" w:hAnsi="Calibri Light" w:cs="Calibri Light"/>
                  <w:color w:val="000000"/>
                  <w:sz w:val="20"/>
                  <w:szCs w:val="20"/>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2B7C8624" w14:textId="5E393A1A" w:rsidR="008F0D91" w:rsidRPr="002E2992" w:rsidRDefault="008F0D91" w:rsidP="008F0D91">
            <w:pPr>
              <w:rPr>
                <w:rFonts w:ascii="Century Gothic" w:hAnsi="Century Gothic" w:cs="Calibri"/>
                <w:color w:val="000000"/>
                <w:sz w:val="16"/>
                <w:szCs w:val="16"/>
              </w:rPr>
            </w:pPr>
          </w:p>
        </w:tc>
      </w:tr>
      <w:tr w:rsidR="008F0D91" w:rsidRPr="009E24AA" w14:paraId="4B796C32" w14:textId="77777777" w:rsidTr="00A84782">
        <w:trPr>
          <w:trHeight w:val="50"/>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3384075F"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Integration Acceptance Testing (IAT)</w:t>
            </w:r>
          </w:p>
        </w:tc>
        <w:tc>
          <w:tcPr>
            <w:tcW w:w="1226" w:type="dxa"/>
            <w:tcBorders>
              <w:top w:val="single" w:sz="4" w:space="0" w:color="auto"/>
              <w:left w:val="single" w:sz="4" w:space="0" w:color="auto"/>
              <w:bottom w:val="single" w:sz="4" w:space="0" w:color="auto"/>
              <w:right w:val="single" w:sz="4" w:space="0" w:color="auto"/>
            </w:tcBorders>
            <w:noWrap/>
            <w:vAlign w:val="center"/>
          </w:tcPr>
          <w:p w14:paraId="1D96D08B" w14:textId="49563D00" w:rsidR="008F0D91" w:rsidRPr="00515BA0" w:rsidRDefault="008F0D91" w:rsidP="008F0D91">
            <w:pPr>
              <w:jc w:val="center"/>
              <w:rPr>
                <w:rFonts w:ascii="Century Gothic" w:hAnsi="Century Gothic" w:cs="Calibri"/>
                <w:color w:val="000000"/>
                <w:sz w:val="16"/>
                <w:szCs w:val="16"/>
              </w:rPr>
            </w:pPr>
            <w:ins w:id="99" w:author="Eyal Bekerman" w:date="2022-12-22T15:25:00Z">
              <w:r>
                <w:rPr>
                  <w:rFonts w:ascii="Calibri Light" w:hAnsi="Calibri Light" w:cs="Calibri Light"/>
                  <w:color w:val="000000"/>
                  <w:sz w:val="20"/>
                  <w:szCs w:val="20"/>
                </w:rPr>
                <w:t>3</w:t>
              </w:r>
            </w:ins>
            <w:del w:id="100" w:author="Eyal Bekerman" w:date="2022-12-22T15:25:00Z">
              <w:r w:rsidDel="007A5008">
                <w:rPr>
                  <w:rFonts w:ascii="Calibri Light" w:hAnsi="Calibri Light" w:cs="Calibri Light"/>
                  <w:color w:val="000000"/>
                  <w:sz w:val="20"/>
                  <w:szCs w:val="20"/>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350CE9FD" w14:textId="5476CF56" w:rsidR="008F0D91" w:rsidRPr="002E2992" w:rsidRDefault="008F0D91" w:rsidP="008F0D91">
            <w:pPr>
              <w:rPr>
                <w:rFonts w:ascii="Century Gothic" w:hAnsi="Century Gothic" w:cs="Calibri"/>
                <w:color w:val="000000"/>
                <w:sz w:val="16"/>
                <w:szCs w:val="16"/>
              </w:rPr>
            </w:pPr>
          </w:p>
        </w:tc>
      </w:tr>
      <w:tr w:rsidR="008F0D91" w:rsidRPr="009E24AA" w14:paraId="15D19DE3" w14:textId="77777777" w:rsidTr="00A84782">
        <w:trPr>
          <w:trHeight w:val="50"/>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0C38997A"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IAT Application Support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1758B0AE" w14:textId="18069837" w:rsidR="008F0D91" w:rsidRPr="00515BA0" w:rsidRDefault="008F0D91" w:rsidP="008F0D91">
            <w:pPr>
              <w:jc w:val="center"/>
              <w:rPr>
                <w:rFonts w:ascii="Century Gothic" w:hAnsi="Century Gothic" w:cs="Calibri"/>
                <w:color w:val="000000"/>
                <w:sz w:val="16"/>
                <w:szCs w:val="16"/>
              </w:rPr>
            </w:pPr>
            <w:ins w:id="101" w:author="Eyal Bekerman" w:date="2022-12-22T15:25:00Z">
              <w:r>
                <w:rPr>
                  <w:rFonts w:ascii="Calibri Light" w:hAnsi="Calibri Light" w:cs="Calibri Light"/>
                  <w:color w:val="000000"/>
                  <w:sz w:val="20"/>
                  <w:szCs w:val="20"/>
                </w:rPr>
                <w:t>2</w:t>
              </w:r>
            </w:ins>
            <w:del w:id="102" w:author="Eyal Bekerman" w:date="2022-12-22T15:25:00Z">
              <w:r w:rsidDel="007A5008">
                <w:rPr>
                  <w:rFonts w:ascii="Calibri Light" w:hAnsi="Calibri Light" w:cs="Calibri Light"/>
                  <w:color w:val="000000"/>
                  <w:sz w:val="20"/>
                  <w:szCs w:val="20"/>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5A94B431" w14:textId="6CFCF28D" w:rsidR="008F0D91" w:rsidRPr="002E2992" w:rsidRDefault="008F0D91" w:rsidP="008F0D91">
            <w:pPr>
              <w:rPr>
                <w:rFonts w:ascii="Century Gothic" w:hAnsi="Century Gothic" w:cs="Calibri"/>
                <w:color w:val="000000"/>
                <w:sz w:val="16"/>
                <w:szCs w:val="16"/>
              </w:rPr>
            </w:pPr>
          </w:p>
        </w:tc>
      </w:tr>
      <w:tr w:rsidR="008F0D91" w:rsidRPr="009E24AA" w14:paraId="448E29E8" w14:textId="77777777" w:rsidTr="00A84782">
        <w:trPr>
          <w:trHeight w:val="50"/>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25A2B807"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User Acceptance Testing (UAT) - data preparation</w:t>
            </w:r>
          </w:p>
        </w:tc>
        <w:tc>
          <w:tcPr>
            <w:tcW w:w="1226" w:type="dxa"/>
            <w:tcBorders>
              <w:top w:val="single" w:sz="4" w:space="0" w:color="auto"/>
              <w:left w:val="single" w:sz="4" w:space="0" w:color="auto"/>
              <w:bottom w:val="single" w:sz="4" w:space="0" w:color="auto"/>
              <w:right w:val="single" w:sz="4" w:space="0" w:color="auto"/>
            </w:tcBorders>
            <w:noWrap/>
            <w:vAlign w:val="center"/>
          </w:tcPr>
          <w:p w14:paraId="7123BE1B" w14:textId="30ABC1C3" w:rsidR="008F0D91" w:rsidRPr="00515BA0" w:rsidRDefault="008F0D91" w:rsidP="008F0D91">
            <w:pPr>
              <w:jc w:val="center"/>
              <w:rPr>
                <w:rFonts w:ascii="Century Gothic" w:hAnsi="Century Gothic" w:cs="Calibri"/>
                <w:color w:val="000000"/>
                <w:sz w:val="16"/>
                <w:szCs w:val="16"/>
              </w:rPr>
            </w:pPr>
            <w:ins w:id="103" w:author="Eyal Bekerman" w:date="2022-12-22T15:25:00Z">
              <w:r>
                <w:rPr>
                  <w:rFonts w:ascii="Calibri Light" w:hAnsi="Calibri Light" w:cs="Calibri Light"/>
                  <w:color w:val="000000"/>
                  <w:sz w:val="20"/>
                  <w:szCs w:val="20"/>
                </w:rPr>
                <w:t>2</w:t>
              </w:r>
            </w:ins>
            <w:del w:id="104" w:author="Eyal Bekerman" w:date="2022-12-22T15:25:00Z">
              <w:r w:rsidDel="007A5008">
                <w:rPr>
                  <w:rFonts w:ascii="Calibri Light" w:hAnsi="Calibri Light" w:cs="Calibri Light"/>
                  <w:color w:val="000000"/>
                  <w:sz w:val="20"/>
                  <w:szCs w:val="20"/>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6FB66D5B" w14:textId="3EF20309" w:rsidR="008F0D91" w:rsidRPr="002E2992" w:rsidRDefault="008F0D91" w:rsidP="008F0D91">
            <w:pPr>
              <w:rPr>
                <w:rFonts w:ascii="Century Gothic" w:hAnsi="Century Gothic" w:cs="Calibri"/>
                <w:color w:val="000000"/>
                <w:sz w:val="16"/>
                <w:szCs w:val="16"/>
              </w:rPr>
            </w:pPr>
          </w:p>
        </w:tc>
      </w:tr>
      <w:tr w:rsidR="008F0D91" w:rsidRPr="009E24AA" w14:paraId="5FEF5E05"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1CEA7EC7"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UAT- Operational support</w:t>
            </w:r>
          </w:p>
        </w:tc>
        <w:tc>
          <w:tcPr>
            <w:tcW w:w="122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FF0658F" w14:textId="3C3C2ED5" w:rsidR="008F0D91" w:rsidRPr="00515BA0" w:rsidRDefault="008F0D91" w:rsidP="008F0D91">
            <w:pPr>
              <w:jc w:val="center"/>
              <w:rPr>
                <w:rFonts w:ascii="Century Gothic" w:hAnsi="Century Gothic" w:cs="Calibri"/>
                <w:color w:val="000000"/>
                <w:sz w:val="16"/>
                <w:szCs w:val="16"/>
              </w:rPr>
            </w:pPr>
            <w:ins w:id="105" w:author="Eyal Bekerman" w:date="2022-12-22T15:25:00Z">
              <w:r>
                <w:rPr>
                  <w:rFonts w:ascii="Calibri Light" w:hAnsi="Calibri Light" w:cs="Calibri Light"/>
                  <w:color w:val="000000"/>
                  <w:sz w:val="20"/>
                  <w:szCs w:val="20"/>
                </w:rPr>
                <w:t>3</w:t>
              </w:r>
            </w:ins>
            <w:del w:id="106" w:author="Eyal Bekerman" w:date="2022-12-22T15:25:00Z">
              <w:r w:rsidDel="007A5008">
                <w:rPr>
                  <w:rFonts w:ascii="Calibri Light" w:hAnsi="Calibri Light" w:cs="Calibri Light"/>
                  <w:color w:val="000000"/>
                  <w:sz w:val="20"/>
                  <w:szCs w:val="20"/>
                </w:rPr>
                <w:delText>0</w:delText>
              </w:r>
            </w:del>
          </w:p>
        </w:tc>
        <w:tc>
          <w:tcPr>
            <w:tcW w:w="2116" w:type="dxa"/>
            <w:tcBorders>
              <w:top w:val="single" w:sz="4" w:space="0" w:color="auto"/>
              <w:left w:val="single" w:sz="4" w:space="0" w:color="auto"/>
              <w:bottom w:val="single" w:sz="4" w:space="0" w:color="auto"/>
              <w:right w:val="single" w:sz="4" w:space="0" w:color="auto"/>
            </w:tcBorders>
            <w:shd w:val="clear" w:color="auto" w:fill="FFFFFF"/>
            <w:vAlign w:val="center"/>
          </w:tcPr>
          <w:p w14:paraId="717CE879" w14:textId="656B34D4" w:rsidR="008F0D91" w:rsidRPr="002E2992" w:rsidRDefault="008F0D91" w:rsidP="008F0D91">
            <w:pPr>
              <w:rPr>
                <w:rFonts w:ascii="Century Gothic" w:hAnsi="Century Gothic" w:cs="Calibri"/>
                <w:color w:val="000000"/>
                <w:sz w:val="16"/>
                <w:szCs w:val="16"/>
              </w:rPr>
            </w:pPr>
          </w:p>
        </w:tc>
      </w:tr>
      <w:tr w:rsidR="008F0D91" w:rsidRPr="009E24AA" w14:paraId="49076022"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7CF6CD97"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UAT - Application Support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0490FF73" w14:textId="27BF0832" w:rsidR="008F0D91" w:rsidRPr="00515BA0" w:rsidRDefault="008F0D91" w:rsidP="008F0D91">
            <w:pPr>
              <w:jc w:val="center"/>
              <w:rPr>
                <w:rFonts w:ascii="Century Gothic" w:hAnsi="Century Gothic" w:cs="Calibri"/>
                <w:color w:val="000000"/>
                <w:sz w:val="16"/>
                <w:szCs w:val="16"/>
              </w:rPr>
            </w:pPr>
            <w:ins w:id="107" w:author="Eyal Bekerman" w:date="2022-12-22T15:25:00Z">
              <w:r>
                <w:rPr>
                  <w:rFonts w:ascii="Calibri Light" w:hAnsi="Calibri Light" w:cs="Calibri Light"/>
                  <w:color w:val="000000"/>
                  <w:sz w:val="20"/>
                  <w:szCs w:val="20"/>
                </w:rPr>
                <w:t>2</w:t>
              </w:r>
            </w:ins>
            <w:del w:id="108" w:author="Eyal Bekerman" w:date="2022-12-22T15:25:00Z">
              <w:r w:rsidDel="007A5008">
                <w:rPr>
                  <w:rFonts w:ascii="Calibri Light" w:hAnsi="Calibri Light" w:cs="Calibri Light"/>
                  <w:color w:val="000000"/>
                  <w:sz w:val="20"/>
                  <w:szCs w:val="20"/>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46BFD97D" w14:textId="5CD68A92" w:rsidR="008F0D91" w:rsidRPr="002E2992" w:rsidRDefault="008F0D91" w:rsidP="008F0D91">
            <w:pPr>
              <w:rPr>
                <w:rFonts w:ascii="Century Gothic" w:hAnsi="Century Gothic" w:cs="Calibri"/>
                <w:color w:val="000000"/>
                <w:sz w:val="16"/>
                <w:szCs w:val="16"/>
              </w:rPr>
            </w:pPr>
          </w:p>
        </w:tc>
      </w:tr>
      <w:tr w:rsidR="008F0D91" w:rsidRPr="009E24AA" w14:paraId="1F2F13A5"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3AFFDC62"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Quality and Release Management</w:t>
            </w:r>
          </w:p>
        </w:tc>
        <w:tc>
          <w:tcPr>
            <w:tcW w:w="1226" w:type="dxa"/>
            <w:tcBorders>
              <w:top w:val="single" w:sz="4" w:space="0" w:color="auto"/>
              <w:left w:val="single" w:sz="4" w:space="0" w:color="auto"/>
              <w:bottom w:val="single" w:sz="4" w:space="0" w:color="auto"/>
              <w:right w:val="single" w:sz="4" w:space="0" w:color="auto"/>
            </w:tcBorders>
            <w:noWrap/>
            <w:vAlign w:val="center"/>
          </w:tcPr>
          <w:p w14:paraId="63D6037A" w14:textId="27DCEC49" w:rsidR="008F0D91" w:rsidRPr="00515BA0" w:rsidRDefault="008F0D91" w:rsidP="008F0D91">
            <w:pPr>
              <w:jc w:val="center"/>
              <w:rPr>
                <w:rFonts w:ascii="Century Gothic" w:hAnsi="Century Gothic" w:cs="Calibri"/>
                <w:color w:val="000000"/>
                <w:sz w:val="16"/>
                <w:szCs w:val="16"/>
              </w:rPr>
            </w:pPr>
            <w:ins w:id="109" w:author="Eyal Bekerman" w:date="2022-12-22T15:25:00Z">
              <w:r>
                <w:rPr>
                  <w:rFonts w:ascii="Calibri Light" w:hAnsi="Calibri Light" w:cs="Calibri Light"/>
                  <w:color w:val="000000"/>
                  <w:sz w:val="20"/>
                  <w:szCs w:val="20"/>
                </w:rPr>
                <w:t>2</w:t>
              </w:r>
            </w:ins>
            <w:del w:id="110" w:author="Eyal Bekerman" w:date="2022-12-22T15:25:00Z">
              <w:r w:rsidDel="007A5008">
                <w:rPr>
                  <w:rFonts w:ascii="Calibri Light" w:hAnsi="Calibri Light" w:cs="Calibri Light"/>
                  <w:color w:val="000000"/>
                  <w:sz w:val="20"/>
                  <w:szCs w:val="20"/>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34D309E3" w14:textId="2D8EEFE9" w:rsidR="008F0D91" w:rsidRPr="002E2992" w:rsidRDefault="008F0D91" w:rsidP="008F0D91">
            <w:pPr>
              <w:rPr>
                <w:rFonts w:ascii="Century Gothic" w:hAnsi="Century Gothic" w:cs="Calibri"/>
                <w:color w:val="000000"/>
                <w:sz w:val="16"/>
                <w:szCs w:val="16"/>
              </w:rPr>
            </w:pPr>
          </w:p>
        </w:tc>
      </w:tr>
      <w:tr w:rsidR="008F0D91" w:rsidRPr="009E24AA" w14:paraId="75F86478"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6C117409"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Project Management</w:t>
            </w:r>
          </w:p>
        </w:tc>
        <w:tc>
          <w:tcPr>
            <w:tcW w:w="1226" w:type="dxa"/>
            <w:tcBorders>
              <w:top w:val="single" w:sz="4" w:space="0" w:color="auto"/>
              <w:left w:val="single" w:sz="4" w:space="0" w:color="auto"/>
              <w:bottom w:val="single" w:sz="4" w:space="0" w:color="auto"/>
              <w:right w:val="single" w:sz="4" w:space="0" w:color="auto"/>
            </w:tcBorders>
            <w:noWrap/>
            <w:vAlign w:val="center"/>
          </w:tcPr>
          <w:p w14:paraId="55AA61BF" w14:textId="71E5B1B3" w:rsidR="008F0D91" w:rsidRPr="00515BA0" w:rsidRDefault="008F0D91" w:rsidP="008F0D91">
            <w:pPr>
              <w:jc w:val="center"/>
              <w:rPr>
                <w:rFonts w:ascii="Century Gothic" w:hAnsi="Century Gothic" w:cs="Calibri"/>
                <w:color w:val="000000"/>
                <w:sz w:val="16"/>
                <w:szCs w:val="16"/>
              </w:rPr>
            </w:pPr>
            <w:ins w:id="111" w:author="Eyal Bekerman" w:date="2022-12-22T15:25:00Z">
              <w:r>
                <w:rPr>
                  <w:rFonts w:ascii="Calibri Light" w:hAnsi="Calibri Light" w:cs="Calibri Light"/>
                  <w:color w:val="000000"/>
                  <w:sz w:val="20"/>
                  <w:szCs w:val="20"/>
                </w:rPr>
                <w:t>3</w:t>
              </w:r>
            </w:ins>
            <w:del w:id="112" w:author="Eyal Bekerman" w:date="2022-12-22T15:25:00Z">
              <w:r w:rsidDel="007A5008">
                <w:rPr>
                  <w:rFonts w:ascii="Calibri Light" w:hAnsi="Calibri Light" w:cs="Calibri Light"/>
                  <w:color w:val="000000"/>
                  <w:sz w:val="20"/>
                  <w:szCs w:val="20"/>
                </w:rPr>
                <w:delText>1</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0B772CA5" w14:textId="5F96948F" w:rsidR="008F0D91" w:rsidRPr="002E2992" w:rsidRDefault="008F0D91" w:rsidP="008F0D91">
            <w:pPr>
              <w:rPr>
                <w:rFonts w:ascii="Century Gothic" w:hAnsi="Century Gothic" w:cs="Calibri"/>
                <w:color w:val="000000"/>
                <w:sz w:val="16"/>
                <w:szCs w:val="16"/>
              </w:rPr>
            </w:pPr>
          </w:p>
        </w:tc>
      </w:tr>
      <w:tr w:rsidR="008F0D91" w:rsidRPr="009E24AA" w14:paraId="53F9B980"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55334814"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Post Production Test (PPT)</w:t>
            </w:r>
          </w:p>
        </w:tc>
        <w:tc>
          <w:tcPr>
            <w:tcW w:w="1226" w:type="dxa"/>
            <w:tcBorders>
              <w:top w:val="single" w:sz="4" w:space="0" w:color="auto"/>
              <w:left w:val="single" w:sz="4" w:space="0" w:color="auto"/>
              <w:bottom w:val="single" w:sz="4" w:space="0" w:color="auto"/>
              <w:right w:val="single" w:sz="4" w:space="0" w:color="auto"/>
            </w:tcBorders>
            <w:noWrap/>
            <w:vAlign w:val="center"/>
          </w:tcPr>
          <w:p w14:paraId="43E7354F" w14:textId="70465BCD" w:rsidR="008F0D91" w:rsidRPr="00515BA0" w:rsidRDefault="008F0D91" w:rsidP="008F0D91">
            <w:pPr>
              <w:jc w:val="center"/>
              <w:rPr>
                <w:rFonts w:ascii="Century Gothic" w:hAnsi="Century Gothic" w:cs="Calibri"/>
                <w:color w:val="000000"/>
                <w:sz w:val="16"/>
                <w:szCs w:val="16"/>
              </w:rPr>
            </w:pPr>
            <w:ins w:id="113" w:author="Eyal Bekerman" w:date="2022-12-22T15:25:00Z">
              <w:r>
                <w:rPr>
                  <w:rFonts w:ascii="Calibri Light" w:hAnsi="Calibri Light" w:cs="Calibri Light"/>
                  <w:color w:val="000000"/>
                  <w:sz w:val="20"/>
                  <w:szCs w:val="20"/>
                </w:rPr>
                <w:t>1</w:t>
              </w:r>
            </w:ins>
            <w:del w:id="114" w:author="Eyal Bekerman" w:date="2022-12-22T15:25:00Z">
              <w:r w:rsidDel="007A5008">
                <w:rPr>
                  <w:rFonts w:ascii="Century Gothic" w:hAnsi="Century Gothic" w:cs="Calibri"/>
                  <w:color w:val="000000"/>
                  <w:sz w:val="16"/>
                  <w:szCs w:val="16"/>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291CE13D" w14:textId="2ECE26C4" w:rsidR="008F0D91" w:rsidRPr="002E2992" w:rsidRDefault="008F0D91" w:rsidP="008F0D91">
            <w:pPr>
              <w:rPr>
                <w:rFonts w:ascii="Century Gothic" w:hAnsi="Century Gothic" w:cs="Calibri"/>
                <w:color w:val="000000"/>
                <w:sz w:val="16"/>
                <w:szCs w:val="16"/>
              </w:rPr>
            </w:pPr>
          </w:p>
        </w:tc>
      </w:tr>
      <w:tr w:rsidR="008F0D91" w:rsidRPr="009E24AA" w14:paraId="508A2807"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2E4E4342"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PPT Application Support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732F9E8B" w14:textId="72B14198" w:rsidR="008F0D91" w:rsidRPr="00515BA0" w:rsidRDefault="008F0D91" w:rsidP="008F0D91">
            <w:pPr>
              <w:jc w:val="center"/>
              <w:rPr>
                <w:rFonts w:ascii="Century Gothic" w:hAnsi="Century Gothic" w:cs="Calibri"/>
                <w:color w:val="000000"/>
                <w:sz w:val="16"/>
                <w:szCs w:val="16"/>
              </w:rPr>
            </w:pPr>
            <w:ins w:id="115" w:author="Eyal Bekerman" w:date="2022-12-22T15:25:00Z">
              <w:r>
                <w:rPr>
                  <w:rFonts w:ascii="Calibri Light" w:hAnsi="Calibri Light" w:cs="Calibri Light"/>
                  <w:color w:val="000000"/>
                  <w:sz w:val="20"/>
                  <w:szCs w:val="20"/>
                </w:rPr>
                <w:t>1</w:t>
              </w:r>
            </w:ins>
            <w:del w:id="116" w:author="Eyal Bekerman" w:date="2022-12-22T15:25:00Z">
              <w:r w:rsidDel="007A5008">
                <w:rPr>
                  <w:rFonts w:ascii="Century Gothic" w:hAnsi="Century Gothic" w:cs="Calibri"/>
                  <w:color w:val="000000"/>
                  <w:sz w:val="16"/>
                  <w:szCs w:val="16"/>
                </w:rPr>
                <w:delText>0</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72E4D9F3" w14:textId="35B1E780" w:rsidR="008F0D91" w:rsidRPr="002E2992" w:rsidRDefault="008F0D91" w:rsidP="008F0D91">
            <w:pPr>
              <w:rPr>
                <w:rFonts w:ascii="Century Gothic" w:hAnsi="Century Gothic" w:cs="Calibri"/>
                <w:color w:val="000000"/>
                <w:sz w:val="16"/>
                <w:szCs w:val="16"/>
              </w:rPr>
            </w:pPr>
          </w:p>
        </w:tc>
      </w:tr>
      <w:tr w:rsidR="008F0D91" w:rsidRPr="009E24AA" w14:paraId="703BC0B9"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5F2E6BFC"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Production Stabilization</w:t>
            </w:r>
          </w:p>
        </w:tc>
        <w:tc>
          <w:tcPr>
            <w:tcW w:w="1226" w:type="dxa"/>
            <w:tcBorders>
              <w:top w:val="single" w:sz="4" w:space="0" w:color="auto"/>
              <w:left w:val="single" w:sz="4" w:space="0" w:color="auto"/>
              <w:bottom w:val="single" w:sz="4" w:space="0" w:color="auto"/>
              <w:right w:val="single" w:sz="4" w:space="0" w:color="auto"/>
            </w:tcBorders>
            <w:noWrap/>
            <w:vAlign w:val="center"/>
          </w:tcPr>
          <w:p w14:paraId="55185551" w14:textId="2B5A2866" w:rsidR="008F0D91" w:rsidRPr="00515BA0" w:rsidRDefault="008F0D91" w:rsidP="008F0D91">
            <w:pPr>
              <w:jc w:val="center"/>
              <w:rPr>
                <w:rFonts w:ascii="Century Gothic" w:hAnsi="Century Gothic" w:cs="Calibri"/>
                <w:color w:val="000000"/>
                <w:sz w:val="16"/>
                <w:szCs w:val="16"/>
              </w:rPr>
            </w:pPr>
            <w:ins w:id="117" w:author="Eyal Bekerman" w:date="2022-12-22T15:25:00Z">
              <w:r>
                <w:rPr>
                  <w:rFonts w:ascii="Calibri Light" w:hAnsi="Calibri Light" w:cs="Calibri Light"/>
                  <w:color w:val="000000"/>
                  <w:sz w:val="20"/>
                  <w:szCs w:val="20"/>
                </w:rPr>
                <w:t>1</w:t>
              </w:r>
            </w:ins>
            <w:del w:id="118" w:author="Eyal Bekerman" w:date="2022-12-22T15:25:00Z">
              <w:r w:rsidDel="007A5008">
                <w:rPr>
                  <w:rFonts w:ascii="Century Gothic" w:hAnsi="Century Gothic" w:cs="Calibri"/>
                  <w:color w:val="000000"/>
                  <w:sz w:val="16"/>
                  <w:szCs w:val="16"/>
                </w:rPr>
                <w:delText>2</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5CCAEEE5" w14:textId="050AD91E" w:rsidR="008F0D91" w:rsidRPr="002E2992" w:rsidRDefault="008F0D91" w:rsidP="008F0D91">
            <w:pPr>
              <w:rPr>
                <w:rFonts w:ascii="Century Gothic" w:hAnsi="Century Gothic" w:cs="Calibri"/>
                <w:color w:val="000000"/>
                <w:sz w:val="16"/>
                <w:szCs w:val="16"/>
              </w:rPr>
            </w:pPr>
          </w:p>
        </w:tc>
      </w:tr>
      <w:tr w:rsidR="008F0D91" w:rsidRPr="009E24AA" w14:paraId="038E9ABC"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3F5D6AE0" w14:textId="77777777" w:rsidR="008F0D91" w:rsidRPr="009E24AA" w:rsidRDefault="008F0D91" w:rsidP="008F0D91">
            <w:pPr>
              <w:rPr>
                <w:rFonts w:ascii="Century Gothic" w:hAnsi="Century Gothic" w:cs="Calibri"/>
                <w:color w:val="000000"/>
                <w:sz w:val="16"/>
                <w:szCs w:val="16"/>
              </w:rPr>
            </w:pPr>
            <w:r w:rsidRPr="009E24AA">
              <w:rPr>
                <w:rFonts w:ascii="Century Gothic" w:hAnsi="Century Gothic" w:cs="Calibri"/>
                <w:color w:val="000000"/>
                <w:sz w:val="16"/>
                <w:szCs w:val="16"/>
              </w:rPr>
              <w:t>Ongoing Maintenance</w:t>
            </w:r>
          </w:p>
        </w:tc>
        <w:tc>
          <w:tcPr>
            <w:tcW w:w="1226" w:type="dxa"/>
            <w:tcBorders>
              <w:top w:val="single" w:sz="4" w:space="0" w:color="auto"/>
              <w:left w:val="single" w:sz="4" w:space="0" w:color="auto"/>
              <w:bottom w:val="single" w:sz="4" w:space="0" w:color="auto"/>
              <w:right w:val="single" w:sz="4" w:space="0" w:color="auto"/>
            </w:tcBorders>
            <w:noWrap/>
            <w:vAlign w:val="center"/>
          </w:tcPr>
          <w:p w14:paraId="29D90666" w14:textId="12C204FF" w:rsidR="008F0D91" w:rsidRPr="00515BA0" w:rsidRDefault="008F0D91" w:rsidP="008F0D91">
            <w:pPr>
              <w:jc w:val="center"/>
              <w:rPr>
                <w:rFonts w:ascii="Century Gothic" w:hAnsi="Century Gothic" w:cs="Calibri"/>
                <w:color w:val="000000"/>
                <w:sz w:val="16"/>
                <w:szCs w:val="16"/>
              </w:rPr>
            </w:pPr>
            <w:ins w:id="119" w:author="Eyal Bekerman" w:date="2022-12-22T15:25:00Z">
              <w:r>
                <w:rPr>
                  <w:rFonts w:ascii="Calibri Light" w:hAnsi="Calibri Light" w:cs="Calibri Light"/>
                  <w:color w:val="000000"/>
                  <w:sz w:val="20"/>
                  <w:szCs w:val="20"/>
                </w:rPr>
                <w:t>1</w:t>
              </w:r>
            </w:ins>
            <w:del w:id="120" w:author="Eyal Bekerman" w:date="2022-12-22T15:25:00Z">
              <w:r w:rsidDel="007A5008">
                <w:rPr>
                  <w:rFonts w:ascii="Century Gothic" w:hAnsi="Century Gothic" w:cs="Calibri"/>
                  <w:color w:val="000000"/>
                  <w:sz w:val="16"/>
                  <w:szCs w:val="16"/>
                </w:rPr>
                <w:delText>1</w:delText>
              </w:r>
            </w:del>
          </w:p>
        </w:tc>
        <w:tc>
          <w:tcPr>
            <w:tcW w:w="2116" w:type="dxa"/>
            <w:tcBorders>
              <w:top w:val="single" w:sz="4" w:space="0" w:color="auto"/>
              <w:left w:val="single" w:sz="4" w:space="0" w:color="auto"/>
              <w:bottom w:val="single" w:sz="4" w:space="0" w:color="auto"/>
              <w:right w:val="single" w:sz="4" w:space="0" w:color="auto"/>
            </w:tcBorders>
            <w:vAlign w:val="center"/>
          </w:tcPr>
          <w:p w14:paraId="2E86C70A" w14:textId="0C380F8B" w:rsidR="008F0D91" w:rsidRPr="002E2992" w:rsidRDefault="008F0D91" w:rsidP="008F0D91">
            <w:pPr>
              <w:rPr>
                <w:rFonts w:ascii="Century Gothic" w:hAnsi="Century Gothic" w:cs="Calibri"/>
                <w:color w:val="000000"/>
                <w:sz w:val="16"/>
                <w:szCs w:val="16"/>
              </w:rPr>
            </w:pPr>
          </w:p>
        </w:tc>
      </w:tr>
      <w:tr w:rsidR="00EF7B89" w:rsidRPr="009E24AA" w14:paraId="48B6D3FB"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10D2D872" w14:textId="77777777" w:rsidR="00EF7B89" w:rsidRPr="009E24AA" w:rsidRDefault="00EF7B89" w:rsidP="00EF7B89">
            <w:pPr>
              <w:rPr>
                <w:rFonts w:ascii="Century Gothic" w:hAnsi="Century Gothic" w:cs="Calibri"/>
                <w:color w:val="000000"/>
                <w:sz w:val="16"/>
                <w:szCs w:val="16"/>
              </w:rPr>
            </w:pPr>
            <w:r w:rsidRPr="009E24AA">
              <w:rPr>
                <w:rFonts w:ascii="Century Gothic" w:hAnsi="Century Gothic" w:cs="Calibri"/>
                <w:color w:val="000000"/>
                <w:sz w:val="16"/>
                <w:szCs w:val="16"/>
              </w:rPr>
              <w:t>Other Effort (*)</w:t>
            </w:r>
          </w:p>
        </w:tc>
        <w:tc>
          <w:tcPr>
            <w:tcW w:w="1226" w:type="dxa"/>
            <w:tcBorders>
              <w:top w:val="single" w:sz="4" w:space="0" w:color="auto"/>
              <w:left w:val="single" w:sz="4" w:space="0" w:color="auto"/>
              <w:bottom w:val="single" w:sz="4" w:space="0" w:color="auto"/>
              <w:right w:val="single" w:sz="4" w:space="0" w:color="auto"/>
            </w:tcBorders>
            <w:noWrap/>
            <w:vAlign w:val="center"/>
          </w:tcPr>
          <w:p w14:paraId="676F3F9A" w14:textId="68EBB89D" w:rsidR="00EF7B89" w:rsidRPr="00515BA0" w:rsidRDefault="00EF7B89" w:rsidP="00EF7B89">
            <w:pPr>
              <w:jc w:val="center"/>
              <w:rPr>
                <w:rFonts w:ascii="Century Gothic" w:hAnsi="Century Gothic" w:cs="Calibri"/>
                <w:color w:val="000000"/>
                <w:sz w:val="16"/>
                <w:szCs w:val="16"/>
              </w:rPr>
            </w:pPr>
            <w:r>
              <w:rPr>
                <w:rFonts w:ascii="Century Gothic" w:hAnsi="Century Gothic" w:cs="Calibri"/>
                <w:color w:val="000000"/>
                <w:sz w:val="16"/>
                <w:szCs w:val="16"/>
              </w:rPr>
              <w:t>0</w:t>
            </w:r>
          </w:p>
        </w:tc>
        <w:tc>
          <w:tcPr>
            <w:tcW w:w="2116" w:type="dxa"/>
            <w:tcBorders>
              <w:top w:val="single" w:sz="4" w:space="0" w:color="auto"/>
              <w:left w:val="single" w:sz="4" w:space="0" w:color="auto"/>
              <w:bottom w:val="single" w:sz="4" w:space="0" w:color="auto"/>
              <w:right w:val="single" w:sz="4" w:space="0" w:color="auto"/>
            </w:tcBorders>
          </w:tcPr>
          <w:p w14:paraId="28831B30" w14:textId="5DB91173" w:rsidR="00EF7B89" w:rsidRPr="002E2992" w:rsidRDefault="00EF7B89" w:rsidP="00EF7B89">
            <w:pPr>
              <w:rPr>
                <w:rFonts w:ascii="Century Gothic" w:hAnsi="Century Gothic" w:cs="Calibri"/>
                <w:color w:val="000000"/>
                <w:sz w:val="16"/>
                <w:szCs w:val="16"/>
              </w:rPr>
            </w:pPr>
          </w:p>
        </w:tc>
      </w:tr>
      <w:tr w:rsidR="00EF7B89" w:rsidRPr="009E24AA" w14:paraId="6F1BFC5A"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28EF3254" w14:textId="77777777" w:rsidR="00EF7B89" w:rsidRPr="009E24AA" w:rsidRDefault="00EF7B89" w:rsidP="000027B6">
            <w:pPr>
              <w:rPr>
                <w:rFonts w:ascii="Century Gothic" w:hAnsi="Century Gothic" w:cs="Calibri"/>
                <w:color w:val="000000"/>
                <w:sz w:val="16"/>
                <w:szCs w:val="16"/>
              </w:rPr>
            </w:pPr>
            <w:r w:rsidRPr="009E24AA">
              <w:rPr>
                <w:rFonts w:ascii="Century Gothic" w:hAnsi="Century Gothic" w:cs="Calibri"/>
                <w:color w:val="000000"/>
                <w:sz w:val="16"/>
                <w:szCs w:val="16"/>
              </w:rPr>
              <w:t>CSOG</w:t>
            </w:r>
            <w:r>
              <w:rPr>
                <w:rFonts w:ascii="Century Gothic" w:hAnsi="Century Gothic" w:cs="Calibri"/>
                <w:color w:val="000000"/>
                <w:sz w:val="16"/>
                <w:szCs w:val="16"/>
              </w:rPr>
              <w:t xml:space="preserve"> Governance</w:t>
            </w:r>
          </w:p>
        </w:tc>
        <w:tc>
          <w:tcPr>
            <w:tcW w:w="1226" w:type="dxa"/>
            <w:tcBorders>
              <w:top w:val="single" w:sz="4" w:space="0" w:color="auto"/>
              <w:left w:val="single" w:sz="4" w:space="0" w:color="auto"/>
              <w:bottom w:val="single" w:sz="4" w:space="0" w:color="auto"/>
              <w:right w:val="single" w:sz="4" w:space="0" w:color="auto"/>
            </w:tcBorders>
            <w:noWrap/>
          </w:tcPr>
          <w:p w14:paraId="43C1A5F4" w14:textId="580B19F4" w:rsidR="00EF7B89" w:rsidRPr="00515BA0" w:rsidRDefault="00EF7B89" w:rsidP="000027B6">
            <w:pPr>
              <w:jc w:val="center"/>
              <w:rPr>
                <w:rFonts w:ascii="Century Gothic" w:hAnsi="Century Gothic" w:cs="Calibri"/>
                <w:color w:val="000000"/>
                <w:sz w:val="16"/>
                <w:szCs w:val="16"/>
              </w:rPr>
            </w:pPr>
            <w:r>
              <w:rPr>
                <w:rFonts w:ascii="Century Gothic" w:hAnsi="Century Gothic" w:cs="Calibri"/>
                <w:color w:val="000000"/>
                <w:sz w:val="16"/>
                <w:szCs w:val="16"/>
              </w:rPr>
              <w:t>0</w:t>
            </w:r>
          </w:p>
        </w:tc>
        <w:tc>
          <w:tcPr>
            <w:tcW w:w="2116" w:type="dxa"/>
            <w:tcBorders>
              <w:top w:val="single" w:sz="4" w:space="0" w:color="auto"/>
              <w:left w:val="single" w:sz="4" w:space="0" w:color="auto"/>
              <w:bottom w:val="single" w:sz="4" w:space="0" w:color="auto"/>
              <w:right w:val="single" w:sz="4" w:space="0" w:color="auto"/>
            </w:tcBorders>
          </w:tcPr>
          <w:p w14:paraId="18A43899" w14:textId="1FDF4D55" w:rsidR="00EF7B89" w:rsidRPr="002E2992" w:rsidRDefault="00EF7B89" w:rsidP="000027B6">
            <w:pPr>
              <w:rPr>
                <w:rFonts w:ascii="Century Gothic" w:hAnsi="Century Gothic" w:cs="Calibri"/>
                <w:color w:val="000000"/>
                <w:sz w:val="16"/>
                <w:szCs w:val="16"/>
              </w:rPr>
            </w:pPr>
          </w:p>
        </w:tc>
      </w:tr>
      <w:tr w:rsidR="00EF7B89" w:rsidRPr="009E24AA" w14:paraId="4D88403E"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tcPr>
          <w:p w14:paraId="1FAD006F" w14:textId="77777777" w:rsidR="00EF7B89" w:rsidRPr="009E24AA" w:rsidRDefault="00EF7B89" w:rsidP="000027B6">
            <w:pPr>
              <w:rPr>
                <w:rFonts w:ascii="Century Gothic" w:hAnsi="Century Gothic" w:cs="Calibri"/>
                <w:color w:val="000000"/>
                <w:sz w:val="16"/>
                <w:szCs w:val="16"/>
              </w:rPr>
            </w:pPr>
            <w:r>
              <w:rPr>
                <w:rFonts w:ascii="Century Gothic" w:hAnsi="Century Gothic" w:cs="Calibri"/>
                <w:color w:val="000000"/>
                <w:sz w:val="16"/>
                <w:szCs w:val="16"/>
              </w:rPr>
              <w:lastRenderedPageBreak/>
              <w:t>CSOG Execution</w:t>
            </w:r>
          </w:p>
        </w:tc>
        <w:tc>
          <w:tcPr>
            <w:tcW w:w="1226" w:type="dxa"/>
            <w:tcBorders>
              <w:top w:val="single" w:sz="4" w:space="0" w:color="auto"/>
              <w:left w:val="single" w:sz="4" w:space="0" w:color="auto"/>
              <w:bottom w:val="single" w:sz="4" w:space="0" w:color="auto"/>
              <w:right w:val="single" w:sz="4" w:space="0" w:color="auto"/>
            </w:tcBorders>
            <w:noWrap/>
          </w:tcPr>
          <w:p w14:paraId="68CD598E" w14:textId="0380F0D4" w:rsidR="00EF7B89" w:rsidRDefault="00EF7B89" w:rsidP="000027B6">
            <w:pPr>
              <w:jc w:val="center"/>
              <w:rPr>
                <w:rFonts w:ascii="Century Gothic" w:hAnsi="Century Gothic" w:cs="Calibri"/>
                <w:color w:val="000000"/>
                <w:sz w:val="16"/>
                <w:szCs w:val="16"/>
              </w:rPr>
            </w:pPr>
            <w:r>
              <w:rPr>
                <w:rFonts w:ascii="Century Gothic" w:hAnsi="Century Gothic" w:cs="Calibri"/>
                <w:color w:val="000000"/>
                <w:sz w:val="16"/>
                <w:szCs w:val="16"/>
              </w:rPr>
              <w:t>0</w:t>
            </w:r>
          </w:p>
        </w:tc>
        <w:tc>
          <w:tcPr>
            <w:tcW w:w="2116" w:type="dxa"/>
            <w:tcBorders>
              <w:top w:val="single" w:sz="4" w:space="0" w:color="auto"/>
              <w:left w:val="single" w:sz="4" w:space="0" w:color="auto"/>
              <w:bottom w:val="single" w:sz="4" w:space="0" w:color="auto"/>
              <w:right w:val="single" w:sz="4" w:space="0" w:color="auto"/>
            </w:tcBorders>
          </w:tcPr>
          <w:p w14:paraId="5486AC2E" w14:textId="54A68693" w:rsidR="00EF7B89" w:rsidRDefault="00EF7B89" w:rsidP="000027B6">
            <w:pPr>
              <w:rPr>
                <w:rFonts w:ascii="Century Gothic" w:hAnsi="Century Gothic" w:cs="Calibri"/>
                <w:color w:val="000000"/>
                <w:sz w:val="16"/>
                <w:szCs w:val="16"/>
              </w:rPr>
            </w:pPr>
          </w:p>
        </w:tc>
      </w:tr>
      <w:tr w:rsidR="00EF7B89" w:rsidRPr="009E24AA" w14:paraId="30B015D9" w14:textId="77777777" w:rsidTr="00A84782">
        <w:trPr>
          <w:trHeight w:val="257"/>
        </w:trPr>
        <w:tc>
          <w:tcPr>
            <w:tcW w:w="2672" w:type="dxa"/>
            <w:tcBorders>
              <w:top w:val="single" w:sz="4" w:space="0" w:color="auto"/>
              <w:left w:val="single" w:sz="4" w:space="0" w:color="auto"/>
              <w:bottom w:val="single" w:sz="4" w:space="0" w:color="auto"/>
              <w:right w:val="single" w:sz="4" w:space="0" w:color="auto"/>
            </w:tcBorders>
            <w:noWrap/>
            <w:vAlign w:val="center"/>
            <w:hideMark/>
          </w:tcPr>
          <w:p w14:paraId="7F157B10" w14:textId="77777777" w:rsidR="00EF7B89" w:rsidRPr="00A84782" w:rsidRDefault="00EF7B89" w:rsidP="002F79BE">
            <w:pPr>
              <w:rPr>
                <w:rFonts w:ascii="Century Gothic" w:hAnsi="Century Gothic" w:cs="Calibri"/>
                <w:b/>
                <w:bCs/>
                <w:color w:val="000000"/>
                <w:sz w:val="16"/>
                <w:szCs w:val="16"/>
              </w:rPr>
            </w:pPr>
            <w:r w:rsidRPr="00A84782">
              <w:rPr>
                <w:rFonts w:ascii="Century Gothic" w:hAnsi="Century Gothic" w:cs="Calibri"/>
                <w:b/>
                <w:bCs/>
                <w:color w:val="000000"/>
                <w:sz w:val="16"/>
                <w:szCs w:val="16"/>
              </w:rPr>
              <w:t>Total Effort</w:t>
            </w:r>
          </w:p>
        </w:tc>
        <w:tc>
          <w:tcPr>
            <w:tcW w:w="1226" w:type="dxa"/>
            <w:tcBorders>
              <w:top w:val="single" w:sz="4" w:space="0" w:color="auto"/>
              <w:left w:val="single" w:sz="4" w:space="0" w:color="auto"/>
              <w:bottom w:val="single" w:sz="4" w:space="0" w:color="auto"/>
              <w:right w:val="single" w:sz="4" w:space="0" w:color="auto"/>
            </w:tcBorders>
            <w:noWrap/>
            <w:vAlign w:val="center"/>
          </w:tcPr>
          <w:p w14:paraId="207357D7" w14:textId="32A1C5E1" w:rsidR="00EF7B89" w:rsidRPr="008F0D91" w:rsidRDefault="008F0D91" w:rsidP="008F0D91">
            <w:pPr>
              <w:jc w:val="center"/>
              <w:rPr>
                <w:rFonts w:ascii="Calibri Light" w:hAnsi="Calibri Light" w:cs="Calibri Light"/>
                <w:b/>
                <w:bCs/>
                <w:color w:val="000000"/>
                <w:sz w:val="20"/>
                <w:szCs w:val="20"/>
                <w:rPrChange w:id="121" w:author="Eyal Bekerman" w:date="2022-12-22T15:25:00Z">
                  <w:rPr>
                    <w:rFonts w:ascii="Century Gothic" w:hAnsi="Century Gothic" w:cs="Calibri"/>
                    <w:b/>
                    <w:bCs/>
                    <w:color w:val="000000"/>
                    <w:sz w:val="16"/>
                    <w:szCs w:val="16"/>
                  </w:rPr>
                </w:rPrChange>
              </w:rPr>
              <w:pPrChange w:id="122" w:author="Eyal Bekerman" w:date="2022-12-22T15:25:00Z">
                <w:pPr>
                  <w:jc w:val="center"/>
                </w:pPr>
              </w:pPrChange>
            </w:pPr>
            <w:ins w:id="123" w:author="Eyal Bekerman" w:date="2022-12-22T15:26:00Z">
              <w:r>
                <w:rPr>
                  <w:rFonts w:ascii="Calibri Light" w:hAnsi="Calibri Light" w:cs="Calibri Light"/>
                  <w:b/>
                  <w:bCs/>
                  <w:color w:val="000000"/>
                  <w:sz w:val="20"/>
                  <w:szCs w:val="20"/>
                </w:rPr>
                <w:t>58</w:t>
              </w:r>
            </w:ins>
            <w:del w:id="124" w:author="Eyal Bekerman" w:date="2022-12-22T15:25:00Z">
              <w:r w:rsidR="002E3F1E" w:rsidDel="008F0D91">
                <w:rPr>
                  <w:rFonts w:ascii="Century Gothic" w:hAnsi="Century Gothic" w:cs="Calibri"/>
                  <w:b/>
                  <w:bCs/>
                  <w:color w:val="000000"/>
                  <w:sz w:val="16"/>
                  <w:szCs w:val="16"/>
                </w:rPr>
                <w:delText>5</w:delText>
              </w:r>
            </w:del>
          </w:p>
        </w:tc>
        <w:tc>
          <w:tcPr>
            <w:tcW w:w="2116" w:type="dxa"/>
            <w:tcBorders>
              <w:top w:val="single" w:sz="4" w:space="0" w:color="auto"/>
              <w:left w:val="single" w:sz="4" w:space="0" w:color="auto"/>
              <w:bottom w:val="single" w:sz="4" w:space="0" w:color="auto"/>
              <w:right w:val="single" w:sz="4" w:space="0" w:color="auto"/>
            </w:tcBorders>
          </w:tcPr>
          <w:p w14:paraId="34F4DC31" w14:textId="77777777" w:rsidR="00EF7B89" w:rsidRPr="009E24AA" w:rsidRDefault="00EF7B89" w:rsidP="002F79BE">
            <w:pPr>
              <w:rPr>
                <w:rFonts w:ascii="Century Gothic" w:hAnsi="Century Gothic" w:cs="Calibri"/>
                <w:color w:val="000000"/>
                <w:sz w:val="16"/>
                <w:szCs w:val="16"/>
              </w:rPr>
            </w:pPr>
          </w:p>
        </w:tc>
      </w:tr>
    </w:tbl>
    <w:p w14:paraId="64A38BBA" w14:textId="77777777" w:rsidR="006B0EDB" w:rsidRPr="006B0EDB" w:rsidRDefault="006B0EDB" w:rsidP="006B0EDB">
      <w:pPr>
        <w:pStyle w:val="BodyText"/>
      </w:pPr>
    </w:p>
    <w:p w14:paraId="2D5FE500" w14:textId="5A5DC5E2" w:rsidR="00880728" w:rsidRDefault="00880728" w:rsidP="00880728">
      <w:pPr>
        <w:pStyle w:val="Heading2"/>
      </w:pPr>
      <w:bookmarkStart w:id="125" w:name="_Toc102756873"/>
      <w:bookmarkEnd w:id="73"/>
      <w:r>
        <w:t>Timeline</w:t>
      </w:r>
      <w:bookmarkEnd w:id="125"/>
    </w:p>
    <w:p w14:paraId="7365D5D4" w14:textId="2AE7863A" w:rsidR="00AE4AA6" w:rsidRPr="00880728" w:rsidRDefault="00880728" w:rsidP="001424D6">
      <w:pPr>
        <w:pStyle w:val="BodyText"/>
        <w:rPr>
          <w:rFonts w:ascii="Century Gothic" w:hAnsi="Century Gothic"/>
          <w:sz w:val="20"/>
          <w:szCs w:val="20"/>
        </w:rPr>
      </w:pPr>
      <w:r>
        <w:rPr>
          <w:rFonts w:ascii="Century Gothic" w:hAnsi="Century Gothic"/>
          <w:sz w:val="20"/>
          <w:szCs w:val="20"/>
        </w:rPr>
        <w:t>Timeline shall be provide</w:t>
      </w:r>
      <w:r w:rsidR="00F92C94">
        <w:rPr>
          <w:rFonts w:ascii="Century Gothic" w:hAnsi="Century Gothic"/>
          <w:sz w:val="20"/>
          <w:szCs w:val="20"/>
        </w:rPr>
        <w:t>d</w:t>
      </w:r>
      <w:r>
        <w:rPr>
          <w:rFonts w:ascii="Century Gothic" w:hAnsi="Century Gothic"/>
          <w:sz w:val="20"/>
          <w:szCs w:val="20"/>
        </w:rPr>
        <w:t xml:space="preserve"> upon HLD approval.</w:t>
      </w:r>
    </w:p>
    <w:p w14:paraId="6D0788CA" w14:textId="46849168" w:rsidR="00F00B2C" w:rsidRPr="003176AA" w:rsidRDefault="00C920DB" w:rsidP="00F00B2C">
      <w:pPr>
        <w:pStyle w:val="Heading1"/>
      </w:pPr>
      <w:bookmarkStart w:id="126" w:name="_Toc102756874"/>
      <w:r>
        <w:t>O</w:t>
      </w:r>
      <w:r w:rsidR="00470123" w:rsidRPr="003176AA">
        <w:t xml:space="preserve">ther </w:t>
      </w:r>
      <w:r w:rsidR="00F00B2C" w:rsidRPr="003176AA">
        <w:t>Impact</w:t>
      </w:r>
      <w:r w:rsidR="00470123" w:rsidRPr="003176AA">
        <w:t>s</w:t>
      </w:r>
      <w:bookmarkEnd w:id="126"/>
    </w:p>
    <w:p w14:paraId="1F2055DC" w14:textId="63290793" w:rsidR="00481332" w:rsidRDefault="00481332" w:rsidP="00481332">
      <w:pPr>
        <w:pStyle w:val="Heading2"/>
      </w:pPr>
      <w:bookmarkStart w:id="127" w:name="_Toc425776952"/>
      <w:bookmarkStart w:id="128" w:name="_Toc51346424"/>
      <w:bookmarkStart w:id="129" w:name="_Toc79172407"/>
      <w:bookmarkStart w:id="130" w:name="_Toc102756875"/>
      <w:r w:rsidRPr="00A0216E">
        <w:t>Impacted Interfaces</w:t>
      </w:r>
      <w:bookmarkEnd w:id="127"/>
      <w:bookmarkEnd w:id="128"/>
      <w:bookmarkEnd w:id="129"/>
      <w:bookmarkEnd w:id="130"/>
    </w:p>
    <w:p w14:paraId="2BF66E32" w14:textId="77777777" w:rsidR="00C15290" w:rsidRPr="00880728" w:rsidRDefault="00C15290" w:rsidP="00C15290">
      <w:pPr>
        <w:pStyle w:val="BodyText"/>
      </w:pPr>
      <w:bookmarkStart w:id="131" w:name="_Toc51346426"/>
      <w:bookmarkStart w:id="132" w:name="_Toc79172409"/>
      <w:r>
        <w:rPr>
          <w:rFonts w:ascii="Century Gothic" w:hAnsi="Century Gothic"/>
          <w:sz w:val="20"/>
          <w:szCs w:val="20"/>
        </w:rPr>
        <w:t>Not applicable</w:t>
      </w:r>
    </w:p>
    <w:p w14:paraId="010FDEFE" w14:textId="77777777" w:rsidR="00481332" w:rsidRPr="00A0216E" w:rsidRDefault="00481332" w:rsidP="00481332">
      <w:pPr>
        <w:pStyle w:val="Heading2"/>
      </w:pPr>
      <w:bookmarkStart w:id="133" w:name="_Toc102756876"/>
      <w:r w:rsidRPr="00A0216E">
        <w:t>Hardware/Third-party Software Impact</w:t>
      </w:r>
      <w:bookmarkEnd w:id="131"/>
      <w:bookmarkEnd w:id="132"/>
      <w:bookmarkEnd w:id="133"/>
    </w:p>
    <w:p w14:paraId="1932E219" w14:textId="77777777" w:rsidR="00C15290" w:rsidRPr="00880728" w:rsidRDefault="00C15290" w:rsidP="00C15290">
      <w:pPr>
        <w:pStyle w:val="BodyText"/>
      </w:pPr>
      <w:r>
        <w:rPr>
          <w:rFonts w:ascii="Century Gothic" w:hAnsi="Century Gothic"/>
          <w:sz w:val="20"/>
          <w:szCs w:val="20"/>
        </w:rPr>
        <w:t>Not applicable</w:t>
      </w:r>
    </w:p>
    <w:p w14:paraId="321EB0FD" w14:textId="77777777" w:rsidR="00481332" w:rsidRPr="00A0216E" w:rsidRDefault="00481332" w:rsidP="00481332">
      <w:pPr>
        <w:pStyle w:val="Heading2"/>
      </w:pPr>
      <w:bookmarkStart w:id="134" w:name="_Toc51346427"/>
      <w:bookmarkStart w:id="135" w:name="_Toc79172410"/>
      <w:bookmarkStart w:id="136" w:name="_Toc102756877"/>
      <w:r w:rsidRPr="00A0216E">
        <w:t>Impact on Performance</w:t>
      </w:r>
      <w:bookmarkEnd w:id="134"/>
      <w:bookmarkEnd w:id="135"/>
      <w:bookmarkEnd w:id="136"/>
    </w:p>
    <w:p w14:paraId="5E789B79" w14:textId="2508C0A9" w:rsidR="00481332" w:rsidRPr="00C15290" w:rsidRDefault="00C15290" w:rsidP="00C15290">
      <w:pPr>
        <w:pStyle w:val="BodyText"/>
      </w:pPr>
      <w:r>
        <w:rPr>
          <w:rFonts w:ascii="Century Gothic" w:hAnsi="Century Gothic"/>
          <w:sz w:val="20"/>
          <w:szCs w:val="20"/>
        </w:rPr>
        <w:t>Not applicable</w:t>
      </w:r>
    </w:p>
    <w:p w14:paraId="53F14853" w14:textId="77777777" w:rsidR="00481332" w:rsidRPr="00A0216E" w:rsidRDefault="00481332" w:rsidP="00481332">
      <w:pPr>
        <w:pStyle w:val="Heading2"/>
      </w:pPr>
      <w:bookmarkStart w:id="137" w:name="_Toc51346428"/>
      <w:bookmarkStart w:id="138" w:name="_Toc79172411"/>
      <w:bookmarkStart w:id="139" w:name="_Toc102756878"/>
      <w:r w:rsidRPr="00A0216E">
        <w:t>Impact on Operation</w:t>
      </w:r>
      <w:bookmarkEnd w:id="137"/>
      <w:bookmarkEnd w:id="138"/>
      <w:bookmarkEnd w:id="139"/>
    </w:p>
    <w:p w14:paraId="6A706A0C" w14:textId="148728DA" w:rsidR="00481332" w:rsidRPr="00C15290" w:rsidRDefault="008511DE" w:rsidP="00C15290">
      <w:pPr>
        <w:pStyle w:val="BodyText"/>
      </w:pPr>
      <w:r>
        <w:rPr>
          <w:rFonts w:ascii="Century Gothic" w:hAnsi="Century Gothic"/>
          <w:sz w:val="20"/>
          <w:szCs w:val="20"/>
        </w:rPr>
        <w:t>Requires DevOps monitoring</w:t>
      </w:r>
    </w:p>
    <w:p w14:paraId="75A13CA7" w14:textId="77777777" w:rsidR="00481332" w:rsidRPr="00A0216E" w:rsidRDefault="00481332" w:rsidP="00481332">
      <w:pPr>
        <w:pStyle w:val="Heading2"/>
      </w:pPr>
      <w:bookmarkStart w:id="140" w:name="_Toc51346429"/>
      <w:bookmarkStart w:id="141" w:name="_Toc79172412"/>
      <w:bookmarkStart w:id="142" w:name="_Toc102756879"/>
      <w:r w:rsidRPr="00A0216E">
        <w:t>Impact on Security</w:t>
      </w:r>
      <w:bookmarkEnd w:id="140"/>
      <w:bookmarkEnd w:id="141"/>
      <w:bookmarkEnd w:id="142"/>
    </w:p>
    <w:p w14:paraId="45A0BAE5" w14:textId="3C690B2E" w:rsidR="00481332" w:rsidRPr="00C15290" w:rsidRDefault="00C15290" w:rsidP="00C15290">
      <w:pPr>
        <w:pStyle w:val="BodyText"/>
      </w:pPr>
      <w:r>
        <w:rPr>
          <w:rFonts w:ascii="Century Gothic" w:hAnsi="Century Gothic"/>
          <w:sz w:val="20"/>
          <w:szCs w:val="20"/>
        </w:rPr>
        <w:t>Not applicable</w:t>
      </w:r>
    </w:p>
    <w:p w14:paraId="422EB025" w14:textId="77777777" w:rsidR="00481332" w:rsidRPr="00A0216E" w:rsidRDefault="00481332" w:rsidP="00481332">
      <w:pPr>
        <w:pStyle w:val="Heading2"/>
      </w:pPr>
      <w:bookmarkStart w:id="143" w:name="_Toc51346430"/>
      <w:bookmarkStart w:id="144" w:name="_Toc79172413"/>
      <w:bookmarkStart w:id="145" w:name="_Toc102756880"/>
      <w:r w:rsidRPr="00A0216E">
        <w:lastRenderedPageBreak/>
        <w:t>Impact on Training</w:t>
      </w:r>
      <w:bookmarkEnd w:id="143"/>
      <w:bookmarkEnd w:id="144"/>
      <w:bookmarkEnd w:id="145"/>
    </w:p>
    <w:p w14:paraId="142843D3" w14:textId="1063B8EA" w:rsidR="00481332" w:rsidRPr="00C15290" w:rsidRDefault="00C15290" w:rsidP="00C15290">
      <w:pPr>
        <w:pStyle w:val="BodyText"/>
      </w:pPr>
      <w:r>
        <w:rPr>
          <w:rFonts w:ascii="Century Gothic" w:hAnsi="Century Gothic"/>
          <w:sz w:val="20"/>
          <w:szCs w:val="20"/>
        </w:rPr>
        <w:t>Not applicable</w:t>
      </w:r>
    </w:p>
    <w:p w14:paraId="67BEBAF5" w14:textId="77777777" w:rsidR="00481332" w:rsidRPr="00A0216E" w:rsidRDefault="00481332" w:rsidP="00481332">
      <w:pPr>
        <w:pStyle w:val="Heading2"/>
      </w:pPr>
      <w:bookmarkStart w:id="146" w:name="_Toc51346431"/>
      <w:bookmarkStart w:id="147" w:name="_Toc79172414"/>
      <w:bookmarkStart w:id="148" w:name="_Toc102756881"/>
      <w:r w:rsidRPr="00A0216E">
        <w:t>Impact on Migration</w:t>
      </w:r>
      <w:bookmarkEnd w:id="146"/>
      <w:bookmarkEnd w:id="147"/>
      <w:bookmarkEnd w:id="148"/>
    </w:p>
    <w:p w14:paraId="55CC57D4" w14:textId="77777777" w:rsidR="0018332F" w:rsidRPr="00C15290" w:rsidRDefault="0018332F" w:rsidP="0018332F">
      <w:pPr>
        <w:pStyle w:val="BodyText"/>
      </w:pPr>
      <w:bookmarkStart w:id="149" w:name="_Toc51346432"/>
      <w:bookmarkStart w:id="150" w:name="_Toc79172415"/>
      <w:r>
        <w:rPr>
          <w:rFonts w:ascii="Century Gothic" w:hAnsi="Century Gothic"/>
          <w:sz w:val="20"/>
          <w:szCs w:val="20"/>
        </w:rPr>
        <w:t>Not applicable</w:t>
      </w:r>
    </w:p>
    <w:p w14:paraId="677A26C2" w14:textId="77777777" w:rsidR="00481332" w:rsidRPr="00A0216E" w:rsidRDefault="00481332" w:rsidP="00481332">
      <w:pPr>
        <w:pStyle w:val="Heading2"/>
      </w:pPr>
      <w:bookmarkStart w:id="151" w:name="_Toc102756882"/>
      <w:r w:rsidRPr="00A0216E">
        <w:t>Impact on Production (System Downtime and Data)</w:t>
      </w:r>
      <w:bookmarkEnd w:id="149"/>
      <w:bookmarkEnd w:id="150"/>
      <w:bookmarkEnd w:id="151"/>
    </w:p>
    <w:p w14:paraId="1461D59C" w14:textId="77777777" w:rsidR="00EF7B89" w:rsidRPr="00C15290" w:rsidRDefault="00EF7B89" w:rsidP="00EF7B89">
      <w:pPr>
        <w:pStyle w:val="BodyText"/>
      </w:pPr>
      <w:r>
        <w:rPr>
          <w:rFonts w:ascii="Century Gothic" w:hAnsi="Century Gothic"/>
          <w:sz w:val="20"/>
          <w:szCs w:val="20"/>
        </w:rPr>
        <w:t>Not applicable</w:t>
      </w:r>
    </w:p>
    <w:p w14:paraId="33ED52A5" w14:textId="77777777" w:rsidR="002604CC" w:rsidRPr="003176AA" w:rsidRDefault="002604CC" w:rsidP="002604CC">
      <w:pPr>
        <w:pStyle w:val="BodyText"/>
        <w:ind w:left="0"/>
        <w:rPr>
          <w:rFonts w:ascii="Century Gothic" w:hAnsi="Century Gothic" w:cstheme="minorBidi"/>
        </w:rPr>
      </w:pPr>
    </w:p>
    <w:p w14:paraId="32885384" w14:textId="77777777" w:rsidR="002604CC" w:rsidRPr="003176AA" w:rsidRDefault="002604CC" w:rsidP="001A4C9C">
      <w:pPr>
        <w:pStyle w:val="BodyText"/>
        <w:rPr>
          <w:rFonts w:ascii="Century Gothic" w:hAnsi="Century Gothic" w:cstheme="minorBidi"/>
        </w:rPr>
      </w:pPr>
    </w:p>
    <w:p w14:paraId="32F8C50C" w14:textId="77777777" w:rsidR="00734BE3" w:rsidRPr="003176AA" w:rsidRDefault="00734BE3" w:rsidP="001A4C9C">
      <w:pPr>
        <w:pStyle w:val="BodyText"/>
        <w:rPr>
          <w:rFonts w:ascii="Century Gothic" w:hAnsi="Century Gothic" w:cstheme="minorBidi"/>
        </w:rPr>
        <w:sectPr w:rsidR="00734BE3" w:rsidRPr="003176AA" w:rsidSect="00096FBA">
          <w:headerReference w:type="even" r:id="rId26"/>
          <w:headerReference w:type="default" r:id="rId27"/>
          <w:footerReference w:type="even" r:id="rId28"/>
          <w:footerReference w:type="default" r:id="rId29"/>
          <w:headerReference w:type="first" r:id="rId30"/>
          <w:footerReference w:type="first" r:id="rId31"/>
          <w:pgSz w:w="15840" w:h="12240" w:orient="landscape" w:code="1"/>
          <w:pgMar w:top="1440" w:right="1440" w:bottom="1440" w:left="1440" w:header="1008" w:footer="494" w:gutter="0"/>
          <w:pgBorders w:offsetFrom="page">
            <w:bottom w:val="dashSmallGap" w:sz="4" w:space="24" w:color="FFFFFF"/>
          </w:pgBorders>
          <w:cols w:space="708"/>
          <w:titlePg/>
          <w:docGrid w:linePitch="360"/>
        </w:sectPr>
      </w:pPr>
    </w:p>
    <w:p w14:paraId="4C802BE2" w14:textId="3872B92C" w:rsidR="003851CD" w:rsidRPr="003176AA" w:rsidRDefault="003851CD" w:rsidP="003851CD">
      <w:pPr>
        <w:pStyle w:val="Heading1"/>
      </w:pPr>
      <w:bookmarkStart w:id="152" w:name="_Toc102756883"/>
      <w:r>
        <w:lastRenderedPageBreak/>
        <w:t>Risks</w:t>
      </w:r>
      <w:bookmarkEnd w:id="152"/>
    </w:p>
    <w:tbl>
      <w:tblPr>
        <w:tblStyle w:val="TableGrid"/>
        <w:tblW w:w="5182"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624"/>
        <w:gridCol w:w="3060"/>
        <w:gridCol w:w="990"/>
        <w:gridCol w:w="1473"/>
        <w:gridCol w:w="957"/>
        <w:gridCol w:w="1041"/>
        <w:gridCol w:w="1545"/>
      </w:tblGrid>
      <w:tr w:rsidR="00B20797" w:rsidRPr="003851CD" w14:paraId="53BD66B5" w14:textId="77777777" w:rsidTr="00694525">
        <w:trPr>
          <w:cantSplit/>
          <w:trHeight w:val="215"/>
          <w:tblHeader/>
        </w:trPr>
        <w:tc>
          <w:tcPr>
            <w:tcW w:w="322" w:type="pct"/>
            <w:shd w:val="clear" w:color="auto" w:fill="A6A6A6" w:themeFill="background1" w:themeFillShade="A6"/>
            <w:vAlign w:val="center"/>
            <w:hideMark/>
          </w:tcPr>
          <w:p w14:paraId="658898E0" w14:textId="41A0FAF2" w:rsidR="003851CD" w:rsidRPr="003851CD" w:rsidRDefault="003851CD" w:rsidP="003851CD">
            <w:pPr>
              <w:pStyle w:val="HeaderTable"/>
              <w:rPr>
                <w:rFonts w:ascii="Century Gothic" w:hAnsi="Century Gothic" w:cstheme="minorBidi"/>
                <w:color w:val="FFFFFF" w:themeColor="background1"/>
              </w:rPr>
            </w:pPr>
            <w:r w:rsidRPr="003851CD">
              <w:rPr>
                <w:rFonts w:ascii="Century Gothic" w:hAnsi="Century Gothic" w:cstheme="minorBidi"/>
                <w:color w:val="FFFFFF" w:themeColor="background1"/>
              </w:rPr>
              <w:t>Item</w:t>
            </w:r>
          </w:p>
        </w:tc>
        <w:tc>
          <w:tcPr>
            <w:tcW w:w="1579" w:type="pct"/>
            <w:shd w:val="clear" w:color="auto" w:fill="A6A6A6" w:themeFill="background1" w:themeFillShade="A6"/>
            <w:vAlign w:val="center"/>
            <w:hideMark/>
          </w:tcPr>
          <w:p w14:paraId="445DC156" w14:textId="397CA01B" w:rsidR="003851CD" w:rsidRPr="003851CD" w:rsidRDefault="003851CD" w:rsidP="003851CD">
            <w:pPr>
              <w:pStyle w:val="HeaderTable"/>
              <w:jc w:val="center"/>
              <w:rPr>
                <w:rFonts w:ascii="Century Gothic" w:hAnsi="Century Gothic" w:cstheme="minorBidi"/>
                <w:color w:val="FFFFFF" w:themeColor="background1"/>
              </w:rPr>
            </w:pPr>
            <w:r w:rsidRPr="003851CD">
              <w:rPr>
                <w:rFonts w:ascii="Century Gothic" w:hAnsi="Century Gothic"/>
                <w:color w:val="FFFFFF" w:themeColor="background1"/>
              </w:rPr>
              <w:t>Risk</w:t>
            </w:r>
          </w:p>
        </w:tc>
        <w:tc>
          <w:tcPr>
            <w:tcW w:w="511" w:type="pct"/>
            <w:shd w:val="clear" w:color="auto" w:fill="A6A6A6" w:themeFill="background1" w:themeFillShade="A6"/>
            <w:vAlign w:val="center"/>
            <w:hideMark/>
          </w:tcPr>
          <w:p w14:paraId="5BCED2A9" w14:textId="76BC48EC" w:rsidR="003851CD" w:rsidRPr="003851CD" w:rsidRDefault="003851CD" w:rsidP="003851CD">
            <w:pPr>
              <w:pStyle w:val="HeaderTable"/>
              <w:jc w:val="center"/>
              <w:rPr>
                <w:rFonts w:ascii="Century Gothic" w:hAnsi="Century Gothic" w:cstheme="minorBidi"/>
                <w:color w:val="FFFFFF" w:themeColor="background1"/>
              </w:rPr>
            </w:pPr>
            <w:r w:rsidRPr="003851CD">
              <w:rPr>
                <w:rFonts w:ascii="Century Gothic" w:hAnsi="Century Gothic"/>
                <w:color w:val="FFFFFF" w:themeColor="background1"/>
              </w:rPr>
              <w:t>Impact Severity</w:t>
            </w:r>
          </w:p>
        </w:tc>
        <w:tc>
          <w:tcPr>
            <w:tcW w:w="760" w:type="pct"/>
            <w:shd w:val="clear" w:color="auto" w:fill="A6A6A6" w:themeFill="background1" w:themeFillShade="A6"/>
            <w:vAlign w:val="center"/>
          </w:tcPr>
          <w:p w14:paraId="2874961B" w14:textId="1C259E98" w:rsidR="003851CD" w:rsidRPr="003851CD" w:rsidRDefault="003851CD" w:rsidP="00B20797">
            <w:pPr>
              <w:pStyle w:val="HeaderTable"/>
              <w:jc w:val="center"/>
              <w:rPr>
                <w:rFonts w:ascii="Century Gothic" w:hAnsi="Century Gothic" w:cstheme="minorBidi"/>
                <w:color w:val="FFFFFF" w:themeColor="background1"/>
              </w:rPr>
            </w:pPr>
            <w:r w:rsidRPr="003851CD">
              <w:rPr>
                <w:rFonts w:ascii="Century Gothic" w:hAnsi="Century Gothic"/>
                <w:color w:val="FFFFFF" w:themeColor="background1"/>
              </w:rPr>
              <w:t>Mitigation / Solution</w:t>
            </w:r>
          </w:p>
        </w:tc>
        <w:tc>
          <w:tcPr>
            <w:tcW w:w="494" w:type="pct"/>
            <w:shd w:val="clear" w:color="auto" w:fill="A6A6A6" w:themeFill="background1" w:themeFillShade="A6"/>
            <w:vAlign w:val="center"/>
          </w:tcPr>
          <w:p w14:paraId="1BAF5530" w14:textId="639B781D" w:rsidR="003851CD" w:rsidRPr="003851CD" w:rsidRDefault="003851CD" w:rsidP="00B20797">
            <w:pPr>
              <w:pStyle w:val="HeaderTable"/>
              <w:jc w:val="center"/>
              <w:rPr>
                <w:rFonts w:ascii="Century Gothic" w:hAnsi="Century Gothic" w:cstheme="minorBidi"/>
                <w:color w:val="FFFFFF" w:themeColor="background1"/>
              </w:rPr>
            </w:pPr>
            <w:r w:rsidRPr="003851CD">
              <w:rPr>
                <w:rFonts w:ascii="Century Gothic" w:hAnsi="Century Gothic" w:cstheme="minorBidi"/>
                <w:color w:val="FFFFFF" w:themeColor="background1"/>
              </w:rPr>
              <w:t>Owner</w:t>
            </w:r>
          </w:p>
        </w:tc>
        <w:tc>
          <w:tcPr>
            <w:tcW w:w="537" w:type="pct"/>
            <w:shd w:val="clear" w:color="auto" w:fill="A6A6A6" w:themeFill="background1" w:themeFillShade="A6"/>
            <w:vAlign w:val="center"/>
            <w:hideMark/>
          </w:tcPr>
          <w:p w14:paraId="3063E1F0" w14:textId="0438A1FD" w:rsidR="003851CD" w:rsidRPr="003851CD" w:rsidRDefault="003851CD" w:rsidP="00B20797">
            <w:pPr>
              <w:pStyle w:val="HeaderTable"/>
              <w:jc w:val="center"/>
              <w:rPr>
                <w:rFonts w:ascii="Century Gothic" w:hAnsi="Century Gothic" w:cstheme="minorBidi"/>
                <w:color w:val="FFFFFF" w:themeColor="background1"/>
              </w:rPr>
            </w:pPr>
            <w:r w:rsidRPr="003851CD">
              <w:rPr>
                <w:rFonts w:ascii="Century Gothic" w:hAnsi="Century Gothic" w:cstheme="minorBidi"/>
                <w:color w:val="FFFFFF" w:themeColor="background1"/>
              </w:rPr>
              <w:t>Status</w:t>
            </w:r>
          </w:p>
        </w:tc>
        <w:tc>
          <w:tcPr>
            <w:tcW w:w="797" w:type="pct"/>
            <w:shd w:val="clear" w:color="auto" w:fill="A6A6A6" w:themeFill="background1" w:themeFillShade="A6"/>
            <w:vAlign w:val="center"/>
            <w:hideMark/>
          </w:tcPr>
          <w:p w14:paraId="02DF8351" w14:textId="77777777" w:rsidR="003851CD" w:rsidRPr="003851CD" w:rsidRDefault="003851CD" w:rsidP="00B20797">
            <w:pPr>
              <w:pStyle w:val="HeaderTable"/>
              <w:jc w:val="center"/>
              <w:rPr>
                <w:rFonts w:ascii="Century Gothic" w:hAnsi="Century Gothic" w:cstheme="minorBidi"/>
                <w:color w:val="FFFFFF" w:themeColor="background1"/>
              </w:rPr>
            </w:pPr>
            <w:r w:rsidRPr="003851CD">
              <w:rPr>
                <w:rFonts w:ascii="Century Gothic" w:hAnsi="Century Gothic" w:cstheme="minorBidi"/>
                <w:color w:val="FFFFFF" w:themeColor="background1"/>
              </w:rPr>
              <w:t>Comments</w:t>
            </w:r>
          </w:p>
        </w:tc>
      </w:tr>
      <w:tr w:rsidR="003851CD" w:rsidRPr="003851CD" w14:paraId="12430D88" w14:textId="77777777" w:rsidTr="00694525">
        <w:trPr>
          <w:cantSplit/>
          <w:trHeight w:val="70"/>
        </w:trPr>
        <w:tc>
          <w:tcPr>
            <w:tcW w:w="322" w:type="pct"/>
            <w:shd w:val="clear" w:color="auto" w:fill="auto"/>
          </w:tcPr>
          <w:p w14:paraId="241A1502" w14:textId="2C3ADB35" w:rsidR="003851CD" w:rsidRPr="003851CD" w:rsidRDefault="00232431" w:rsidP="00992E19">
            <w:pPr>
              <w:pStyle w:val="TableText"/>
              <w:spacing w:line="276" w:lineRule="auto"/>
              <w:rPr>
                <w:rFonts w:ascii="Century Gothic" w:hAnsi="Century Gothic" w:cstheme="minorBidi"/>
              </w:rPr>
            </w:pPr>
            <w:r>
              <w:rPr>
                <w:rFonts w:ascii="Century Gothic" w:hAnsi="Century Gothic" w:cstheme="minorBidi"/>
              </w:rPr>
              <w:t>1</w:t>
            </w:r>
          </w:p>
        </w:tc>
        <w:tc>
          <w:tcPr>
            <w:tcW w:w="1579" w:type="pct"/>
            <w:shd w:val="clear" w:color="auto" w:fill="auto"/>
          </w:tcPr>
          <w:p w14:paraId="17A4C3BF" w14:textId="0A72A0ED" w:rsidR="00757389" w:rsidRPr="003851CD" w:rsidRDefault="00C12BE2" w:rsidP="00992E19">
            <w:pPr>
              <w:pStyle w:val="TableText"/>
              <w:spacing w:line="276" w:lineRule="auto"/>
              <w:rPr>
                <w:rFonts w:ascii="Century Gothic" w:hAnsi="Century Gothic" w:cstheme="minorBidi"/>
              </w:rPr>
            </w:pPr>
            <w:r>
              <w:rPr>
                <w:rFonts w:ascii="Century Gothic" w:hAnsi="Century Gothic" w:cstheme="minorBidi"/>
              </w:rPr>
              <w:t>Since last 2 weeks</w:t>
            </w:r>
            <w:r w:rsidR="009940F3">
              <w:rPr>
                <w:rFonts w:ascii="Century Gothic" w:hAnsi="Century Gothic" w:cstheme="minorBidi"/>
              </w:rPr>
              <w:t>,</w:t>
            </w:r>
            <w:r>
              <w:rPr>
                <w:rFonts w:ascii="Century Gothic" w:hAnsi="Century Gothic" w:cstheme="minorBidi"/>
              </w:rPr>
              <w:t xml:space="preserve"> 6 complex prepaid campaigns being launched daily</w:t>
            </w:r>
            <w:r w:rsidR="005173F6">
              <w:rPr>
                <w:rFonts w:ascii="Century Gothic" w:hAnsi="Century Gothic" w:cstheme="minorBidi"/>
              </w:rPr>
              <w:t xml:space="preserve"> clubbed in one DCS (on top of home and postpaid)</w:t>
            </w:r>
            <w:r>
              <w:rPr>
                <w:rFonts w:ascii="Century Gothic" w:hAnsi="Century Gothic" w:cstheme="minorBidi"/>
              </w:rPr>
              <w:t xml:space="preserve">. So DCS takes ~10-12 hours to complete. </w:t>
            </w:r>
            <w:r w:rsidR="009940F3">
              <w:rPr>
                <w:rFonts w:ascii="Century Gothic" w:hAnsi="Century Gothic" w:cstheme="minorBidi"/>
              </w:rPr>
              <w:t>S</w:t>
            </w:r>
            <w:r>
              <w:rPr>
                <w:rFonts w:ascii="Century Gothic" w:hAnsi="Century Gothic" w:cstheme="minorBidi"/>
              </w:rPr>
              <w:t>tart experience processing</w:t>
            </w:r>
            <w:r w:rsidR="005173F6">
              <w:rPr>
                <w:rFonts w:ascii="Century Gothic" w:hAnsi="Century Gothic" w:cstheme="minorBidi"/>
              </w:rPr>
              <w:t xml:space="preserve"> for 50+ million </w:t>
            </w:r>
            <w:r w:rsidR="00A41299">
              <w:rPr>
                <w:rFonts w:ascii="Century Gothic" w:hAnsi="Century Gothic" w:cstheme="minorBidi"/>
              </w:rPr>
              <w:t>target population</w:t>
            </w:r>
            <w:r w:rsidR="005173F6">
              <w:rPr>
                <w:rFonts w:ascii="Century Gothic" w:hAnsi="Century Gothic" w:cstheme="minorBidi"/>
              </w:rPr>
              <w:t xml:space="preserve"> and SMS sending to the required population</w:t>
            </w:r>
            <w:r w:rsidR="009D0092">
              <w:rPr>
                <w:rFonts w:ascii="Century Gothic" w:hAnsi="Century Gothic" w:cstheme="minorBidi"/>
              </w:rPr>
              <w:t>(~10M)</w:t>
            </w:r>
            <w:r w:rsidR="005173F6">
              <w:rPr>
                <w:rFonts w:ascii="Century Gothic" w:hAnsi="Century Gothic" w:cstheme="minorBidi"/>
              </w:rPr>
              <w:t xml:space="preserve"> spills over to next day</w:t>
            </w:r>
            <w:r w:rsidR="009D0092">
              <w:rPr>
                <w:rFonts w:ascii="Century Gothic" w:hAnsi="Century Gothic" w:cstheme="minorBidi"/>
              </w:rPr>
              <w:t>.</w:t>
            </w:r>
            <w:r>
              <w:rPr>
                <w:rFonts w:ascii="Century Gothic" w:hAnsi="Century Gothic" w:cstheme="minorBidi"/>
              </w:rPr>
              <w:t xml:space="preserve"> With lowering of TPS further, SMS of </w:t>
            </w:r>
            <w:r w:rsidR="009D0092">
              <w:rPr>
                <w:rFonts w:ascii="Century Gothic" w:hAnsi="Century Gothic" w:cstheme="minorBidi"/>
              </w:rPr>
              <w:t>higher numbers</w:t>
            </w:r>
            <w:r>
              <w:rPr>
                <w:rFonts w:ascii="Century Gothic" w:hAnsi="Century Gothic" w:cstheme="minorBidi"/>
              </w:rPr>
              <w:t xml:space="preserve"> have a risk of spilling over to the third day depending on TPS.</w:t>
            </w:r>
          </w:p>
        </w:tc>
        <w:tc>
          <w:tcPr>
            <w:tcW w:w="511" w:type="pct"/>
            <w:shd w:val="clear" w:color="auto" w:fill="auto"/>
          </w:tcPr>
          <w:p w14:paraId="26F63DF2" w14:textId="2C0FB8A3" w:rsidR="003851CD" w:rsidRPr="003851CD" w:rsidRDefault="00694525" w:rsidP="00992E19">
            <w:pPr>
              <w:pStyle w:val="TableText"/>
              <w:spacing w:line="276" w:lineRule="auto"/>
              <w:rPr>
                <w:rFonts w:ascii="Century Gothic" w:hAnsi="Century Gothic" w:cstheme="minorBidi"/>
              </w:rPr>
            </w:pPr>
            <w:r>
              <w:rPr>
                <w:rFonts w:ascii="Century Gothic" w:hAnsi="Century Gothic" w:cstheme="minorBidi"/>
              </w:rPr>
              <w:t>Medium</w:t>
            </w:r>
          </w:p>
        </w:tc>
        <w:tc>
          <w:tcPr>
            <w:tcW w:w="760" w:type="pct"/>
            <w:shd w:val="clear" w:color="auto" w:fill="auto"/>
          </w:tcPr>
          <w:p w14:paraId="4FB3324C" w14:textId="173D9B44" w:rsidR="003851CD" w:rsidRPr="003851CD" w:rsidRDefault="00694525" w:rsidP="00992E19">
            <w:pPr>
              <w:pStyle w:val="TableText"/>
              <w:spacing w:line="276" w:lineRule="auto"/>
              <w:rPr>
                <w:rFonts w:ascii="Century Gothic" w:hAnsi="Century Gothic" w:cstheme="minorBidi"/>
              </w:rPr>
            </w:pPr>
            <w:r>
              <w:rPr>
                <w:rFonts w:ascii="Century Gothic" w:hAnsi="Century Gothic" w:cstheme="minorBidi"/>
              </w:rPr>
              <w:t>Increase SMSC capacity and not lower AIA TPS</w:t>
            </w:r>
          </w:p>
        </w:tc>
        <w:tc>
          <w:tcPr>
            <w:tcW w:w="494" w:type="pct"/>
            <w:shd w:val="clear" w:color="auto" w:fill="auto"/>
          </w:tcPr>
          <w:p w14:paraId="289D6F18" w14:textId="7186F7E7" w:rsidR="003851CD" w:rsidRPr="003851CD" w:rsidRDefault="00694525" w:rsidP="00992E19">
            <w:pPr>
              <w:pStyle w:val="TableText"/>
              <w:spacing w:line="276" w:lineRule="auto"/>
              <w:rPr>
                <w:rFonts w:ascii="Century Gothic" w:hAnsi="Century Gothic" w:cstheme="minorBidi"/>
              </w:rPr>
            </w:pPr>
            <w:r>
              <w:rPr>
                <w:rFonts w:ascii="Century Gothic" w:hAnsi="Century Gothic" w:cstheme="minorBidi"/>
              </w:rPr>
              <w:t>SMS</w:t>
            </w:r>
          </w:p>
        </w:tc>
        <w:tc>
          <w:tcPr>
            <w:tcW w:w="537" w:type="pct"/>
            <w:shd w:val="clear" w:color="auto" w:fill="auto"/>
          </w:tcPr>
          <w:p w14:paraId="3ABBAB42" w14:textId="495744A3" w:rsidR="003851CD" w:rsidRPr="003851CD" w:rsidRDefault="00694525" w:rsidP="00992E19">
            <w:pPr>
              <w:pStyle w:val="TableText"/>
              <w:spacing w:line="276" w:lineRule="auto"/>
              <w:rPr>
                <w:rFonts w:ascii="Century Gothic" w:hAnsi="Century Gothic" w:cstheme="minorBidi"/>
              </w:rPr>
            </w:pPr>
            <w:r>
              <w:rPr>
                <w:rFonts w:ascii="Century Gothic" w:hAnsi="Century Gothic" w:cstheme="minorBidi"/>
              </w:rPr>
              <w:t>In Progress</w:t>
            </w:r>
          </w:p>
        </w:tc>
        <w:tc>
          <w:tcPr>
            <w:tcW w:w="797" w:type="pct"/>
            <w:shd w:val="clear" w:color="auto" w:fill="auto"/>
          </w:tcPr>
          <w:p w14:paraId="4CA5DE04" w14:textId="16782DDE" w:rsidR="003851CD" w:rsidRPr="003851CD" w:rsidRDefault="003851CD" w:rsidP="00992E19">
            <w:pPr>
              <w:pStyle w:val="TableText"/>
              <w:spacing w:line="276" w:lineRule="auto"/>
              <w:rPr>
                <w:rFonts w:ascii="Century Gothic" w:hAnsi="Century Gothic" w:cstheme="minorBidi"/>
              </w:rPr>
            </w:pPr>
          </w:p>
        </w:tc>
      </w:tr>
      <w:tr w:rsidR="009B565C" w:rsidRPr="003851CD" w14:paraId="10105692" w14:textId="77777777" w:rsidTr="00694525">
        <w:trPr>
          <w:cantSplit/>
          <w:trHeight w:val="70"/>
        </w:trPr>
        <w:tc>
          <w:tcPr>
            <w:tcW w:w="322" w:type="pct"/>
            <w:shd w:val="clear" w:color="auto" w:fill="auto"/>
          </w:tcPr>
          <w:p w14:paraId="3CCAC4A5" w14:textId="62C46053" w:rsidR="009B565C" w:rsidRDefault="009B565C" w:rsidP="00992E19">
            <w:pPr>
              <w:pStyle w:val="TableText"/>
              <w:spacing w:line="276" w:lineRule="auto"/>
              <w:rPr>
                <w:rFonts w:ascii="Century Gothic" w:hAnsi="Century Gothic" w:cstheme="minorBidi"/>
              </w:rPr>
            </w:pPr>
          </w:p>
        </w:tc>
        <w:tc>
          <w:tcPr>
            <w:tcW w:w="1579" w:type="pct"/>
            <w:shd w:val="clear" w:color="auto" w:fill="auto"/>
          </w:tcPr>
          <w:p w14:paraId="49E6BE0A" w14:textId="7136EA38" w:rsidR="009B565C" w:rsidRDefault="009B565C" w:rsidP="00992E19">
            <w:pPr>
              <w:pStyle w:val="TableText"/>
              <w:spacing w:line="276" w:lineRule="auto"/>
              <w:rPr>
                <w:rFonts w:ascii="Century Gothic" w:hAnsi="Century Gothic" w:cstheme="minorBidi"/>
              </w:rPr>
            </w:pPr>
          </w:p>
        </w:tc>
        <w:tc>
          <w:tcPr>
            <w:tcW w:w="511" w:type="pct"/>
            <w:shd w:val="clear" w:color="auto" w:fill="auto"/>
          </w:tcPr>
          <w:p w14:paraId="34156624" w14:textId="04CAC010" w:rsidR="009B565C" w:rsidRDefault="009B565C" w:rsidP="00992E19">
            <w:pPr>
              <w:pStyle w:val="TableText"/>
              <w:spacing w:line="276" w:lineRule="auto"/>
              <w:rPr>
                <w:rFonts w:ascii="Century Gothic" w:hAnsi="Century Gothic" w:cstheme="minorBidi"/>
              </w:rPr>
            </w:pPr>
          </w:p>
        </w:tc>
        <w:tc>
          <w:tcPr>
            <w:tcW w:w="760" w:type="pct"/>
            <w:shd w:val="clear" w:color="auto" w:fill="auto"/>
          </w:tcPr>
          <w:p w14:paraId="33FC4B1F" w14:textId="2595F452" w:rsidR="009B565C" w:rsidRDefault="009B565C" w:rsidP="00992E19">
            <w:pPr>
              <w:pStyle w:val="TableText"/>
              <w:spacing w:line="276" w:lineRule="auto"/>
              <w:rPr>
                <w:rFonts w:ascii="Century Gothic" w:hAnsi="Century Gothic" w:cstheme="minorBidi"/>
              </w:rPr>
            </w:pPr>
          </w:p>
        </w:tc>
        <w:tc>
          <w:tcPr>
            <w:tcW w:w="494" w:type="pct"/>
            <w:shd w:val="clear" w:color="auto" w:fill="auto"/>
          </w:tcPr>
          <w:p w14:paraId="70DAA825" w14:textId="317D0E2F" w:rsidR="009B565C" w:rsidRDefault="009B565C" w:rsidP="00992E19">
            <w:pPr>
              <w:pStyle w:val="TableText"/>
              <w:spacing w:line="276" w:lineRule="auto"/>
              <w:rPr>
                <w:rFonts w:ascii="Century Gothic" w:hAnsi="Century Gothic" w:cstheme="minorBidi"/>
              </w:rPr>
            </w:pPr>
          </w:p>
        </w:tc>
        <w:tc>
          <w:tcPr>
            <w:tcW w:w="537" w:type="pct"/>
            <w:shd w:val="clear" w:color="auto" w:fill="auto"/>
          </w:tcPr>
          <w:p w14:paraId="0F718303" w14:textId="7C06F1F4" w:rsidR="009B565C" w:rsidRDefault="009B565C" w:rsidP="00992E19">
            <w:pPr>
              <w:pStyle w:val="TableText"/>
              <w:spacing w:line="276" w:lineRule="auto"/>
              <w:rPr>
                <w:rFonts w:ascii="Century Gothic" w:hAnsi="Century Gothic" w:cstheme="minorBidi"/>
              </w:rPr>
            </w:pPr>
          </w:p>
        </w:tc>
        <w:tc>
          <w:tcPr>
            <w:tcW w:w="797" w:type="pct"/>
            <w:shd w:val="clear" w:color="auto" w:fill="auto"/>
          </w:tcPr>
          <w:p w14:paraId="10BBCF67" w14:textId="77777777" w:rsidR="009B565C" w:rsidRPr="003851CD" w:rsidRDefault="009B565C" w:rsidP="00992E19">
            <w:pPr>
              <w:pStyle w:val="TableText"/>
              <w:spacing w:line="276" w:lineRule="auto"/>
              <w:rPr>
                <w:rFonts w:ascii="Century Gothic" w:hAnsi="Century Gothic" w:cstheme="minorBidi"/>
              </w:rPr>
            </w:pPr>
          </w:p>
        </w:tc>
      </w:tr>
    </w:tbl>
    <w:p w14:paraId="794B778F" w14:textId="6E4DF4BB" w:rsidR="003851CD" w:rsidRDefault="003851CD" w:rsidP="003851CD">
      <w:pPr>
        <w:pStyle w:val="BodyText"/>
        <w:rPr>
          <w:lang w:val="en-GB"/>
        </w:rPr>
      </w:pPr>
    </w:p>
    <w:p w14:paraId="3FB28CD7" w14:textId="3BB2A0B0" w:rsidR="00B20797" w:rsidRDefault="00B20797" w:rsidP="003851CD">
      <w:pPr>
        <w:pStyle w:val="BodyText"/>
        <w:rPr>
          <w:lang w:val="en-GB"/>
        </w:rPr>
      </w:pPr>
    </w:p>
    <w:p w14:paraId="4ECB51C2" w14:textId="690C66CD" w:rsidR="00B20797" w:rsidRDefault="00B20797" w:rsidP="003851CD">
      <w:pPr>
        <w:pStyle w:val="BodyText"/>
        <w:rPr>
          <w:lang w:val="en-GB"/>
        </w:rPr>
      </w:pPr>
    </w:p>
    <w:p w14:paraId="1BD0B2D2" w14:textId="3068EECB" w:rsidR="00B20797" w:rsidRDefault="00B20797" w:rsidP="003851CD">
      <w:pPr>
        <w:pStyle w:val="BodyText"/>
        <w:rPr>
          <w:lang w:val="en-GB"/>
        </w:rPr>
      </w:pPr>
    </w:p>
    <w:p w14:paraId="449DA6AE" w14:textId="6F103F3E" w:rsidR="00B20797" w:rsidRDefault="00B20797" w:rsidP="003851CD">
      <w:pPr>
        <w:pStyle w:val="BodyText"/>
        <w:rPr>
          <w:lang w:val="en-GB"/>
        </w:rPr>
      </w:pPr>
    </w:p>
    <w:p w14:paraId="5D572C27" w14:textId="4432AFE8" w:rsidR="00B20797" w:rsidRDefault="00B20797" w:rsidP="003851CD">
      <w:pPr>
        <w:pStyle w:val="BodyText"/>
        <w:rPr>
          <w:lang w:val="en-GB"/>
        </w:rPr>
      </w:pPr>
    </w:p>
    <w:p w14:paraId="67932EF2" w14:textId="4C2105EC" w:rsidR="00B20797" w:rsidRDefault="00B20797" w:rsidP="003851CD">
      <w:pPr>
        <w:pStyle w:val="BodyText"/>
        <w:rPr>
          <w:lang w:val="en-GB"/>
        </w:rPr>
      </w:pPr>
    </w:p>
    <w:p w14:paraId="29ED19CF" w14:textId="6F4AB27F" w:rsidR="00B20797" w:rsidRDefault="00B20797" w:rsidP="003851CD">
      <w:pPr>
        <w:pStyle w:val="BodyText"/>
        <w:rPr>
          <w:lang w:val="en-GB"/>
        </w:rPr>
      </w:pPr>
    </w:p>
    <w:p w14:paraId="1FAEAD79" w14:textId="767E853C" w:rsidR="00B20797" w:rsidRDefault="00B20797" w:rsidP="003851CD">
      <w:pPr>
        <w:pStyle w:val="BodyText"/>
        <w:rPr>
          <w:lang w:val="en-GB"/>
        </w:rPr>
      </w:pPr>
    </w:p>
    <w:p w14:paraId="6ECA4867" w14:textId="61489020" w:rsidR="00B20797" w:rsidRDefault="00B20797" w:rsidP="003851CD">
      <w:pPr>
        <w:pStyle w:val="BodyText"/>
        <w:rPr>
          <w:lang w:val="en-GB"/>
        </w:rPr>
      </w:pPr>
    </w:p>
    <w:p w14:paraId="37CE0D71" w14:textId="4347A420" w:rsidR="00B20797" w:rsidRDefault="00B20797" w:rsidP="003851CD">
      <w:pPr>
        <w:pStyle w:val="BodyText"/>
        <w:rPr>
          <w:lang w:val="en-GB"/>
        </w:rPr>
      </w:pPr>
    </w:p>
    <w:p w14:paraId="2E70327F" w14:textId="03095205" w:rsidR="00B20797" w:rsidRDefault="00B20797" w:rsidP="003851CD">
      <w:pPr>
        <w:pStyle w:val="BodyText"/>
        <w:rPr>
          <w:lang w:val="en-GB"/>
        </w:rPr>
      </w:pPr>
    </w:p>
    <w:p w14:paraId="179C3FD8" w14:textId="3C16D882" w:rsidR="00B20797" w:rsidRDefault="00B20797" w:rsidP="003851CD">
      <w:pPr>
        <w:pStyle w:val="BodyText"/>
        <w:rPr>
          <w:lang w:val="en-GB"/>
        </w:rPr>
      </w:pPr>
    </w:p>
    <w:p w14:paraId="537CC01A" w14:textId="13F112EF" w:rsidR="00B20797" w:rsidRDefault="00B20797" w:rsidP="003851CD">
      <w:pPr>
        <w:pStyle w:val="BodyText"/>
        <w:rPr>
          <w:lang w:val="en-GB"/>
        </w:rPr>
      </w:pPr>
    </w:p>
    <w:p w14:paraId="22700430" w14:textId="3E5D631B" w:rsidR="00B20797" w:rsidRDefault="00B20797" w:rsidP="003851CD">
      <w:pPr>
        <w:pStyle w:val="BodyText"/>
        <w:rPr>
          <w:lang w:val="en-GB"/>
        </w:rPr>
      </w:pPr>
    </w:p>
    <w:p w14:paraId="1FAFC918" w14:textId="35C25FBB" w:rsidR="00B20797" w:rsidRDefault="00B20797" w:rsidP="003851CD">
      <w:pPr>
        <w:pStyle w:val="BodyText"/>
        <w:rPr>
          <w:lang w:val="en-GB"/>
        </w:rPr>
      </w:pPr>
    </w:p>
    <w:p w14:paraId="7CDF63BE" w14:textId="210275EC" w:rsidR="00B20797" w:rsidRDefault="00B20797" w:rsidP="003851CD">
      <w:pPr>
        <w:pStyle w:val="BodyText"/>
        <w:rPr>
          <w:lang w:val="en-GB"/>
        </w:rPr>
      </w:pPr>
    </w:p>
    <w:p w14:paraId="7672A8FC" w14:textId="27C9CBFA" w:rsidR="00B20797" w:rsidRDefault="00B20797" w:rsidP="003851CD">
      <w:pPr>
        <w:pStyle w:val="BodyText"/>
        <w:rPr>
          <w:lang w:val="en-GB"/>
        </w:rPr>
      </w:pPr>
    </w:p>
    <w:p w14:paraId="03A2F630" w14:textId="60DEB445" w:rsidR="00B20797" w:rsidRDefault="00B20797" w:rsidP="003851CD">
      <w:pPr>
        <w:pStyle w:val="BodyText"/>
        <w:rPr>
          <w:lang w:val="en-GB"/>
        </w:rPr>
      </w:pPr>
    </w:p>
    <w:p w14:paraId="5AB6AB3C" w14:textId="527811E8" w:rsidR="00B20797" w:rsidRDefault="00B20797" w:rsidP="003851CD">
      <w:pPr>
        <w:pStyle w:val="BodyText"/>
        <w:rPr>
          <w:lang w:val="en-GB"/>
        </w:rPr>
      </w:pPr>
    </w:p>
    <w:p w14:paraId="6353C0EE" w14:textId="77777777" w:rsidR="00B20797" w:rsidRDefault="00B20797" w:rsidP="003851CD">
      <w:pPr>
        <w:pStyle w:val="BodyText"/>
        <w:rPr>
          <w:lang w:val="en-GB"/>
        </w:rPr>
      </w:pPr>
    </w:p>
    <w:p w14:paraId="436A7C4E" w14:textId="77777777" w:rsidR="00B20797" w:rsidRPr="003851CD" w:rsidRDefault="00B20797" w:rsidP="00B83030">
      <w:pPr>
        <w:pStyle w:val="BodyText"/>
        <w:ind w:left="0"/>
        <w:rPr>
          <w:lang w:val="en-GB"/>
        </w:rPr>
      </w:pPr>
    </w:p>
    <w:p w14:paraId="0CAC2BE3" w14:textId="14B9067B" w:rsidR="00734BE3" w:rsidRPr="003176AA" w:rsidRDefault="00734BE3" w:rsidP="00734BE3">
      <w:pPr>
        <w:pStyle w:val="Heading1"/>
      </w:pPr>
      <w:bookmarkStart w:id="153" w:name="_Toc102756884"/>
      <w:r w:rsidRPr="003176AA">
        <w:t>Open Issues</w:t>
      </w:r>
      <w:bookmarkEnd w:id="153"/>
      <w:r w:rsidRPr="003176AA">
        <w:t xml:space="preserve"> </w:t>
      </w:r>
    </w:p>
    <w:tbl>
      <w:tblPr>
        <w:tblStyle w:val="TableGrid"/>
        <w:tblW w:w="5182"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805"/>
        <w:gridCol w:w="991"/>
        <w:gridCol w:w="3599"/>
        <w:gridCol w:w="810"/>
        <w:gridCol w:w="899"/>
        <w:gridCol w:w="1041"/>
        <w:gridCol w:w="1545"/>
      </w:tblGrid>
      <w:tr w:rsidR="00E44331" w:rsidRPr="003176AA" w14:paraId="18C6F4CB" w14:textId="77777777" w:rsidTr="0039273E">
        <w:trPr>
          <w:cantSplit/>
          <w:trHeight w:val="215"/>
          <w:tblHeader/>
        </w:trPr>
        <w:tc>
          <w:tcPr>
            <w:tcW w:w="415" w:type="pct"/>
            <w:shd w:val="clear" w:color="auto" w:fill="A6A6A6" w:themeFill="background1" w:themeFillShade="A6"/>
            <w:vAlign w:val="center"/>
            <w:hideMark/>
          </w:tcPr>
          <w:p w14:paraId="1ACC3A7C" w14:textId="5EC33C6B" w:rsidR="003851CD" w:rsidRPr="00AC3F10" w:rsidRDefault="003851CD"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Open</w:t>
            </w:r>
          </w:p>
          <w:p w14:paraId="1051156E" w14:textId="63003A5F"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Item</w:t>
            </w:r>
          </w:p>
        </w:tc>
        <w:tc>
          <w:tcPr>
            <w:tcW w:w="511" w:type="pct"/>
            <w:shd w:val="clear" w:color="auto" w:fill="A6A6A6" w:themeFill="background1" w:themeFillShade="A6"/>
            <w:vAlign w:val="center"/>
            <w:hideMark/>
          </w:tcPr>
          <w:p w14:paraId="11AFD8FB"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Impact</w:t>
            </w:r>
          </w:p>
        </w:tc>
        <w:tc>
          <w:tcPr>
            <w:tcW w:w="1857" w:type="pct"/>
            <w:shd w:val="clear" w:color="auto" w:fill="A6A6A6" w:themeFill="background1" w:themeFillShade="A6"/>
            <w:vAlign w:val="center"/>
            <w:hideMark/>
          </w:tcPr>
          <w:p w14:paraId="2223DB9E" w14:textId="4C7E2647" w:rsidR="00E44331" w:rsidRPr="00AC3F10" w:rsidRDefault="003851CD"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Type of Open Item</w:t>
            </w:r>
          </w:p>
        </w:tc>
        <w:tc>
          <w:tcPr>
            <w:tcW w:w="418" w:type="pct"/>
            <w:shd w:val="clear" w:color="auto" w:fill="A6A6A6" w:themeFill="background1" w:themeFillShade="A6"/>
            <w:vAlign w:val="center"/>
            <w:hideMark/>
          </w:tcPr>
          <w:p w14:paraId="54AD0C59"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Owner</w:t>
            </w:r>
          </w:p>
        </w:tc>
        <w:tc>
          <w:tcPr>
            <w:tcW w:w="464" w:type="pct"/>
            <w:shd w:val="clear" w:color="auto" w:fill="A6A6A6" w:themeFill="background1" w:themeFillShade="A6"/>
            <w:vAlign w:val="center"/>
            <w:hideMark/>
          </w:tcPr>
          <w:p w14:paraId="0DBF84E8"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Status</w:t>
            </w:r>
          </w:p>
        </w:tc>
        <w:tc>
          <w:tcPr>
            <w:tcW w:w="537" w:type="pct"/>
            <w:shd w:val="clear" w:color="auto" w:fill="A6A6A6" w:themeFill="background1" w:themeFillShade="A6"/>
            <w:vAlign w:val="center"/>
            <w:hideMark/>
          </w:tcPr>
          <w:p w14:paraId="075A7234"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Due Date</w:t>
            </w:r>
          </w:p>
        </w:tc>
        <w:tc>
          <w:tcPr>
            <w:tcW w:w="797" w:type="pct"/>
            <w:shd w:val="clear" w:color="auto" w:fill="A6A6A6" w:themeFill="background1" w:themeFillShade="A6"/>
            <w:vAlign w:val="center"/>
            <w:hideMark/>
          </w:tcPr>
          <w:p w14:paraId="33DBF807" w14:textId="77777777" w:rsidR="00E44331" w:rsidRPr="00AC3F10" w:rsidRDefault="00E44331" w:rsidP="00B20797">
            <w:pPr>
              <w:pStyle w:val="HeaderTable"/>
              <w:jc w:val="center"/>
              <w:rPr>
                <w:rFonts w:ascii="Century Gothic" w:hAnsi="Century Gothic" w:cstheme="minorBidi"/>
                <w:color w:val="FFFFFF" w:themeColor="background1"/>
              </w:rPr>
            </w:pPr>
            <w:r w:rsidRPr="00AC3F10">
              <w:rPr>
                <w:rFonts w:ascii="Century Gothic" w:hAnsi="Century Gothic" w:cstheme="minorBidi"/>
                <w:color w:val="FFFFFF" w:themeColor="background1"/>
              </w:rPr>
              <w:t>Comments</w:t>
            </w:r>
          </w:p>
        </w:tc>
      </w:tr>
      <w:tr w:rsidR="00E44331" w:rsidRPr="003176AA" w14:paraId="0A227DAE" w14:textId="77777777" w:rsidTr="0039273E">
        <w:trPr>
          <w:cantSplit/>
          <w:trHeight w:val="70"/>
        </w:trPr>
        <w:tc>
          <w:tcPr>
            <w:tcW w:w="415" w:type="pct"/>
            <w:shd w:val="clear" w:color="auto" w:fill="auto"/>
          </w:tcPr>
          <w:p w14:paraId="45C9AFD0" w14:textId="28FF689F" w:rsidR="00E44331" w:rsidRPr="003176AA" w:rsidRDefault="0072047D" w:rsidP="00734BE3">
            <w:pPr>
              <w:pStyle w:val="TableText"/>
              <w:spacing w:line="276" w:lineRule="auto"/>
              <w:rPr>
                <w:rFonts w:ascii="Century Gothic" w:hAnsi="Century Gothic" w:cstheme="minorBidi"/>
              </w:rPr>
            </w:pPr>
            <w:r>
              <w:rPr>
                <w:rFonts w:ascii="Century Gothic" w:hAnsi="Century Gothic" w:cstheme="minorBidi"/>
              </w:rPr>
              <w:t>0I-001</w:t>
            </w:r>
          </w:p>
        </w:tc>
        <w:tc>
          <w:tcPr>
            <w:tcW w:w="511" w:type="pct"/>
            <w:shd w:val="clear" w:color="auto" w:fill="auto"/>
          </w:tcPr>
          <w:p w14:paraId="656AA98F" w14:textId="236578F6" w:rsidR="00E44331" w:rsidRPr="003176AA" w:rsidRDefault="0072047D" w:rsidP="00734BE3">
            <w:pPr>
              <w:pStyle w:val="TableText"/>
              <w:spacing w:line="276" w:lineRule="auto"/>
              <w:rPr>
                <w:rFonts w:ascii="Century Gothic" w:hAnsi="Century Gothic" w:cstheme="minorBidi"/>
              </w:rPr>
            </w:pPr>
            <w:r>
              <w:rPr>
                <w:rFonts w:ascii="Century Gothic" w:hAnsi="Century Gothic" w:cstheme="minorBidi"/>
              </w:rPr>
              <w:t>HIGH</w:t>
            </w:r>
          </w:p>
        </w:tc>
        <w:tc>
          <w:tcPr>
            <w:tcW w:w="1857" w:type="pct"/>
            <w:shd w:val="clear" w:color="auto" w:fill="auto"/>
          </w:tcPr>
          <w:p w14:paraId="47F7BB79" w14:textId="1874EE27" w:rsidR="00D86312" w:rsidRPr="003176AA" w:rsidRDefault="0072047D" w:rsidP="00FE1AA3">
            <w:pPr>
              <w:pStyle w:val="TableText"/>
              <w:spacing w:line="276" w:lineRule="auto"/>
              <w:rPr>
                <w:rFonts w:ascii="Century Gothic" w:hAnsi="Century Gothic" w:cstheme="minorBidi"/>
              </w:rPr>
            </w:pPr>
            <w:r>
              <w:rPr>
                <w:rFonts w:ascii="Century Gothic" w:hAnsi="Century Gothic" w:cstheme="minorBidi"/>
              </w:rPr>
              <w:t>Pending USSD Menue</w:t>
            </w:r>
          </w:p>
        </w:tc>
        <w:tc>
          <w:tcPr>
            <w:tcW w:w="418" w:type="pct"/>
            <w:shd w:val="clear" w:color="auto" w:fill="auto"/>
          </w:tcPr>
          <w:p w14:paraId="05DFF9B6" w14:textId="7D0319DF" w:rsidR="00E44331" w:rsidRPr="003176AA" w:rsidRDefault="0072047D" w:rsidP="00734BE3">
            <w:pPr>
              <w:pStyle w:val="TableText"/>
              <w:spacing w:line="276" w:lineRule="auto"/>
              <w:rPr>
                <w:rFonts w:ascii="Century Gothic" w:hAnsi="Century Gothic" w:cstheme="minorBidi"/>
              </w:rPr>
            </w:pPr>
            <w:r>
              <w:rPr>
                <w:rFonts w:ascii="Century Gothic" w:hAnsi="Century Gothic" w:cstheme="minorBidi"/>
              </w:rPr>
              <w:t>Smart</w:t>
            </w:r>
          </w:p>
        </w:tc>
        <w:tc>
          <w:tcPr>
            <w:tcW w:w="464" w:type="pct"/>
            <w:shd w:val="clear" w:color="auto" w:fill="auto"/>
          </w:tcPr>
          <w:p w14:paraId="7C7B6C0B" w14:textId="35C35DD7" w:rsidR="00375079" w:rsidRPr="00375079" w:rsidRDefault="0072047D" w:rsidP="00D86312">
            <w:pPr>
              <w:pStyle w:val="TableText"/>
              <w:spacing w:line="276" w:lineRule="auto"/>
              <w:rPr>
                <w:rFonts w:ascii="Century Gothic" w:hAnsi="Century Gothic" w:cstheme="minorBidi"/>
              </w:rPr>
            </w:pPr>
            <w:r>
              <w:rPr>
                <w:rFonts w:ascii="Century Gothic" w:hAnsi="Century Gothic" w:cstheme="minorBidi"/>
              </w:rPr>
              <w:t>Pending</w:t>
            </w:r>
          </w:p>
        </w:tc>
        <w:tc>
          <w:tcPr>
            <w:tcW w:w="537" w:type="pct"/>
            <w:shd w:val="clear" w:color="auto" w:fill="auto"/>
          </w:tcPr>
          <w:p w14:paraId="25ECD34A" w14:textId="170EFF72" w:rsidR="00E44331" w:rsidRPr="003176AA" w:rsidRDefault="00E44331" w:rsidP="00734BE3">
            <w:pPr>
              <w:pStyle w:val="TableText"/>
              <w:spacing w:line="276" w:lineRule="auto"/>
              <w:rPr>
                <w:rFonts w:ascii="Century Gothic" w:hAnsi="Century Gothic" w:cstheme="minorBidi"/>
              </w:rPr>
            </w:pPr>
          </w:p>
        </w:tc>
        <w:tc>
          <w:tcPr>
            <w:tcW w:w="797" w:type="pct"/>
            <w:shd w:val="clear" w:color="auto" w:fill="auto"/>
          </w:tcPr>
          <w:p w14:paraId="097289F0" w14:textId="6517F968" w:rsidR="00E44331" w:rsidRPr="00D87506" w:rsidRDefault="00E44331" w:rsidP="00734BE3">
            <w:pPr>
              <w:pStyle w:val="TableText"/>
              <w:spacing w:line="276" w:lineRule="auto"/>
              <w:rPr>
                <w:rFonts w:ascii="Century Gothic" w:hAnsi="Century Gothic" w:cstheme="minorBidi"/>
              </w:rPr>
            </w:pPr>
          </w:p>
        </w:tc>
      </w:tr>
      <w:tr w:rsidR="003F24C3" w:rsidRPr="003176AA" w14:paraId="36A145C2" w14:textId="77777777" w:rsidTr="0039273E">
        <w:trPr>
          <w:cantSplit/>
          <w:trHeight w:val="70"/>
        </w:trPr>
        <w:tc>
          <w:tcPr>
            <w:tcW w:w="415" w:type="pct"/>
            <w:shd w:val="clear" w:color="auto" w:fill="auto"/>
          </w:tcPr>
          <w:p w14:paraId="7EC6F5C3" w14:textId="3A43FF45" w:rsidR="003F24C3" w:rsidRDefault="003F24C3" w:rsidP="00734BE3">
            <w:pPr>
              <w:pStyle w:val="TableText"/>
              <w:spacing w:line="276" w:lineRule="auto"/>
              <w:rPr>
                <w:rFonts w:ascii="Century Gothic" w:hAnsi="Century Gothic" w:cstheme="minorBidi"/>
              </w:rPr>
            </w:pPr>
          </w:p>
        </w:tc>
        <w:tc>
          <w:tcPr>
            <w:tcW w:w="511" w:type="pct"/>
            <w:shd w:val="clear" w:color="auto" w:fill="auto"/>
          </w:tcPr>
          <w:p w14:paraId="31CF39BE" w14:textId="77777777" w:rsidR="003F24C3" w:rsidRPr="003176AA" w:rsidRDefault="003F24C3" w:rsidP="00734BE3">
            <w:pPr>
              <w:pStyle w:val="TableText"/>
              <w:spacing w:line="276" w:lineRule="auto"/>
              <w:rPr>
                <w:rFonts w:ascii="Century Gothic" w:hAnsi="Century Gothic" w:cstheme="minorBidi"/>
              </w:rPr>
            </w:pPr>
          </w:p>
        </w:tc>
        <w:tc>
          <w:tcPr>
            <w:tcW w:w="1857" w:type="pct"/>
            <w:shd w:val="clear" w:color="auto" w:fill="auto"/>
          </w:tcPr>
          <w:p w14:paraId="75E70A42" w14:textId="55585F11" w:rsidR="00754333" w:rsidRDefault="00754333" w:rsidP="00AC3F10">
            <w:pPr>
              <w:pStyle w:val="TableText"/>
              <w:spacing w:line="276" w:lineRule="auto"/>
              <w:rPr>
                <w:rFonts w:ascii="Century Gothic" w:hAnsi="Century Gothic" w:cstheme="minorBidi"/>
              </w:rPr>
            </w:pPr>
          </w:p>
        </w:tc>
        <w:tc>
          <w:tcPr>
            <w:tcW w:w="418" w:type="pct"/>
            <w:shd w:val="clear" w:color="auto" w:fill="auto"/>
          </w:tcPr>
          <w:p w14:paraId="3B8176D2" w14:textId="68E0D78E" w:rsidR="003F24C3" w:rsidRDefault="003F24C3" w:rsidP="00734BE3">
            <w:pPr>
              <w:pStyle w:val="TableText"/>
              <w:spacing w:line="276" w:lineRule="auto"/>
              <w:rPr>
                <w:rFonts w:ascii="Century Gothic" w:hAnsi="Century Gothic" w:cstheme="minorBidi"/>
              </w:rPr>
            </w:pPr>
          </w:p>
        </w:tc>
        <w:tc>
          <w:tcPr>
            <w:tcW w:w="464" w:type="pct"/>
            <w:shd w:val="clear" w:color="auto" w:fill="auto"/>
          </w:tcPr>
          <w:p w14:paraId="70B81F0B" w14:textId="6DDA4047" w:rsidR="003F24C3" w:rsidRDefault="003F24C3" w:rsidP="005B059B">
            <w:pPr>
              <w:pStyle w:val="TableText"/>
              <w:spacing w:line="276" w:lineRule="auto"/>
              <w:rPr>
                <w:rFonts w:ascii="Century Gothic" w:hAnsi="Century Gothic" w:cstheme="minorBidi"/>
              </w:rPr>
            </w:pPr>
          </w:p>
        </w:tc>
        <w:tc>
          <w:tcPr>
            <w:tcW w:w="537" w:type="pct"/>
            <w:shd w:val="clear" w:color="auto" w:fill="auto"/>
          </w:tcPr>
          <w:p w14:paraId="628BD125" w14:textId="77777777" w:rsidR="003F24C3" w:rsidRPr="003176AA" w:rsidRDefault="003F24C3" w:rsidP="00734BE3">
            <w:pPr>
              <w:pStyle w:val="TableText"/>
              <w:spacing w:line="276" w:lineRule="auto"/>
              <w:rPr>
                <w:rFonts w:ascii="Century Gothic" w:hAnsi="Century Gothic" w:cstheme="minorBidi"/>
              </w:rPr>
            </w:pPr>
          </w:p>
        </w:tc>
        <w:tc>
          <w:tcPr>
            <w:tcW w:w="797" w:type="pct"/>
            <w:shd w:val="clear" w:color="auto" w:fill="auto"/>
          </w:tcPr>
          <w:p w14:paraId="28E364DD" w14:textId="77C6CACA" w:rsidR="003F24C3" w:rsidRPr="00D87506" w:rsidRDefault="003F24C3" w:rsidP="00734BE3">
            <w:pPr>
              <w:pStyle w:val="TableText"/>
              <w:spacing w:line="276" w:lineRule="auto"/>
              <w:rPr>
                <w:rFonts w:ascii="Century Gothic" w:hAnsi="Century Gothic" w:cstheme="minorBidi"/>
              </w:rPr>
            </w:pPr>
          </w:p>
        </w:tc>
      </w:tr>
      <w:tr w:rsidR="00BC00E8" w:rsidRPr="003176AA" w14:paraId="2E2C66F3" w14:textId="77777777" w:rsidTr="0039273E">
        <w:trPr>
          <w:cantSplit/>
          <w:trHeight w:val="70"/>
        </w:trPr>
        <w:tc>
          <w:tcPr>
            <w:tcW w:w="415" w:type="pct"/>
            <w:shd w:val="clear" w:color="auto" w:fill="auto"/>
          </w:tcPr>
          <w:p w14:paraId="0E0ACF8C" w14:textId="37CDB4D4" w:rsidR="00BC00E8" w:rsidRDefault="00BC00E8" w:rsidP="00282227">
            <w:pPr>
              <w:pStyle w:val="TableText"/>
              <w:spacing w:line="276" w:lineRule="auto"/>
              <w:rPr>
                <w:rFonts w:ascii="Century Gothic" w:hAnsi="Century Gothic" w:cstheme="minorBidi"/>
              </w:rPr>
            </w:pPr>
          </w:p>
        </w:tc>
        <w:tc>
          <w:tcPr>
            <w:tcW w:w="511" w:type="pct"/>
            <w:shd w:val="clear" w:color="auto" w:fill="auto"/>
          </w:tcPr>
          <w:p w14:paraId="4FC8F737" w14:textId="77777777" w:rsidR="00BC00E8" w:rsidRPr="003176AA" w:rsidRDefault="00BC00E8" w:rsidP="00734BE3">
            <w:pPr>
              <w:pStyle w:val="TableText"/>
              <w:spacing w:line="276" w:lineRule="auto"/>
              <w:rPr>
                <w:rFonts w:ascii="Century Gothic" w:hAnsi="Century Gothic" w:cstheme="minorBidi"/>
              </w:rPr>
            </w:pPr>
          </w:p>
        </w:tc>
        <w:tc>
          <w:tcPr>
            <w:tcW w:w="1857" w:type="pct"/>
            <w:shd w:val="clear" w:color="auto" w:fill="auto"/>
          </w:tcPr>
          <w:p w14:paraId="6BC0CC26" w14:textId="218649E6" w:rsidR="00C01B24" w:rsidRDefault="00C01B24" w:rsidP="00FE1AA3">
            <w:pPr>
              <w:pStyle w:val="TableText"/>
              <w:spacing w:line="276" w:lineRule="auto"/>
              <w:rPr>
                <w:rFonts w:ascii="Century Gothic" w:hAnsi="Century Gothic" w:cstheme="minorBidi"/>
              </w:rPr>
            </w:pPr>
          </w:p>
        </w:tc>
        <w:tc>
          <w:tcPr>
            <w:tcW w:w="418" w:type="pct"/>
            <w:shd w:val="clear" w:color="auto" w:fill="auto"/>
          </w:tcPr>
          <w:p w14:paraId="5E64BF78" w14:textId="10B53CED" w:rsidR="00BC00E8" w:rsidRDefault="00BC00E8" w:rsidP="00734BE3">
            <w:pPr>
              <w:pStyle w:val="TableText"/>
              <w:spacing w:line="276" w:lineRule="auto"/>
              <w:rPr>
                <w:rFonts w:ascii="Century Gothic" w:hAnsi="Century Gothic" w:cstheme="minorBidi"/>
              </w:rPr>
            </w:pPr>
          </w:p>
        </w:tc>
        <w:tc>
          <w:tcPr>
            <w:tcW w:w="464" w:type="pct"/>
            <w:shd w:val="clear" w:color="auto" w:fill="auto"/>
          </w:tcPr>
          <w:p w14:paraId="5A124D90" w14:textId="37A0038E" w:rsidR="00197E4F" w:rsidRPr="00197E4F" w:rsidRDefault="00197E4F" w:rsidP="00D86312">
            <w:pPr>
              <w:pStyle w:val="TableText"/>
              <w:spacing w:line="276" w:lineRule="auto"/>
              <w:rPr>
                <w:rFonts w:ascii="Century Gothic" w:hAnsi="Century Gothic" w:cstheme="minorBidi"/>
              </w:rPr>
            </w:pPr>
          </w:p>
        </w:tc>
        <w:tc>
          <w:tcPr>
            <w:tcW w:w="537" w:type="pct"/>
            <w:shd w:val="clear" w:color="auto" w:fill="auto"/>
          </w:tcPr>
          <w:p w14:paraId="0B366788" w14:textId="77777777" w:rsidR="00BC00E8" w:rsidRPr="003176AA" w:rsidRDefault="00BC00E8" w:rsidP="00734BE3">
            <w:pPr>
              <w:pStyle w:val="TableText"/>
              <w:spacing w:line="276" w:lineRule="auto"/>
              <w:rPr>
                <w:rFonts w:ascii="Century Gothic" w:hAnsi="Century Gothic" w:cstheme="minorBidi"/>
              </w:rPr>
            </w:pPr>
          </w:p>
        </w:tc>
        <w:tc>
          <w:tcPr>
            <w:tcW w:w="797" w:type="pct"/>
            <w:shd w:val="clear" w:color="auto" w:fill="auto"/>
          </w:tcPr>
          <w:p w14:paraId="412E7432" w14:textId="5DA4C9B7" w:rsidR="00BC00E8" w:rsidRPr="00D87506" w:rsidRDefault="00BC00E8" w:rsidP="00734BE3">
            <w:pPr>
              <w:pStyle w:val="TableText"/>
              <w:spacing w:line="276" w:lineRule="auto"/>
              <w:rPr>
                <w:rFonts w:ascii="Century Gothic" w:hAnsi="Century Gothic" w:cstheme="minorBidi"/>
              </w:rPr>
            </w:pPr>
          </w:p>
        </w:tc>
      </w:tr>
      <w:tr w:rsidR="00BA6147" w:rsidRPr="003176AA" w14:paraId="124B2BDB" w14:textId="77777777" w:rsidTr="0039273E">
        <w:trPr>
          <w:cantSplit/>
          <w:trHeight w:val="70"/>
        </w:trPr>
        <w:tc>
          <w:tcPr>
            <w:tcW w:w="415" w:type="pct"/>
            <w:shd w:val="clear" w:color="auto" w:fill="auto"/>
          </w:tcPr>
          <w:p w14:paraId="33C4C421" w14:textId="5747C2E9" w:rsidR="00BA6147" w:rsidRDefault="00BA6147" w:rsidP="00734BE3">
            <w:pPr>
              <w:pStyle w:val="TableText"/>
              <w:spacing w:line="276" w:lineRule="auto"/>
              <w:rPr>
                <w:rFonts w:ascii="Century Gothic" w:hAnsi="Century Gothic" w:cstheme="minorBidi"/>
              </w:rPr>
            </w:pPr>
          </w:p>
        </w:tc>
        <w:tc>
          <w:tcPr>
            <w:tcW w:w="511" w:type="pct"/>
            <w:shd w:val="clear" w:color="auto" w:fill="auto"/>
          </w:tcPr>
          <w:p w14:paraId="1EA4F424" w14:textId="77777777" w:rsidR="00BA6147" w:rsidRPr="003176AA" w:rsidRDefault="00BA6147" w:rsidP="00734BE3">
            <w:pPr>
              <w:pStyle w:val="TableText"/>
              <w:spacing w:line="276" w:lineRule="auto"/>
              <w:rPr>
                <w:rFonts w:ascii="Century Gothic" w:hAnsi="Century Gothic" w:cstheme="minorBidi"/>
              </w:rPr>
            </w:pPr>
          </w:p>
        </w:tc>
        <w:tc>
          <w:tcPr>
            <w:tcW w:w="1857" w:type="pct"/>
            <w:shd w:val="clear" w:color="auto" w:fill="auto"/>
          </w:tcPr>
          <w:p w14:paraId="3936CDDD" w14:textId="5B0E866C" w:rsidR="00BA6147" w:rsidRDefault="00BA6147" w:rsidP="00FE1AA3">
            <w:pPr>
              <w:pStyle w:val="TableText"/>
              <w:spacing w:line="276" w:lineRule="auto"/>
              <w:rPr>
                <w:rFonts w:ascii="Century Gothic" w:hAnsi="Century Gothic" w:cstheme="minorBidi"/>
              </w:rPr>
            </w:pPr>
          </w:p>
        </w:tc>
        <w:tc>
          <w:tcPr>
            <w:tcW w:w="418" w:type="pct"/>
            <w:shd w:val="clear" w:color="auto" w:fill="auto"/>
          </w:tcPr>
          <w:p w14:paraId="06846763" w14:textId="5E4A14D8" w:rsidR="00BA6147" w:rsidRDefault="00BA6147" w:rsidP="00734BE3">
            <w:pPr>
              <w:pStyle w:val="TableText"/>
              <w:spacing w:line="276" w:lineRule="auto"/>
              <w:rPr>
                <w:rFonts w:ascii="Century Gothic" w:hAnsi="Century Gothic" w:cstheme="minorBidi"/>
              </w:rPr>
            </w:pPr>
          </w:p>
        </w:tc>
        <w:tc>
          <w:tcPr>
            <w:tcW w:w="464" w:type="pct"/>
            <w:shd w:val="clear" w:color="auto" w:fill="auto"/>
          </w:tcPr>
          <w:p w14:paraId="207EFB1D" w14:textId="6863F8BB" w:rsidR="00BA6147" w:rsidRDefault="00BA6147" w:rsidP="0068255C">
            <w:pPr>
              <w:pStyle w:val="TableText"/>
              <w:spacing w:line="276" w:lineRule="auto"/>
              <w:rPr>
                <w:rFonts w:ascii="Century Gothic" w:hAnsi="Century Gothic" w:cstheme="minorBidi"/>
              </w:rPr>
            </w:pPr>
          </w:p>
        </w:tc>
        <w:tc>
          <w:tcPr>
            <w:tcW w:w="537" w:type="pct"/>
            <w:shd w:val="clear" w:color="auto" w:fill="auto"/>
          </w:tcPr>
          <w:p w14:paraId="42743936" w14:textId="77777777" w:rsidR="00BA6147" w:rsidRPr="003176AA" w:rsidRDefault="00BA6147" w:rsidP="00734BE3">
            <w:pPr>
              <w:pStyle w:val="TableText"/>
              <w:spacing w:line="276" w:lineRule="auto"/>
              <w:rPr>
                <w:rFonts w:ascii="Century Gothic" w:hAnsi="Century Gothic" w:cstheme="minorBidi"/>
              </w:rPr>
            </w:pPr>
          </w:p>
        </w:tc>
        <w:tc>
          <w:tcPr>
            <w:tcW w:w="797" w:type="pct"/>
            <w:shd w:val="clear" w:color="auto" w:fill="auto"/>
          </w:tcPr>
          <w:p w14:paraId="7FC3B6DD" w14:textId="77777777" w:rsidR="00BA6147" w:rsidRPr="00D87506" w:rsidRDefault="00BA6147" w:rsidP="00734BE3">
            <w:pPr>
              <w:pStyle w:val="TableText"/>
              <w:spacing w:line="276" w:lineRule="auto"/>
              <w:rPr>
                <w:rFonts w:ascii="Century Gothic" w:hAnsi="Century Gothic" w:cstheme="minorBidi"/>
              </w:rPr>
            </w:pPr>
          </w:p>
        </w:tc>
      </w:tr>
      <w:bookmarkEnd w:id="9"/>
      <w:bookmarkEnd w:id="10"/>
      <w:bookmarkEnd w:id="11"/>
    </w:tbl>
    <w:p w14:paraId="7F4872BA" w14:textId="57BB5A4B" w:rsidR="002850B6" w:rsidRPr="00F97D40" w:rsidRDefault="002850B6" w:rsidP="00B04465">
      <w:pPr>
        <w:pStyle w:val="BodyText"/>
        <w:ind w:left="0"/>
        <w:rPr>
          <w:rFonts w:ascii="Century Gothic" w:hAnsi="Century Gothic" w:cstheme="minorBidi"/>
        </w:rPr>
      </w:pPr>
    </w:p>
    <w:p w14:paraId="4983E57C" w14:textId="22EB2DDC" w:rsidR="00B43E18" w:rsidRPr="00F97D40" w:rsidRDefault="00B43E18" w:rsidP="00B04465">
      <w:pPr>
        <w:pStyle w:val="BodyText"/>
        <w:ind w:left="0"/>
        <w:rPr>
          <w:rFonts w:ascii="Century Gothic" w:hAnsi="Century Gothic" w:cstheme="minorBidi"/>
        </w:rPr>
      </w:pPr>
    </w:p>
    <w:p w14:paraId="334B0AFE" w14:textId="18BAF136" w:rsidR="00B43E18" w:rsidRPr="00F97D40" w:rsidRDefault="00B43E18" w:rsidP="00B04465">
      <w:pPr>
        <w:pStyle w:val="BodyText"/>
        <w:ind w:left="0"/>
        <w:rPr>
          <w:rFonts w:ascii="Century Gothic" w:hAnsi="Century Gothic" w:cstheme="minorBidi"/>
        </w:rPr>
      </w:pPr>
    </w:p>
    <w:p w14:paraId="56C46AD3" w14:textId="2DA0481A" w:rsidR="00B43E18" w:rsidRPr="00F97D40" w:rsidRDefault="00B43E18" w:rsidP="00B04465">
      <w:pPr>
        <w:pStyle w:val="BodyText"/>
        <w:ind w:left="0"/>
        <w:rPr>
          <w:rFonts w:ascii="Century Gothic" w:hAnsi="Century Gothic" w:cstheme="minorBidi"/>
        </w:rPr>
      </w:pPr>
    </w:p>
    <w:p w14:paraId="78FAC75D" w14:textId="7560C612" w:rsidR="00B43E18" w:rsidRPr="00F97D40" w:rsidRDefault="00B43E18" w:rsidP="00B04465">
      <w:pPr>
        <w:pStyle w:val="BodyText"/>
        <w:ind w:left="0"/>
        <w:rPr>
          <w:rFonts w:ascii="Century Gothic" w:hAnsi="Century Gothic" w:cstheme="minorBidi"/>
        </w:rPr>
      </w:pPr>
    </w:p>
    <w:p w14:paraId="1C9B9701" w14:textId="3D96ADB6" w:rsidR="00B43E18" w:rsidRPr="00F97D40" w:rsidRDefault="00B43E18" w:rsidP="00B04465">
      <w:pPr>
        <w:pStyle w:val="BodyText"/>
        <w:ind w:left="0"/>
        <w:rPr>
          <w:rFonts w:ascii="Century Gothic" w:hAnsi="Century Gothic" w:cstheme="minorBidi"/>
        </w:rPr>
      </w:pPr>
    </w:p>
    <w:p w14:paraId="589300AC" w14:textId="63A0C795" w:rsidR="00B43E18" w:rsidRPr="00F97D40" w:rsidRDefault="00B43E18" w:rsidP="00B04465">
      <w:pPr>
        <w:pStyle w:val="BodyText"/>
        <w:ind w:left="0"/>
        <w:rPr>
          <w:rFonts w:ascii="Century Gothic" w:hAnsi="Century Gothic" w:cstheme="minorBidi"/>
        </w:rPr>
      </w:pPr>
    </w:p>
    <w:p w14:paraId="2A1583AF" w14:textId="70907F4D" w:rsidR="00B43E18" w:rsidRPr="00F97D40" w:rsidRDefault="00B43E18" w:rsidP="00B04465">
      <w:pPr>
        <w:pStyle w:val="BodyText"/>
        <w:ind w:left="0"/>
        <w:rPr>
          <w:rFonts w:ascii="Century Gothic" w:hAnsi="Century Gothic" w:cstheme="minorBidi"/>
        </w:rPr>
      </w:pPr>
    </w:p>
    <w:p w14:paraId="7270AEBF" w14:textId="32126909" w:rsidR="00B43E18" w:rsidRPr="00F97D40" w:rsidRDefault="00B43E18" w:rsidP="00B04465">
      <w:pPr>
        <w:pStyle w:val="BodyText"/>
        <w:ind w:left="0"/>
        <w:rPr>
          <w:rFonts w:ascii="Century Gothic" w:hAnsi="Century Gothic" w:cstheme="minorBidi"/>
        </w:rPr>
      </w:pPr>
    </w:p>
    <w:p w14:paraId="07545916" w14:textId="2EF50705" w:rsidR="00C92B05" w:rsidRPr="00F97D40" w:rsidRDefault="00C92B05" w:rsidP="00B04465">
      <w:pPr>
        <w:pStyle w:val="BodyText"/>
        <w:ind w:left="0"/>
        <w:rPr>
          <w:rFonts w:ascii="Century Gothic" w:hAnsi="Century Gothic" w:cstheme="minorBidi"/>
        </w:rPr>
      </w:pPr>
    </w:p>
    <w:p w14:paraId="091B07BD" w14:textId="44C7F771" w:rsidR="00C92B05" w:rsidRPr="00F97D40" w:rsidRDefault="00C92B05" w:rsidP="00B04465">
      <w:pPr>
        <w:pStyle w:val="BodyText"/>
        <w:ind w:left="0"/>
        <w:rPr>
          <w:rFonts w:ascii="Century Gothic" w:hAnsi="Century Gothic" w:cstheme="minorBidi"/>
        </w:rPr>
      </w:pPr>
    </w:p>
    <w:p w14:paraId="466C913A" w14:textId="45BC1575" w:rsidR="00C92B05" w:rsidRPr="00F97D40" w:rsidRDefault="00C92B05" w:rsidP="00B04465">
      <w:pPr>
        <w:pStyle w:val="BodyText"/>
        <w:ind w:left="0"/>
        <w:rPr>
          <w:rFonts w:ascii="Century Gothic" w:hAnsi="Century Gothic" w:cstheme="minorBidi"/>
        </w:rPr>
      </w:pPr>
    </w:p>
    <w:p w14:paraId="5B901254" w14:textId="073B8951" w:rsidR="00C92B05" w:rsidRPr="00F97D40" w:rsidRDefault="00C92B05" w:rsidP="00B04465">
      <w:pPr>
        <w:pStyle w:val="BodyText"/>
        <w:ind w:left="0"/>
        <w:rPr>
          <w:rFonts w:ascii="Century Gothic" w:hAnsi="Century Gothic" w:cstheme="minorBidi"/>
        </w:rPr>
      </w:pPr>
    </w:p>
    <w:p w14:paraId="1E7D20B4" w14:textId="77777777" w:rsidR="0059151F" w:rsidRPr="00F97D40" w:rsidRDefault="0059151F">
      <w:pPr>
        <w:rPr>
          <w:rFonts w:ascii="Century Gothic" w:hAnsi="Century Gothic" w:cstheme="minorBidi"/>
          <w:color w:val="606064"/>
          <w:kern w:val="32"/>
          <w:sz w:val="44"/>
          <w:szCs w:val="44"/>
        </w:rPr>
      </w:pPr>
      <w:bookmarkStart w:id="154" w:name="_Toc102756885"/>
      <w:r w:rsidRPr="00F97D40">
        <w:br w:type="page"/>
      </w:r>
    </w:p>
    <w:p w14:paraId="4AE9638F" w14:textId="20455290" w:rsidR="003851CD" w:rsidRPr="003176AA" w:rsidRDefault="003851CD" w:rsidP="003851CD">
      <w:pPr>
        <w:pStyle w:val="Heading1"/>
      </w:pPr>
      <w:r>
        <w:lastRenderedPageBreak/>
        <w:t>Document Release Information</w:t>
      </w:r>
      <w:bookmarkEnd w:id="154"/>
    </w:p>
    <w:p w14:paraId="3C19558E" w14:textId="77777777" w:rsidR="00A80950" w:rsidRPr="003176AA" w:rsidRDefault="00A80950" w:rsidP="00A80950">
      <w:pPr>
        <w:pStyle w:val="BodyText"/>
        <w:ind w:left="0"/>
        <w:rPr>
          <w:rFonts w:ascii="Century Gothic" w:hAnsi="Century Gothic" w:cstheme="minorBidi"/>
        </w:rPr>
      </w:pPr>
      <w:r w:rsidRPr="003176AA">
        <w:rPr>
          <w:rStyle w:val="Command"/>
          <w:rFonts w:ascii="Century Gothic" w:hAnsi="Century Gothic" w:cstheme="minorBidi"/>
          <w:sz w:val="20"/>
          <w:szCs w:val="20"/>
        </w:rPr>
        <w:t>Every change made to the document following the initial delivery MUST be shown in detail in this table</w:t>
      </w:r>
    </w:p>
    <w:tbl>
      <w:tblPr>
        <w:tblW w:w="5498" w:type="pct"/>
        <w:tblInd w:w="-1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0" w:type="dxa"/>
          <w:right w:w="0" w:type="dxa"/>
        </w:tblCellMar>
        <w:tblLook w:val="04A0" w:firstRow="1" w:lastRow="0" w:firstColumn="1" w:lastColumn="0" w:noHBand="0" w:noVBand="1"/>
      </w:tblPr>
      <w:tblGrid>
        <w:gridCol w:w="587"/>
        <w:gridCol w:w="1756"/>
        <w:gridCol w:w="1022"/>
        <w:gridCol w:w="1186"/>
        <w:gridCol w:w="3711"/>
        <w:gridCol w:w="1145"/>
        <w:gridCol w:w="874"/>
      </w:tblGrid>
      <w:tr w:rsidR="00A80950" w:rsidRPr="00565B0D" w14:paraId="115CB1CF" w14:textId="77777777" w:rsidTr="00992E19">
        <w:trPr>
          <w:cantSplit/>
          <w:trHeight w:val="411"/>
          <w:tblHeader/>
        </w:trPr>
        <w:tc>
          <w:tcPr>
            <w:tcW w:w="285" w:type="pct"/>
            <w:shd w:val="clear" w:color="auto" w:fill="A6A6A6" w:themeFill="background1" w:themeFillShade="A6"/>
            <w:tcMar>
              <w:top w:w="0" w:type="dxa"/>
              <w:left w:w="115" w:type="dxa"/>
              <w:bottom w:w="0" w:type="dxa"/>
              <w:right w:w="115" w:type="dxa"/>
            </w:tcMar>
            <w:vAlign w:val="center"/>
            <w:hideMark/>
          </w:tcPr>
          <w:p w14:paraId="32F40161" w14:textId="77777777" w:rsidR="00A80950" w:rsidRPr="00565B0D" w:rsidRDefault="00A80950" w:rsidP="00992E19">
            <w:pPr>
              <w:pStyle w:val="HeaderTable"/>
              <w:jc w:val="both"/>
              <w:rPr>
                <w:rFonts w:ascii="Century Gothic" w:hAnsi="Century Gothic" w:cstheme="minorBidi"/>
                <w:color w:val="FFFFFF" w:themeColor="background1"/>
                <w:szCs w:val="18"/>
              </w:rPr>
            </w:pPr>
            <w:r w:rsidRPr="00565B0D">
              <w:rPr>
                <w:rFonts w:ascii="Century Gothic" w:hAnsi="Century Gothic" w:cstheme="minorBidi"/>
                <w:color w:val="FFFFFF" w:themeColor="background1"/>
                <w:szCs w:val="18"/>
              </w:rPr>
              <w:t>SW Ver.</w:t>
            </w:r>
          </w:p>
        </w:tc>
        <w:tc>
          <w:tcPr>
            <w:tcW w:w="854" w:type="pct"/>
            <w:shd w:val="clear" w:color="auto" w:fill="A6A6A6" w:themeFill="background1" w:themeFillShade="A6"/>
            <w:tcMar>
              <w:top w:w="0" w:type="dxa"/>
              <w:left w:w="115" w:type="dxa"/>
              <w:bottom w:w="0" w:type="dxa"/>
              <w:right w:w="115" w:type="dxa"/>
            </w:tcMar>
            <w:vAlign w:val="center"/>
            <w:hideMark/>
          </w:tcPr>
          <w:p w14:paraId="55E5A314" w14:textId="77777777" w:rsidR="00A80950" w:rsidRPr="00565B0D" w:rsidRDefault="00A80950" w:rsidP="00992E19">
            <w:pPr>
              <w:pStyle w:val="HeaderTable"/>
              <w:jc w:val="both"/>
              <w:rPr>
                <w:rFonts w:ascii="Century Gothic" w:hAnsi="Century Gothic" w:cstheme="minorBidi"/>
                <w:color w:val="FFFFFF" w:themeColor="background1"/>
                <w:szCs w:val="18"/>
              </w:rPr>
            </w:pPr>
            <w:r w:rsidRPr="00565B0D">
              <w:rPr>
                <w:rFonts w:ascii="Century Gothic" w:hAnsi="Century Gothic" w:cstheme="minorBidi"/>
                <w:color w:val="FFFFFF" w:themeColor="background1"/>
                <w:szCs w:val="18"/>
              </w:rPr>
              <w:t>Editor/Author</w:t>
            </w:r>
          </w:p>
        </w:tc>
        <w:tc>
          <w:tcPr>
            <w:tcW w:w="497" w:type="pct"/>
            <w:shd w:val="clear" w:color="auto" w:fill="A6A6A6" w:themeFill="background1" w:themeFillShade="A6"/>
            <w:vAlign w:val="center"/>
          </w:tcPr>
          <w:p w14:paraId="65AE22FC" w14:textId="77777777" w:rsidR="00A80950" w:rsidRPr="00565B0D" w:rsidRDefault="00A80950" w:rsidP="00992E19">
            <w:pPr>
              <w:pStyle w:val="HeaderTable"/>
              <w:jc w:val="center"/>
              <w:rPr>
                <w:rFonts w:ascii="Century Gothic" w:hAnsi="Century Gothic" w:cstheme="minorBidi"/>
                <w:color w:val="FFFFFF" w:themeColor="background1"/>
                <w:szCs w:val="18"/>
              </w:rPr>
            </w:pPr>
            <w:r>
              <w:rPr>
                <w:rFonts w:ascii="Century Gothic" w:hAnsi="Century Gothic" w:cstheme="minorBidi"/>
                <w:color w:val="FFFFFF" w:themeColor="background1"/>
                <w:szCs w:val="18"/>
              </w:rPr>
              <w:t>Application</w:t>
            </w:r>
          </w:p>
        </w:tc>
        <w:tc>
          <w:tcPr>
            <w:tcW w:w="577" w:type="pct"/>
            <w:shd w:val="clear" w:color="auto" w:fill="A6A6A6" w:themeFill="background1" w:themeFillShade="A6"/>
            <w:tcMar>
              <w:top w:w="0" w:type="dxa"/>
              <w:left w:w="115" w:type="dxa"/>
              <w:bottom w:w="0" w:type="dxa"/>
              <w:right w:w="115" w:type="dxa"/>
            </w:tcMar>
            <w:vAlign w:val="center"/>
            <w:hideMark/>
          </w:tcPr>
          <w:p w14:paraId="64810CE3" w14:textId="77777777" w:rsidR="00A80950" w:rsidRPr="00565B0D" w:rsidRDefault="00A80950" w:rsidP="00992E19">
            <w:pPr>
              <w:pStyle w:val="HeaderTable"/>
              <w:jc w:val="both"/>
              <w:rPr>
                <w:rFonts w:ascii="Century Gothic" w:eastAsiaTheme="minorHAnsi" w:hAnsi="Century Gothic" w:cstheme="minorBidi"/>
                <w:color w:val="FFFFFF" w:themeColor="background1"/>
                <w:szCs w:val="18"/>
              </w:rPr>
            </w:pPr>
            <w:r w:rsidRPr="00565B0D">
              <w:rPr>
                <w:rFonts w:ascii="Century Gothic" w:hAnsi="Century Gothic" w:cstheme="minorBidi"/>
                <w:color w:val="FFFFFF" w:themeColor="background1"/>
                <w:szCs w:val="18"/>
              </w:rPr>
              <w:t>Edit Date</w:t>
            </w:r>
          </w:p>
          <w:p w14:paraId="45D85D85" w14:textId="77777777" w:rsidR="00A80950" w:rsidRPr="00565B0D" w:rsidRDefault="00A80950" w:rsidP="00992E19">
            <w:pPr>
              <w:pStyle w:val="HeaderTable"/>
              <w:jc w:val="both"/>
              <w:rPr>
                <w:rFonts w:ascii="Century Gothic" w:hAnsi="Century Gothic" w:cstheme="minorBidi"/>
                <w:color w:val="FFFFFF" w:themeColor="background1"/>
                <w:szCs w:val="18"/>
              </w:rPr>
            </w:pPr>
          </w:p>
        </w:tc>
        <w:tc>
          <w:tcPr>
            <w:tcW w:w="1805" w:type="pct"/>
            <w:shd w:val="clear" w:color="auto" w:fill="A6A6A6" w:themeFill="background1" w:themeFillShade="A6"/>
            <w:tcMar>
              <w:top w:w="0" w:type="dxa"/>
              <w:left w:w="115" w:type="dxa"/>
              <w:bottom w:w="0" w:type="dxa"/>
              <w:right w:w="115" w:type="dxa"/>
            </w:tcMar>
            <w:vAlign w:val="center"/>
            <w:hideMark/>
          </w:tcPr>
          <w:p w14:paraId="1888973A" w14:textId="77777777" w:rsidR="00A80950" w:rsidRPr="00565B0D" w:rsidRDefault="00A80950" w:rsidP="00992E19">
            <w:pPr>
              <w:pStyle w:val="HeaderTable"/>
              <w:jc w:val="both"/>
              <w:rPr>
                <w:rFonts w:ascii="Century Gothic" w:hAnsi="Century Gothic" w:cstheme="minorBidi"/>
                <w:color w:val="FFFFFF" w:themeColor="background1"/>
                <w:szCs w:val="18"/>
              </w:rPr>
            </w:pPr>
            <w:r>
              <w:rPr>
                <w:rFonts w:ascii="Century Gothic" w:hAnsi="Century Gothic" w:cstheme="minorBidi"/>
                <w:color w:val="FFFFFF" w:themeColor="background1"/>
                <w:szCs w:val="18"/>
              </w:rPr>
              <w:t xml:space="preserve">Section / </w:t>
            </w:r>
            <w:r w:rsidRPr="00565B0D">
              <w:rPr>
                <w:rFonts w:ascii="Century Gothic" w:hAnsi="Century Gothic" w:cstheme="minorBidi"/>
                <w:color w:val="FFFFFF" w:themeColor="background1"/>
                <w:szCs w:val="18"/>
              </w:rPr>
              <w:t>Changes</w:t>
            </w:r>
          </w:p>
        </w:tc>
        <w:tc>
          <w:tcPr>
            <w:tcW w:w="557" w:type="pct"/>
            <w:shd w:val="clear" w:color="auto" w:fill="A6A6A6" w:themeFill="background1" w:themeFillShade="A6"/>
            <w:tcMar>
              <w:top w:w="0" w:type="dxa"/>
              <w:left w:w="115" w:type="dxa"/>
              <w:bottom w:w="0" w:type="dxa"/>
              <w:right w:w="115" w:type="dxa"/>
            </w:tcMar>
            <w:vAlign w:val="center"/>
            <w:hideMark/>
          </w:tcPr>
          <w:p w14:paraId="4B1E52BA" w14:textId="77777777" w:rsidR="00A80950" w:rsidRPr="00565B0D" w:rsidRDefault="00A80950" w:rsidP="00992E19">
            <w:pPr>
              <w:pStyle w:val="HeaderTable"/>
              <w:jc w:val="both"/>
              <w:rPr>
                <w:rFonts w:ascii="Century Gothic" w:hAnsi="Century Gothic" w:cstheme="minorBidi"/>
                <w:color w:val="FFFFFF" w:themeColor="background1"/>
                <w:szCs w:val="18"/>
              </w:rPr>
            </w:pPr>
            <w:r w:rsidRPr="00565B0D">
              <w:rPr>
                <w:rFonts w:ascii="Century Gothic" w:hAnsi="Century Gothic" w:cstheme="minorBidi"/>
                <w:color w:val="FFFFFF" w:themeColor="background1"/>
                <w:szCs w:val="18"/>
              </w:rPr>
              <w:t>Approving Manager</w:t>
            </w:r>
          </w:p>
        </w:tc>
        <w:tc>
          <w:tcPr>
            <w:tcW w:w="425" w:type="pct"/>
            <w:shd w:val="clear" w:color="auto" w:fill="A6A6A6" w:themeFill="background1" w:themeFillShade="A6"/>
            <w:vAlign w:val="center"/>
          </w:tcPr>
          <w:p w14:paraId="65588E6C" w14:textId="77777777" w:rsidR="00A80950" w:rsidRPr="00565B0D" w:rsidRDefault="00A80950" w:rsidP="00992E19">
            <w:pPr>
              <w:pStyle w:val="HeaderTable"/>
              <w:jc w:val="center"/>
              <w:rPr>
                <w:rFonts w:ascii="Century Gothic" w:hAnsi="Century Gothic" w:cstheme="minorBidi"/>
                <w:color w:val="FFFFFF" w:themeColor="background1"/>
                <w:szCs w:val="18"/>
              </w:rPr>
            </w:pPr>
            <w:r w:rsidRPr="00565B0D">
              <w:rPr>
                <w:rFonts w:ascii="Century Gothic" w:hAnsi="Century Gothic" w:cstheme="minorBidi"/>
                <w:color w:val="FFFFFF" w:themeColor="background1"/>
                <w:szCs w:val="18"/>
              </w:rPr>
              <w:t>Version</w:t>
            </w:r>
          </w:p>
        </w:tc>
      </w:tr>
      <w:tr w:rsidR="00BE46C2" w:rsidRPr="00565B0D" w14:paraId="777660AB" w14:textId="77777777" w:rsidTr="00992E19">
        <w:trPr>
          <w:cantSplit/>
          <w:trHeight w:val="411"/>
          <w:tblHeader/>
        </w:trPr>
        <w:tc>
          <w:tcPr>
            <w:tcW w:w="285" w:type="pct"/>
            <w:shd w:val="clear" w:color="auto" w:fill="auto"/>
            <w:tcMar>
              <w:top w:w="0" w:type="dxa"/>
              <w:left w:w="115" w:type="dxa"/>
              <w:bottom w:w="0" w:type="dxa"/>
              <w:right w:w="115" w:type="dxa"/>
            </w:tcMar>
          </w:tcPr>
          <w:p w14:paraId="629199FE" w14:textId="45C2EE37" w:rsidR="00BE46C2" w:rsidRPr="00565B0D" w:rsidRDefault="00CF79E8" w:rsidP="00BE46C2">
            <w:pPr>
              <w:pStyle w:val="HeaderTable"/>
              <w:jc w:val="center"/>
              <w:rPr>
                <w:rFonts w:ascii="Century Gothic" w:hAnsi="Century Gothic" w:cstheme="minorBidi"/>
                <w:b w:val="0"/>
                <w:szCs w:val="18"/>
              </w:rPr>
            </w:pPr>
            <w:r>
              <w:rPr>
                <w:rFonts w:ascii="Century Gothic" w:hAnsi="Century Gothic" w:cstheme="minorBidi"/>
                <w:b w:val="0"/>
                <w:szCs w:val="18"/>
              </w:rPr>
              <w:t>V 1.0</w:t>
            </w:r>
          </w:p>
        </w:tc>
        <w:tc>
          <w:tcPr>
            <w:tcW w:w="854" w:type="pct"/>
            <w:shd w:val="clear" w:color="auto" w:fill="auto"/>
            <w:tcMar>
              <w:top w:w="0" w:type="dxa"/>
              <w:left w:w="115" w:type="dxa"/>
              <w:bottom w:w="0" w:type="dxa"/>
              <w:right w:w="115" w:type="dxa"/>
            </w:tcMar>
          </w:tcPr>
          <w:p w14:paraId="06CD845C" w14:textId="4ECCBDEF" w:rsidR="00BE46C2" w:rsidRDefault="00AC3F10" w:rsidP="00BE46C2">
            <w:pPr>
              <w:pStyle w:val="HeaderTable"/>
              <w:rPr>
                <w:rFonts w:ascii="Century Gothic" w:hAnsi="Century Gothic" w:cstheme="minorBidi"/>
                <w:b w:val="0"/>
                <w:szCs w:val="18"/>
              </w:rPr>
            </w:pPr>
            <w:r>
              <w:rPr>
                <w:rFonts w:ascii="Century Gothic" w:hAnsi="Century Gothic" w:cstheme="minorBidi"/>
                <w:b w:val="0"/>
                <w:szCs w:val="18"/>
              </w:rPr>
              <w:t>Humprey Ramirez</w:t>
            </w:r>
          </w:p>
        </w:tc>
        <w:tc>
          <w:tcPr>
            <w:tcW w:w="497" w:type="pct"/>
          </w:tcPr>
          <w:p w14:paraId="155B8428" w14:textId="5AEA25FF" w:rsidR="00BE46C2" w:rsidRDefault="00BE46C2" w:rsidP="00BE46C2">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72E9B7FD" w14:textId="346B31C6" w:rsidR="00BE46C2" w:rsidRDefault="00AC3F10" w:rsidP="00BE46C2">
            <w:pPr>
              <w:pStyle w:val="HeaderTable"/>
              <w:jc w:val="center"/>
              <w:rPr>
                <w:rFonts w:ascii="Century Gothic" w:hAnsi="Century Gothic" w:cstheme="minorBidi"/>
                <w:b w:val="0"/>
                <w:szCs w:val="18"/>
              </w:rPr>
            </w:pPr>
            <w:r>
              <w:rPr>
                <w:rFonts w:ascii="Century Gothic" w:hAnsi="Century Gothic" w:cstheme="minorBidi"/>
                <w:b w:val="0"/>
                <w:szCs w:val="18"/>
              </w:rPr>
              <w:t>11</w:t>
            </w:r>
            <w:r w:rsidR="00CF79E8">
              <w:rPr>
                <w:rFonts w:ascii="Century Gothic" w:hAnsi="Century Gothic" w:cstheme="minorBidi"/>
                <w:b w:val="0"/>
                <w:szCs w:val="18"/>
              </w:rPr>
              <w:t>/</w:t>
            </w:r>
            <w:r w:rsidR="00F07613">
              <w:rPr>
                <w:rFonts w:ascii="Century Gothic" w:hAnsi="Century Gothic" w:cstheme="minorBidi"/>
                <w:b w:val="0"/>
                <w:szCs w:val="18"/>
              </w:rPr>
              <w:t>17</w:t>
            </w:r>
            <w:r w:rsidR="00CF79E8">
              <w:rPr>
                <w:rFonts w:ascii="Century Gothic" w:hAnsi="Century Gothic" w:cstheme="minorBidi"/>
                <w:b w:val="0"/>
                <w:szCs w:val="18"/>
              </w:rPr>
              <w:t>/2022</w:t>
            </w:r>
          </w:p>
        </w:tc>
        <w:tc>
          <w:tcPr>
            <w:tcW w:w="1805" w:type="pct"/>
            <w:shd w:val="clear" w:color="auto" w:fill="auto"/>
            <w:tcMar>
              <w:top w:w="0" w:type="dxa"/>
              <w:left w:w="115" w:type="dxa"/>
              <w:bottom w:w="0" w:type="dxa"/>
              <w:right w:w="115" w:type="dxa"/>
            </w:tcMar>
          </w:tcPr>
          <w:p w14:paraId="0B444D5D" w14:textId="0901C1C1" w:rsidR="00BE46C2" w:rsidRDefault="00CF79E8" w:rsidP="00BE46C2">
            <w:pPr>
              <w:pStyle w:val="HeaderTable"/>
              <w:rPr>
                <w:rFonts w:ascii="Century Gothic" w:hAnsi="Century Gothic" w:cstheme="minorBidi"/>
                <w:b w:val="0"/>
                <w:szCs w:val="18"/>
              </w:rPr>
            </w:pPr>
            <w:r>
              <w:rPr>
                <w:rFonts w:ascii="Century Gothic" w:hAnsi="Century Gothic" w:cstheme="minorBidi"/>
                <w:b w:val="0"/>
                <w:szCs w:val="18"/>
              </w:rPr>
              <w:t>Initial draft</w:t>
            </w:r>
          </w:p>
        </w:tc>
        <w:tc>
          <w:tcPr>
            <w:tcW w:w="557" w:type="pct"/>
            <w:shd w:val="clear" w:color="auto" w:fill="auto"/>
            <w:tcMar>
              <w:top w:w="0" w:type="dxa"/>
              <w:left w:w="115" w:type="dxa"/>
              <w:bottom w:w="0" w:type="dxa"/>
              <w:right w:w="115" w:type="dxa"/>
            </w:tcMar>
          </w:tcPr>
          <w:p w14:paraId="5658A45A" w14:textId="77777777" w:rsidR="00BE46C2" w:rsidRPr="00565B0D" w:rsidRDefault="00BE46C2" w:rsidP="00BE46C2">
            <w:pPr>
              <w:pStyle w:val="HeaderTable"/>
              <w:jc w:val="center"/>
              <w:rPr>
                <w:rFonts w:ascii="Century Gothic" w:hAnsi="Century Gothic" w:cstheme="minorBidi"/>
                <w:b w:val="0"/>
                <w:szCs w:val="18"/>
              </w:rPr>
            </w:pPr>
          </w:p>
        </w:tc>
        <w:tc>
          <w:tcPr>
            <w:tcW w:w="425" w:type="pct"/>
          </w:tcPr>
          <w:p w14:paraId="21A5FA0C" w14:textId="0BF6DA70" w:rsidR="00BE46C2" w:rsidRPr="00565B0D" w:rsidRDefault="00CF79E8" w:rsidP="00BE46C2">
            <w:pPr>
              <w:pStyle w:val="HeaderTable"/>
              <w:jc w:val="center"/>
              <w:rPr>
                <w:rFonts w:ascii="Century Gothic" w:hAnsi="Century Gothic" w:cstheme="minorBidi"/>
                <w:b w:val="0"/>
                <w:szCs w:val="18"/>
              </w:rPr>
            </w:pPr>
            <w:r>
              <w:rPr>
                <w:rFonts w:ascii="Century Gothic" w:hAnsi="Century Gothic" w:cstheme="minorBidi"/>
                <w:b w:val="0"/>
                <w:szCs w:val="18"/>
              </w:rPr>
              <w:t>V 1.0</w:t>
            </w:r>
          </w:p>
        </w:tc>
      </w:tr>
      <w:tr w:rsidR="006B0EDB" w:rsidRPr="00565B0D" w14:paraId="3454CDD6" w14:textId="77777777" w:rsidTr="00992E19">
        <w:trPr>
          <w:cantSplit/>
          <w:trHeight w:val="411"/>
          <w:tblHeader/>
        </w:trPr>
        <w:tc>
          <w:tcPr>
            <w:tcW w:w="285" w:type="pct"/>
            <w:shd w:val="clear" w:color="auto" w:fill="auto"/>
            <w:tcMar>
              <w:top w:w="0" w:type="dxa"/>
              <w:left w:w="115" w:type="dxa"/>
              <w:bottom w:w="0" w:type="dxa"/>
              <w:right w:w="115" w:type="dxa"/>
            </w:tcMar>
          </w:tcPr>
          <w:p w14:paraId="201A4B7A" w14:textId="1064D054" w:rsidR="006B0EDB" w:rsidRPr="00565B0D" w:rsidRDefault="006B0EDB" w:rsidP="006B0EDB">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2BCE5D90" w14:textId="1DD38FFC" w:rsidR="006B0EDB" w:rsidRDefault="006B0EDB" w:rsidP="006B0EDB">
            <w:pPr>
              <w:pStyle w:val="HeaderTable"/>
              <w:rPr>
                <w:rFonts w:ascii="Century Gothic" w:hAnsi="Century Gothic" w:cstheme="minorBidi"/>
                <w:b w:val="0"/>
                <w:szCs w:val="18"/>
              </w:rPr>
            </w:pPr>
          </w:p>
        </w:tc>
        <w:tc>
          <w:tcPr>
            <w:tcW w:w="497" w:type="pct"/>
          </w:tcPr>
          <w:p w14:paraId="26E839C7" w14:textId="797047AC" w:rsidR="006B0EDB" w:rsidRDefault="006B0EDB" w:rsidP="006B0EDB">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35FD4050" w14:textId="2D2FCCE1" w:rsidR="006B0EDB" w:rsidRDefault="006B0EDB" w:rsidP="006B0EDB">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4F991FAB" w14:textId="18310F97" w:rsidR="00EF10BB" w:rsidRDefault="00EF10BB" w:rsidP="00E34660">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4060BE75" w14:textId="77777777" w:rsidR="006B0EDB" w:rsidRPr="00565B0D" w:rsidRDefault="006B0EDB" w:rsidP="006B0EDB">
            <w:pPr>
              <w:pStyle w:val="HeaderTable"/>
              <w:jc w:val="center"/>
              <w:rPr>
                <w:rFonts w:ascii="Century Gothic" w:hAnsi="Century Gothic" w:cstheme="minorBidi"/>
                <w:b w:val="0"/>
                <w:szCs w:val="18"/>
              </w:rPr>
            </w:pPr>
          </w:p>
        </w:tc>
        <w:tc>
          <w:tcPr>
            <w:tcW w:w="425" w:type="pct"/>
          </w:tcPr>
          <w:p w14:paraId="5A777874" w14:textId="1C660937" w:rsidR="006B0EDB" w:rsidRPr="00565B0D" w:rsidRDefault="006B0EDB" w:rsidP="006B0EDB">
            <w:pPr>
              <w:pStyle w:val="HeaderTable"/>
              <w:jc w:val="center"/>
              <w:rPr>
                <w:rFonts w:ascii="Century Gothic" w:hAnsi="Century Gothic" w:cstheme="minorBidi"/>
                <w:b w:val="0"/>
                <w:szCs w:val="18"/>
              </w:rPr>
            </w:pPr>
          </w:p>
        </w:tc>
      </w:tr>
      <w:tr w:rsidR="0055709B" w:rsidRPr="00565B0D" w14:paraId="26C01A00" w14:textId="77777777" w:rsidTr="00992E19">
        <w:trPr>
          <w:cantSplit/>
          <w:trHeight w:val="411"/>
          <w:tblHeader/>
        </w:trPr>
        <w:tc>
          <w:tcPr>
            <w:tcW w:w="285" w:type="pct"/>
            <w:shd w:val="clear" w:color="auto" w:fill="auto"/>
            <w:tcMar>
              <w:top w:w="0" w:type="dxa"/>
              <w:left w:w="115" w:type="dxa"/>
              <w:bottom w:w="0" w:type="dxa"/>
              <w:right w:w="115" w:type="dxa"/>
            </w:tcMar>
          </w:tcPr>
          <w:p w14:paraId="4D4EDE48" w14:textId="0698EFB9" w:rsidR="0055709B" w:rsidRPr="00565B0D" w:rsidRDefault="0055709B" w:rsidP="0055709B">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65B25D53" w14:textId="49FDCF8C" w:rsidR="0055709B" w:rsidRDefault="0055709B" w:rsidP="0055709B">
            <w:pPr>
              <w:pStyle w:val="HeaderTable"/>
              <w:rPr>
                <w:rFonts w:ascii="Century Gothic" w:hAnsi="Century Gothic" w:cstheme="minorBidi"/>
                <w:b w:val="0"/>
                <w:szCs w:val="18"/>
              </w:rPr>
            </w:pPr>
          </w:p>
        </w:tc>
        <w:tc>
          <w:tcPr>
            <w:tcW w:w="497" w:type="pct"/>
          </w:tcPr>
          <w:p w14:paraId="06B32BF2" w14:textId="052FFB2F" w:rsidR="0055709B" w:rsidRDefault="0055709B" w:rsidP="0055709B">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22A9A0E2" w14:textId="63CCFC74" w:rsidR="0055709B" w:rsidRDefault="0055709B" w:rsidP="0055709B">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608DB9E5" w14:textId="3364044A" w:rsidR="0055709B" w:rsidRDefault="0055709B" w:rsidP="0055709B">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38215E15" w14:textId="77777777" w:rsidR="0055709B" w:rsidRPr="00565B0D" w:rsidRDefault="0055709B" w:rsidP="0055709B">
            <w:pPr>
              <w:pStyle w:val="HeaderTable"/>
              <w:jc w:val="center"/>
              <w:rPr>
                <w:rFonts w:ascii="Century Gothic" w:hAnsi="Century Gothic" w:cstheme="minorBidi"/>
                <w:b w:val="0"/>
                <w:szCs w:val="18"/>
              </w:rPr>
            </w:pPr>
          </w:p>
        </w:tc>
        <w:tc>
          <w:tcPr>
            <w:tcW w:w="425" w:type="pct"/>
          </w:tcPr>
          <w:p w14:paraId="732327F0" w14:textId="58476B85" w:rsidR="0055709B" w:rsidRPr="00565B0D" w:rsidRDefault="0055709B" w:rsidP="0055709B">
            <w:pPr>
              <w:pStyle w:val="HeaderTable"/>
              <w:jc w:val="center"/>
              <w:rPr>
                <w:rFonts w:ascii="Century Gothic" w:hAnsi="Century Gothic" w:cstheme="minorBidi"/>
                <w:b w:val="0"/>
                <w:szCs w:val="18"/>
              </w:rPr>
            </w:pPr>
          </w:p>
        </w:tc>
      </w:tr>
      <w:tr w:rsidR="00EF1CB1" w:rsidRPr="00565B0D" w14:paraId="3A7E1506" w14:textId="77777777" w:rsidTr="00992E19">
        <w:trPr>
          <w:cantSplit/>
          <w:trHeight w:val="411"/>
          <w:tblHeader/>
        </w:trPr>
        <w:tc>
          <w:tcPr>
            <w:tcW w:w="285" w:type="pct"/>
            <w:shd w:val="clear" w:color="auto" w:fill="auto"/>
            <w:tcMar>
              <w:top w:w="0" w:type="dxa"/>
              <w:left w:w="115" w:type="dxa"/>
              <w:bottom w:w="0" w:type="dxa"/>
              <w:right w:w="115" w:type="dxa"/>
            </w:tcMar>
          </w:tcPr>
          <w:p w14:paraId="58C79DF0" w14:textId="34315171" w:rsidR="00EF1CB1" w:rsidRPr="00565B0D" w:rsidRDefault="00EF1CB1" w:rsidP="00EF1CB1">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7D02E350" w14:textId="0A274362" w:rsidR="00EF1CB1" w:rsidRDefault="00EF1CB1" w:rsidP="00EF1CB1">
            <w:pPr>
              <w:pStyle w:val="HeaderTable"/>
              <w:rPr>
                <w:rFonts w:ascii="Century Gothic" w:hAnsi="Century Gothic" w:cstheme="minorBidi"/>
                <w:b w:val="0"/>
                <w:szCs w:val="18"/>
              </w:rPr>
            </w:pPr>
          </w:p>
        </w:tc>
        <w:tc>
          <w:tcPr>
            <w:tcW w:w="497" w:type="pct"/>
          </w:tcPr>
          <w:p w14:paraId="72D7802D" w14:textId="6D48A110" w:rsidR="00EF1CB1" w:rsidRDefault="00EF1CB1" w:rsidP="00EF1CB1">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505D31F6" w14:textId="10AE4F5C" w:rsidR="00EF1CB1" w:rsidRDefault="00EF1CB1" w:rsidP="00EF1CB1">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22528EB3" w14:textId="10E6D36F" w:rsidR="00EF1CB1" w:rsidRDefault="00EF1CB1" w:rsidP="00EF1CB1">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543924D2" w14:textId="77777777" w:rsidR="00EF1CB1" w:rsidRPr="00565B0D" w:rsidRDefault="00EF1CB1" w:rsidP="00EF1CB1">
            <w:pPr>
              <w:pStyle w:val="HeaderTable"/>
              <w:jc w:val="center"/>
              <w:rPr>
                <w:rFonts w:ascii="Century Gothic" w:hAnsi="Century Gothic" w:cstheme="minorBidi"/>
                <w:b w:val="0"/>
                <w:szCs w:val="18"/>
              </w:rPr>
            </w:pPr>
          </w:p>
        </w:tc>
        <w:tc>
          <w:tcPr>
            <w:tcW w:w="425" w:type="pct"/>
          </w:tcPr>
          <w:p w14:paraId="2F46642E" w14:textId="29100CCC" w:rsidR="00EF1CB1" w:rsidRPr="00565B0D" w:rsidRDefault="00EF1CB1" w:rsidP="00EF1CB1">
            <w:pPr>
              <w:pStyle w:val="HeaderTable"/>
              <w:jc w:val="center"/>
              <w:rPr>
                <w:rFonts w:ascii="Century Gothic" w:hAnsi="Century Gothic" w:cstheme="minorBidi"/>
                <w:b w:val="0"/>
                <w:szCs w:val="18"/>
              </w:rPr>
            </w:pPr>
          </w:p>
        </w:tc>
      </w:tr>
      <w:tr w:rsidR="00EF1CB1" w:rsidRPr="00565B0D" w14:paraId="132BAEAF" w14:textId="77777777" w:rsidTr="00992E19">
        <w:trPr>
          <w:cantSplit/>
          <w:trHeight w:val="411"/>
          <w:tblHeader/>
        </w:trPr>
        <w:tc>
          <w:tcPr>
            <w:tcW w:w="285" w:type="pct"/>
            <w:shd w:val="clear" w:color="auto" w:fill="auto"/>
            <w:tcMar>
              <w:top w:w="0" w:type="dxa"/>
              <w:left w:w="115" w:type="dxa"/>
              <w:bottom w:w="0" w:type="dxa"/>
              <w:right w:w="115" w:type="dxa"/>
            </w:tcMar>
          </w:tcPr>
          <w:p w14:paraId="68B0775D" w14:textId="77777777" w:rsidR="00EF1CB1" w:rsidRPr="00565B0D" w:rsidRDefault="00EF1CB1" w:rsidP="00EF1CB1">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54E01D33" w14:textId="5F036556" w:rsidR="00EF1CB1" w:rsidRDefault="00EF1CB1" w:rsidP="00EF1CB1">
            <w:pPr>
              <w:pStyle w:val="HeaderTable"/>
              <w:rPr>
                <w:rFonts w:ascii="Century Gothic" w:hAnsi="Century Gothic" w:cstheme="minorBidi"/>
                <w:b w:val="0"/>
                <w:szCs w:val="18"/>
              </w:rPr>
            </w:pPr>
          </w:p>
        </w:tc>
        <w:tc>
          <w:tcPr>
            <w:tcW w:w="497" w:type="pct"/>
          </w:tcPr>
          <w:p w14:paraId="34CD1561" w14:textId="0AFB1FE6" w:rsidR="00EF1CB1" w:rsidRDefault="00EF1CB1" w:rsidP="00EF1CB1">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3AB9FAA3" w14:textId="77AB8ADC" w:rsidR="00EF1CB1" w:rsidRDefault="00EF1CB1" w:rsidP="00EF1CB1">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0BD1153C" w14:textId="3770A660" w:rsidR="00EF1CB1" w:rsidRDefault="00EF1CB1" w:rsidP="00EF1CB1">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6F28665A" w14:textId="77777777" w:rsidR="00EF1CB1" w:rsidRPr="00565B0D" w:rsidRDefault="00EF1CB1" w:rsidP="00EF1CB1">
            <w:pPr>
              <w:pStyle w:val="HeaderTable"/>
              <w:jc w:val="center"/>
              <w:rPr>
                <w:rFonts w:ascii="Century Gothic" w:hAnsi="Century Gothic" w:cstheme="minorBidi"/>
                <w:b w:val="0"/>
                <w:szCs w:val="18"/>
              </w:rPr>
            </w:pPr>
          </w:p>
        </w:tc>
        <w:tc>
          <w:tcPr>
            <w:tcW w:w="425" w:type="pct"/>
          </w:tcPr>
          <w:p w14:paraId="7BEB7670" w14:textId="41AD7BBC" w:rsidR="00EF1CB1" w:rsidRPr="00565B0D" w:rsidRDefault="00EF1CB1" w:rsidP="00EF1CB1">
            <w:pPr>
              <w:pStyle w:val="HeaderTable"/>
              <w:jc w:val="center"/>
              <w:rPr>
                <w:rFonts w:ascii="Century Gothic" w:hAnsi="Century Gothic" w:cstheme="minorBidi"/>
                <w:b w:val="0"/>
                <w:szCs w:val="18"/>
              </w:rPr>
            </w:pPr>
          </w:p>
        </w:tc>
      </w:tr>
      <w:tr w:rsidR="00EF1CB1" w:rsidRPr="00565B0D" w14:paraId="64D640D4" w14:textId="77777777" w:rsidTr="00992E19">
        <w:trPr>
          <w:cantSplit/>
          <w:trHeight w:val="411"/>
          <w:tblHeader/>
        </w:trPr>
        <w:tc>
          <w:tcPr>
            <w:tcW w:w="285" w:type="pct"/>
            <w:shd w:val="clear" w:color="auto" w:fill="auto"/>
            <w:tcMar>
              <w:top w:w="0" w:type="dxa"/>
              <w:left w:w="115" w:type="dxa"/>
              <w:bottom w:w="0" w:type="dxa"/>
              <w:right w:w="115" w:type="dxa"/>
            </w:tcMar>
          </w:tcPr>
          <w:p w14:paraId="2C1E0D3F" w14:textId="77777777" w:rsidR="00EF1CB1" w:rsidRPr="00565B0D" w:rsidRDefault="00EF1CB1" w:rsidP="00EF1CB1">
            <w:pPr>
              <w:pStyle w:val="HeaderTable"/>
              <w:jc w:val="center"/>
              <w:rPr>
                <w:rFonts w:ascii="Century Gothic" w:hAnsi="Century Gothic" w:cstheme="minorBidi"/>
                <w:b w:val="0"/>
                <w:szCs w:val="18"/>
              </w:rPr>
            </w:pPr>
          </w:p>
        </w:tc>
        <w:tc>
          <w:tcPr>
            <w:tcW w:w="854" w:type="pct"/>
            <w:shd w:val="clear" w:color="auto" w:fill="auto"/>
            <w:tcMar>
              <w:top w:w="0" w:type="dxa"/>
              <w:left w:w="115" w:type="dxa"/>
              <w:bottom w:w="0" w:type="dxa"/>
              <w:right w:w="115" w:type="dxa"/>
            </w:tcMar>
          </w:tcPr>
          <w:p w14:paraId="17EEE276" w14:textId="5B706156" w:rsidR="00EF1CB1" w:rsidRDefault="00EF1CB1" w:rsidP="00EF1CB1">
            <w:pPr>
              <w:pStyle w:val="HeaderTable"/>
              <w:rPr>
                <w:rFonts w:ascii="Century Gothic" w:hAnsi="Century Gothic" w:cstheme="minorBidi"/>
                <w:b w:val="0"/>
                <w:szCs w:val="18"/>
              </w:rPr>
            </w:pPr>
          </w:p>
        </w:tc>
        <w:tc>
          <w:tcPr>
            <w:tcW w:w="497" w:type="pct"/>
          </w:tcPr>
          <w:p w14:paraId="427281AA" w14:textId="1784C46E" w:rsidR="00EF1CB1" w:rsidRDefault="00EF1CB1" w:rsidP="00EF1CB1">
            <w:pPr>
              <w:pStyle w:val="HeaderTable"/>
              <w:jc w:val="center"/>
              <w:rPr>
                <w:rFonts w:ascii="Century Gothic" w:hAnsi="Century Gothic" w:cstheme="minorBidi"/>
                <w:b w:val="0"/>
                <w:szCs w:val="18"/>
              </w:rPr>
            </w:pPr>
          </w:p>
        </w:tc>
        <w:tc>
          <w:tcPr>
            <w:tcW w:w="577" w:type="pct"/>
            <w:shd w:val="clear" w:color="auto" w:fill="auto"/>
            <w:tcMar>
              <w:top w:w="0" w:type="dxa"/>
              <w:left w:w="115" w:type="dxa"/>
              <w:bottom w:w="0" w:type="dxa"/>
              <w:right w:w="115" w:type="dxa"/>
            </w:tcMar>
          </w:tcPr>
          <w:p w14:paraId="3DE52475" w14:textId="71384A3C" w:rsidR="00EF1CB1" w:rsidRDefault="00EF1CB1" w:rsidP="00EF1CB1">
            <w:pPr>
              <w:pStyle w:val="HeaderTable"/>
              <w:jc w:val="center"/>
              <w:rPr>
                <w:rFonts w:ascii="Century Gothic" w:hAnsi="Century Gothic" w:cstheme="minorBidi"/>
                <w:b w:val="0"/>
                <w:szCs w:val="18"/>
              </w:rPr>
            </w:pPr>
          </w:p>
        </w:tc>
        <w:tc>
          <w:tcPr>
            <w:tcW w:w="1805" w:type="pct"/>
            <w:shd w:val="clear" w:color="auto" w:fill="auto"/>
            <w:tcMar>
              <w:top w:w="0" w:type="dxa"/>
              <w:left w:w="115" w:type="dxa"/>
              <w:bottom w:w="0" w:type="dxa"/>
              <w:right w:w="115" w:type="dxa"/>
            </w:tcMar>
          </w:tcPr>
          <w:p w14:paraId="1AB48435" w14:textId="3FD1DDD7" w:rsidR="00EF1CB1" w:rsidRPr="00565B0D" w:rsidRDefault="00EF1CB1" w:rsidP="00EF1CB1">
            <w:pPr>
              <w:pStyle w:val="HeaderTable"/>
              <w:rPr>
                <w:rFonts w:ascii="Century Gothic" w:hAnsi="Century Gothic" w:cstheme="minorBidi"/>
                <w:b w:val="0"/>
                <w:szCs w:val="18"/>
              </w:rPr>
            </w:pPr>
          </w:p>
        </w:tc>
        <w:tc>
          <w:tcPr>
            <w:tcW w:w="557" w:type="pct"/>
            <w:shd w:val="clear" w:color="auto" w:fill="auto"/>
            <w:tcMar>
              <w:top w:w="0" w:type="dxa"/>
              <w:left w:w="115" w:type="dxa"/>
              <w:bottom w:w="0" w:type="dxa"/>
              <w:right w:w="115" w:type="dxa"/>
            </w:tcMar>
          </w:tcPr>
          <w:p w14:paraId="1A40A7B8" w14:textId="77777777" w:rsidR="00EF1CB1" w:rsidRPr="00565B0D" w:rsidRDefault="00EF1CB1" w:rsidP="00EF1CB1">
            <w:pPr>
              <w:pStyle w:val="HeaderTable"/>
              <w:jc w:val="center"/>
              <w:rPr>
                <w:rFonts w:ascii="Century Gothic" w:hAnsi="Century Gothic" w:cstheme="minorBidi"/>
                <w:b w:val="0"/>
                <w:szCs w:val="18"/>
              </w:rPr>
            </w:pPr>
          </w:p>
        </w:tc>
        <w:tc>
          <w:tcPr>
            <w:tcW w:w="425" w:type="pct"/>
          </w:tcPr>
          <w:p w14:paraId="3D6EF5BE" w14:textId="20538995" w:rsidR="00EF1CB1" w:rsidRPr="00565B0D" w:rsidRDefault="00EF1CB1" w:rsidP="00EF1CB1">
            <w:pPr>
              <w:pStyle w:val="HeaderTable"/>
              <w:jc w:val="center"/>
              <w:rPr>
                <w:rFonts w:ascii="Century Gothic" w:hAnsi="Century Gothic" w:cstheme="minorBidi"/>
                <w:b w:val="0"/>
                <w:szCs w:val="18"/>
              </w:rPr>
            </w:pPr>
          </w:p>
        </w:tc>
      </w:tr>
    </w:tbl>
    <w:p w14:paraId="6CBB7737" w14:textId="777D7DE0" w:rsidR="003851CD" w:rsidRDefault="003851CD" w:rsidP="003851CD">
      <w:pPr>
        <w:pStyle w:val="BodyText"/>
        <w:rPr>
          <w:lang w:val="en-GB"/>
        </w:rPr>
      </w:pPr>
    </w:p>
    <w:p w14:paraId="2452F03D" w14:textId="5AEB186C" w:rsidR="003851CD" w:rsidRDefault="003851CD" w:rsidP="003851CD">
      <w:pPr>
        <w:pStyle w:val="BodyText"/>
        <w:rPr>
          <w:lang w:val="en-GB"/>
        </w:rPr>
      </w:pPr>
    </w:p>
    <w:p w14:paraId="0814D023" w14:textId="21818D95" w:rsidR="003851CD" w:rsidRDefault="003851CD" w:rsidP="003851CD">
      <w:pPr>
        <w:pStyle w:val="BodyText"/>
        <w:rPr>
          <w:lang w:val="en-GB"/>
        </w:rPr>
      </w:pPr>
    </w:p>
    <w:p w14:paraId="02214FD2" w14:textId="52FFD1BA" w:rsidR="003851CD" w:rsidRDefault="003851CD" w:rsidP="003851CD">
      <w:pPr>
        <w:pStyle w:val="BodyText"/>
        <w:rPr>
          <w:lang w:val="en-GB"/>
        </w:rPr>
      </w:pPr>
    </w:p>
    <w:p w14:paraId="3B1DAD61" w14:textId="7C9146CA" w:rsidR="003851CD" w:rsidRDefault="003851CD" w:rsidP="003851CD">
      <w:pPr>
        <w:pStyle w:val="BodyText"/>
        <w:rPr>
          <w:lang w:val="en-GB"/>
        </w:rPr>
      </w:pPr>
    </w:p>
    <w:p w14:paraId="6C55AA71" w14:textId="2D78A305" w:rsidR="003851CD" w:rsidRDefault="003851CD" w:rsidP="003851CD">
      <w:pPr>
        <w:pStyle w:val="BodyText"/>
        <w:rPr>
          <w:lang w:val="en-GB"/>
        </w:rPr>
      </w:pPr>
    </w:p>
    <w:p w14:paraId="0812B4F0" w14:textId="50B3FE8E" w:rsidR="003851CD" w:rsidRDefault="003851CD" w:rsidP="003851CD">
      <w:pPr>
        <w:pStyle w:val="BodyText"/>
        <w:rPr>
          <w:lang w:val="en-GB"/>
        </w:rPr>
      </w:pPr>
    </w:p>
    <w:p w14:paraId="24395D3D" w14:textId="47BAA3DC" w:rsidR="003851CD" w:rsidRDefault="003851CD" w:rsidP="003851CD">
      <w:pPr>
        <w:pStyle w:val="BodyText"/>
        <w:rPr>
          <w:lang w:val="en-GB"/>
        </w:rPr>
      </w:pPr>
    </w:p>
    <w:p w14:paraId="5E2CF953" w14:textId="7E65CD26" w:rsidR="003851CD" w:rsidRDefault="003851CD" w:rsidP="003851CD">
      <w:pPr>
        <w:pStyle w:val="BodyText"/>
        <w:rPr>
          <w:lang w:val="en-GB"/>
        </w:rPr>
      </w:pPr>
    </w:p>
    <w:p w14:paraId="227C2F81" w14:textId="35D9C39D" w:rsidR="003851CD" w:rsidRDefault="003851CD" w:rsidP="003851CD">
      <w:pPr>
        <w:pStyle w:val="BodyText"/>
        <w:rPr>
          <w:lang w:val="en-GB"/>
        </w:rPr>
      </w:pPr>
    </w:p>
    <w:p w14:paraId="7E32279C" w14:textId="11BFC8E3" w:rsidR="003851CD" w:rsidRDefault="003851CD" w:rsidP="003851CD">
      <w:pPr>
        <w:pStyle w:val="BodyText"/>
        <w:rPr>
          <w:lang w:val="en-GB"/>
        </w:rPr>
      </w:pPr>
    </w:p>
    <w:p w14:paraId="058A72FA" w14:textId="5930255A" w:rsidR="003851CD" w:rsidRDefault="003851CD" w:rsidP="003851CD">
      <w:pPr>
        <w:pStyle w:val="BodyText"/>
        <w:rPr>
          <w:lang w:val="en-GB"/>
        </w:rPr>
      </w:pPr>
    </w:p>
    <w:p w14:paraId="2715DE04" w14:textId="4B02B2C5" w:rsidR="003851CD" w:rsidRDefault="003851CD" w:rsidP="003851CD">
      <w:pPr>
        <w:pStyle w:val="BodyText"/>
        <w:rPr>
          <w:lang w:val="en-GB"/>
        </w:rPr>
      </w:pPr>
    </w:p>
    <w:p w14:paraId="419102F6" w14:textId="489DA507" w:rsidR="003851CD" w:rsidRDefault="003851CD" w:rsidP="003851CD">
      <w:pPr>
        <w:pStyle w:val="BodyText"/>
        <w:rPr>
          <w:lang w:val="en-GB"/>
        </w:rPr>
      </w:pPr>
    </w:p>
    <w:p w14:paraId="62D0DD60" w14:textId="7D68B67B" w:rsidR="00B20797" w:rsidRDefault="00B20797" w:rsidP="003851CD">
      <w:pPr>
        <w:pStyle w:val="BodyText"/>
        <w:rPr>
          <w:lang w:val="en-GB"/>
        </w:rPr>
      </w:pPr>
    </w:p>
    <w:p w14:paraId="352D93C8" w14:textId="7CA8F9EA" w:rsidR="00B20797" w:rsidRDefault="00B20797" w:rsidP="003851CD">
      <w:pPr>
        <w:pStyle w:val="BodyText"/>
        <w:rPr>
          <w:lang w:val="en-GB"/>
        </w:rPr>
      </w:pPr>
    </w:p>
    <w:p w14:paraId="79888B87" w14:textId="36EE6A4C" w:rsidR="00B20797" w:rsidRDefault="00B20797" w:rsidP="003851CD">
      <w:pPr>
        <w:pStyle w:val="BodyText"/>
        <w:rPr>
          <w:lang w:val="en-GB"/>
        </w:rPr>
      </w:pPr>
    </w:p>
    <w:p w14:paraId="7370ABAA" w14:textId="39A347A6" w:rsidR="00B20797" w:rsidRDefault="00B20797" w:rsidP="003851CD">
      <w:pPr>
        <w:pStyle w:val="BodyText"/>
        <w:rPr>
          <w:lang w:val="en-GB"/>
        </w:rPr>
      </w:pPr>
    </w:p>
    <w:p w14:paraId="4800904F" w14:textId="6F4C3530" w:rsidR="00B20797" w:rsidRDefault="00B20797" w:rsidP="003851CD">
      <w:pPr>
        <w:pStyle w:val="BodyText"/>
        <w:rPr>
          <w:lang w:val="en-GB"/>
        </w:rPr>
      </w:pPr>
    </w:p>
    <w:p w14:paraId="6ED95F8E" w14:textId="689A6C6C" w:rsidR="003851CD" w:rsidRPr="003176AA" w:rsidRDefault="003851CD" w:rsidP="003851CD">
      <w:pPr>
        <w:pStyle w:val="Heading1"/>
      </w:pPr>
      <w:bookmarkStart w:id="155" w:name="_Toc102756886"/>
      <w:r>
        <w:lastRenderedPageBreak/>
        <w:t>Appendix</w:t>
      </w:r>
      <w:bookmarkEnd w:id="155"/>
    </w:p>
    <w:p w14:paraId="2EC67039" w14:textId="58E52831" w:rsidR="003851CD" w:rsidRDefault="00FE3CC5" w:rsidP="00FE3CC5">
      <w:pPr>
        <w:pStyle w:val="Heading2"/>
      </w:pPr>
      <w:bookmarkStart w:id="156" w:name="_Toc102756887"/>
      <w:r>
        <w:t>Testing Scope</w:t>
      </w:r>
      <w:bookmarkEnd w:id="156"/>
    </w:p>
    <w:p w14:paraId="3E4A6891" w14:textId="77777777" w:rsidR="005A61F6" w:rsidRPr="005A61F6" w:rsidRDefault="005A61F6" w:rsidP="00BE5B34">
      <w:pPr>
        <w:pStyle w:val="BodyText"/>
        <w:ind w:left="0"/>
      </w:pPr>
    </w:p>
    <w:sectPr w:rsidR="005A61F6" w:rsidRPr="005A61F6" w:rsidSect="00652EA0">
      <w:headerReference w:type="even" r:id="rId32"/>
      <w:headerReference w:type="default" r:id="rId33"/>
      <w:footerReference w:type="even" r:id="rId34"/>
      <w:footerReference w:type="default" r:id="rId35"/>
      <w:headerReference w:type="first" r:id="rId36"/>
      <w:footerReference w:type="first" r:id="rId37"/>
      <w:pgSz w:w="12240" w:h="15840" w:code="1"/>
      <w:pgMar w:top="1440" w:right="1440" w:bottom="1440" w:left="1440" w:header="1008" w:footer="42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75364" w14:textId="77777777" w:rsidR="00F374FB" w:rsidRDefault="00F374FB">
      <w:r>
        <w:separator/>
      </w:r>
    </w:p>
    <w:p w14:paraId="1AC6FC0C" w14:textId="77777777" w:rsidR="00F374FB" w:rsidRDefault="00F374FB"/>
    <w:p w14:paraId="5EC00E3B" w14:textId="77777777" w:rsidR="00F374FB" w:rsidRDefault="00F374FB"/>
  </w:endnote>
  <w:endnote w:type="continuationSeparator" w:id="0">
    <w:p w14:paraId="4ED21266" w14:textId="77777777" w:rsidR="00F374FB" w:rsidRDefault="00F374FB">
      <w:r>
        <w:continuationSeparator/>
      </w:r>
    </w:p>
    <w:p w14:paraId="6C18AD44" w14:textId="77777777" w:rsidR="00F374FB" w:rsidRDefault="00F374FB"/>
    <w:p w14:paraId="09BBFE38" w14:textId="77777777" w:rsidR="00F374FB" w:rsidRDefault="00F374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auto"/>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A8E72" w14:textId="77777777" w:rsidR="0003284C" w:rsidRDefault="0003284C" w:rsidP="008178C4">
    <w:pPr>
      <w:jc w:val="center"/>
    </w:pPr>
    <w:r>
      <w:rPr>
        <w:rFonts w:ascii="Arial Black" w:hAnsi="Arial Black"/>
        <w:noProof/>
        <w:color w:val="FF99CC"/>
        <w:lang w:bidi="ar-SA"/>
      </w:rPr>
      <mc:AlternateContent>
        <mc:Choice Requires="wps">
          <w:drawing>
            <wp:anchor distT="0" distB="0" distL="114300" distR="114300" simplePos="0" relativeHeight="251671040" behindDoc="0" locked="0" layoutInCell="1" allowOverlap="1" wp14:anchorId="7300EF6D" wp14:editId="05EE0B82">
              <wp:simplePos x="0" y="0"/>
              <wp:positionH relativeFrom="column">
                <wp:posOffset>-77638</wp:posOffset>
              </wp:positionH>
              <wp:positionV relativeFrom="paragraph">
                <wp:posOffset>-1256725</wp:posOffset>
              </wp:positionV>
              <wp:extent cx="6146800" cy="1286235"/>
              <wp:effectExtent l="0" t="0" r="6350" b="9525"/>
              <wp:wrapNone/>
              <wp:docPr id="13"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286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2BAEB" w14:textId="1B1515BE" w:rsidR="0003284C" w:rsidRPr="0012563B" w:rsidRDefault="0003284C" w:rsidP="0012563B">
                          <w:pPr>
                            <w:rPr>
                              <w:rFonts w:asciiTheme="majorHAnsi" w:hAnsiTheme="majorHAnsi"/>
                              <w:sz w:val="20"/>
                              <w:szCs w:val="20"/>
                            </w:rPr>
                          </w:pPr>
                          <w:r w:rsidRPr="0012563B">
                            <w:rPr>
                              <w:rFonts w:asciiTheme="majorHAnsi" w:hAnsiTheme="majorHAnsi"/>
                              <w:sz w:val="20"/>
                              <w:szCs w:val="20"/>
                            </w:rPr>
                            <w:t xml:space="preserve">Copyright © </w:t>
                          </w:r>
                          <w:r w:rsidRPr="0012563B">
                            <w:rPr>
                              <w:rFonts w:asciiTheme="majorHAnsi" w:hAnsiTheme="majorHAnsi"/>
                              <w:sz w:val="20"/>
                              <w:szCs w:val="20"/>
                            </w:rPr>
                            <w:fldChar w:fldCharType="begin"/>
                          </w:r>
                          <w:r w:rsidRPr="0012563B">
                            <w:rPr>
                              <w:rFonts w:asciiTheme="majorHAnsi" w:hAnsiTheme="majorHAnsi"/>
                              <w:sz w:val="20"/>
                              <w:szCs w:val="20"/>
                            </w:rPr>
                            <w:instrText xml:space="preserve"> DOCPROPERTY  "Product Year"  \* MERGEFORMAT </w:instrText>
                          </w:r>
                          <w:r w:rsidRPr="0012563B">
                            <w:rPr>
                              <w:rFonts w:asciiTheme="majorHAnsi" w:hAnsiTheme="majorHAnsi"/>
                              <w:sz w:val="20"/>
                              <w:szCs w:val="20"/>
                            </w:rPr>
                            <w:fldChar w:fldCharType="separate"/>
                          </w:r>
                          <w:r>
                            <w:rPr>
                              <w:rFonts w:asciiTheme="majorHAnsi" w:hAnsiTheme="majorHAnsi"/>
                              <w:sz w:val="20"/>
                              <w:szCs w:val="20"/>
                            </w:rPr>
                            <w:t xml:space="preserve"> </w:t>
                          </w:r>
                          <w:r w:rsidRPr="0012563B">
                            <w:rPr>
                              <w:rFonts w:asciiTheme="majorHAnsi" w:hAnsiTheme="majorHAnsi"/>
                              <w:sz w:val="20"/>
                              <w:szCs w:val="20"/>
                            </w:rPr>
                            <w:fldChar w:fldCharType="end"/>
                          </w:r>
                          <w:r w:rsidRPr="0012563B">
                            <w:rPr>
                              <w:rFonts w:asciiTheme="majorHAnsi" w:hAnsiTheme="majorHAnsi"/>
                              <w:sz w:val="20"/>
                              <w:szCs w:val="20"/>
                            </w:rPr>
                            <w:fldChar w:fldCharType="begin"/>
                          </w:r>
                          <w:r w:rsidRPr="0012563B">
                            <w:rPr>
                              <w:rFonts w:asciiTheme="majorHAnsi" w:hAnsiTheme="majorHAnsi"/>
                              <w:sz w:val="20"/>
                              <w:szCs w:val="20"/>
                            </w:rPr>
                            <w:instrText xml:space="preserve"> SAVEDATE \@ "yyyy" \* MERGEFORMAT </w:instrText>
                          </w:r>
                          <w:r w:rsidRPr="0012563B">
                            <w:rPr>
                              <w:rFonts w:asciiTheme="majorHAnsi" w:hAnsiTheme="majorHAnsi"/>
                              <w:sz w:val="20"/>
                              <w:szCs w:val="20"/>
                            </w:rPr>
                            <w:fldChar w:fldCharType="separate"/>
                          </w:r>
                          <w:r w:rsidR="008F0D91">
                            <w:rPr>
                              <w:rFonts w:asciiTheme="majorHAnsi" w:hAnsiTheme="majorHAnsi"/>
                              <w:noProof/>
                              <w:sz w:val="20"/>
                              <w:szCs w:val="20"/>
                            </w:rPr>
                            <w:t>2022</w:t>
                          </w:r>
                          <w:r w:rsidRPr="0012563B">
                            <w:rPr>
                              <w:rFonts w:asciiTheme="majorHAnsi" w:hAnsiTheme="majorHAnsi"/>
                              <w:sz w:val="20"/>
                              <w:szCs w:val="20"/>
                            </w:rPr>
                            <w:fldChar w:fldCharType="end"/>
                          </w:r>
                          <w:r w:rsidRPr="0012563B">
                            <w:rPr>
                              <w:rFonts w:asciiTheme="majorHAnsi" w:hAnsiTheme="majorHAnsi"/>
                              <w:sz w:val="20"/>
                              <w:szCs w:val="20"/>
                            </w:rPr>
                            <w:t xml:space="preserve"> Amdocs. All Rights Reserved. Reproduction or distribution other than for intended purposes is prohibited, without the prior written consent of Amdocs. The trademarks and service marks of Amdocs, including the Amdocs mark and logo, Intentional Customer Experience, CES, Clarify, Ensemble, Enabler, Return on Relationship, Intelecable, Collabrent, XACCT, DST Innovis, Stibo Graphic Software, Qpass, Cramer, SigValue, JacobsRimell, ChangingWorlds, jNetX, OpenMarket Inc., MX Telecom Inc., MX Telecom Ltd, Streamezzo, and Bridgewater Systems are the exclusive property of Amdocs, and may not be used without permission. All other marks are the property of their respective owners.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0EF6D" id="_x0000_t202" coordsize="21600,21600" o:spt="202" path="m,l,21600r21600,l21600,xe">
              <v:stroke joinstyle="miter"/>
              <v:path gradientshapeok="t" o:connecttype="rect"/>
            </v:shapetype>
            <v:shape id="Text Box 976" o:spid="_x0000_s1026" type="#_x0000_t202" style="position:absolute;left:0;text-align:left;margin-left:-6.1pt;margin-top:-98.95pt;width:484pt;height:101.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" stroked="f">
              <v:textbox>
                <w:txbxContent>
                  <w:p w14:paraId="4782BAEB" w14:textId="1B1515BE" w:rsidR="0003284C" w:rsidRPr="0012563B" w:rsidRDefault="0003284C" w:rsidP="0012563B">
                    <w:pPr>
                      <w:rPr>
                        <w:rFonts w:asciiTheme="majorHAnsi" w:hAnsiTheme="majorHAnsi"/>
                        <w:sz w:val="20"/>
                        <w:szCs w:val="20"/>
                      </w:rPr>
                    </w:pPr>
                    <w:r w:rsidRPr="0012563B">
                      <w:rPr>
                        <w:rFonts w:asciiTheme="majorHAnsi" w:hAnsiTheme="majorHAnsi"/>
                        <w:sz w:val="20"/>
                        <w:szCs w:val="20"/>
                      </w:rPr>
                      <w:t xml:space="preserve">Copyright © </w:t>
                    </w:r>
                    <w:r w:rsidRPr="0012563B">
                      <w:rPr>
                        <w:rFonts w:asciiTheme="majorHAnsi" w:hAnsiTheme="majorHAnsi"/>
                        <w:sz w:val="20"/>
                        <w:szCs w:val="20"/>
                      </w:rPr>
                      <w:fldChar w:fldCharType="begin"/>
                    </w:r>
                    <w:r w:rsidRPr="0012563B">
                      <w:rPr>
                        <w:rFonts w:asciiTheme="majorHAnsi" w:hAnsiTheme="majorHAnsi"/>
                        <w:sz w:val="20"/>
                        <w:szCs w:val="20"/>
                      </w:rPr>
                      <w:instrText xml:space="preserve"> DOCPROPERTY  "Product Year"  \* MERGEFORMAT </w:instrText>
                    </w:r>
                    <w:r w:rsidRPr="0012563B">
                      <w:rPr>
                        <w:rFonts w:asciiTheme="majorHAnsi" w:hAnsiTheme="majorHAnsi"/>
                        <w:sz w:val="20"/>
                        <w:szCs w:val="20"/>
                      </w:rPr>
                      <w:fldChar w:fldCharType="separate"/>
                    </w:r>
                    <w:r>
                      <w:rPr>
                        <w:rFonts w:asciiTheme="majorHAnsi" w:hAnsiTheme="majorHAnsi"/>
                        <w:sz w:val="20"/>
                        <w:szCs w:val="20"/>
                      </w:rPr>
                      <w:t xml:space="preserve"> </w:t>
                    </w:r>
                    <w:r w:rsidRPr="0012563B">
                      <w:rPr>
                        <w:rFonts w:asciiTheme="majorHAnsi" w:hAnsiTheme="majorHAnsi"/>
                        <w:sz w:val="20"/>
                        <w:szCs w:val="20"/>
                      </w:rPr>
                      <w:fldChar w:fldCharType="end"/>
                    </w:r>
                    <w:r w:rsidRPr="0012563B">
                      <w:rPr>
                        <w:rFonts w:asciiTheme="majorHAnsi" w:hAnsiTheme="majorHAnsi"/>
                        <w:sz w:val="20"/>
                        <w:szCs w:val="20"/>
                      </w:rPr>
                      <w:fldChar w:fldCharType="begin"/>
                    </w:r>
                    <w:r w:rsidRPr="0012563B">
                      <w:rPr>
                        <w:rFonts w:asciiTheme="majorHAnsi" w:hAnsiTheme="majorHAnsi"/>
                        <w:sz w:val="20"/>
                        <w:szCs w:val="20"/>
                      </w:rPr>
                      <w:instrText xml:space="preserve"> SAVEDATE \@ "yyyy" \* MERGEFORMAT </w:instrText>
                    </w:r>
                    <w:r w:rsidRPr="0012563B">
                      <w:rPr>
                        <w:rFonts w:asciiTheme="majorHAnsi" w:hAnsiTheme="majorHAnsi"/>
                        <w:sz w:val="20"/>
                        <w:szCs w:val="20"/>
                      </w:rPr>
                      <w:fldChar w:fldCharType="separate"/>
                    </w:r>
                    <w:r w:rsidR="008F0D91">
                      <w:rPr>
                        <w:rFonts w:asciiTheme="majorHAnsi" w:hAnsiTheme="majorHAnsi"/>
                        <w:noProof/>
                        <w:sz w:val="20"/>
                        <w:szCs w:val="20"/>
                      </w:rPr>
                      <w:t>2022</w:t>
                    </w:r>
                    <w:r w:rsidRPr="0012563B">
                      <w:rPr>
                        <w:rFonts w:asciiTheme="majorHAnsi" w:hAnsiTheme="majorHAnsi"/>
                        <w:sz w:val="20"/>
                        <w:szCs w:val="20"/>
                      </w:rPr>
                      <w:fldChar w:fldCharType="end"/>
                    </w:r>
                    <w:r w:rsidRPr="0012563B">
                      <w:rPr>
                        <w:rFonts w:asciiTheme="majorHAnsi" w:hAnsiTheme="majorHAnsi"/>
                        <w:sz w:val="20"/>
                        <w:szCs w:val="20"/>
                      </w:rPr>
                      <w:t xml:space="preserve"> Amdocs. All Rights Reserved. Reproduction or distribution other than for intended purposes is prohibited, without the prior written consent of Amdocs. The trademarks and service marks of Amdocs, including the Amdocs mark and logo, Intentional Customer Experience, CES, Clarify, Ensemble, Enabler, Return on Relationship, Intelecable, Collabrent, XACCT, DST Innovis, Stibo Graphic Software, Qpass, Cramer, SigValue, JacobsRimell, ChangingWorlds, jNetX, OpenMarket Inc., MX Telecom Inc., MX Telecom Ltd, Streamezzo, and Bridgewater Systems are the exclusive property of Amdocs, and may not be used without permission. All other marks are the property of their respective owners.</w:t>
                    </w:r>
                  </w:p>
                </w:txbxContent>
              </v:textbox>
            </v:shape>
          </w:pict>
        </mc:Fallback>
      </mc:AlternateContent>
    </w:r>
    <w:r>
      <w:rPr>
        <w:rFonts w:ascii="Arial Black" w:hAnsi="Arial Black"/>
        <w:noProof/>
        <w:color w:val="FF99CC"/>
        <w:lang w:bidi="ar-SA"/>
      </w:rPr>
      <mc:AlternateContent>
        <mc:Choice Requires="wps">
          <w:drawing>
            <wp:anchor distT="0" distB="0" distL="114300" distR="114300" simplePos="0" relativeHeight="251679232" behindDoc="1" locked="0" layoutInCell="1" allowOverlap="1" wp14:anchorId="183C24B7" wp14:editId="56593395">
              <wp:simplePos x="0" y="0"/>
              <wp:positionH relativeFrom="column">
                <wp:posOffset>2590800</wp:posOffset>
              </wp:positionH>
              <wp:positionV relativeFrom="paragraph">
                <wp:posOffset>-63500</wp:posOffset>
              </wp:positionV>
              <wp:extent cx="990600" cy="342900"/>
              <wp:effectExtent l="0" t="3175" r="0" b="0"/>
              <wp:wrapNone/>
              <wp:docPr id="15" name="Text Box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B90141" w14:textId="77777777" w:rsidR="0003284C" w:rsidRDefault="0003284C" w:rsidP="008178C4">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C24B7" id="Text Box 1104" o:spid="_x0000_s1027" type="#_x0000_t202" style="position:absolute;left:0;text-align:left;margin-left:204pt;margin-top:-5pt;width:78pt;height:2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" stroked="f">
              <v:textbox>
                <w:txbxContent>
                  <w:p w14:paraId="0FB90141" w14:textId="77777777" w:rsidR="0003284C" w:rsidRDefault="0003284C" w:rsidP="008178C4">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1427" w14:textId="77777777" w:rsidR="0003284C" w:rsidRDefault="0003284C" w:rsidP="004417B0">
    <w:r>
      <w:rPr>
        <w:noProof/>
        <w:lang w:bidi="ar-SA"/>
      </w:rPr>
      <mc:AlternateContent>
        <mc:Choice Requires="wps">
          <w:drawing>
            <wp:anchor distT="0" distB="0" distL="114300" distR="114300" simplePos="0" relativeHeight="251658240" behindDoc="1" locked="0" layoutInCell="1" allowOverlap="1" wp14:anchorId="5C4B8E68" wp14:editId="59A31D12">
              <wp:simplePos x="0" y="0"/>
              <wp:positionH relativeFrom="column">
                <wp:posOffset>457200</wp:posOffset>
              </wp:positionH>
              <wp:positionV relativeFrom="paragraph">
                <wp:posOffset>88900</wp:posOffset>
              </wp:positionV>
              <wp:extent cx="990600" cy="342900"/>
              <wp:effectExtent l="0" t="3175" r="0" b="0"/>
              <wp:wrapNone/>
              <wp:docPr id="3" name="Text Box 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EFDE00"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B8E68" id="_x0000_t202" coordsize="21600,21600" o:spt="202" path="m,l,21600r21600,l21600,xe">
              <v:stroke joinstyle="miter"/>
              <v:path gradientshapeok="t" o:connecttype="rect"/>
            </v:shapetype>
            <v:shape id="Text Box 1148" o:spid="_x0000_s1036" type="#_x0000_t202" style="position:absolute;margin-left:36pt;margin-top:7pt;width:78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Sq9A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" stroked="f">
              <v:textbox>
                <w:txbxContent>
                  <w:p w14:paraId="39EFDE00"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10D9CCCD" w14:textId="77777777" w:rsidR="0003284C" w:rsidRPr="00FC7B0B" w:rsidRDefault="0003284C" w:rsidP="00FC7B0B">
    <w:pPr>
      <w:pStyle w:val="Footer"/>
    </w:pPr>
    <w:r w:rsidRPr="00FC7B0B">
      <w:rPr>
        <w:rStyle w:val="PageNumber"/>
      </w:rPr>
      <w:fldChar w:fldCharType="begin"/>
    </w:r>
    <w:r w:rsidRPr="00FC7B0B">
      <w:rPr>
        <w:rStyle w:val="PageNumber"/>
      </w:rPr>
      <w:instrText xml:space="preserve"> PAGE </w:instrText>
    </w:r>
    <w:r w:rsidRPr="00FC7B0B">
      <w:rPr>
        <w:rStyle w:val="PageNumber"/>
      </w:rPr>
      <w:fldChar w:fldCharType="separate"/>
    </w:r>
    <w:r>
      <w:rPr>
        <w:rStyle w:val="PageNumber"/>
        <w:noProof/>
      </w:rPr>
      <w:t>20</w:t>
    </w:r>
    <w:r w:rsidRPr="00FC7B0B">
      <w:rPr>
        <w:rStyle w:val="PageNumber"/>
      </w:rPr>
      <w:fldChar w:fldCharType="end"/>
    </w:r>
    <w:r w:rsidRPr="00FC7B0B">
      <w:rPr>
        <w:rStyle w:val="PageNumber"/>
      </w:rPr>
      <w:tab/>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Pr="00AA0800">
      <w:rPr>
        <w:rStyle w:val="PageNumber"/>
      </w:rPr>
      <w:t>Level 1 – Confidential</w:t>
    </w:r>
    <w:r>
      <w:rPr>
        <w:rStyle w:val="PageNumber"/>
      </w:rPr>
      <w:fldChar w:fldCharType="end"/>
    </w:r>
  </w:p>
  <w:p w14:paraId="0E928388" w14:textId="77777777" w:rsidR="0003284C" w:rsidRDefault="0003284C" w:rsidP="00F16AD4">
    <w:pPr>
      <w:pStyle w:val="Footer"/>
      <w:jc w:val="right"/>
    </w:pPr>
    <w:r>
      <w:t>Proprietary and Confidential Information of Amdocs</w:t>
    </w:r>
  </w:p>
  <w:p w14:paraId="25CCBA15" w14:textId="77777777" w:rsidR="0003284C" w:rsidRDefault="0003284C"/>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ABD99" w14:textId="77777777" w:rsidR="0003284C" w:rsidRDefault="0003284C" w:rsidP="004417B0">
    <w:r>
      <w:rPr>
        <w:noProof/>
        <w:lang w:bidi="ar-SA"/>
      </w:rPr>
      <mc:AlternateContent>
        <mc:Choice Requires="wps">
          <w:drawing>
            <wp:anchor distT="0" distB="0" distL="114300" distR="114300" simplePos="0" relativeHeight="251659264" behindDoc="1" locked="0" layoutInCell="1" allowOverlap="1" wp14:anchorId="619F2DF4" wp14:editId="32B2D17E">
              <wp:simplePos x="0" y="0"/>
              <wp:positionH relativeFrom="column">
                <wp:posOffset>6767459</wp:posOffset>
              </wp:positionH>
              <wp:positionV relativeFrom="paragraph">
                <wp:posOffset>-140335</wp:posOffset>
              </wp:positionV>
              <wp:extent cx="990600" cy="342900"/>
              <wp:effectExtent l="0" t="0" r="0" b="0"/>
              <wp:wrapNone/>
              <wp:docPr id="2"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85521"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F2DF4" id="_x0000_t202" coordsize="21600,21600" o:spt="202" path="m,l,21600r21600,l21600,xe">
              <v:stroke joinstyle="miter"/>
              <v:path gradientshapeok="t" o:connecttype="rect"/>
            </v:shapetype>
            <v:shape id="Text Box 1149" o:spid="_x0000_s1037" type="#_x0000_t202" style="position:absolute;margin-left:532.85pt;margin-top:-11.05pt;width:78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FG9A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" stroked="f">
              <v:textbox>
                <w:txbxContent>
                  <w:p w14:paraId="09C85521"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6DB88579" w14:textId="77777777" w:rsidR="0003284C" w:rsidRPr="00411160" w:rsidRDefault="0003284C" w:rsidP="00411160">
    <w:pPr>
      <w:pStyle w:val="Footer"/>
      <w:tabs>
        <w:tab w:val="clear" w:pos="9360"/>
        <w:tab w:val="right" w:pos="12960"/>
      </w:tabs>
      <w:rPr>
        <w:sz w:val="16"/>
        <w:szCs w:val="16"/>
      </w:rPr>
    </w:pPr>
    <w:r w:rsidRPr="00411160">
      <w:rPr>
        <w:rStyle w:val="PageNumber"/>
        <w:sz w:val="16"/>
        <w:szCs w:val="16"/>
      </w:rPr>
      <w:t xml:space="preserve">Information Security </w:t>
    </w:r>
    <w:r w:rsidRPr="00411160">
      <w:fldChar w:fldCharType="begin"/>
    </w:r>
    <w:r w:rsidRPr="00411160">
      <w:rPr>
        <w:sz w:val="16"/>
        <w:szCs w:val="16"/>
      </w:rPr>
      <w:instrText xml:space="preserve"> DOCPROPERTY  SecurityLevel  \* MERGEFORMAT </w:instrText>
    </w:r>
    <w:r w:rsidRPr="00411160">
      <w:fldChar w:fldCharType="separate"/>
    </w:r>
    <w:r w:rsidRPr="00AA0800">
      <w:rPr>
        <w:rStyle w:val="PageNumber"/>
        <w:sz w:val="16"/>
        <w:szCs w:val="16"/>
      </w:rPr>
      <w:t>Level 1 – Confidential</w:t>
    </w:r>
    <w:r w:rsidRPr="00411160">
      <w:rPr>
        <w:rStyle w:val="PageNumber"/>
        <w:sz w:val="16"/>
        <w:szCs w:val="16"/>
      </w:rPr>
      <w:fldChar w:fldCharType="end"/>
    </w:r>
    <w:r w:rsidRPr="00411160">
      <w:rPr>
        <w:rStyle w:val="PageNumber"/>
        <w:sz w:val="16"/>
        <w:szCs w:val="16"/>
      </w:rPr>
      <w:tab/>
    </w:r>
    <w:r w:rsidRPr="00411160">
      <w:rPr>
        <w:rStyle w:val="PageNumber"/>
        <w:sz w:val="16"/>
        <w:szCs w:val="16"/>
      </w:rPr>
      <w:fldChar w:fldCharType="begin"/>
    </w:r>
    <w:r w:rsidRPr="00411160">
      <w:rPr>
        <w:rStyle w:val="PageNumber"/>
        <w:sz w:val="16"/>
        <w:szCs w:val="16"/>
      </w:rPr>
      <w:instrText xml:space="preserve"> PAGE </w:instrText>
    </w:r>
    <w:r w:rsidRPr="00411160">
      <w:rPr>
        <w:rStyle w:val="PageNumber"/>
        <w:sz w:val="16"/>
        <w:szCs w:val="16"/>
      </w:rPr>
      <w:fldChar w:fldCharType="separate"/>
    </w:r>
    <w:r>
      <w:rPr>
        <w:rStyle w:val="PageNumber"/>
        <w:noProof/>
        <w:sz w:val="16"/>
        <w:szCs w:val="16"/>
      </w:rPr>
      <w:t>10</w:t>
    </w:r>
    <w:r w:rsidRPr="00411160">
      <w:rPr>
        <w:rStyle w:val="PageNumber"/>
        <w:sz w:val="16"/>
        <w:szCs w:val="16"/>
      </w:rPr>
      <w:fldChar w:fldCharType="end"/>
    </w:r>
  </w:p>
  <w:p w14:paraId="5AE56C90" w14:textId="77777777" w:rsidR="0003284C" w:rsidRPr="00411160" w:rsidRDefault="0003284C" w:rsidP="00411160">
    <w:pPr>
      <w:pStyle w:val="Footer"/>
      <w:rPr>
        <w:rStyle w:val="PageNumber"/>
        <w:sz w:val="16"/>
        <w:szCs w:val="16"/>
      </w:rPr>
    </w:pPr>
    <w:r w:rsidRPr="00411160">
      <w:rPr>
        <w:sz w:val="16"/>
        <w:szCs w:val="16"/>
      </w:rPr>
      <w:t>This document is strictly confidential and proprietary; to be used only by authorized persons. Unauthorized use or distribution without specific permission will be subject to severe disciplinary action, as well as any other sanctions applicable by law.</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19E7" w14:textId="77777777" w:rsidR="0003284C" w:rsidRDefault="0003284C" w:rsidP="004417B0">
    <w:r>
      <w:rPr>
        <w:noProof/>
        <w:lang w:bidi="ar-SA"/>
      </w:rPr>
      <mc:AlternateContent>
        <mc:Choice Requires="wps">
          <w:drawing>
            <wp:anchor distT="0" distB="0" distL="114300" distR="114300" simplePos="0" relativeHeight="251657216" behindDoc="1" locked="0" layoutInCell="1" allowOverlap="1" wp14:anchorId="111B9F2D" wp14:editId="6BB63100">
              <wp:simplePos x="0" y="0"/>
              <wp:positionH relativeFrom="column">
                <wp:posOffset>6763014</wp:posOffset>
              </wp:positionH>
              <wp:positionV relativeFrom="paragraph">
                <wp:posOffset>-131445</wp:posOffset>
              </wp:positionV>
              <wp:extent cx="990600" cy="342900"/>
              <wp:effectExtent l="0" t="0" r="0" b="0"/>
              <wp:wrapNone/>
              <wp:docPr id="1" name="Text Box 1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F6F38A"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B9F2D" id="_x0000_t202" coordsize="21600,21600" o:spt="202" path="m,l,21600r21600,l21600,xe">
              <v:stroke joinstyle="miter"/>
              <v:path gradientshapeok="t" o:connecttype="rect"/>
            </v:shapetype>
            <v:shape id="Text Box 1146" o:spid="_x0000_s1038" type="#_x0000_t202" style="position:absolute;margin-left:532.5pt;margin-top:-10.35pt;width:7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o9Q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" stroked="f">
              <v:textbox>
                <w:txbxContent>
                  <w:p w14:paraId="11F6F38A"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56B18590" w14:textId="1D792AB3" w:rsidR="0003284C" w:rsidRPr="004F1B89" w:rsidRDefault="0003284C" w:rsidP="002850B6">
    <w:pPr>
      <w:pStyle w:val="Footer"/>
      <w:tabs>
        <w:tab w:val="clear" w:pos="9360"/>
        <w:tab w:val="right" w:pos="12960"/>
      </w:tabs>
    </w:pPr>
    <w:r w:rsidRPr="004F1B89">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Pr="00AA0800">
      <w:rPr>
        <w:rStyle w:val="PageNumber"/>
      </w:rPr>
      <w:t>Level 1 – Confidential</w:t>
    </w:r>
    <w:r>
      <w:rPr>
        <w:rStyle w:val="PageNumber"/>
      </w:rPr>
      <w:fldChar w:fldCharType="end"/>
    </w:r>
    <w:r w:rsidRPr="004F1B89">
      <w:rPr>
        <w:rStyle w:val="PageNumber"/>
      </w:rPr>
      <w:tab/>
    </w:r>
    <w:r w:rsidRPr="004F1B89">
      <w:rPr>
        <w:rStyle w:val="PageNumber"/>
      </w:rPr>
      <w:fldChar w:fldCharType="begin"/>
    </w:r>
    <w:r w:rsidRPr="004F1B89">
      <w:rPr>
        <w:rStyle w:val="PageNumber"/>
      </w:rPr>
      <w:instrText xml:space="preserve"> PAGE </w:instrText>
    </w:r>
    <w:r w:rsidRPr="004F1B89">
      <w:rPr>
        <w:rStyle w:val="PageNumber"/>
      </w:rPr>
      <w:fldChar w:fldCharType="separate"/>
    </w:r>
    <w:r>
      <w:rPr>
        <w:rStyle w:val="PageNumber"/>
        <w:noProof/>
      </w:rPr>
      <w:t>13</w:t>
    </w:r>
    <w:r w:rsidRPr="004F1B89">
      <w:rPr>
        <w:rStyle w:val="PageNumber"/>
      </w:rPr>
      <w:fldChar w:fldCharType="end"/>
    </w:r>
  </w:p>
  <w:p w14:paraId="735DD810" w14:textId="77777777" w:rsidR="0003284C" w:rsidRDefault="0003284C" w:rsidP="002850B6">
    <w:pPr>
      <w:pStyle w:val="Footer"/>
      <w:rPr>
        <w:rStyle w:val="PageNumber"/>
      </w:rPr>
    </w:pPr>
    <w:r>
      <w:t>This document is strictly confidential and proprietary; to be used only by authorized persons. Unauthorized use or distribution without specific permission will be subject to severe disciplinary action, as well as any other sanctions applicable by law.</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61BA" w14:textId="77777777" w:rsidR="0003284C" w:rsidRDefault="0003284C" w:rsidP="008D6418">
    <w:pPr>
      <w:jc w:val="center"/>
    </w:pPr>
    <w:r>
      <w:rPr>
        <w:rFonts w:ascii="Arial Black" w:hAnsi="Arial Black"/>
        <w:noProof/>
        <w:color w:val="FF99CC"/>
        <w:lang w:bidi="ar-SA"/>
      </w:rPr>
      <mc:AlternateContent>
        <mc:Choice Requires="wps">
          <w:drawing>
            <wp:anchor distT="0" distB="0" distL="114300" distR="114300" simplePos="0" relativeHeight="251695616" behindDoc="0" locked="0" layoutInCell="1" allowOverlap="1" wp14:anchorId="371CB053" wp14:editId="62A527C8">
              <wp:simplePos x="0" y="0"/>
              <wp:positionH relativeFrom="column">
                <wp:posOffset>-77470</wp:posOffset>
              </wp:positionH>
              <wp:positionV relativeFrom="paragraph">
                <wp:posOffset>-1430919</wp:posOffset>
              </wp:positionV>
              <wp:extent cx="6146800" cy="1328468"/>
              <wp:effectExtent l="0" t="0" r="6350" b="5080"/>
              <wp:wrapNone/>
              <wp:docPr id="33"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328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328C0F" w14:textId="6A151D40" w:rsidR="0003284C" w:rsidRDefault="0003284C" w:rsidP="008B2997">
                          <w:pPr>
                            <w:rPr>
                              <w:rFonts w:asciiTheme="majorHAnsi" w:hAnsiTheme="majorHAnsi"/>
                              <w:sz w:val="20"/>
                              <w:szCs w:val="20"/>
                            </w:rPr>
                          </w:pPr>
                          <w:r w:rsidRPr="0012563B">
                            <w:rPr>
                              <w:rFonts w:asciiTheme="majorHAnsi" w:hAnsiTheme="majorHAnsi"/>
                              <w:sz w:val="20"/>
                              <w:szCs w:val="20"/>
                            </w:rPr>
                            <w:t xml:space="preserve">Copyright © </w:t>
                          </w:r>
                          <w:r w:rsidRPr="0012563B">
                            <w:rPr>
                              <w:rFonts w:asciiTheme="majorHAnsi" w:hAnsiTheme="majorHAnsi"/>
                              <w:sz w:val="20"/>
                              <w:szCs w:val="20"/>
                            </w:rPr>
                            <w:fldChar w:fldCharType="begin"/>
                          </w:r>
                          <w:r w:rsidRPr="0012563B">
                            <w:rPr>
                              <w:rFonts w:asciiTheme="majorHAnsi" w:hAnsiTheme="majorHAnsi"/>
                              <w:sz w:val="20"/>
                              <w:szCs w:val="20"/>
                            </w:rPr>
                            <w:instrText xml:space="preserve"> SAVEDATE \@ "yyyy" \* MERGEFORMAT </w:instrText>
                          </w:r>
                          <w:r w:rsidRPr="0012563B">
                            <w:rPr>
                              <w:rFonts w:asciiTheme="majorHAnsi" w:hAnsiTheme="majorHAnsi"/>
                              <w:sz w:val="20"/>
                              <w:szCs w:val="20"/>
                            </w:rPr>
                            <w:fldChar w:fldCharType="separate"/>
                          </w:r>
                          <w:r w:rsidR="008F0D91">
                            <w:rPr>
                              <w:rFonts w:asciiTheme="majorHAnsi" w:hAnsiTheme="majorHAnsi"/>
                              <w:noProof/>
                              <w:sz w:val="20"/>
                              <w:szCs w:val="20"/>
                            </w:rPr>
                            <w:t>2022</w:t>
                          </w:r>
                          <w:r w:rsidRPr="0012563B">
                            <w:rPr>
                              <w:rFonts w:asciiTheme="majorHAnsi" w:hAnsiTheme="majorHAnsi"/>
                              <w:sz w:val="20"/>
                              <w:szCs w:val="20"/>
                            </w:rPr>
                            <w:fldChar w:fldCharType="end"/>
                          </w:r>
                          <w:r w:rsidRPr="0012563B">
                            <w:rPr>
                              <w:rFonts w:asciiTheme="majorHAnsi" w:hAnsiTheme="majorHAnsi"/>
                              <w:sz w:val="20"/>
                              <w:szCs w:val="20"/>
                            </w:rPr>
                            <w:t xml:space="preserve"> Amdocs. </w:t>
                          </w:r>
                        </w:p>
                        <w:p w14:paraId="2F340420" w14:textId="77777777" w:rsidR="0003284C" w:rsidRDefault="0003284C" w:rsidP="00233FCF">
                          <w:pPr>
                            <w:rPr>
                              <w:rFonts w:asciiTheme="majorHAnsi" w:hAnsiTheme="majorHAnsi"/>
                              <w:sz w:val="20"/>
                              <w:szCs w:val="20"/>
                            </w:rPr>
                          </w:pPr>
                          <w:r w:rsidRPr="00233FCF">
                            <w:rPr>
                              <w:rFonts w:asciiTheme="majorHAnsi" w:hAnsiTheme="majorHAnsi"/>
                              <w:sz w:val="20"/>
                              <w:szCs w:val="20"/>
                            </w:rPr>
                            <w:t xml:space="preserve">Information Security </w:t>
                          </w:r>
                          <w:r w:rsidRPr="00233FCF">
                            <w:rPr>
                              <w:rFonts w:asciiTheme="majorHAnsi" w:hAnsiTheme="majorHAnsi"/>
                              <w:sz w:val="20"/>
                              <w:szCs w:val="20"/>
                            </w:rPr>
                            <w:fldChar w:fldCharType="begin"/>
                          </w:r>
                          <w:r w:rsidRPr="00233FCF">
                            <w:rPr>
                              <w:rFonts w:asciiTheme="majorHAnsi" w:hAnsiTheme="majorHAnsi"/>
                              <w:sz w:val="20"/>
                              <w:szCs w:val="20"/>
                            </w:rPr>
                            <w:instrText xml:space="preserve"> DOCPROPERTY  SecurityLevel  \* MERGEFORMAT </w:instrText>
                          </w:r>
                          <w:r w:rsidRPr="00233FCF">
                            <w:rPr>
                              <w:rFonts w:asciiTheme="majorHAnsi" w:hAnsiTheme="majorHAnsi"/>
                              <w:sz w:val="20"/>
                              <w:szCs w:val="20"/>
                            </w:rPr>
                            <w:fldChar w:fldCharType="separate"/>
                          </w:r>
                          <w:r>
                            <w:rPr>
                              <w:rFonts w:asciiTheme="majorHAnsi" w:hAnsiTheme="majorHAnsi"/>
                              <w:sz w:val="20"/>
                              <w:szCs w:val="20"/>
                            </w:rPr>
                            <w:t>Level 1 – Confidential</w:t>
                          </w:r>
                          <w:r w:rsidRPr="00233FCF">
                            <w:rPr>
                              <w:rFonts w:asciiTheme="majorHAnsi" w:hAnsiTheme="majorHAnsi"/>
                              <w:sz w:val="20"/>
                              <w:szCs w:val="20"/>
                            </w:rPr>
                            <w:fldChar w:fldCharType="end"/>
                          </w:r>
                        </w:p>
                        <w:p w14:paraId="798F1005" w14:textId="77777777" w:rsidR="0003284C" w:rsidRPr="00233FCF" w:rsidRDefault="0003284C" w:rsidP="00233FCF">
                          <w:pPr>
                            <w:rPr>
                              <w:rFonts w:asciiTheme="majorHAnsi" w:hAnsiTheme="majorHAnsi"/>
                              <w:sz w:val="20"/>
                              <w:szCs w:val="20"/>
                            </w:rPr>
                          </w:pPr>
                          <w:r w:rsidRPr="00233FCF">
                            <w:rPr>
                              <w:rFonts w:asciiTheme="majorHAnsi" w:hAnsiTheme="majorHAnsi"/>
                              <w:sz w:val="20"/>
                              <w:szCs w:val="20"/>
                            </w:rPr>
                            <w:t>CONTAINS RESTRICTED - PROPRIETARY INFORMATION</w:t>
                          </w:r>
                        </w:p>
                        <w:p w14:paraId="00668C34" w14:textId="77777777" w:rsidR="0003284C" w:rsidRPr="00367813" w:rsidRDefault="0003284C" w:rsidP="00367813">
                          <w:pPr>
                            <w:rPr>
                              <w:rFonts w:asciiTheme="majorHAnsi" w:hAnsiTheme="majorHAnsi"/>
                              <w:sz w:val="20"/>
                              <w:szCs w:val="20"/>
                            </w:rPr>
                          </w:pPr>
                          <w:r w:rsidRPr="00367813">
                            <w:rPr>
                              <w:rFonts w:asciiTheme="majorHAnsi" w:hAnsiTheme="majorHAnsi"/>
                              <w:sz w:val="20"/>
                              <w:szCs w:val="20"/>
                            </w:rPr>
                            <w:t xml:space="preserve">This document is strictly confidential and proprietary; to be used only by authorized persons on a need to know basis, and must not be distributed without specific permission. </w:t>
                          </w:r>
                        </w:p>
                        <w:p w14:paraId="791D4815" w14:textId="77777777" w:rsidR="0003284C" w:rsidRPr="0012563B" w:rsidRDefault="0003284C" w:rsidP="00367813">
                          <w:pPr>
                            <w:rPr>
                              <w:rFonts w:asciiTheme="majorHAnsi" w:hAnsiTheme="majorHAnsi"/>
                              <w:sz w:val="20"/>
                              <w:szCs w:val="20"/>
                            </w:rPr>
                          </w:pPr>
                          <w:r w:rsidRPr="00367813">
                            <w:rPr>
                              <w:rFonts w:asciiTheme="majorHAnsi" w:hAnsiTheme="majorHAnsi"/>
                              <w:sz w:val="20"/>
                              <w:szCs w:val="20"/>
                            </w:rPr>
                            <w:t>In the event of unauthorized use of this document or the confidential information it contains, violators will be subject to severe disciplinary action, based on Amdocs regulations, as well as any other sanctions applicable by law.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CB053" id="_x0000_t202" coordsize="21600,21600" o:spt="202" path="m,l,21600r21600,l21600,xe">
              <v:stroke joinstyle="miter"/>
              <v:path gradientshapeok="t" o:connecttype="rect"/>
            </v:shapetype>
            <v:shape id="_x0000_s1028" type="#_x0000_t202" style="position:absolute;left:0;text-align:left;margin-left:-6.1pt;margin-top:-112.65pt;width:484pt;height:104.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" stroked="f">
              <v:textbox>
                <w:txbxContent>
                  <w:p w14:paraId="75328C0F" w14:textId="6A151D40" w:rsidR="0003284C" w:rsidRDefault="0003284C" w:rsidP="008B2997">
                    <w:pPr>
                      <w:rPr>
                        <w:rFonts w:asciiTheme="majorHAnsi" w:hAnsiTheme="majorHAnsi"/>
                        <w:sz w:val="20"/>
                        <w:szCs w:val="20"/>
                      </w:rPr>
                    </w:pPr>
                    <w:r w:rsidRPr="0012563B">
                      <w:rPr>
                        <w:rFonts w:asciiTheme="majorHAnsi" w:hAnsiTheme="majorHAnsi"/>
                        <w:sz w:val="20"/>
                        <w:szCs w:val="20"/>
                      </w:rPr>
                      <w:t xml:space="preserve">Copyright © </w:t>
                    </w:r>
                    <w:r w:rsidRPr="0012563B">
                      <w:rPr>
                        <w:rFonts w:asciiTheme="majorHAnsi" w:hAnsiTheme="majorHAnsi"/>
                        <w:sz w:val="20"/>
                        <w:szCs w:val="20"/>
                      </w:rPr>
                      <w:fldChar w:fldCharType="begin"/>
                    </w:r>
                    <w:r w:rsidRPr="0012563B">
                      <w:rPr>
                        <w:rFonts w:asciiTheme="majorHAnsi" w:hAnsiTheme="majorHAnsi"/>
                        <w:sz w:val="20"/>
                        <w:szCs w:val="20"/>
                      </w:rPr>
                      <w:instrText xml:space="preserve"> SAVEDATE \@ "yyyy" \* MERGEFORMAT </w:instrText>
                    </w:r>
                    <w:r w:rsidRPr="0012563B">
                      <w:rPr>
                        <w:rFonts w:asciiTheme="majorHAnsi" w:hAnsiTheme="majorHAnsi"/>
                        <w:sz w:val="20"/>
                        <w:szCs w:val="20"/>
                      </w:rPr>
                      <w:fldChar w:fldCharType="separate"/>
                    </w:r>
                    <w:r w:rsidR="008F0D91">
                      <w:rPr>
                        <w:rFonts w:asciiTheme="majorHAnsi" w:hAnsiTheme="majorHAnsi"/>
                        <w:noProof/>
                        <w:sz w:val="20"/>
                        <w:szCs w:val="20"/>
                      </w:rPr>
                      <w:t>2022</w:t>
                    </w:r>
                    <w:r w:rsidRPr="0012563B">
                      <w:rPr>
                        <w:rFonts w:asciiTheme="majorHAnsi" w:hAnsiTheme="majorHAnsi"/>
                        <w:sz w:val="20"/>
                        <w:szCs w:val="20"/>
                      </w:rPr>
                      <w:fldChar w:fldCharType="end"/>
                    </w:r>
                    <w:r w:rsidRPr="0012563B">
                      <w:rPr>
                        <w:rFonts w:asciiTheme="majorHAnsi" w:hAnsiTheme="majorHAnsi"/>
                        <w:sz w:val="20"/>
                        <w:szCs w:val="20"/>
                      </w:rPr>
                      <w:t xml:space="preserve"> Amdocs. </w:t>
                    </w:r>
                  </w:p>
                  <w:p w14:paraId="2F340420" w14:textId="77777777" w:rsidR="0003284C" w:rsidRDefault="0003284C" w:rsidP="00233FCF">
                    <w:pPr>
                      <w:rPr>
                        <w:rFonts w:asciiTheme="majorHAnsi" w:hAnsiTheme="majorHAnsi"/>
                        <w:sz w:val="20"/>
                        <w:szCs w:val="20"/>
                      </w:rPr>
                    </w:pPr>
                    <w:r w:rsidRPr="00233FCF">
                      <w:rPr>
                        <w:rFonts w:asciiTheme="majorHAnsi" w:hAnsiTheme="majorHAnsi"/>
                        <w:sz w:val="20"/>
                        <w:szCs w:val="20"/>
                      </w:rPr>
                      <w:t xml:space="preserve">Information Security </w:t>
                    </w:r>
                    <w:r w:rsidRPr="00233FCF">
                      <w:rPr>
                        <w:rFonts w:asciiTheme="majorHAnsi" w:hAnsiTheme="majorHAnsi"/>
                        <w:sz w:val="20"/>
                        <w:szCs w:val="20"/>
                      </w:rPr>
                      <w:fldChar w:fldCharType="begin"/>
                    </w:r>
                    <w:r w:rsidRPr="00233FCF">
                      <w:rPr>
                        <w:rFonts w:asciiTheme="majorHAnsi" w:hAnsiTheme="majorHAnsi"/>
                        <w:sz w:val="20"/>
                        <w:szCs w:val="20"/>
                      </w:rPr>
                      <w:instrText xml:space="preserve"> DOCPROPERTY  SecurityLevel  \* MERGEFORMAT </w:instrText>
                    </w:r>
                    <w:r w:rsidRPr="00233FCF">
                      <w:rPr>
                        <w:rFonts w:asciiTheme="majorHAnsi" w:hAnsiTheme="majorHAnsi"/>
                        <w:sz w:val="20"/>
                        <w:szCs w:val="20"/>
                      </w:rPr>
                      <w:fldChar w:fldCharType="separate"/>
                    </w:r>
                    <w:r>
                      <w:rPr>
                        <w:rFonts w:asciiTheme="majorHAnsi" w:hAnsiTheme="majorHAnsi"/>
                        <w:sz w:val="20"/>
                        <w:szCs w:val="20"/>
                      </w:rPr>
                      <w:t>Level 1 – Confidential</w:t>
                    </w:r>
                    <w:r w:rsidRPr="00233FCF">
                      <w:rPr>
                        <w:rFonts w:asciiTheme="majorHAnsi" w:hAnsiTheme="majorHAnsi"/>
                        <w:sz w:val="20"/>
                        <w:szCs w:val="20"/>
                      </w:rPr>
                      <w:fldChar w:fldCharType="end"/>
                    </w:r>
                  </w:p>
                  <w:p w14:paraId="798F1005" w14:textId="77777777" w:rsidR="0003284C" w:rsidRPr="00233FCF" w:rsidRDefault="0003284C" w:rsidP="00233FCF">
                    <w:pPr>
                      <w:rPr>
                        <w:rFonts w:asciiTheme="majorHAnsi" w:hAnsiTheme="majorHAnsi"/>
                        <w:sz w:val="20"/>
                        <w:szCs w:val="20"/>
                      </w:rPr>
                    </w:pPr>
                    <w:r w:rsidRPr="00233FCF">
                      <w:rPr>
                        <w:rFonts w:asciiTheme="majorHAnsi" w:hAnsiTheme="majorHAnsi"/>
                        <w:sz w:val="20"/>
                        <w:szCs w:val="20"/>
                      </w:rPr>
                      <w:t>CONTAINS RESTRICTED - PROPRIETARY INFORMATION</w:t>
                    </w:r>
                  </w:p>
                  <w:p w14:paraId="00668C34" w14:textId="77777777" w:rsidR="0003284C" w:rsidRPr="00367813" w:rsidRDefault="0003284C" w:rsidP="00367813">
                    <w:pPr>
                      <w:rPr>
                        <w:rFonts w:asciiTheme="majorHAnsi" w:hAnsiTheme="majorHAnsi"/>
                        <w:sz w:val="20"/>
                        <w:szCs w:val="20"/>
                      </w:rPr>
                    </w:pPr>
                    <w:r w:rsidRPr="00367813">
                      <w:rPr>
                        <w:rFonts w:asciiTheme="majorHAnsi" w:hAnsiTheme="majorHAnsi"/>
                        <w:sz w:val="20"/>
                        <w:szCs w:val="20"/>
                      </w:rPr>
                      <w:t xml:space="preserve">This document is strictly confidential and proprietary; to be used only by authorized persons on a need to know basis, and must not be distributed without specific permission. </w:t>
                    </w:r>
                  </w:p>
                  <w:p w14:paraId="791D4815" w14:textId="77777777" w:rsidR="0003284C" w:rsidRPr="0012563B" w:rsidRDefault="0003284C" w:rsidP="00367813">
                    <w:pPr>
                      <w:rPr>
                        <w:rFonts w:asciiTheme="majorHAnsi" w:hAnsiTheme="majorHAnsi"/>
                        <w:sz w:val="20"/>
                        <w:szCs w:val="20"/>
                      </w:rPr>
                    </w:pPr>
                    <w:r w:rsidRPr="00367813">
                      <w:rPr>
                        <w:rFonts w:asciiTheme="majorHAnsi" w:hAnsiTheme="majorHAnsi"/>
                        <w:sz w:val="20"/>
                        <w:szCs w:val="20"/>
                      </w:rPr>
                      <w:t>In the event of unauthorized use of this document or the confidential information it contains, violators will be subject to severe disciplinary action, based on Amdocs regulations, as well as any other sanctions applicable by law.</w:t>
                    </w:r>
                  </w:p>
                </w:txbxContent>
              </v:textbox>
            </v:shape>
          </w:pict>
        </mc:Fallback>
      </mc:AlternateContent>
    </w:r>
    <w:r>
      <w:rPr>
        <w:rFonts w:ascii="Arial Black" w:hAnsi="Arial Black"/>
        <w:noProof/>
        <w:color w:val="FF99CC"/>
        <w:lang w:bidi="ar-SA"/>
      </w:rPr>
      <mc:AlternateContent>
        <mc:Choice Requires="wps">
          <w:drawing>
            <wp:anchor distT="0" distB="0" distL="114300" distR="114300" simplePos="0" relativeHeight="251687424" behindDoc="1" locked="0" layoutInCell="1" allowOverlap="1" wp14:anchorId="74F4165E" wp14:editId="530B17DF">
              <wp:simplePos x="0" y="0"/>
              <wp:positionH relativeFrom="column">
                <wp:posOffset>2590800</wp:posOffset>
              </wp:positionH>
              <wp:positionV relativeFrom="paragraph">
                <wp:posOffset>-63500</wp:posOffset>
              </wp:positionV>
              <wp:extent cx="990600" cy="342900"/>
              <wp:effectExtent l="0" t="3175" r="0" b="0"/>
              <wp:wrapNone/>
              <wp:docPr id="17"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07BE" w14:textId="77777777" w:rsidR="0003284C" w:rsidRDefault="0003284C" w:rsidP="008D641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4165E" id="Text Box 1152" o:spid="_x0000_s1029" type="#_x0000_t202" style="position:absolute;left:0;text-align:left;margin-left:204pt;margin-top:-5pt;width:78pt;height:27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fa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" stroked="f">
              <v:textbox>
                <w:txbxContent>
                  <w:p w14:paraId="409D07BE" w14:textId="77777777" w:rsidR="0003284C" w:rsidRDefault="0003284C" w:rsidP="008D641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CF85" w14:textId="77777777" w:rsidR="0003284C" w:rsidRDefault="0003284C" w:rsidP="002850B6">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97F3F" w14:textId="77777777" w:rsidR="0003284C" w:rsidRDefault="0003284C" w:rsidP="004417B0">
    <w:r>
      <w:rPr>
        <w:noProof/>
        <w:lang w:bidi="ar-SA"/>
      </w:rPr>
      <mc:AlternateContent>
        <mc:Choice Requires="wps">
          <w:drawing>
            <wp:anchor distT="0" distB="0" distL="114300" distR="114300" simplePos="0" relativeHeight="251627008" behindDoc="1" locked="0" layoutInCell="1" allowOverlap="1" wp14:anchorId="768E956A" wp14:editId="5706FA45">
              <wp:simplePos x="0" y="0"/>
              <wp:positionH relativeFrom="column">
                <wp:posOffset>457200</wp:posOffset>
              </wp:positionH>
              <wp:positionV relativeFrom="paragraph">
                <wp:posOffset>88900</wp:posOffset>
              </wp:positionV>
              <wp:extent cx="990600" cy="342900"/>
              <wp:effectExtent l="0" t="3175" r="0" b="0"/>
              <wp:wrapNone/>
              <wp:docPr id="29"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09D5D"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8E956A" id="_x0000_t202" coordsize="21600,21600" o:spt="202" path="m,l,21600r21600,l21600,xe">
              <v:stroke joinstyle="miter"/>
              <v:path gradientshapeok="t" o:connecttype="rect"/>
            </v:shapetype>
            <v:shape id="Text Box 1131" o:spid="_x0000_s1030" type="#_x0000_t202" style="position:absolute;margin-left:36pt;margin-top:7pt;width:78pt;height:2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4x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" stroked="f">
              <v:textbox>
                <w:txbxContent>
                  <w:p w14:paraId="7AB09D5D"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08639B36" w14:textId="77777777" w:rsidR="0003284C" w:rsidRDefault="0003284C" w:rsidP="000B6BD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Pr="00AA0800">
      <w:rPr>
        <w:rStyle w:val="PageNumber"/>
      </w:rPr>
      <w:t>Level 1 – Confidential</w:t>
    </w:r>
    <w:r>
      <w:rPr>
        <w:rStyle w:val="PageNumber"/>
      </w:rPr>
      <w:fldChar w:fldCharType="end"/>
    </w:r>
  </w:p>
  <w:p w14:paraId="70461BE3" w14:textId="77777777" w:rsidR="0003284C" w:rsidRDefault="0003284C" w:rsidP="000B6BD0">
    <w:pPr>
      <w:pStyle w:val="Footer"/>
      <w:jc w:val="right"/>
    </w:pPr>
    <w:r>
      <w:t>Proprietary and Confidential Information of Amdocs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4AF3F" w14:textId="77777777" w:rsidR="0003284C" w:rsidRDefault="0003284C" w:rsidP="004417B0">
    <w:r>
      <w:rPr>
        <w:noProof/>
        <w:lang w:bidi="ar-SA"/>
      </w:rPr>
      <mc:AlternateContent>
        <mc:Choice Requires="wps">
          <w:drawing>
            <wp:anchor distT="0" distB="0" distL="114300" distR="114300" simplePos="0" relativeHeight="251635200" behindDoc="1" locked="0" layoutInCell="1" allowOverlap="1" wp14:anchorId="41BBFF29" wp14:editId="6438966B">
              <wp:simplePos x="0" y="0"/>
              <wp:positionH relativeFrom="column">
                <wp:posOffset>4572000</wp:posOffset>
              </wp:positionH>
              <wp:positionV relativeFrom="paragraph">
                <wp:posOffset>-132451</wp:posOffset>
              </wp:positionV>
              <wp:extent cx="990600" cy="342900"/>
              <wp:effectExtent l="0" t="0" r="0" b="0"/>
              <wp:wrapNone/>
              <wp:docPr id="30"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06C847"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BFF29" id="_x0000_t202" coordsize="21600,21600" o:spt="202" path="m,l,21600r21600,l21600,xe">
              <v:stroke joinstyle="miter"/>
              <v:path gradientshapeok="t" o:connecttype="rect"/>
            </v:shapetype>
            <v:shape id="Text Box 1133" o:spid="_x0000_s1031" type="#_x0000_t202" style="position:absolute;margin-left:5in;margin-top:-10.45pt;width:78pt;height:2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" stroked="f">
              <v:textbox>
                <w:txbxContent>
                  <w:p w14:paraId="5006C847"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3CE3C2AD" w14:textId="2F95C173" w:rsidR="0003284C" w:rsidRPr="002850B6" w:rsidRDefault="0003284C" w:rsidP="000B6BD0">
    <w:pPr>
      <w:pStyle w:val="Footer"/>
      <w:rPr>
        <w:sz w:val="16"/>
        <w:szCs w:val="16"/>
      </w:rPr>
    </w:pPr>
    <w:r w:rsidRPr="002850B6">
      <w:rPr>
        <w:rStyle w:val="PageNumber"/>
        <w:sz w:val="16"/>
        <w:szCs w:val="16"/>
      </w:rPr>
      <w:t xml:space="preserve">Information Security </w:t>
    </w:r>
    <w:r w:rsidRPr="002850B6">
      <w:fldChar w:fldCharType="begin"/>
    </w:r>
    <w:r w:rsidRPr="002850B6">
      <w:rPr>
        <w:sz w:val="16"/>
        <w:szCs w:val="16"/>
      </w:rPr>
      <w:instrText xml:space="preserve"> DOCPROPERTY  SecurityLevel  \* MERGEFORMAT </w:instrText>
    </w:r>
    <w:r w:rsidRPr="002850B6">
      <w:fldChar w:fldCharType="separate"/>
    </w:r>
    <w:r w:rsidRPr="00AA0800">
      <w:rPr>
        <w:rStyle w:val="PageNumber"/>
        <w:sz w:val="16"/>
        <w:szCs w:val="16"/>
      </w:rPr>
      <w:t>Level 1 – Confidential</w:t>
    </w:r>
    <w:r w:rsidRPr="002850B6">
      <w:rPr>
        <w:rStyle w:val="PageNumber"/>
        <w:sz w:val="16"/>
        <w:szCs w:val="16"/>
      </w:rPr>
      <w:fldChar w:fldCharType="end"/>
    </w:r>
    <w:r w:rsidRPr="002850B6">
      <w:rPr>
        <w:rStyle w:val="PageNumber"/>
        <w:sz w:val="16"/>
        <w:szCs w:val="16"/>
      </w:rPr>
      <w:tab/>
    </w:r>
    <w:r w:rsidRPr="002850B6">
      <w:rPr>
        <w:rStyle w:val="PageNumber"/>
        <w:sz w:val="16"/>
        <w:szCs w:val="16"/>
      </w:rPr>
      <w:fldChar w:fldCharType="begin"/>
    </w:r>
    <w:r w:rsidRPr="002850B6">
      <w:rPr>
        <w:rStyle w:val="PageNumber"/>
        <w:sz w:val="16"/>
        <w:szCs w:val="16"/>
      </w:rPr>
      <w:instrText xml:space="preserve"> PAGE </w:instrText>
    </w:r>
    <w:r w:rsidRPr="002850B6">
      <w:rPr>
        <w:rStyle w:val="PageNumber"/>
        <w:sz w:val="16"/>
        <w:szCs w:val="16"/>
      </w:rPr>
      <w:fldChar w:fldCharType="separate"/>
    </w:r>
    <w:r>
      <w:rPr>
        <w:rStyle w:val="PageNumber"/>
        <w:noProof/>
        <w:sz w:val="16"/>
        <w:szCs w:val="16"/>
      </w:rPr>
      <w:t>9</w:t>
    </w:r>
    <w:r w:rsidRPr="002850B6">
      <w:rPr>
        <w:rStyle w:val="PageNumber"/>
        <w:sz w:val="16"/>
        <w:szCs w:val="16"/>
      </w:rPr>
      <w:fldChar w:fldCharType="end"/>
    </w:r>
  </w:p>
  <w:p w14:paraId="08B048EF" w14:textId="77777777" w:rsidR="0003284C" w:rsidRPr="002850B6" w:rsidRDefault="0003284C" w:rsidP="002850B6">
    <w:pPr>
      <w:pStyle w:val="Footer"/>
      <w:rPr>
        <w:rStyle w:val="PageNumber"/>
        <w:sz w:val="16"/>
        <w:szCs w:val="16"/>
      </w:rPr>
    </w:pPr>
    <w:r w:rsidRPr="002850B6">
      <w:rPr>
        <w:sz w:val="16"/>
        <w:szCs w:val="16"/>
      </w:rPr>
      <w:t>This document is strictly confidential and proprietary; to be used only by authorized persons.</w:t>
    </w:r>
    <w:r>
      <w:rPr>
        <w:sz w:val="16"/>
        <w:szCs w:val="16"/>
      </w:rPr>
      <w:t xml:space="preserve"> </w:t>
    </w:r>
    <w:r w:rsidRPr="002850B6">
      <w:rPr>
        <w:sz w:val="16"/>
        <w:szCs w:val="16"/>
      </w:rPr>
      <w:t>Unauthorized use or distribution without specific permission will be subject to severe disciplinary action, as well as any other sanctions applicable by law.</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F58D8" w14:textId="77777777" w:rsidR="0003284C" w:rsidRDefault="0003284C" w:rsidP="004417B0">
    <w:r>
      <w:rPr>
        <w:noProof/>
        <w:lang w:bidi="ar-SA"/>
      </w:rPr>
      <mc:AlternateContent>
        <mc:Choice Requires="wps">
          <w:drawing>
            <wp:anchor distT="0" distB="0" distL="114300" distR="114300" simplePos="0" relativeHeight="251618816" behindDoc="1" locked="0" layoutInCell="1" allowOverlap="1" wp14:anchorId="69EF6E7F" wp14:editId="216EDFFF">
              <wp:simplePos x="0" y="0"/>
              <wp:positionH relativeFrom="column">
                <wp:posOffset>4737100</wp:posOffset>
              </wp:positionH>
              <wp:positionV relativeFrom="paragraph">
                <wp:posOffset>-140706</wp:posOffset>
              </wp:positionV>
              <wp:extent cx="990600" cy="342900"/>
              <wp:effectExtent l="0" t="0" r="0" b="0"/>
              <wp:wrapNone/>
              <wp:docPr id="32"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5BC46"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F6E7F" id="_x0000_t202" coordsize="21600,21600" o:spt="202" path="m,l,21600r21600,l21600,xe">
              <v:stroke joinstyle="miter"/>
              <v:path gradientshapeok="t" o:connecttype="rect"/>
            </v:shapetype>
            <v:shape id="Text Box 1129" o:spid="_x0000_s1032" type="#_x0000_t202" style="position:absolute;margin-left:373pt;margin-top:-11.1pt;width:78pt;height:2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" stroked="f">
              <v:textbox>
                <w:txbxContent>
                  <w:p w14:paraId="7C95BC46"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09E0418B" w14:textId="134425A3" w:rsidR="0003284C" w:rsidRPr="002850B6" w:rsidRDefault="0003284C" w:rsidP="000B6BD0">
    <w:pPr>
      <w:pStyle w:val="Footer"/>
      <w:rPr>
        <w:sz w:val="16"/>
        <w:szCs w:val="16"/>
      </w:rPr>
    </w:pPr>
    <w:r w:rsidRPr="002850B6">
      <w:rPr>
        <w:rStyle w:val="PageNumber"/>
        <w:sz w:val="16"/>
        <w:szCs w:val="16"/>
      </w:rPr>
      <w:t xml:space="preserve">Information Security </w:t>
    </w:r>
    <w:r w:rsidRPr="002850B6">
      <w:fldChar w:fldCharType="begin"/>
    </w:r>
    <w:r w:rsidRPr="002850B6">
      <w:rPr>
        <w:sz w:val="16"/>
        <w:szCs w:val="16"/>
      </w:rPr>
      <w:instrText xml:space="preserve"> DOCPROPERTY  SecurityLevel  \* MERGEFORMAT </w:instrText>
    </w:r>
    <w:r w:rsidRPr="002850B6">
      <w:fldChar w:fldCharType="separate"/>
    </w:r>
    <w:r w:rsidRPr="00AA0800">
      <w:rPr>
        <w:rStyle w:val="PageNumber"/>
        <w:sz w:val="16"/>
        <w:szCs w:val="16"/>
      </w:rPr>
      <w:t>Level 1 – Confidential</w:t>
    </w:r>
    <w:r w:rsidRPr="002850B6">
      <w:rPr>
        <w:rStyle w:val="PageNumber"/>
        <w:sz w:val="16"/>
        <w:szCs w:val="16"/>
      </w:rPr>
      <w:fldChar w:fldCharType="end"/>
    </w:r>
    <w:r w:rsidRPr="002850B6">
      <w:rPr>
        <w:rStyle w:val="PageNumber"/>
        <w:sz w:val="16"/>
        <w:szCs w:val="16"/>
      </w:rPr>
      <w:tab/>
    </w:r>
    <w:r w:rsidRPr="002850B6">
      <w:rPr>
        <w:rStyle w:val="PageNumber"/>
        <w:sz w:val="16"/>
        <w:szCs w:val="16"/>
      </w:rPr>
      <w:fldChar w:fldCharType="begin"/>
    </w:r>
    <w:r w:rsidRPr="002850B6">
      <w:rPr>
        <w:rStyle w:val="PageNumber"/>
        <w:sz w:val="16"/>
        <w:szCs w:val="16"/>
      </w:rPr>
      <w:instrText xml:space="preserve"> PAGE </w:instrText>
    </w:r>
    <w:r w:rsidRPr="002850B6">
      <w:rPr>
        <w:rStyle w:val="PageNumber"/>
        <w:sz w:val="16"/>
        <w:szCs w:val="16"/>
      </w:rPr>
      <w:fldChar w:fldCharType="separate"/>
    </w:r>
    <w:r>
      <w:rPr>
        <w:rStyle w:val="PageNumber"/>
        <w:noProof/>
        <w:sz w:val="16"/>
        <w:szCs w:val="16"/>
      </w:rPr>
      <w:t>10</w:t>
    </w:r>
    <w:r w:rsidRPr="002850B6">
      <w:rPr>
        <w:rStyle w:val="PageNumber"/>
        <w:sz w:val="16"/>
        <w:szCs w:val="16"/>
      </w:rPr>
      <w:fldChar w:fldCharType="end"/>
    </w:r>
  </w:p>
  <w:p w14:paraId="7B3F3A9F" w14:textId="77777777" w:rsidR="0003284C" w:rsidRPr="002850B6" w:rsidRDefault="0003284C" w:rsidP="002850B6">
    <w:pPr>
      <w:pStyle w:val="Footer"/>
      <w:rPr>
        <w:rStyle w:val="PageNumber"/>
        <w:sz w:val="16"/>
        <w:szCs w:val="16"/>
      </w:rPr>
    </w:pPr>
    <w:r w:rsidRPr="002850B6">
      <w:rPr>
        <w:sz w:val="16"/>
        <w:szCs w:val="16"/>
      </w:rPr>
      <w:t>This document is strictly confidential and proprietary; to be used only by authorized persons.</w:t>
    </w:r>
    <w:r>
      <w:rPr>
        <w:sz w:val="16"/>
        <w:szCs w:val="16"/>
      </w:rPr>
      <w:t xml:space="preserve"> </w:t>
    </w:r>
    <w:r w:rsidRPr="002850B6">
      <w:rPr>
        <w:sz w:val="16"/>
        <w:szCs w:val="16"/>
      </w:rPr>
      <w:t>Unauthorized use or distribution without specific permission will be subject to severe disciplinary action, as well as any other sanctions applicable by law.</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93F1" w14:textId="77777777" w:rsidR="0003284C" w:rsidRDefault="0003284C" w:rsidP="004417B0">
    <w:r>
      <w:rPr>
        <w:noProof/>
        <w:lang w:bidi="ar-SA"/>
      </w:rPr>
      <mc:AlternateContent>
        <mc:Choice Requires="wps">
          <w:drawing>
            <wp:anchor distT="0" distB="0" distL="114300" distR="114300" simplePos="0" relativeHeight="251653632" behindDoc="1" locked="0" layoutInCell="1" allowOverlap="1" wp14:anchorId="3593F5A8" wp14:editId="0843F478">
              <wp:simplePos x="0" y="0"/>
              <wp:positionH relativeFrom="column">
                <wp:posOffset>457200</wp:posOffset>
              </wp:positionH>
              <wp:positionV relativeFrom="paragraph">
                <wp:posOffset>88900</wp:posOffset>
              </wp:positionV>
              <wp:extent cx="990600" cy="342900"/>
              <wp:effectExtent l="0" t="3175" r="0" b="0"/>
              <wp:wrapNone/>
              <wp:docPr id="67"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71A5E"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3F5A8" id="_x0000_t202" coordsize="21600,21600" o:spt="202" path="m,l,21600r21600,l21600,xe">
              <v:stroke joinstyle="miter"/>
              <v:path gradientshapeok="t" o:connecttype="rect"/>
            </v:shapetype>
            <v:shape id="_x0000_s1033" type="#_x0000_t202" style="position:absolute;margin-left:36pt;margin-top:7pt;width:78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" stroked="f">
              <v:textbox>
                <w:txbxContent>
                  <w:p w14:paraId="0E171A5E"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6E347371" w14:textId="77777777" w:rsidR="0003284C" w:rsidRDefault="0003284C" w:rsidP="000B6BD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Pr="00AA0800">
      <w:rPr>
        <w:rStyle w:val="PageNumber"/>
      </w:rPr>
      <w:t>Level 1 – Confidential</w:t>
    </w:r>
    <w:r>
      <w:rPr>
        <w:rStyle w:val="PageNumber"/>
      </w:rPr>
      <w:fldChar w:fldCharType="end"/>
    </w:r>
  </w:p>
  <w:p w14:paraId="6D3DAFA8" w14:textId="77777777" w:rsidR="0003284C" w:rsidRDefault="0003284C" w:rsidP="000B6BD0">
    <w:pPr>
      <w:pStyle w:val="Footer"/>
      <w:jc w:val="right"/>
    </w:pPr>
    <w:r>
      <w:t>Proprietary and Confidential Information of Amdocs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41C7B" w14:textId="77777777" w:rsidR="0003284C" w:rsidRDefault="0003284C" w:rsidP="004417B0">
    <w:r>
      <w:rPr>
        <w:noProof/>
        <w:lang w:bidi="ar-SA"/>
      </w:rPr>
      <mc:AlternateContent>
        <mc:Choice Requires="wps">
          <w:drawing>
            <wp:anchor distT="0" distB="0" distL="114300" distR="114300" simplePos="0" relativeHeight="251662848" behindDoc="1" locked="0" layoutInCell="1" allowOverlap="1" wp14:anchorId="3206492E" wp14:editId="36323C48">
              <wp:simplePos x="0" y="0"/>
              <wp:positionH relativeFrom="column">
                <wp:posOffset>4572000</wp:posOffset>
              </wp:positionH>
              <wp:positionV relativeFrom="paragraph">
                <wp:posOffset>-132451</wp:posOffset>
              </wp:positionV>
              <wp:extent cx="990600" cy="342900"/>
              <wp:effectExtent l="0" t="0" r="0" b="0"/>
              <wp:wrapNone/>
              <wp:docPr id="68"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B7DE8B"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6492E" id="_x0000_t202" coordsize="21600,21600" o:spt="202" path="m,l,21600r21600,l21600,xe">
              <v:stroke joinstyle="miter"/>
              <v:path gradientshapeok="t" o:connecttype="rect"/>
            </v:shapetype>
            <v:shape id="_x0000_s1034" type="#_x0000_t202" style="position:absolute;margin-left:5in;margin-top:-10.45pt;width:78pt;height:2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" stroked="f">
              <v:textbox>
                <w:txbxContent>
                  <w:p w14:paraId="71B7DE8B"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3E654ADD" w14:textId="77777777" w:rsidR="0003284C" w:rsidRPr="002850B6" w:rsidRDefault="0003284C" w:rsidP="000B6BD0">
    <w:pPr>
      <w:pStyle w:val="Footer"/>
      <w:rPr>
        <w:sz w:val="16"/>
        <w:szCs w:val="16"/>
      </w:rPr>
    </w:pPr>
    <w:r w:rsidRPr="002850B6">
      <w:rPr>
        <w:rStyle w:val="PageNumber"/>
        <w:sz w:val="16"/>
        <w:szCs w:val="16"/>
      </w:rPr>
      <w:t xml:space="preserve">Information Security </w:t>
    </w:r>
    <w:r w:rsidRPr="002850B6">
      <w:fldChar w:fldCharType="begin"/>
    </w:r>
    <w:r w:rsidRPr="002850B6">
      <w:rPr>
        <w:sz w:val="16"/>
        <w:szCs w:val="16"/>
      </w:rPr>
      <w:instrText xml:space="preserve"> DOCPROPERTY  SecurityLevel  \* MERGEFORMAT </w:instrText>
    </w:r>
    <w:r w:rsidRPr="002850B6">
      <w:fldChar w:fldCharType="separate"/>
    </w:r>
    <w:r w:rsidRPr="00AA0800">
      <w:rPr>
        <w:rStyle w:val="PageNumber"/>
        <w:sz w:val="16"/>
        <w:szCs w:val="16"/>
      </w:rPr>
      <w:t>Level 1 – Confidential</w:t>
    </w:r>
    <w:r w:rsidRPr="002850B6">
      <w:rPr>
        <w:rStyle w:val="PageNumber"/>
        <w:sz w:val="16"/>
        <w:szCs w:val="16"/>
      </w:rPr>
      <w:fldChar w:fldCharType="end"/>
    </w:r>
    <w:r w:rsidRPr="002850B6">
      <w:rPr>
        <w:rStyle w:val="PageNumber"/>
        <w:sz w:val="16"/>
        <w:szCs w:val="16"/>
      </w:rPr>
      <w:tab/>
    </w:r>
    <w:r w:rsidRPr="002850B6">
      <w:rPr>
        <w:rStyle w:val="PageNumber"/>
        <w:sz w:val="16"/>
        <w:szCs w:val="16"/>
      </w:rPr>
      <w:fldChar w:fldCharType="begin"/>
    </w:r>
    <w:r w:rsidRPr="002850B6">
      <w:rPr>
        <w:rStyle w:val="PageNumber"/>
        <w:sz w:val="16"/>
        <w:szCs w:val="16"/>
      </w:rPr>
      <w:instrText xml:space="preserve"> PAGE </w:instrText>
    </w:r>
    <w:r w:rsidRPr="002850B6">
      <w:rPr>
        <w:rStyle w:val="PageNumber"/>
        <w:sz w:val="16"/>
        <w:szCs w:val="16"/>
      </w:rPr>
      <w:fldChar w:fldCharType="separate"/>
    </w:r>
    <w:r>
      <w:rPr>
        <w:rStyle w:val="PageNumber"/>
        <w:noProof/>
        <w:sz w:val="16"/>
        <w:szCs w:val="16"/>
      </w:rPr>
      <w:t>16</w:t>
    </w:r>
    <w:r w:rsidRPr="002850B6">
      <w:rPr>
        <w:rStyle w:val="PageNumber"/>
        <w:sz w:val="16"/>
        <w:szCs w:val="16"/>
      </w:rPr>
      <w:fldChar w:fldCharType="end"/>
    </w:r>
  </w:p>
  <w:p w14:paraId="4EF5D242" w14:textId="77777777" w:rsidR="0003284C" w:rsidRPr="002850B6" w:rsidRDefault="0003284C" w:rsidP="002850B6">
    <w:pPr>
      <w:pStyle w:val="Footer"/>
      <w:rPr>
        <w:rStyle w:val="PageNumber"/>
        <w:sz w:val="16"/>
        <w:szCs w:val="16"/>
      </w:rPr>
    </w:pPr>
    <w:r w:rsidRPr="002850B6">
      <w:rPr>
        <w:sz w:val="16"/>
        <w:szCs w:val="16"/>
      </w:rPr>
      <w:t>This document is strictly confidential and proprietary; to be used only by authorized persons.</w:t>
    </w:r>
    <w:r>
      <w:rPr>
        <w:sz w:val="16"/>
        <w:szCs w:val="16"/>
      </w:rPr>
      <w:t xml:space="preserve"> </w:t>
    </w:r>
    <w:r w:rsidRPr="002850B6">
      <w:rPr>
        <w:sz w:val="16"/>
        <w:szCs w:val="16"/>
      </w:rPr>
      <w:t>Unauthorized use or distribution without specific permission will be subject to severe disciplinary action, as well as any other sanctions applicable by law.</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A1B7B" w14:textId="77777777" w:rsidR="0003284C" w:rsidRDefault="0003284C" w:rsidP="004417B0">
    <w:r>
      <w:rPr>
        <w:noProof/>
        <w:lang w:bidi="ar-SA"/>
      </w:rPr>
      <mc:AlternateContent>
        <mc:Choice Requires="wps">
          <w:drawing>
            <wp:anchor distT="0" distB="0" distL="114300" distR="114300" simplePos="0" relativeHeight="251644416" behindDoc="1" locked="0" layoutInCell="1" allowOverlap="1" wp14:anchorId="403F7670" wp14:editId="5DAF902F">
              <wp:simplePos x="0" y="0"/>
              <wp:positionH relativeFrom="column">
                <wp:posOffset>4737100</wp:posOffset>
              </wp:positionH>
              <wp:positionV relativeFrom="paragraph">
                <wp:posOffset>-140706</wp:posOffset>
              </wp:positionV>
              <wp:extent cx="990600" cy="342900"/>
              <wp:effectExtent l="0" t="0" r="0" b="0"/>
              <wp:wrapNone/>
              <wp:docPr id="69"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54FD9"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F7670" id="_x0000_t202" coordsize="21600,21600" o:spt="202" path="m,l,21600r21600,l21600,xe">
              <v:stroke joinstyle="miter"/>
              <v:path gradientshapeok="t" o:connecttype="rect"/>
            </v:shapetype>
            <v:shape id="_x0000_s1035" type="#_x0000_t202" style="position:absolute;margin-left:373pt;margin-top:-11.1pt;width:78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LS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" stroked="f">
              <v:textbox>
                <w:txbxContent>
                  <w:p w14:paraId="26C54FD9" w14:textId="77777777" w:rsidR="0003284C" w:rsidRDefault="0003284C"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Pr="00AA0800">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25DCF97A" w14:textId="1BB977CA" w:rsidR="0003284C" w:rsidRPr="002850B6" w:rsidRDefault="0003284C" w:rsidP="000B6BD0">
    <w:pPr>
      <w:pStyle w:val="Footer"/>
      <w:rPr>
        <w:sz w:val="16"/>
        <w:szCs w:val="16"/>
      </w:rPr>
    </w:pPr>
    <w:r w:rsidRPr="002850B6">
      <w:rPr>
        <w:rStyle w:val="PageNumber"/>
        <w:sz w:val="16"/>
        <w:szCs w:val="16"/>
      </w:rPr>
      <w:t xml:space="preserve">Information Security </w:t>
    </w:r>
    <w:r w:rsidRPr="002850B6">
      <w:fldChar w:fldCharType="begin"/>
    </w:r>
    <w:r w:rsidRPr="002850B6">
      <w:rPr>
        <w:sz w:val="16"/>
        <w:szCs w:val="16"/>
      </w:rPr>
      <w:instrText xml:space="preserve"> DOCPROPERTY  SecurityLevel  \* MERGEFORMAT </w:instrText>
    </w:r>
    <w:r w:rsidRPr="002850B6">
      <w:fldChar w:fldCharType="separate"/>
    </w:r>
    <w:r w:rsidRPr="00AA0800">
      <w:rPr>
        <w:rStyle w:val="PageNumber"/>
        <w:sz w:val="16"/>
        <w:szCs w:val="16"/>
      </w:rPr>
      <w:t>Level 1 – Confidential</w:t>
    </w:r>
    <w:r w:rsidRPr="002850B6">
      <w:rPr>
        <w:rStyle w:val="PageNumber"/>
        <w:sz w:val="16"/>
        <w:szCs w:val="16"/>
      </w:rPr>
      <w:fldChar w:fldCharType="end"/>
    </w:r>
    <w:r w:rsidRPr="002850B6">
      <w:rPr>
        <w:rStyle w:val="PageNumber"/>
        <w:sz w:val="16"/>
        <w:szCs w:val="16"/>
      </w:rPr>
      <w:tab/>
    </w:r>
    <w:r w:rsidRPr="002850B6">
      <w:rPr>
        <w:rStyle w:val="PageNumber"/>
        <w:sz w:val="16"/>
        <w:szCs w:val="16"/>
      </w:rPr>
      <w:fldChar w:fldCharType="begin"/>
    </w:r>
    <w:r w:rsidRPr="002850B6">
      <w:rPr>
        <w:rStyle w:val="PageNumber"/>
        <w:sz w:val="16"/>
        <w:szCs w:val="16"/>
      </w:rPr>
      <w:instrText xml:space="preserve"> PAGE </w:instrText>
    </w:r>
    <w:r w:rsidRPr="002850B6">
      <w:rPr>
        <w:rStyle w:val="PageNumber"/>
        <w:sz w:val="16"/>
        <w:szCs w:val="16"/>
      </w:rPr>
      <w:fldChar w:fldCharType="separate"/>
    </w:r>
    <w:r>
      <w:rPr>
        <w:rStyle w:val="PageNumber"/>
        <w:noProof/>
        <w:sz w:val="16"/>
        <w:szCs w:val="16"/>
      </w:rPr>
      <w:t>11</w:t>
    </w:r>
    <w:r w:rsidRPr="002850B6">
      <w:rPr>
        <w:rStyle w:val="PageNumber"/>
        <w:sz w:val="16"/>
        <w:szCs w:val="16"/>
      </w:rPr>
      <w:fldChar w:fldCharType="end"/>
    </w:r>
  </w:p>
  <w:p w14:paraId="295B9537" w14:textId="77777777" w:rsidR="0003284C" w:rsidRPr="002850B6" w:rsidRDefault="0003284C" w:rsidP="002850B6">
    <w:pPr>
      <w:pStyle w:val="Footer"/>
      <w:rPr>
        <w:rStyle w:val="PageNumber"/>
        <w:sz w:val="16"/>
        <w:szCs w:val="16"/>
      </w:rPr>
    </w:pPr>
    <w:r w:rsidRPr="002850B6">
      <w:rPr>
        <w:sz w:val="16"/>
        <w:szCs w:val="16"/>
      </w:rPr>
      <w:t>This document is strictly confidential and proprietary; to be used only by authorized persons.</w:t>
    </w:r>
    <w:r>
      <w:rPr>
        <w:sz w:val="16"/>
        <w:szCs w:val="16"/>
      </w:rPr>
      <w:t xml:space="preserve"> </w:t>
    </w:r>
    <w:r w:rsidRPr="002850B6">
      <w:rPr>
        <w:sz w:val="16"/>
        <w:szCs w:val="16"/>
      </w:rPr>
      <w:t>Unauthorized use or distribution without specific permission will be subject to severe disciplinary action, as well as any other sanctions applicable by law.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E6423" w14:textId="77777777" w:rsidR="00F374FB" w:rsidRDefault="00F374FB">
      <w:r>
        <w:separator/>
      </w:r>
    </w:p>
    <w:p w14:paraId="2AE43F4C" w14:textId="77777777" w:rsidR="00F374FB" w:rsidRDefault="00F374FB"/>
    <w:p w14:paraId="115D2360" w14:textId="77777777" w:rsidR="00F374FB" w:rsidRDefault="00F374FB"/>
  </w:footnote>
  <w:footnote w:type="continuationSeparator" w:id="0">
    <w:p w14:paraId="7A6F0FE6" w14:textId="77777777" w:rsidR="00F374FB" w:rsidRDefault="00F374FB">
      <w:r>
        <w:continuationSeparator/>
      </w:r>
    </w:p>
    <w:p w14:paraId="11C1EDC2" w14:textId="77777777" w:rsidR="00F374FB" w:rsidRDefault="00F374FB"/>
    <w:p w14:paraId="57CAE10D" w14:textId="77777777" w:rsidR="00F374FB" w:rsidRDefault="00F374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60E6" w14:textId="77777777" w:rsidR="0003284C" w:rsidRDefault="0003284C" w:rsidP="002A41DB">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D123A" w14:textId="77777777" w:rsidR="0003284C" w:rsidRPr="007A7DCA" w:rsidRDefault="00F374FB" w:rsidP="004E2421">
    <w:pPr>
      <w:pStyle w:val="Header"/>
      <w:jc w:val="left"/>
    </w:pPr>
    <w:r>
      <w:fldChar w:fldCharType="begin"/>
    </w:r>
    <w:r>
      <w:instrText xml:space="preserve"> TITLE  \* MERGEFORMAT </w:instrText>
    </w:r>
    <w:r>
      <w:fldChar w:fldCharType="separate"/>
    </w:r>
    <w:r w:rsidR="0003284C">
      <w:t>&lt;CR Number&gt;–&lt;TITLE&gt;</w:t>
    </w:r>
    <w:r>
      <w:fldChar w:fldCharType="end"/>
    </w:r>
    <w:r w:rsidR="0003284C" w:rsidRPr="007A7DCA">
      <w:t xml:space="preserve"> </w:t>
    </w:r>
    <w:r>
      <w:fldChar w:fldCharType="begin"/>
    </w:r>
    <w:r>
      <w:instrText xml:space="preserve"> SUBJECT \* MERGEFORMAT </w:instrText>
    </w:r>
    <w:r>
      <w:fldChar w:fldCharType="separate"/>
    </w:r>
    <w:r w:rsidR="0003284C">
      <w:t>Impact Assessment (IA)</w:t>
    </w:r>
    <w:r>
      <w:fldChar w:fldCharType="end"/>
    </w:r>
  </w:p>
  <w:p w14:paraId="21D10B2C" w14:textId="77777777" w:rsidR="0003284C" w:rsidRPr="007A7DCA" w:rsidRDefault="0003284C" w:rsidP="00BA2E97"/>
  <w:p w14:paraId="6BA65120" w14:textId="77777777" w:rsidR="0003284C" w:rsidRDefault="0003284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051D0" w14:textId="77777777" w:rsidR="00C73DD9" w:rsidRDefault="00C73DD9" w:rsidP="00C73DD9">
    <w:pPr>
      <w:pStyle w:val="Header"/>
    </w:pPr>
    <w:r w:rsidRPr="00FA3E8F">
      <w:t>DMND0008</w:t>
    </w:r>
    <w:r>
      <w:t>947</w:t>
    </w:r>
    <w:r w:rsidRPr="00FA3E8F">
      <w:t xml:space="preserve"> </w:t>
    </w:r>
    <w:r>
      <w:t>– Enhance Prepaid Fibr</w:t>
    </w:r>
    <w:fldSimple w:instr=" TITLE  \* MERGEFORMAT "/>
    <w:r>
      <w:t xml:space="preserve"> </w:t>
    </w:r>
  </w:p>
  <w:p w14:paraId="489F89EE" w14:textId="77777777" w:rsidR="00C73DD9" w:rsidRDefault="000F1E80" w:rsidP="00C73DD9">
    <w:pPr>
      <w:pStyle w:val="Header"/>
    </w:pPr>
    <w:fldSimple w:instr=" SUBJECT \* MERGEFORMAT ">
      <w:r w:rsidR="00C73DD9">
        <w:t>Impact Assessment (IA)</w:t>
      </w:r>
    </w:fldSimple>
  </w:p>
  <w:p w14:paraId="2B7B428F" w14:textId="7E4AA52D" w:rsidR="00C73DD9" w:rsidRDefault="00C73DD9" w:rsidP="00C73DD9">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6E110A">
      <w:rPr>
        <w:noProof/>
        <w:cs/>
      </w:rPr>
      <w:t>‎</w:t>
    </w:r>
    <w:r w:rsidR="006E110A">
      <w:rPr>
        <w:noProof/>
      </w:rPr>
      <w:t>8</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6E110A">
      <w:rPr>
        <w:noProof/>
      </w:rPr>
      <w:t>Appendix</w:t>
    </w:r>
    <w:r>
      <w:rPr>
        <w:noProof/>
      </w:rPr>
      <w:fldChar w:fldCharType="end"/>
    </w:r>
  </w:p>
  <w:p w14:paraId="32B52C49" w14:textId="77777777" w:rsidR="00C73DD9" w:rsidRDefault="00C73DD9" w:rsidP="00C73DD9">
    <w:pPr>
      <w:jc w:val="right"/>
    </w:pPr>
  </w:p>
  <w:p w14:paraId="6765A1D2" w14:textId="6E5FF03D" w:rsidR="0003284C" w:rsidRPr="007A7DCA" w:rsidRDefault="0003284C" w:rsidP="007A7DCA">
    <w:pPr>
      <w:pStyle w:val="Header"/>
    </w:pPr>
  </w:p>
  <w:p w14:paraId="40FDDCC4" w14:textId="77777777" w:rsidR="0003284C" w:rsidRPr="007A7DCA" w:rsidRDefault="0003284C" w:rsidP="00BA2E97">
    <w:pPr>
      <w:jc w:val="right"/>
      <w:rPr>
        <w:noProof/>
      </w:rPr>
    </w:pPr>
  </w:p>
  <w:p w14:paraId="660B1F1F" w14:textId="77777777" w:rsidR="0003284C" w:rsidRDefault="0003284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6B68E" w14:textId="77777777" w:rsidR="0003284C" w:rsidRPr="007A7DCA" w:rsidRDefault="0003284C" w:rsidP="00BA2E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F410" w14:textId="77777777" w:rsidR="00CA295F" w:rsidRDefault="00CA29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A1746" w14:textId="77777777" w:rsidR="0003284C" w:rsidRDefault="0003284C" w:rsidP="002A5718">
    <w:pPr>
      <w:spacing w:before="4640"/>
    </w:pPr>
    <w:r>
      <w:rPr>
        <w:noProof/>
        <w:lang w:bidi="ar-SA"/>
      </w:rPr>
      <w:drawing>
        <wp:anchor distT="0" distB="0" distL="114300" distR="114300" simplePos="0" relativeHeight="251703808" behindDoc="0" locked="0" layoutInCell="1" allowOverlap="1" wp14:anchorId="6B9FAC70" wp14:editId="67A72A23">
          <wp:simplePos x="0" y="0"/>
          <wp:positionH relativeFrom="column">
            <wp:posOffset>-914400</wp:posOffset>
          </wp:positionH>
          <wp:positionV relativeFrom="paragraph">
            <wp:posOffset>-474454</wp:posOffset>
          </wp:positionV>
          <wp:extent cx="7775708" cy="3459193"/>
          <wp:effectExtent l="0" t="0" r="0" b="8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docs Logo1.png"/>
                  <pic:cNvPicPr/>
                </pic:nvPicPr>
                <pic:blipFill>
                  <a:blip r:embed="rId1">
                    <a:extLst>
                      <a:ext uri="{28A0092B-C50C-407E-A947-70E740481C1C}">
                        <a14:useLocalDpi xmlns:a14="http://schemas.microsoft.com/office/drawing/2010/main" val="0"/>
                      </a:ext>
                    </a:extLst>
                  </a:blip>
                  <a:stretch>
                    <a:fillRect/>
                  </a:stretch>
                </pic:blipFill>
                <pic:spPr>
                  <a:xfrm>
                    <a:off x="0" y="0"/>
                    <a:ext cx="7775708" cy="3459193"/>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5FA6" w14:textId="77777777" w:rsidR="0003284C" w:rsidRDefault="00F374FB" w:rsidP="001C1518">
    <w:pPr>
      <w:pStyle w:val="Header"/>
      <w:jc w:val="left"/>
    </w:pPr>
    <w:r>
      <w:fldChar w:fldCharType="begin"/>
    </w:r>
    <w:r>
      <w:instrText xml:space="preserve"> TITLE  \* MERGEFORMAT </w:instrText>
    </w:r>
    <w:r>
      <w:fldChar w:fldCharType="separate"/>
    </w:r>
    <w:r w:rsidR="0003284C">
      <w:t>&lt;CR Number&gt;–&lt;TITLE&gt;</w:t>
    </w:r>
    <w:r>
      <w:fldChar w:fldCharType="end"/>
    </w:r>
    <w:r w:rsidR="0003284C">
      <w:t xml:space="preserve"> </w:t>
    </w:r>
    <w:r>
      <w:fldChar w:fldCharType="begin"/>
    </w:r>
    <w:r>
      <w:instrText xml:space="preserve"> SUBJECT \* MERGEFORMAT </w:instrText>
    </w:r>
    <w:r>
      <w:fldChar w:fldCharType="separate"/>
    </w:r>
    <w:r w:rsidR="0003284C">
      <w:t>Impact Assessment (IA)</w:t>
    </w:r>
    <w:r>
      <w:fldChar w:fldCharType="end"/>
    </w:r>
  </w:p>
  <w:p w14:paraId="7F9F3499" w14:textId="77777777" w:rsidR="0003284C" w:rsidRDefault="0003284C" w:rsidP="001C15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FB863" w14:textId="0CB8DBAA" w:rsidR="0003284C" w:rsidRDefault="0003284C" w:rsidP="00810224">
    <w:pPr>
      <w:pStyle w:val="Header"/>
      <w:jc w:val="center"/>
    </w:pPr>
    <w:r>
      <w:tab/>
    </w:r>
    <w:r>
      <w:tab/>
    </w:r>
    <w:r w:rsidR="00F374FB">
      <w:fldChar w:fldCharType="begin"/>
    </w:r>
    <w:r w:rsidR="00F374FB">
      <w:instrText xml:space="preserve"> SUBJECT \* MERGEFORMAT </w:instrText>
    </w:r>
    <w:r w:rsidR="00F374FB">
      <w:fldChar w:fldCharType="separate"/>
    </w:r>
    <w:r>
      <w:t>Impact Assessment (IA)</w:t>
    </w:r>
    <w:r w:rsidR="00F374FB">
      <w:fldChar w:fldCharType="end"/>
    </w:r>
  </w:p>
  <w:p w14:paraId="1E6F34D7" w14:textId="2B8BEA36" w:rsidR="0003284C" w:rsidRDefault="0003284C" w:rsidP="000D22C3">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6E110A">
      <w:rPr>
        <w:noProof/>
        <w:cs/>
      </w:rPr>
      <w:t>‎</w:t>
    </w:r>
    <w:r w:rsidR="006E110A">
      <w:rPr>
        <w:noProof/>
      </w:rPr>
      <w:t>1</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6E110A">
      <w:rPr>
        <w:noProof/>
      </w:rPr>
      <w:t>Introduction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C708" w14:textId="77777777" w:rsidR="0003284C" w:rsidRPr="006F2F83" w:rsidRDefault="0003284C" w:rsidP="006F2F8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8F3DB" w14:textId="77777777" w:rsidR="0003284C" w:rsidRDefault="00F374FB" w:rsidP="001C1518">
    <w:pPr>
      <w:pStyle w:val="Header"/>
      <w:jc w:val="left"/>
    </w:pPr>
    <w:r>
      <w:fldChar w:fldCharType="begin"/>
    </w:r>
    <w:r>
      <w:instrText xml:space="preserve"> TITLE  \* MERGEFORMAT </w:instrText>
    </w:r>
    <w:r>
      <w:fldChar w:fldCharType="separate"/>
    </w:r>
    <w:r w:rsidR="0003284C">
      <w:t>&lt;CR Number&gt;–&lt;TITLE&gt;</w:t>
    </w:r>
    <w:r>
      <w:fldChar w:fldCharType="end"/>
    </w:r>
    <w:r w:rsidR="0003284C">
      <w:t xml:space="preserve"> </w:t>
    </w:r>
    <w:r>
      <w:fldChar w:fldCharType="begin"/>
    </w:r>
    <w:r>
      <w:instrText xml:space="preserve"> SUBJECT \* MERGEFORMAT </w:instrText>
    </w:r>
    <w:r>
      <w:fldChar w:fldCharType="separate"/>
    </w:r>
    <w:r w:rsidR="0003284C">
      <w:t>Impact Assessment (IA)</w:t>
    </w:r>
    <w:r>
      <w:fldChar w:fldCharType="end"/>
    </w:r>
  </w:p>
  <w:p w14:paraId="71AFE6EE" w14:textId="77777777" w:rsidR="0003284C" w:rsidRDefault="0003284C" w:rsidP="001C151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59871" w14:textId="5E63A399" w:rsidR="0003284C" w:rsidRDefault="0003284C" w:rsidP="000B6BD0">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6E110A">
      <w:rPr>
        <w:noProof/>
        <w:cs/>
      </w:rPr>
      <w:t>‎</w:t>
    </w:r>
    <w:r w:rsidR="006E110A">
      <w:rPr>
        <w:noProof/>
      </w:rPr>
      <w:t>4</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6E110A">
      <w:rPr>
        <w:noProof/>
      </w:rPr>
      <w:t>Other Impacts</w:t>
    </w:r>
    <w:r>
      <w:rPr>
        <w:noProof/>
      </w:rPr>
      <w:fldChar w:fldCharType="end"/>
    </w:r>
  </w:p>
  <w:p w14:paraId="4365F068" w14:textId="77777777" w:rsidR="0003284C" w:rsidRDefault="0003284C" w:rsidP="00C02E9B">
    <w:pP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79C6" w14:textId="77777777" w:rsidR="0003284C" w:rsidRPr="006F2F83" w:rsidRDefault="0003284C" w:rsidP="006F2F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61F"/>
    <w:multiLevelType w:val="multilevel"/>
    <w:tmpl w:val="4F2A66AC"/>
    <w:lvl w:ilvl="0">
      <w:start w:val="1"/>
      <w:numFmt w:val="decimal"/>
      <w:lvlRestart w:val="0"/>
      <w:pStyle w:val="Heading1"/>
      <w:lvlText w:val="%1"/>
      <w:lvlJc w:val="left"/>
      <w:pPr>
        <w:tabs>
          <w:tab w:val="num" w:pos="1440"/>
        </w:tabs>
        <w:ind w:left="1440" w:hanging="1440"/>
      </w:pPr>
      <w:rPr>
        <w:rFonts w:ascii="Arial" w:hAnsi="Arial" w:cs="Arial"/>
        <w:b/>
        <w:bCs/>
        <w:i w:val="0"/>
        <w:iCs w:val="0"/>
        <w:caps w:val="0"/>
        <w:strike w:val="0"/>
        <w:dstrike w:val="0"/>
        <w:vanish w:val="0"/>
        <w:color w:val="606064"/>
        <w:sz w:val="44"/>
        <w:szCs w:val="6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1530"/>
        </w:tabs>
        <w:ind w:left="1530" w:hanging="1080"/>
      </w:pPr>
      <w:rPr>
        <w:rFonts w:ascii="Arial" w:hAnsi="Arial" w:cs="Arial"/>
        <w:b w:val="0"/>
        <w:bCs w:val="0"/>
        <w:i w:val="0"/>
        <w:iCs w:val="0"/>
        <w:caps w:val="0"/>
        <w:strike w:val="0"/>
        <w:dstrike w:val="0"/>
        <w:vanish w:val="0"/>
        <w:color w:val="606064"/>
        <w:sz w:val="36"/>
        <w:szCs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260"/>
        </w:tabs>
        <w:ind w:left="1260" w:hanging="1080"/>
      </w:pPr>
      <w:rPr>
        <w:rFonts w:ascii="Arial" w:hAnsi="Arial" w:cs="Arial"/>
        <w:b w:val="0"/>
        <w:bCs w:val="0"/>
        <w:i w:val="0"/>
        <w:iCs w:val="0"/>
        <w:caps w:val="0"/>
        <w:strike w:val="0"/>
        <w:dstrike w:val="0"/>
        <w:vanish w:val="0"/>
        <w:color w:val="606064"/>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530"/>
        </w:tabs>
        <w:ind w:left="1530" w:hanging="1080"/>
      </w:pPr>
      <w:rPr>
        <w:rFonts w:ascii="Arial" w:hAnsi="Arial" w:cs="Arial"/>
        <w:b w:val="0"/>
        <w:bCs w:val="0"/>
        <w:i w:val="0"/>
        <w:iCs w:val="0"/>
        <w:caps w:val="0"/>
        <w:strike w:val="0"/>
        <w:dstrike w:val="0"/>
        <w:vanish w:val="0"/>
        <w:color w:val="606064"/>
        <w:sz w:val="22"/>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620"/>
        </w:tabs>
        <w:ind w:left="1620" w:hanging="1080"/>
      </w:pPr>
      <w:rPr>
        <w:rFonts w:ascii="Arial" w:hAnsi="Arial" w:cs="Arial"/>
        <w:b w:val="0"/>
        <w:bCs w:val="0"/>
        <w:i w:val="0"/>
        <w:iCs w:val="0"/>
        <w:caps w:val="0"/>
        <w:strike w:val="0"/>
        <w:dstrike w:val="0"/>
        <w:vanish w:val="0"/>
        <w:color w:val="606064"/>
        <w:sz w:val="20"/>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080"/>
        </w:tabs>
        <w:ind w:left="1080" w:hanging="108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tabs>
          <w:tab w:val="num" w:pos="1080"/>
        </w:tabs>
        <w:ind w:left="1080" w:hanging="108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lvlText w:val="%1.%2.%3.%4.%5.%6.%7.%8"/>
      <w:lvlJc w:val="left"/>
      <w:pPr>
        <w:tabs>
          <w:tab w:val="num" w:pos="1440"/>
        </w:tabs>
        <w:ind w:left="1440" w:hanging="144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lvlText w:val="%1.%2.%3.%4.%5.%6.%7.%8.%9"/>
      <w:lvlJc w:val="left"/>
      <w:pPr>
        <w:tabs>
          <w:tab w:val="num" w:pos="1440"/>
        </w:tabs>
        <w:ind w:left="1440" w:hanging="144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51CF5"/>
    <w:multiLevelType w:val="hybridMultilevel"/>
    <w:tmpl w:val="24D6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803B3"/>
    <w:multiLevelType w:val="hybridMultilevel"/>
    <w:tmpl w:val="57084430"/>
    <w:lvl w:ilvl="0" w:tplc="68445BB4">
      <w:start w:val="1"/>
      <w:numFmt w:val="bullet"/>
      <w:lvlText w:val="•"/>
      <w:lvlJc w:val="left"/>
      <w:pPr>
        <w:tabs>
          <w:tab w:val="num" w:pos="720"/>
        </w:tabs>
        <w:ind w:left="720" w:hanging="360"/>
      </w:pPr>
      <w:rPr>
        <w:rFonts w:ascii="Arial" w:hAnsi="Arial" w:hint="default"/>
      </w:rPr>
    </w:lvl>
    <w:lvl w:ilvl="1" w:tplc="89808052" w:tentative="1">
      <w:start w:val="1"/>
      <w:numFmt w:val="bullet"/>
      <w:lvlText w:val="•"/>
      <w:lvlJc w:val="left"/>
      <w:pPr>
        <w:tabs>
          <w:tab w:val="num" w:pos="1440"/>
        </w:tabs>
        <w:ind w:left="1440" w:hanging="360"/>
      </w:pPr>
      <w:rPr>
        <w:rFonts w:ascii="Arial" w:hAnsi="Arial" w:hint="default"/>
      </w:rPr>
    </w:lvl>
    <w:lvl w:ilvl="2" w:tplc="26B66C16" w:tentative="1">
      <w:start w:val="1"/>
      <w:numFmt w:val="bullet"/>
      <w:lvlText w:val="•"/>
      <w:lvlJc w:val="left"/>
      <w:pPr>
        <w:tabs>
          <w:tab w:val="num" w:pos="2160"/>
        </w:tabs>
        <w:ind w:left="2160" w:hanging="360"/>
      </w:pPr>
      <w:rPr>
        <w:rFonts w:ascii="Arial" w:hAnsi="Arial" w:hint="default"/>
      </w:rPr>
    </w:lvl>
    <w:lvl w:ilvl="3" w:tplc="1E642C24" w:tentative="1">
      <w:start w:val="1"/>
      <w:numFmt w:val="bullet"/>
      <w:lvlText w:val="•"/>
      <w:lvlJc w:val="left"/>
      <w:pPr>
        <w:tabs>
          <w:tab w:val="num" w:pos="2880"/>
        </w:tabs>
        <w:ind w:left="2880" w:hanging="360"/>
      </w:pPr>
      <w:rPr>
        <w:rFonts w:ascii="Arial" w:hAnsi="Arial" w:hint="default"/>
      </w:rPr>
    </w:lvl>
    <w:lvl w:ilvl="4" w:tplc="A4B09358" w:tentative="1">
      <w:start w:val="1"/>
      <w:numFmt w:val="bullet"/>
      <w:lvlText w:val="•"/>
      <w:lvlJc w:val="left"/>
      <w:pPr>
        <w:tabs>
          <w:tab w:val="num" w:pos="3600"/>
        </w:tabs>
        <w:ind w:left="3600" w:hanging="360"/>
      </w:pPr>
      <w:rPr>
        <w:rFonts w:ascii="Arial" w:hAnsi="Arial" w:hint="default"/>
      </w:rPr>
    </w:lvl>
    <w:lvl w:ilvl="5" w:tplc="36666DE6" w:tentative="1">
      <w:start w:val="1"/>
      <w:numFmt w:val="bullet"/>
      <w:lvlText w:val="•"/>
      <w:lvlJc w:val="left"/>
      <w:pPr>
        <w:tabs>
          <w:tab w:val="num" w:pos="4320"/>
        </w:tabs>
        <w:ind w:left="4320" w:hanging="360"/>
      </w:pPr>
      <w:rPr>
        <w:rFonts w:ascii="Arial" w:hAnsi="Arial" w:hint="default"/>
      </w:rPr>
    </w:lvl>
    <w:lvl w:ilvl="6" w:tplc="9768EAC0" w:tentative="1">
      <w:start w:val="1"/>
      <w:numFmt w:val="bullet"/>
      <w:lvlText w:val="•"/>
      <w:lvlJc w:val="left"/>
      <w:pPr>
        <w:tabs>
          <w:tab w:val="num" w:pos="5040"/>
        </w:tabs>
        <w:ind w:left="5040" w:hanging="360"/>
      </w:pPr>
      <w:rPr>
        <w:rFonts w:ascii="Arial" w:hAnsi="Arial" w:hint="default"/>
      </w:rPr>
    </w:lvl>
    <w:lvl w:ilvl="7" w:tplc="503460B2" w:tentative="1">
      <w:start w:val="1"/>
      <w:numFmt w:val="bullet"/>
      <w:lvlText w:val="•"/>
      <w:lvlJc w:val="left"/>
      <w:pPr>
        <w:tabs>
          <w:tab w:val="num" w:pos="5760"/>
        </w:tabs>
        <w:ind w:left="5760" w:hanging="360"/>
      </w:pPr>
      <w:rPr>
        <w:rFonts w:ascii="Arial" w:hAnsi="Arial" w:hint="default"/>
      </w:rPr>
    </w:lvl>
    <w:lvl w:ilvl="8" w:tplc="FAAC2E8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7F780E"/>
    <w:multiLevelType w:val="hybridMultilevel"/>
    <w:tmpl w:val="E37A56AC"/>
    <w:lvl w:ilvl="0" w:tplc="6A2211F4">
      <w:start w:val="1"/>
      <w:numFmt w:val="bullet"/>
      <w:lvlText w:val="•"/>
      <w:lvlJc w:val="left"/>
      <w:pPr>
        <w:tabs>
          <w:tab w:val="num" w:pos="720"/>
        </w:tabs>
        <w:ind w:left="720" w:hanging="360"/>
      </w:pPr>
      <w:rPr>
        <w:rFonts w:ascii="Arial" w:hAnsi="Arial" w:hint="default"/>
      </w:rPr>
    </w:lvl>
    <w:lvl w:ilvl="1" w:tplc="2BE41194" w:tentative="1">
      <w:start w:val="1"/>
      <w:numFmt w:val="bullet"/>
      <w:lvlText w:val="•"/>
      <w:lvlJc w:val="left"/>
      <w:pPr>
        <w:tabs>
          <w:tab w:val="num" w:pos="1440"/>
        </w:tabs>
        <w:ind w:left="1440" w:hanging="360"/>
      </w:pPr>
      <w:rPr>
        <w:rFonts w:ascii="Arial" w:hAnsi="Arial" w:hint="default"/>
      </w:rPr>
    </w:lvl>
    <w:lvl w:ilvl="2" w:tplc="A314E3A2" w:tentative="1">
      <w:start w:val="1"/>
      <w:numFmt w:val="bullet"/>
      <w:lvlText w:val="•"/>
      <w:lvlJc w:val="left"/>
      <w:pPr>
        <w:tabs>
          <w:tab w:val="num" w:pos="2160"/>
        </w:tabs>
        <w:ind w:left="2160" w:hanging="360"/>
      </w:pPr>
      <w:rPr>
        <w:rFonts w:ascii="Arial" w:hAnsi="Arial" w:hint="default"/>
      </w:rPr>
    </w:lvl>
    <w:lvl w:ilvl="3" w:tplc="4B02FA34" w:tentative="1">
      <w:start w:val="1"/>
      <w:numFmt w:val="bullet"/>
      <w:lvlText w:val="•"/>
      <w:lvlJc w:val="left"/>
      <w:pPr>
        <w:tabs>
          <w:tab w:val="num" w:pos="2880"/>
        </w:tabs>
        <w:ind w:left="2880" w:hanging="360"/>
      </w:pPr>
      <w:rPr>
        <w:rFonts w:ascii="Arial" w:hAnsi="Arial" w:hint="default"/>
      </w:rPr>
    </w:lvl>
    <w:lvl w:ilvl="4" w:tplc="5F50D6B0" w:tentative="1">
      <w:start w:val="1"/>
      <w:numFmt w:val="bullet"/>
      <w:lvlText w:val="•"/>
      <w:lvlJc w:val="left"/>
      <w:pPr>
        <w:tabs>
          <w:tab w:val="num" w:pos="3600"/>
        </w:tabs>
        <w:ind w:left="3600" w:hanging="360"/>
      </w:pPr>
      <w:rPr>
        <w:rFonts w:ascii="Arial" w:hAnsi="Arial" w:hint="default"/>
      </w:rPr>
    </w:lvl>
    <w:lvl w:ilvl="5" w:tplc="D2F20C18" w:tentative="1">
      <w:start w:val="1"/>
      <w:numFmt w:val="bullet"/>
      <w:lvlText w:val="•"/>
      <w:lvlJc w:val="left"/>
      <w:pPr>
        <w:tabs>
          <w:tab w:val="num" w:pos="4320"/>
        </w:tabs>
        <w:ind w:left="4320" w:hanging="360"/>
      </w:pPr>
      <w:rPr>
        <w:rFonts w:ascii="Arial" w:hAnsi="Arial" w:hint="default"/>
      </w:rPr>
    </w:lvl>
    <w:lvl w:ilvl="6" w:tplc="2E968C96" w:tentative="1">
      <w:start w:val="1"/>
      <w:numFmt w:val="bullet"/>
      <w:lvlText w:val="•"/>
      <w:lvlJc w:val="left"/>
      <w:pPr>
        <w:tabs>
          <w:tab w:val="num" w:pos="5040"/>
        </w:tabs>
        <w:ind w:left="5040" w:hanging="360"/>
      </w:pPr>
      <w:rPr>
        <w:rFonts w:ascii="Arial" w:hAnsi="Arial" w:hint="default"/>
      </w:rPr>
    </w:lvl>
    <w:lvl w:ilvl="7" w:tplc="FC1674DA" w:tentative="1">
      <w:start w:val="1"/>
      <w:numFmt w:val="bullet"/>
      <w:lvlText w:val="•"/>
      <w:lvlJc w:val="left"/>
      <w:pPr>
        <w:tabs>
          <w:tab w:val="num" w:pos="5760"/>
        </w:tabs>
        <w:ind w:left="5760" w:hanging="360"/>
      </w:pPr>
      <w:rPr>
        <w:rFonts w:ascii="Arial" w:hAnsi="Arial" w:hint="default"/>
      </w:rPr>
    </w:lvl>
    <w:lvl w:ilvl="8" w:tplc="51CA05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454EEF"/>
    <w:multiLevelType w:val="multilevel"/>
    <w:tmpl w:val="B43CCF66"/>
    <w:styleLink w:val="UStepTable"/>
    <w:lvl w:ilvl="0">
      <w:start w:val="1"/>
      <w:numFmt w:val="bullet"/>
      <w:lvlText w:val=""/>
      <w:lvlJc w:val="left"/>
      <w:pPr>
        <w:ind w:left="216" w:hanging="216"/>
      </w:pPr>
      <w:rPr>
        <w:rFonts w:ascii="Wingdings" w:hAnsi="Wingdings" w:cs="Times New Roman" w:hint="default"/>
        <w:color w:val="6B7000"/>
        <w:sz w:val="16"/>
        <w:szCs w:val="22"/>
      </w:rPr>
    </w:lvl>
    <w:lvl w:ilvl="1">
      <w:start w:val="1"/>
      <w:numFmt w:val="bullet"/>
      <w:lvlText w:val=""/>
      <w:lvlJc w:val="left"/>
      <w:pPr>
        <w:ind w:left="432" w:hanging="216"/>
      </w:pPr>
      <w:rPr>
        <w:rFonts w:ascii="Wingdings" w:hAnsi="Wingdings" w:cs="Times New Roman" w:hint="default"/>
        <w:color w:val="6B7000"/>
        <w:sz w:val="16"/>
        <w:szCs w:val="22"/>
      </w:rPr>
    </w:lvl>
    <w:lvl w:ilvl="2">
      <w:start w:val="1"/>
      <w:numFmt w:val="lowerRoman"/>
      <w:lvlText w:val="%3)"/>
      <w:lvlJc w:val="left"/>
      <w:pPr>
        <w:ind w:left="1080" w:hanging="360"/>
      </w:pPr>
      <w:rPr>
        <w:rFonts w:hint="default"/>
        <w:color w:val="6B7000"/>
      </w:rPr>
    </w:lvl>
    <w:lvl w:ilvl="3">
      <w:start w:val="1"/>
      <w:numFmt w:val="decimal"/>
      <w:lvlText w:val="(%4)"/>
      <w:lvlJc w:val="left"/>
      <w:pPr>
        <w:ind w:left="1440" w:hanging="360"/>
      </w:pPr>
      <w:rPr>
        <w:rFonts w:hint="default"/>
        <w:color w:val="6B7000"/>
      </w:rPr>
    </w:lvl>
    <w:lvl w:ilvl="4">
      <w:start w:val="1"/>
      <w:numFmt w:val="lowerLetter"/>
      <w:lvlText w:val="(%5)"/>
      <w:lvlJc w:val="left"/>
      <w:pPr>
        <w:ind w:left="1800" w:hanging="360"/>
      </w:pPr>
      <w:rPr>
        <w:rFonts w:hint="default"/>
        <w:color w:val="6B7000"/>
      </w:rPr>
    </w:lvl>
    <w:lvl w:ilvl="5">
      <w:start w:val="1"/>
      <w:numFmt w:val="lowerRoman"/>
      <w:lvlText w:val="(%6)"/>
      <w:lvlJc w:val="left"/>
      <w:pPr>
        <w:ind w:left="2160" w:hanging="360"/>
      </w:pPr>
      <w:rPr>
        <w:rFonts w:hint="default"/>
        <w:color w:val="6B7000"/>
      </w:rPr>
    </w:lvl>
    <w:lvl w:ilvl="6">
      <w:start w:val="1"/>
      <w:numFmt w:val="decimal"/>
      <w:lvlText w:val="%7."/>
      <w:lvlJc w:val="left"/>
      <w:pPr>
        <w:ind w:left="2520" w:hanging="360"/>
      </w:pPr>
      <w:rPr>
        <w:rFonts w:hint="default"/>
        <w:color w:val="6B7000"/>
      </w:rPr>
    </w:lvl>
    <w:lvl w:ilvl="7">
      <w:start w:val="1"/>
      <w:numFmt w:val="lowerLetter"/>
      <w:lvlText w:val="%8."/>
      <w:lvlJc w:val="left"/>
      <w:pPr>
        <w:ind w:left="2880" w:hanging="360"/>
      </w:pPr>
      <w:rPr>
        <w:rFonts w:hint="default"/>
        <w:color w:val="6B7000"/>
      </w:rPr>
    </w:lvl>
    <w:lvl w:ilvl="8">
      <w:start w:val="1"/>
      <w:numFmt w:val="lowerRoman"/>
      <w:lvlText w:val="%9."/>
      <w:lvlJc w:val="left"/>
      <w:pPr>
        <w:ind w:left="3240" w:hanging="360"/>
      </w:pPr>
      <w:rPr>
        <w:rFonts w:hint="default"/>
        <w:color w:val="6B7000"/>
      </w:rPr>
    </w:lvl>
  </w:abstractNum>
  <w:abstractNum w:abstractNumId="5" w15:restartNumberingAfterBreak="0">
    <w:nsid w:val="09885E97"/>
    <w:multiLevelType w:val="hybridMultilevel"/>
    <w:tmpl w:val="395AA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57BF5"/>
    <w:multiLevelType w:val="hybridMultilevel"/>
    <w:tmpl w:val="6B98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36C29"/>
    <w:multiLevelType w:val="hybridMultilevel"/>
    <w:tmpl w:val="909A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42025"/>
    <w:multiLevelType w:val="hybridMultilevel"/>
    <w:tmpl w:val="AC9A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162AB"/>
    <w:multiLevelType w:val="multilevel"/>
    <w:tmpl w:val="F7DA1DB0"/>
    <w:styleLink w:val="UBullet"/>
    <w:lvl w:ilvl="0">
      <w:start w:val="1"/>
      <w:numFmt w:val="bullet"/>
      <w:lvlText w:val=""/>
      <w:lvlJc w:val="left"/>
      <w:pPr>
        <w:tabs>
          <w:tab w:val="num" w:pos="1440"/>
        </w:tabs>
        <w:ind w:left="1800" w:hanging="360"/>
      </w:pPr>
      <w:rPr>
        <w:rFonts w:ascii="Wingdings" w:hAnsi="Wingdings" w:cs="Times New Roman" w:hint="default"/>
        <w:color w:val="6B7000"/>
        <w:sz w:val="12"/>
        <w:szCs w:val="18"/>
      </w:rPr>
    </w:lvl>
    <w:lvl w:ilvl="1">
      <w:start w:val="1"/>
      <w:numFmt w:val="bullet"/>
      <w:lvlText w:val=""/>
      <w:lvlJc w:val="left"/>
      <w:pPr>
        <w:tabs>
          <w:tab w:val="num" w:pos="1800"/>
        </w:tabs>
        <w:ind w:left="2160" w:hanging="360"/>
      </w:pPr>
      <w:rPr>
        <w:rFonts w:ascii="Wingdings" w:hAnsi="Wingdings" w:cs="Times New Roman" w:hint="default"/>
        <w:color w:val="6B7000"/>
        <w:sz w:val="12"/>
        <w:szCs w:val="18"/>
      </w:rPr>
    </w:lvl>
    <w:lvl w:ilvl="2">
      <w:start w:val="1"/>
      <w:numFmt w:val="bullet"/>
      <w:lvlText w:val=""/>
      <w:lvlJc w:val="left"/>
      <w:pPr>
        <w:tabs>
          <w:tab w:val="num" w:pos="2160"/>
        </w:tabs>
        <w:ind w:left="2520" w:hanging="360"/>
      </w:pPr>
      <w:rPr>
        <w:rFonts w:ascii="Wingdings" w:hAnsi="Wingdings" w:cs="Times New Roman" w:hint="default"/>
        <w:color w:val="6B7000"/>
        <w:sz w:val="12"/>
        <w:szCs w:val="18"/>
      </w:rPr>
    </w:lvl>
    <w:lvl w:ilvl="3">
      <w:start w:val="1"/>
      <w:numFmt w:val="bullet"/>
      <w:lvlText w:val=""/>
      <w:lvlJc w:val="left"/>
      <w:pPr>
        <w:tabs>
          <w:tab w:val="num" w:pos="2880"/>
        </w:tabs>
        <w:ind w:left="2880" w:hanging="360"/>
      </w:pPr>
      <w:rPr>
        <w:rFonts w:ascii="Wingdings" w:hAnsi="Wingdings" w:cs="Times New Roman" w:hint="default"/>
        <w:color w:val="6B7000"/>
        <w:sz w:val="12"/>
        <w:szCs w:val="18"/>
      </w:rPr>
    </w:lvl>
    <w:lvl w:ilvl="4">
      <w:start w:val="1"/>
      <w:numFmt w:val="bullet"/>
      <w:lvlText w:val=""/>
      <w:lvlJc w:val="left"/>
      <w:pPr>
        <w:tabs>
          <w:tab w:val="num" w:pos="2880"/>
        </w:tabs>
        <w:ind w:left="3240" w:hanging="360"/>
      </w:pPr>
      <w:rPr>
        <w:rFonts w:ascii="Wingdings" w:hAnsi="Wingdings" w:cs="Times New Roman" w:hint="default"/>
        <w:color w:val="6B7000"/>
        <w:sz w:val="12"/>
        <w:szCs w:val="18"/>
      </w:rPr>
    </w:lvl>
    <w:lvl w:ilvl="5">
      <w:start w:val="1"/>
      <w:numFmt w:val="bullet"/>
      <w:lvlText w:val=""/>
      <w:lvlJc w:val="left"/>
      <w:pPr>
        <w:tabs>
          <w:tab w:val="num" w:pos="3240"/>
        </w:tabs>
        <w:ind w:left="3600" w:hanging="360"/>
      </w:pPr>
      <w:rPr>
        <w:rFonts w:ascii="Wingdings" w:hAnsi="Wingdings" w:cs="Times New Roman" w:hint="default"/>
        <w:color w:val="6B7000"/>
        <w:sz w:val="12"/>
        <w:szCs w:val="18"/>
      </w:rPr>
    </w:lvl>
    <w:lvl w:ilvl="6">
      <w:start w:val="1"/>
      <w:numFmt w:val="bullet"/>
      <w:lvlText w:val=""/>
      <w:lvlJc w:val="left"/>
      <w:pPr>
        <w:tabs>
          <w:tab w:val="num" w:pos="3600"/>
        </w:tabs>
        <w:ind w:left="3960" w:hanging="360"/>
      </w:pPr>
      <w:rPr>
        <w:rFonts w:ascii="Wingdings" w:hAnsi="Wingdings" w:cs="Times New Roman" w:hint="default"/>
        <w:color w:val="6B7000"/>
        <w:sz w:val="12"/>
        <w:szCs w:val="18"/>
      </w:rPr>
    </w:lvl>
    <w:lvl w:ilvl="7">
      <w:start w:val="1"/>
      <w:numFmt w:val="bullet"/>
      <w:lvlText w:val=""/>
      <w:lvlJc w:val="left"/>
      <w:pPr>
        <w:tabs>
          <w:tab w:val="num" w:pos="3960"/>
        </w:tabs>
        <w:ind w:left="4320" w:hanging="360"/>
      </w:pPr>
      <w:rPr>
        <w:rFonts w:ascii="Wingdings" w:hAnsi="Wingdings" w:cs="Times New Roman" w:hint="default"/>
        <w:color w:val="6B7000"/>
        <w:sz w:val="12"/>
        <w:szCs w:val="18"/>
      </w:rPr>
    </w:lvl>
    <w:lvl w:ilvl="8">
      <w:start w:val="1"/>
      <w:numFmt w:val="bullet"/>
      <w:lvlText w:val=""/>
      <w:lvlJc w:val="left"/>
      <w:pPr>
        <w:ind w:left="4680" w:hanging="360"/>
      </w:pPr>
      <w:rPr>
        <w:rFonts w:ascii="Wingdings" w:hAnsi="Wingdings" w:cs="Times New Roman" w:hint="default"/>
        <w:color w:val="6B7000"/>
        <w:sz w:val="12"/>
        <w:szCs w:val="18"/>
      </w:rPr>
    </w:lvl>
  </w:abstractNum>
  <w:abstractNum w:abstractNumId="10" w15:restartNumberingAfterBreak="0">
    <w:nsid w:val="1AF429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4F5AFC"/>
    <w:multiLevelType w:val="hybridMultilevel"/>
    <w:tmpl w:val="A468AF7C"/>
    <w:lvl w:ilvl="0" w:tplc="AB1CD2B2">
      <w:numFmt w:val="bullet"/>
      <w:lvlText w:val=""/>
      <w:lvlJc w:val="left"/>
      <w:pPr>
        <w:ind w:left="720" w:hanging="360"/>
      </w:pPr>
      <w:rPr>
        <w:rFonts w:ascii="Symbol" w:eastAsia="Calibri" w:hAnsi="Symbol"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215B63EA"/>
    <w:multiLevelType w:val="hybridMultilevel"/>
    <w:tmpl w:val="BBFEA5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C38A5"/>
    <w:multiLevelType w:val="multilevel"/>
    <w:tmpl w:val="4D343832"/>
    <w:styleLink w:val="UListTable"/>
    <w:lvl w:ilvl="0">
      <w:start w:val="1"/>
      <w:numFmt w:val="decimal"/>
      <w:lvlText w:val="%1."/>
      <w:lvlJc w:val="left"/>
      <w:pPr>
        <w:ind w:left="216" w:hanging="216"/>
      </w:pPr>
      <w:rPr>
        <w:rFonts w:hint="default"/>
      </w:rPr>
    </w:lvl>
    <w:lvl w:ilvl="1">
      <w:start w:val="1"/>
      <w:numFmt w:val="lowerLetter"/>
      <w:lvlText w:val="%2."/>
      <w:lvlJc w:val="left"/>
      <w:pPr>
        <w:ind w:left="432" w:hanging="216"/>
      </w:pPr>
      <w:rPr>
        <w:rFonts w:hint="default"/>
      </w:rPr>
    </w:lvl>
    <w:lvl w:ilvl="2">
      <w:start w:val="1"/>
      <w:numFmt w:val="lowerRoman"/>
      <w:lvlText w:val="%3."/>
      <w:lvlJc w:val="left"/>
      <w:pPr>
        <w:ind w:left="648" w:hanging="216"/>
      </w:pPr>
      <w:rPr>
        <w:rFonts w:hint="default"/>
      </w:rPr>
    </w:lvl>
    <w:lvl w:ilvl="3">
      <w:start w:val="1"/>
      <w:numFmt w:val="upperLetter"/>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656" w:hanging="216"/>
      </w:pPr>
      <w:rPr>
        <w:rFonts w:hint="default"/>
      </w:rPr>
    </w:lvl>
    <w:lvl w:ilvl="7">
      <w:start w:val="1"/>
      <w:numFmt w:val="lowerLetter"/>
      <w:lvlText w:val="(%8)"/>
      <w:lvlJc w:val="left"/>
      <w:pPr>
        <w:ind w:left="1872" w:hanging="216"/>
      </w:pPr>
      <w:rPr>
        <w:rFonts w:hint="default"/>
      </w:rPr>
    </w:lvl>
    <w:lvl w:ilvl="8">
      <w:start w:val="1"/>
      <w:numFmt w:val="lowerRoman"/>
      <w:lvlText w:val="(%9)"/>
      <w:lvlJc w:val="left"/>
      <w:pPr>
        <w:ind w:left="2088" w:hanging="216"/>
      </w:pPr>
      <w:rPr>
        <w:rFonts w:hint="default"/>
      </w:rPr>
    </w:lvl>
  </w:abstractNum>
  <w:abstractNum w:abstractNumId="14" w15:restartNumberingAfterBreak="0">
    <w:nsid w:val="2A955655"/>
    <w:multiLevelType w:val="hybridMultilevel"/>
    <w:tmpl w:val="D448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B6843"/>
    <w:multiLevelType w:val="hybridMultilevel"/>
    <w:tmpl w:val="3940A282"/>
    <w:lvl w:ilvl="0" w:tplc="0409000B">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D1F4B"/>
    <w:multiLevelType w:val="hybridMultilevel"/>
    <w:tmpl w:val="58A4FB36"/>
    <w:lvl w:ilvl="0" w:tplc="EA7E8FEE">
      <w:start w:val="1"/>
      <w:numFmt w:val="bullet"/>
      <w:lvlText w:val="•"/>
      <w:lvlJc w:val="left"/>
      <w:pPr>
        <w:tabs>
          <w:tab w:val="num" w:pos="720"/>
        </w:tabs>
        <w:ind w:left="720" w:hanging="360"/>
      </w:pPr>
      <w:rPr>
        <w:rFonts w:ascii="Arial" w:hAnsi="Arial" w:hint="default"/>
      </w:rPr>
    </w:lvl>
    <w:lvl w:ilvl="1" w:tplc="0CE4C166" w:tentative="1">
      <w:start w:val="1"/>
      <w:numFmt w:val="bullet"/>
      <w:lvlText w:val="•"/>
      <w:lvlJc w:val="left"/>
      <w:pPr>
        <w:tabs>
          <w:tab w:val="num" w:pos="1440"/>
        </w:tabs>
        <w:ind w:left="1440" w:hanging="360"/>
      </w:pPr>
      <w:rPr>
        <w:rFonts w:ascii="Arial" w:hAnsi="Arial" w:hint="default"/>
      </w:rPr>
    </w:lvl>
    <w:lvl w:ilvl="2" w:tplc="E1DC4348" w:tentative="1">
      <w:start w:val="1"/>
      <w:numFmt w:val="bullet"/>
      <w:lvlText w:val="•"/>
      <w:lvlJc w:val="left"/>
      <w:pPr>
        <w:tabs>
          <w:tab w:val="num" w:pos="2160"/>
        </w:tabs>
        <w:ind w:left="2160" w:hanging="360"/>
      </w:pPr>
      <w:rPr>
        <w:rFonts w:ascii="Arial" w:hAnsi="Arial" w:hint="default"/>
      </w:rPr>
    </w:lvl>
    <w:lvl w:ilvl="3" w:tplc="946A197E" w:tentative="1">
      <w:start w:val="1"/>
      <w:numFmt w:val="bullet"/>
      <w:lvlText w:val="•"/>
      <w:lvlJc w:val="left"/>
      <w:pPr>
        <w:tabs>
          <w:tab w:val="num" w:pos="2880"/>
        </w:tabs>
        <w:ind w:left="2880" w:hanging="360"/>
      </w:pPr>
      <w:rPr>
        <w:rFonts w:ascii="Arial" w:hAnsi="Arial" w:hint="default"/>
      </w:rPr>
    </w:lvl>
    <w:lvl w:ilvl="4" w:tplc="38880612" w:tentative="1">
      <w:start w:val="1"/>
      <w:numFmt w:val="bullet"/>
      <w:lvlText w:val="•"/>
      <w:lvlJc w:val="left"/>
      <w:pPr>
        <w:tabs>
          <w:tab w:val="num" w:pos="3600"/>
        </w:tabs>
        <w:ind w:left="3600" w:hanging="360"/>
      </w:pPr>
      <w:rPr>
        <w:rFonts w:ascii="Arial" w:hAnsi="Arial" w:hint="default"/>
      </w:rPr>
    </w:lvl>
    <w:lvl w:ilvl="5" w:tplc="4A0E89EC" w:tentative="1">
      <w:start w:val="1"/>
      <w:numFmt w:val="bullet"/>
      <w:lvlText w:val="•"/>
      <w:lvlJc w:val="left"/>
      <w:pPr>
        <w:tabs>
          <w:tab w:val="num" w:pos="4320"/>
        </w:tabs>
        <w:ind w:left="4320" w:hanging="360"/>
      </w:pPr>
      <w:rPr>
        <w:rFonts w:ascii="Arial" w:hAnsi="Arial" w:hint="default"/>
      </w:rPr>
    </w:lvl>
    <w:lvl w:ilvl="6" w:tplc="BFBE9150" w:tentative="1">
      <w:start w:val="1"/>
      <w:numFmt w:val="bullet"/>
      <w:lvlText w:val="•"/>
      <w:lvlJc w:val="left"/>
      <w:pPr>
        <w:tabs>
          <w:tab w:val="num" w:pos="5040"/>
        </w:tabs>
        <w:ind w:left="5040" w:hanging="360"/>
      </w:pPr>
      <w:rPr>
        <w:rFonts w:ascii="Arial" w:hAnsi="Arial" w:hint="default"/>
      </w:rPr>
    </w:lvl>
    <w:lvl w:ilvl="7" w:tplc="1ECAAE38" w:tentative="1">
      <w:start w:val="1"/>
      <w:numFmt w:val="bullet"/>
      <w:lvlText w:val="•"/>
      <w:lvlJc w:val="left"/>
      <w:pPr>
        <w:tabs>
          <w:tab w:val="num" w:pos="5760"/>
        </w:tabs>
        <w:ind w:left="5760" w:hanging="360"/>
      </w:pPr>
      <w:rPr>
        <w:rFonts w:ascii="Arial" w:hAnsi="Arial" w:hint="default"/>
      </w:rPr>
    </w:lvl>
    <w:lvl w:ilvl="8" w:tplc="18086F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7F44A9"/>
    <w:multiLevelType w:val="multilevel"/>
    <w:tmpl w:val="15828850"/>
    <w:lvl w:ilvl="0">
      <w:start w:val="1"/>
      <w:numFmt w:val="upperLetter"/>
      <w:lvlRestart w:val="0"/>
      <w:pStyle w:val="AppendixHeading1"/>
      <w:lvlText w:val="Appendix %1"/>
      <w:lvlJc w:val="left"/>
      <w:pPr>
        <w:tabs>
          <w:tab w:val="num" w:pos="2520"/>
        </w:tabs>
        <w:ind w:left="2520" w:hanging="2520"/>
      </w:pPr>
      <w:rPr>
        <w:rFonts w:ascii="Arial" w:hAnsi="Arial" w:cs="Arial"/>
        <w:b w:val="0"/>
        <w:bCs/>
        <w:i w:val="0"/>
        <w:iCs w:val="0"/>
        <w:caps w:val="0"/>
        <w:strike w:val="0"/>
        <w:dstrike w:val="0"/>
        <w:vanish w:val="0"/>
        <w:color w:val="606064"/>
        <w:sz w:val="44"/>
        <w:szCs w:val="4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lvlText w:val="%1.%2"/>
      <w:lvlJc w:val="left"/>
      <w:pPr>
        <w:tabs>
          <w:tab w:val="num" w:pos="1080"/>
        </w:tabs>
        <w:ind w:left="1080" w:hanging="1080"/>
      </w:pPr>
      <w:rPr>
        <w:rFonts w:ascii="Arial" w:hAnsi="Arial" w:cs="Arial"/>
        <w:b w:val="0"/>
        <w:bCs w:val="0"/>
        <w:i w:val="0"/>
        <w:iCs w:val="0"/>
        <w:caps w:val="0"/>
        <w:strike w:val="0"/>
        <w:dstrike w:val="0"/>
        <w:vanish w:val="0"/>
        <w:color w:val="606064"/>
        <w:sz w:val="36"/>
        <w:szCs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w:lvlJc w:val="left"/>
      <w:pPr>
        <w:tabs>
          <w:tab w:val="num" w:pos="1080"/>
        </w:tabs>
        <w:ind w:left="1080" w:hanging="1080"/>
      </w:pPr>
      <w:rPr>
        <w:rFonts w:ascii="Arial" w:hAnsi="Arial" w:cs="Arial"/>
        <w:b w:val="0"/>
        <w:bCs w:val="0"/>
        <w:i w:val="0"/>
        <w:iCs w:val="0"/>
        <w:caps w:val="0"/>
        <w:strike w:val="0"/>
        <w:dstrike w:val="0"/>
        <w:vanish w:val="0"/>
        <w:color w:val="606064"/>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lvlText w:val="%1.%2.%3.%4"/>
      <w:lvlJc w:val="left"/>
      <w:pPr>
        <w:tabs>
          <w:tab w:val="num" w:pos="1080"/>
        </w:tabs>
        <w:ind w:left="1080" w:hanging="1080"/>
      </w:pPr>
      <w:rPr>
        <w:rFonts w:ascii="Arial" w:hAnsi="Arial" w:cs="Arial"/>
        <w:b w:val="0"/>
        <w:bCs w:val="0"/>
        <w:i w:val="0"/>
        <w:iCs w:val="0"/>
        <w:caps w:val="0"/>
        <w:strike w:val="0"/>
        <w:dstrike w:val="0"/>
        <w:vanish w:val="0"/>
        <w:color w:val="606064"/>
        <w:sz w:val="22"/>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lvlText w:val="%1.%2.%3.%4.%5"/>
      <w:lvlJc w:val="left"/>
      <w:pPr>
        <w:tabs>
          <w:tab w:val="num" w:pos="1080"/>
        </w:tabs>
        <w:ind w:left="1080" w:hanging="1080"/>
      </w:pPr>
      <w:rPr>
        <w:rFonts w:ascii="Arial" w:hAnsi="Arial" w:cs="Arial"/>
        <w:b w:val="0"/>
        <w:bCs w:val="0"/>
        <w:i w:val="0"/>
        <w:iCs w:val="0"/>
        <w:caps w:val="0"/>
        <w:strike w:val="0"/>
        <w:dstrike w:val="0"/>
        <w:vanish w:val="0"/>
        <w:color w:val="606064"/>
        <w:sz w:val="20"/>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AppendixHeading6"/>
      <w:lvlText w:val="%1.%2.%3.%4.%5.%6"/>
      <w:lvlJc w:val="left"/>
      <w:pPr>
        <w:tabs>
          <w:tab w:val="num" w:pos="1080"/>
        </w:tabs>
        <w:ind w:left="1080" w:hanging="108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AppendixHeading7"/>
      <w:lvlText w:val="%1.%2.%3.%4.%5.%6.%7"/>
      <w:lvlJc w:val="left"/>
      <w:pPr>
        <w:tabs>
          <w:tab w:val="num" w:pos="1080"/>
        </w:tabs>
        <w:ind w:left="1080" w:hanging="108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AppendixHeading8"/>
      <w:lvlText w:val="%1.%2.%3.%4.%5.%6.%7.%8"/>
      <w:lvlJc w:val="left"/>
      <w:pPr>
        <w:tabs>
          <w:tab w:val="num" w:pos="1440"/>
        </w:tabs>
        <w:ind w:left="1440" w:hanging="144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AppendixHeading9"/>
      <w:lvlText w:val="%1.%2.%3.%4.%5.%6.%7.%8.%9"/>
      <w:lvlJc w:val="left"/>
      <w:pPr>
        <w:tabs>
          <w:tab w:val="num" w:pos="1440"/>
        </w:tabs>
        <w:ind w:left="1440" w:hanging="1440"/>
      </w:pPr>
      <w:rPr>
        <w:rFonts w:ascii="Arial" w:hAnsi="Arial" w:cs="Arial"/>
        <w:b w:val="0"/>
        <w:bCs w:val="0"/>
        <w:i w:val="0"/>
        <w:iCs w:val="0"/>
        <w:caps w:val="0"/>
        <w:strike w:val="0"/>
        <w:dstrike w:val="0"/>
        <w:vanish w:val="0"/>
        <w:color w:val="606064"/>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475F49C9"/>
    <w:multiLevelType w:val="hybridMultilevel"/>
    <w:tmpl w:val="CB88AEF2"/>
    <w:lvl w:ilvl="0" w:tplc="26108BB0">
      <w:start w:val="1"/>
      <w:numFmt w:val="bullet"/>
      <w:lvlText w:val="•"/>
      <w:lvlJc w:val="left"/>
      <w:pPr>
        <w:tabs>
          <w:tab w:val="num" w:pos="720"/>
        </w:tabs>
        <w:ind w:left="720" w:hanging="360"/>
      </w:pPr>
      <w:rPr>
        <w:rFonts w:ascii="Arial" w:hAnsi="Arial" w:hint="default"/>
      </w:rPr>
    </w:lvl>
    <w:lvl w:ilvl="1" w:tplc="836A07FE" w:tentative="1">
      <w:start w:val="1"/>
      <w:numFmt w:val="bullet"/>
      <w:lvlText w:val="•"/>
      <w:lvlJc w:val="left"/>
      <w:pPr>
        <w:tabs>
          <w:tab w:val="num" w:pos="1440"/>
        </w:tabs>
        <w:ind w:left="1440" w:hanging="360"/>
      </w:pPr>
      <w:rPr>
        <w:rFonts w:ascii="Arial" w:hAnsi="Arial" w:hint="default"/>
      </w:rPr>
    </w:lvl>
    <w:lvl w:ilvl="2" w:tplc="157C7752" w:tentative="1">
      <w:start w:val="1"/>
      <w:numFmt w:val="bullet"/>
      <w:lvlText w:val="•"/>
      <w:lvlJc w:val="left"/>
      <w:pPr>
        <w:tabs>
          <w:tab w:val="num" w:pos="2160"/>
        </w:tabs>
        <w:ind w:left="2160" w:hanging="360"/>
      </w:pPr>
      <w:rPr>
        <w:rFonts w:ascii="Arial" w:hAnsi="Arial" w:hint="default"/>
      </w:rPr>
    </w:lvl>
    <w:lvl w:ilvl="3" w:tplc="08529D6A" w:tentative="1">
      <w:start w:val="1"/>
      <w:numFmt w:val="bullet"/>
      <w:lvlText w:val="•"/>
      <w:lvlJc w:val="left"/>
      <w:pPr>
        <w:tabs>
          <w:tab w:val="num" w:pos="2880"/>
        </w:tabs>
        <w:ind w:left="2880" w:hanging="360"/>
      </w:pPr>
      <w:rPr>
        <w:rFonts w:ascii="Arial" w:hAnsi="Arial" w:hint="default"/>
      </w:rPr>
    </w:lvl>
    <w:lvl w:ilvl="4" w:tplc="56DED532" w:tentative="1">
      <w:start w:val="1"/>
      <w:numFmt w:val="bullet"/>
      <w:lvlText w:val="•"/>
      <w:lvlJc w:val="left"/>
      <w:pPr>
        <w:tabs>
          <w:tab w:val="num" w:pos="3600"/>
        </w:tabs>
        <w:ind w:left="3600" w:hanging="360"/>
      </w:pPr>
      <w:rPr>
        <w:rFonts w:ascii="Arial" w:hAnsi="Arial" w:hint="default"/>
      </w:rPr>
    </w:lvl>
    <w:lvl w:ilvl="5" w:tplc="743A3B52" w:tentative="1">
      <w:start w:val="1"/>
      <w:numFmt w:val="bullet"/>
      <w:lvlText w:val="•"/>
      <w:lvlJc w:val="left"/>
      <w:pPr>
        <w:tabs>
          <w:tab w:val="num" w:pos="4320"/>
        </w:tabs>
        <w:ind w:left="4320" w:hanging="360"/>
      </w:pPr>
      <w:rPr>
        <w:rFonts w:ascii="Arial" w:hAnsi="Arial" w:hint="default"/>
      </w:rPr>
    </w:lvl>
    <w:lvl w:ilvl="6" w:tplc="498A90B4" w:tentative="1">
      <w:start w:val="1"/>
      <w:numFmt w:val="bullet"/>
      <w:lvlText w:val="•"/>
      <w:lvlJc w:val="left"/>
      <w:pPr>
        <w:tabs>
          <w:tab w:val="num" w:pos="5040"/>
        </w:tabs>
        <w:ind w:left="5040" w:hanging="360"/>
      </w:pPr>
      <w:rPr>
        <w:rFonts w:ascii="Arial" w:hAnsi="Arial" w:hint="default"/>
      </w:rPr>
    </w:lvl>
    <w:lvl w:ilvl="7" w:tplc="C2B65F80" w:tentative="1">
      <w:start w:val="1"/>
      <w:numFmt w:val="bullet"/>
      <w:lvlText w:val="•"/>
      <w:lvlJc w:val="left"/>
      <w:pPr>
        <w:tabs>
          <w:tab w:val="num" w:pos="5760"/>
        </w:tabs>
        <w:ind w:left="5760" w:hanging="360"/>
      </w:pPr>
      <w:rPr>
        <w:rFonts w:ascii="Arial" w:hAnsi="Arial" w:hint="default"/>
      </w:rPr>
    </w:lvl>
    <w:lvl w:ilvl="8" w:tplc="06BC9BE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763C7B"/>
    <w:multiLevelType w:val="multilevel"/>
    <w:tmpl w:val="58A63246"/>
    <w:lvl w:ilvl="0">
      <w:start w:val="1"/>
      <w:numFmt w:val="decimal"/>
      <w:lvlRestart w:val="0"/>
      <w:lvlText w:val="%1"/>
      <w:lvlJc w:val="left"/>
      <w:pPr>
        <w:tabs>
          <w:tab w:val="num" w:pos="1247"/>
        </w:tabs>
        <w:ind w:left="1247" w:hanging="340"/>
      </w:pPr>
      <w:rPr>
        <w:rFonts w:ascii="Arial Bold" w:hAnsi="Arial Bold" w:cs="Arial" w:hint="default"/>
        <w:b/>
        <w:bCs/>
        <w:i w:val="0"/>
        <w:color w:val="auto"/>
        <w:sz w:val="20"/>
        <w:szCs w:val="20"/>
      </w:rPr>
    </w:lvl>
    <w:lvl w:ilvl="1">
      <w:start w:val="1"/>
      <w:numFmt w:val="lowerLetter"/>
      <w:lvlRestart w:val="0"/>
      <w:lvlText w:val="%2"/>
      <w:lvlJc w:val="left"/>
      <w:pPr>
        <w:tabs>
          <w:tab w:val="num" w:pos="1587"/>
        </w:tabs>
        <w:ind w:left="1587" w:hanging="340"/>
      </w:pPr>
      <w:rPr>
        <w:rFonts w:ascii="Arial Bold" w:hAnsi="Arial Bold" w:cs="Arial" w:hint="default"/>
        <w:b/>
        <w:bCs/>
        <w:i w:val="0"/>
        <w:color w:val="auto"/>
        <w:sz w:val="20"/>
        <w:szCs w:val="20"/>
      </w:rPr>
    </w:lvl>
    <w:lvl w:ilvl="2">
      <w:start w:val="1"/>
      <w:numFmt w:val="decimal"/>
      <w:lvlRestart w:val="0"/>
      <w:lvlText w:val="%3"/>
      <w:lvlJc w:val="right"/>
      <w:pPr>
        <w:tabs>
          <w:tab w:val="num" w:pos="397"/>
        </w:tabs>
        <w:ind w:left="397" w:hanging="227"/>
      </w:pPr>
      <w:rPr>
        <w:rFonts w:ascii="Arial" w:hAnsi="Arial" w:cs="Arial" w:hint="default"/>
        <w:b/>
        <w:bCs/>
        <w:color w:val="auto"/>
        <w:sz w:val="20"/>
        <w:szCs w:val="20"/>
      </w:rPr>
    </w:lvl>
    <w:lvl w:ilvl="3">
      <w:start w:val="1"/>
      <w:numFmt w:val="upperLetter"/>
      <w:lvlRestart w:val="0"/>
      <w:lvlText w:val="%4"/>
      <w:lvlJc w:val="right"/>
      <w:pPr>
        <w:tabs>
          <w:tab w:val="num" w:pos="397"/>
        </w:tabs>
        <w:ind w:left="397" w:hanging="227"/>
      </w:pPr>
      <w:rPr>
        <w:rFonts w:ascii="Arial" w:hAnsi="Arial" w:cs="Arial" w:hint="default"/>
        <w:b/>
        <w:bCs/>
        <w:color w:val="auto"/>
        <w:sz w:val="20"/>
        <w:szCs w:val="20"/>
      </w:rPr>
    </w:lvl>
    <w:lvl w:ilvl="4">
      <w:start w:val="1"/>
      <w:numFmt w:val="decimal"/>
      <w:lvlRestart w:val="0"/>
      <w:suff w:val="space"/>
      <w:lvlText w:val="%5"/>
      <w:lvlJc w:val="left"/>
      <w:pPr>
        <w:ind w:left="170" w:hanging="170"/>
      </w:pPr>
      <w:rPr>
        <w:rFonts w:ascii="Arial" w:hAnsi="Arial" w:cs="Arial" w:hint="default"/>
        <w:b/>
        <w:bCs/>
        <w:color w:val="auto"/>
        <w:sz w:val="20"/>
        <w:szCs w:val="20"/>
      </w:rPr>
    </w:lvl>
    <w:lvl w:ilvl="5">
      <w:start w:val="1"/>
      <w:numFmt w:val="lowerLetter"/>
      <w:lvlRestart w:val="0"/>
      <w:pStyle w:val="TabSubStep"/>
      <w:lvlText w:val="%6"/>
      <w:lvlJc w:val="left"/>
      <w:pPr>
        <w:tabs>
          <w:tab w:val="num" w:pos="680"/>
        </w:tabs>
        <w:ind w:left="680" w:hanging="283"/>
      </w:pPr>
      <w:rPr>
        <w:rFonts w:ascii="Arial" w:hAnsi="Arial" w:cs="Arial" w:hint="default"/>
        <w:b/>
        <w:bCs/>
        <w:color w:val="auto"/>
        <w:sz w:val="20"/>
        <w:szCs w:val="20"/>
      </w:rPr>
    </w:lvl>
    <w:lvl w:ilvl="6">
      <w:start w:val="1"/>
      <w:numFmt w:val="none"/>
      <w:lvlRestart w:val="0"/>
      <w:lvlText w:val=""/>
      <w:lvlJc w:val="left"/>
      <w:pPr>
        <w:tabs>
          <w:tab w:val="num" w:pos="6174"/>
        </w:tabs>
        <w:ind w:left="6174" w:hanging="363"/>
      </w:pPr>
      <w:rPr>
        <w:rFonts w:hint="default"/>
        <w:color w:val="auto"/>
      </w:rPr>
    </w:lvl>
    <w:lvl w:ilvl="7">
      <w:start w:val="1"/>
      <w:numFmt w:val="none"/>
      <w:lvlRestart w:val="0"/>
      <w:lvlText w:val=""/>
      <w:lvlJc w:val="left"/>
      <w:pPr>
        <w:tabs>
          <w:tab w:val="num" w:pos="6894"/>
        </w:tabs>
        <w:ind w:left="6894" w:hanging="363"/>
      </w:pPr>
      <w:rPr>
        <w:rFonts w:hint="default"/>
        <w:color w:val="auto"/>
      </w:rPr>
    </w:lvl>
    <w:lvl w:ilvl="8">
      <w:start w:val="1"/>
      <w:numFmt w:val="none"/>
      <w:lvlRestart w:val="0"/>
      <w:lvlText w:val=""/>
      <w:lvlJc w:val="right"/>
      <w:pPr>
        <w:tabs>
          <w:tab w:val="num" w:pos="7614"/>
        </w:tabs>
        <w:ind w:left="7614" w:hanging="182"/>
      </w:pPr>
      <w:rPr>
        <w:rFonts w:hint="default"/>
        <w:color w:val="auto"/>
      </w:rPr>
    </w:lvl>
  </w:abstractNum>
  <w:abstractNum w:abstractNumId="20" w15:restartNumberingAfterBreak="0">
    <w:nsid w:val="484B3061"/>
    <w:multiLevelType w:val="hybridMultilevel"/>
    <w:tmpl w:val="6226DB62"/>
    <w:lvl w:ilvl="0" w:tplc="C0B09F3C">
      <w:start w:val="1"/>
      <w:numFmt w:val="bullet"/>
      <w:lvlText w:val="•"/>
      <w:lvlJc w:val="left"/>
      <w:pPr>
        <w:tabs>
          <w:tab w:val="num" w:pos="720"/>
        </w:tabs>
        <w:ind w:left="720" w:hanging="360"/>
      </w:pPr>
      <w:rPr>
        <w:rFonts w:ascii="Arial" w:hAnsi="Arial" w:hint="default"/>
      </w:rPr>
    </w:lvl>
    <w:lvl w:ilvl="1" w:tplc="3EB633E0">
      <w:start w:val="1"/>
      <w:numFmt w:val="bullet"/>
      <w:lvlText w:val="•"/>
      <w:lvlJc w:val="left"/>
      <w:pPr>
        <w:tabs>
          <w:tab w:val="num" w:pos="1440"/>
        </w:tabs>
        <w:ind w:left="1440" w:hanging="360"/>
      </w:pPr>
      <w:rPr>
        <w:rFonts w:ascii="Arial" w:hAnsi="Arial" w:hint="default"/>
      </w:rPr>
    </w:lvl>
    <w:lvl w:ilvl="2" w:tplc="63540DD8" w:tentative="1">
      <w:start w:val="1"/>
      <w:numFmt w:val="bullet"/>
      <w:lvlText w:val="•"/>
      <w:lvlJc w:val="left"/>
      <w:pPr>
        <w:tabs>
          <w:tab w:val="num" w:pos="2160"/>
        </w:tabs>
        <w:ind w:left="2160" w:hanging="360"/>
      </w:pPr>
      <w:rPr>
        <w:rFonts w:ascii="Arial" w:hAnsi="Arial" w:hint="default"/>
      </w:rPr>
    </w:lvl>
    <w:lvl w:ilvl="3" w:tplc="580C2FD4" w:tentative="1">
      <w:start w:val="1"/>
      <w:numFmt w:val="bullet"/>
      <w:lvlText w:val="•"/>
      <w:lvlJc w:val="left"/>
      <w:pPr>
        <w:tabs>
          <w:tab w:val="num" w:pos="2880"/>
        </w:tabs>
        <w:ind w:left="2880" w:hanging="360"/>
      </w:pPr>
      <w:rPr>
        <w:rFonts w:ascii="Arial" w:hAnsi="Arial" w:hint="default"/>
      </w:rPr>
    </w:lvl>
    <w:lvl w:ilvl="4" w:tplc="32C286E0" w:tentative="1">
      <w:start w:val="1"/>
      <w:numFmt w:val="bullet"/>
      <w:lvlText w:val="•"/>
      <w:lvlJc w:val="left"/>
      <w:pPr>
        <w:tabs>
          <w:tab w:val="num" w:pos="3600"/>
        </w:tabs>
        <w:ind w:left="3600" w:hanging="360"/>
      </w:pPr>
      <w:rPr>
        <w:rFonts w:ascii="Arial" w:hAnsi="Arial" w:hint="default"/>
      </w:rPr>
    </w:lvl>
    <w:lvl w:ilvl="5" w:tplc="A484D88A" w:tentative="1">
      <w:start w:val="1"/>
      <w:numFmt w:val="bullet"/>
      <w:lvlText w:val="•"/>
      <w:lvlJc w:val="left"/>
      <w:pPr>
        <w:tabs>
          <w:tab w:val="num" w:pos="4320"/>
        </w:tabs>
        <w:ind w:left="4320" w:hanging="360"/>
      </w:pPr>
      <w:rPr>
        <w:rFonts w:ascii="Arial" w:hAnsi="Arial" w:hint="default"/>
      </w:rPr>
    </w:lvl>
    <w:lvl w:ilvl="6" w:tplc="A3EAE36A" w:tentative="1">
      <w:start w:val="1"/>
      <w:numFmt w:val="bullet"/>
      <w:lvlText w:val="•"/>
      <w:lvlJc w:val="left"/>
      <w:pPr>
        <w:tabs>
          <w:tab w:val="num" w:pos="5040"/>
        </w:tabs>
        <w:ind w:left="5040" w:hanging="360"/>
      </w:pPr>
      <w:rPr>
        <w:rFonts w:ascii="Arial" w:hAnsi="Arial" w:hint="default"/>
      </w:rPr>
    </w:lvl>
    <w:lvl w:ilvl="7" w:tplc="EBCEEB6C" w:tentative="1">
      <w:start w:val="1"/>
      <w:numFmt w:val="bullet"/>
      <w:lvlText w:val="•"/>
      <w:lvlJc w:val="left"/>
      <w:pPr>
        <w:tabs>
          <w:tab w:val="num" w:pos="5760"/>
        </w:tabs>
        <w:ind w:left="5760" w:hanging="360"/>
      </w:pPr>
      <w:rPr>
        <w:rFonts w:ascii="Arial" w:hAnsi="Arial" w:hint="default"/>
      </w:rPr>
    </w:lvl>
    <w:lvl w:ilvl="8" w:tplc="172C6C6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A207DC3"/>
    <w:multiLevelType w:val="multilevel"/>
    <w:tmpl w:val="08EECBD0"/>
    <w:lvl w:ilvl="0">
      <w:start w:val="1"/>
      <w:numFmt w:val="decimal"/>
      <w:pStyle w:val="Num1"/>
      <w:lvlText w:val="%1."/>
      <w:lvlJc w:val="left"/>
      <w:pPr>
        <w:tabs>
          <w:tab w:val="num" w:pos="1800"/>
        </w:tabs>
        <w:ind w:left="1800" w:hanging="360"/>
      </w:pPr>
      <w:rPr>
        <w:rFonts w:hint="default"/>
        <w:b w:val="0"/>
        <w:bCs w:val="0"/>
        <w:color w:val="302E45"/>
      </w:rPr>
    </w:lvl>
    <w:lvl w:ilvl="1">
      <w:start w:val="1"/>
      <w:numFmt w:val="lowerLetter"/>
      <w:lvlRestart w:val="0"/>
      <w:pStyle w:val="Num2"/>
      <w:lvlText w:val="%2."/>
      <w:lvlJc w:val="left"/>
      <w:pPr>
        <w:tabs>
          <w:tab w:val="num" w:pos="2160"/>
        </w:tabs>
        <w:ind w:left="2160" w:hanging="360"/>
      </w:pPr>
      <w:rPr>
        <w:rFonts w:hint="default"/>
        <w:color w:val="302E45"/>
      </w:rPr>
    </w:lvl>
    <w:lvl w:ilvl="2">
      <w:start w:val="1"/>
      <w:numFmt w:val="lowerRoman"/>
      <w:lvlRestart w:val="0"/>
      <w:pStyle w:val="Num3"/>
      <w:lvlText w:val="%3."/>
      <w:lvlJc w:val="left"/>
      <w:pPr>
        <w:tabs>
          <w:tab w:val="num" w:pos="2520"/>
        </w:tabs>
        <w:ind w:left="2520" w:hanging="360"/>
      </w:pPr>
      <w:rPr>
        <w:rFonts w:hint="default"/>
        <w:color w:val="302E45"/>
      </w:rPr>
    </w:lvl>
    <w:lvl w:ilvl="3">
      <w:start w:val="1"/>
      <w:numFmt w:val="decimal"/>
      <w:pStyle w:val="Num4"/>
      <w:lvlText w:val="%4."/>
      <w:lvlJc w:val="left"/>
      <w:pPr>
        <w:tabs>
          <w:tab w:val="num" w:pos="2880"/>
        </w:tabs>
        <w:ind w:left="2880" w:hanging="360"/>
      </w:pPr>
      <w:rPr>
        <w:rFonts w:hint="default"/>
        <w:color w:val="302E45"/>
      </w:rPr>
    </w:lvl>
    <w:lvl w:ilvl="4">
      <w:start w:val="1"/>
      <w:numFmt w:val="decimal"/>
      <w:lvlRestart w:val="0"/>
      <w:lvlText w:val="%5."/>
      <w:lvlJc w:val="left"/>
      <w:pPr>
        <w:tabs>
          <w:tab w:val="num" w:pos="216"/>
        </w:tabs>
        <w:ind w:left="216" w:hanging="216"/>
      </w:pPr>
      <w:rPr>
        <w:rFonts w:hint="default"/>
      </w:rPr>
    </w:lvl>
    <w:lvl w:ilvl="5">
      <w:start w:val="1"/>
      <w:numFmt w:val="decimal"/>
      <w:lvlText w:val="%6."/>
      <w:lvlJc w:val="left"/>
      <w:pPr>
        <w:tabs>
          <w:tab w:val="num" w:pos="432"/>
        </w:tabs>
        <w:ind w:left="432" w:hanging="216"/>
      </w:pPr>
      <w:rPr>
        <w:rFonts w:hint="default"/>
      </w:rPr>
    </w:lvl>
    <w:lvl w:ilvl="6">
      <w:start w:val="1"/>
      <w:numFmt w:val="lowerRoman"/>
      <w:lvlRestart w:val="0"/>
      <w:lvlText w:val="%7."/>
      <w:lvlJc w:val="left"/>
      <w:pPr>
        <w:tabs>
          <w:tab w:val="num" w:pos="648"/>
        </w:tabs>
        <w:ind w:left="648" w:hanging="216"/>
      </w:pPr>
      <w:rPr>
        <w:rFonts w:hint="default"/>
      </w:rPr>
    </w:lvl>
    <w:lvl w:ilvl="7">
      <w:start w:val="1"/>
      <w:numFmt w:val="upperLetter"/>
      <w:lvlRestart w:val="0"/>
      <w:lvlText w:val="%8."/>
      <w:lvlJc w:val="left"/>
      <w:pPr>
        <w:tabs>
          <w:tab w:val="num" w:pos="864"/>
        </w:tabs>
        <w:ind w:left="864" w:hanging="216"/>
      </w:pPr>
      <w:rPr>
        <w:rFonts w:hint="default"/>
      </w:rPr>
    </w:lvl>
    <w:lvl w:ilvl="8">
      <w:start w:val="1"/>
      <w:numFmt w:val="lowerRoman"/>
      <w:lvlRestart w:val="0"/>
      <w:lvlText w:val="(%9)"/>
      <w:lvlJc w:val="left"/>
      <w:pPr>
        <w:ind w:left="4680" w:hanging="360"/>
      </w:pPr>
      <w:rPr>
        <w:rFonts w:hint="default"/>
      </w:rPr>
    </w:lvl>
  </w:abstractNum>
  <w:abstractNum w:abstractNumId="22" w15:restartNumberingAfterBreak="0">
    <w:nsid w:val="4AB96BD4"/>
    <w:multiLevelType w:val="hybridMultilevel"/>
    <w:tmpl w:val="C0F86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80598D"/>
    <w:multiLevelType w:val="hybridMultilevel"/>
    <w:tmpl w:val="9D5C76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36484"/>
    <w:multiLevelType w:val="hybridMultilevel"/>
    <w:tmpl w:val="EFE268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1255C"/>
    <w:multiLevelType w:val="hybridMultilevel"/>
    <w:tmpl w:val="D236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553D9C"/>
    <w:multiLevelType w:val="hybridMultilevel"/>
    <w:tmpl w:val="B044CA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B24D3"/>
    <w:multiLevelType w:val="multilevel"/>
    <w:tmpl w:val="A5F67D42"/>
    <w:styleLink w:val="1ai"/>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600"/>
        </w:tabs>
        <w:ind w:left="3600"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8" w15:restartNumberingAfterBreak="0">
    <w:nsid w:val="5D0D049C"/>
    <w:multiLevelType w:val="hybridMultilevel"/>
    <w:tmpl w:val="F522B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CB7CCF"/>
    <w:multiLevelType w:val="hybridMultilevel"/>
    <w:tmpl w:val="C2D8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D7380"/>
    <w:multiLevelType w:val="multilevel"/>
    <w:tmpl w:val="C0E4A706"/>
    <w:lvl w:ilvl="0">
      <w:start w:val="1"/>
      <w:numFmt w:val="upperRoman"/>
      <w:pStyle w:val="PartTitle"/>
      <w:lvlText w:val="Part %1"/>
      <w:lvlJc w:val="left"/>
      <w:pPr>
        <w:tabs>
          <w:tab w:val="num" w:pos="2160"/>
        </w:tabs>
        <w:ind w:left="2160" w:hanging="2160"/>
      </w:pPr>
      <w:rPr>
        <w:rFonts w:ascii="Arial" w:hAnsi="Arial" w:hint="default"/>
        <w:b/>
        <w:bCs w:val="0"/>
        <w:i w:val="0"/>
        <w:color w:val="606064"/>
        <w:sz w:val="48"/>
        <w:szCs w:val="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15:restartNumberingAfterBreak="0">
    <w:nsid w:val="616D623F"/>
    <w:multiLevelType w:val="multilevel"/>
    <w:tmpl w:val="40B01C96"/>
    <w:styleLink w:val="UStep"/>
    <w:lvl w:ilvl="0">
      <w:start w:val="1"/>
      <w:numFmt w:val="bullet"/>
      <w:lvlText w:val=""/>
      <w:lvlJc w:val="left"/>
      <w:pPr>
        <w:tabs>
          <w:tab w:val="num" w:pos="1440"/>
        </w:tabs>
        <w:ind w:left="1800" w:hanging="360"/>
      </w:pPr>
      <w:rPr>
        <w:rFonts w:ascii="Wingdings" w:hAnsi="Wingdings" w:cs="Times New Roman" w:hint="default"/>
        <w:color w:val="6B7000"/>
        <w:sz w:val="20"/>
        <w:szCs w:val="22"/>
      </w:rPr>
    </w:lvl>
    <w:lvl w:ilvl="1">
      <w:start w:val="1"/>
      <w:numFmt w:val="bullet"/>
      <w:lvlText w:val=""/>
      <w:lvlJc w:val="left"/>
      <w:pPr>
        <w:ind w:left="2160" w:hanging="360"/>
      </w:pPr>
      <w:rPr>
        <w:rFonts w:ascii="Wingdings" w:hAnsi="Wingdings" w:cs="Times New Roman" w:hint="default"/>
        <w:color w:val="6B7000"/>
        <w:sz w:val="20"/>
        <w:szCs w:val="22"/>
      </w:rPr>
    </w:lvl>
    <w:lvl w:ilvl="2">
      <w:start w:val="1"/>
      <w:numFmt w:val="lowerRoman"/>
      <w:lvlText w:val="%3)"/>
      <w:lvlJc w:val="left"/>
      <w:pPr>
        <w:ind w:left="1080" w:hanging="360"/>
      </w:pPr>
      <w:rPr>
        <w:rFonts w:hint="default"/>
        <w:color w:val="6B7000"/>
      </w:rPr>
    </w:lvl>
    <w:lvl w:ilvl="3">
      <w:start w:val="1"/>
      <w:numFmt w:val="decimal"/>
      <w:lvlText w:val="(%4)"/>
      <w:lvlJc w:val="left"/>
      <w:pPr>
        <w:ind w:left="1440" w:hanging="360"/>
      </w:pPr>
      <w:rPr>
        <w:rFonts w:hint="default"/>
        <w:color w:val="6B7000"/>
      </w:rPr>
    </w:lvl>
    <w:lvl w:ilvl="4">
      <w:start w:val="1"/>
      <w:numFmt w:val="lowerLetter"/>
      <w:lvlText w:val="(%5)"/>
      <w:lvlJc w:val="left"/>
      <w:pPr>
        <w:ind w:left="1800" w:hanging="360"/>
      </w:pPr>
      <w:rPr>
        <w:rFonts w:hint="default"/>
        <w:color w:val="6B7000"/>
      </w:rPr>
    </w:lvl>
    <w:lvl w:ilvl="5">
      <w:start w:val="1"/>
      <w:numFmt w:val="lowerRoman"/>
      <w:lvlText w:val="(%6)"/>
      <w:lvlJc w:val="left"/>
      <w:pPr>
        <w:ind w:left="2160" w:hanging="360"/>
      </w:pPr>
      <w:rPr>
        <w:rFonts w:hint="default"/>
        <w:color w:val="6B7000"/>
      </w:rPr>
    </w:lvl>
    <w:lvl w:ilvl="6">
      <w:start w:val="1"/>
      <w:numFmt w:val="decimal"/>
      <w:lvlText w:val="%7."/>
      <w:lvlJc w:val="left"/>
      <w:pPr>
        <w:ind w:left="2520" w:hanging="360"/>
      </w:pPr>
      <w:rPr>
        <w:rFonts w:hint="default"/>
        <w:color w:val="6B7000"/>
      </w:rPr>
    </w:lvl>
    <w:lvl w:ilvl="7">
      <w:start w:val="1"/>
      <w:numFmt w:val="lowerLetter"/>
      <w:lvlText w:val="%8."/>
      <w:lvlJc w:val="left"/>
      <w:pPr>
        <w:ind w:left="2880" w:hanging="360"/>
      </w:pPr>
      <w:rPr>
        <w:rFonts w:hint="default"/>
        <w:color w:val="6B7000"/>
      </w:rPr>
    </w:lvl>
    <w:lvl w:ilvl="8">
      <w:start w:val="1"/>
      <w:numFmt w:val="lowerRoman"/>
      <w:lvlText w:val="%9."/>
      <w:lvlJc w:val="left"/>
      <w:pPr>
        <w:ind w:left="3240" w:hanging="360"/>
      </w:pPr>
      <w:rPr>
        <w:rFonts w:hint="default"/>
        <w:color w:val="6B7000"/>
      </w:rPr>
    </w:lvl>
  </w:abstractNum>
  <w:abstractNum w:abstractNumId="32" w15:restartNumberingAfterBreak="0">
    <w:nsid w:val="636A251B"/>
    <w:multiLevelType w:val="hybridMultilevel"/>
    <w:tmpl w:val="75A24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865B7"/>
    <w:multiLevelType w:val="multilevel"/>
    <w:tmpl w:val="A0AA0B10"/>
    <w:styleLink w:val="UList"/>
    <w:lvl w:ilvl="0">
      <w:start w:val="1"/>
      <w:numFmt w:val="decimal"/>
      <w:lvlText w:val="%1."/>
      <w:lvlJc w:val="left"/>
      <w:pPr>
        <w:tabs>
          <w:tab w:val="num" w:pos="1440"/>
        </w:tabs>
        <w:ind w:left="1800" w:hanging="360"/>
      </w:pPr>
      <w:rPr>
        <w:rFonts w:hint="default"/>
      </w:rPr>
    </w:lvl>
    <w:lvl w:ilvl="1">
      <w:start w:val="1"/>
      <w:numFmt w:val="lowerLetter"/>
      <w:lvlText w:val="%2."/>
      <w:lvlJc w:val="left"/>
      <w:pPr>
        <w:tabs>
          <w:tab w:val="num" w:pos="1800"/>
        </w:tabs>
        <w:ind w:left="2160" w:hanging="360"/>
      </w:pPr>
      <w:rPr>
        <w:rFonts w:hint="default"/>
      </w:rPr>
    </w:lvl>
    <w:lvl w:ilvl="2">
      <w:start w:val="1"/>
      <w:numFmt w:val="lowerRoman"/>
      <w:lvlText w:val="%3."/>
      <w:lvlJc w:val="left"/>
      <w:pPr>
        <w:tabs>
          <w:tab w:val="num" w:pos="2160"/>
        </w:tabs>
        <w:ind w:left="2520" w:hanging="360"/>
      </w:pPr>
      <w:rPr>
        <w:rFonts w:hint="default"/>
      </w:rPr>
    </w:lvl>
    <w:lvl w:ilvl="3">
      <w:start w:val="1"/>
      <w:numFmt w:val="upperLetter"/>
      <w:lvlText w:val="%4."/>
      <w:lvlJc w:val="left"/>
      <w:pPr>
        <w:tabs>
          <w:tab w:val="num" w:pos="2520"/>
        </w:tabs>
        <w:ind w:left="2880" w:hanging="360"/>
      </w:pPr>
      <w:rPr>
        <w:rFonts w:hint="default"/>
      </w:rPr>
    </w:lvl>
    <w:lvl w:ilvl="4">
      <w:start w:val="1"/>
      <w:numFmt w:val="lowerLetter"/>
      <w:lvlText w:val="%5)"/>
      <w:lvlJc w:val="left"/>
      <w:pPr>
        <w:tabs>
          <w:tab w:val="num" w:pos="2880"/>
        </w:tabs>
        <w:ind w:left="3240" w:hanging="360"/>
      </w:pPr>
      <w:rPr>
        <w:rFonts w:hint="default"/>
      </w:rPr>
    </w:lvl>
    <w:lvl w:ilvl="5">
      <w:start w:val="1"/>
      <w:numFmt w:val="lowerRoman"/>
      <w:lvlText w:val="%6)"/>
      <w:lvlJc w:val="left"/>
      <w:pPr>
        <w:tabs>
          <w:tab w:val="num" w:pos="3240"/>
        </w:tabs>
        <w:ind w:left="3600" w:hanging="360"/>
      </w:pPr>
      <w:rPr>
        <w:rFonts w:hint="default"/>
      </w:rPr>
    </w:lvl>
    <w:lvl w:ilvl="6">
      <w:start w:val="1"/>
      <w:numFmt w:val="decimal"/>
      <w:lvlText w:val="(%7)"/>
      <w:lvlJc w:val="left"/>
      <w:pPr>
        <w:tabs>
          <w:tab w:val="num" w:pos="3600"/>
        </w:tabs>
        <w:ind w:left="3960" w:hanging="360"/>
      </w:pPr>
      <w:rPr>
        <w:rFonts w:hint="default"/>
      </w:rPr>
    </w:lvl>
    <w:lvl w:ilvl="7">
      <w:start w:val="1"/>
      <w:numFmt w:val="lowerLetter"/>
      <w:lvlText w:val="(%8)"/>
      <w:lvlJc w:val="left"/>
      <w:pPr>
        <w:tabs>
          <w:tab w:val="num" w:pos="3960"/>
        </w:tabs>
        <w:ind w:left="4320" w:hanging="360"/>
      </w:pPr>
      <w:rPr>
        <w:rFonts w:hint="default"/>
      </w:rPr>
    </w:lvl>
    <w:lvl w:ilvl="8">
      <w:start w:val="1"/>
      <w:numFmt w:val="lowerRoman"/>
      <w:lvlText w:val="(%9)"/>
      <w:lvlJc w:val="left"/>
      <w:pPr>
        <w:ind w:left="4680" w:hanging="360"/>
      </w:pPr>
      <w:rPr>
        <w:rFonts w:hint="default"/>
      </w:rPr>
    </w:lvl>
  </w:abstractNum>
  <w:abstractNum w:abstractNumId="34" w15:restartNumberingAfterBreak="0">
    <w:nsid w:val="6D6D3FA8"/>
    <w:multiLevelType w:val="hybridMultilevel"/>
    <w:tmpl w:val="84786F5C"/>
    <w:lvl w:ilvl="0" w:tplc="7776461A">
      <w:start w:val="1"/>
      <w:numFmt w:val="bullet"/>
      <w:lvlText w:val="•"/>
      <w:lvlJc w:val="left"/>
      <w:pPr>
        <w:tabs>
          <w:tab w:val="num" w:pos="720"/>
        </w:tabs>
        <w:ind w:left="720" w:hanging="360"/>
      </w:pPr>
      <w:rPr>
        <w:rFonts w:ascii="Arial" w:hAnsi="Arial" w:hint="default"/>
      </w:rPr>
    </w:lvl>
    <w:lvl w:ilvl="1" w:tplc="AFD62AE2">
      <w:start w:val="1"/>
      <w:numFmt w:val="bullet"/>
      <w:lvlText w:val="•"/>
      <w:lvlJc w:val="left"/>
      <w:pPr>
        <w:tabs>
          <w:tab w:val="num" w:pos="1440"/>
        </w:tabs>
        <w:ind w:left="1440" w:hanging="360"/>
      </w:pPr>
      <w:rPr>
        <w:rFonts w:ascii="Arial" w:hAnsi="Arial" w:hint="default"/>
      </w:rPr>
    </w:lvl>
    <w:lvl w:ilvl="2" w:tplc="8C9CCE34">
      <w:numFmt w:val="bullet"/>
      <w:lvlText w:val="•"/>
      <w:lvlJc w:val="left"/>
      <w:pPr>
        <w:tabs>
          <w:tab w:val="num" w:pos="2160"/>
        </w:tabs>
        <w:ind w:left="2160" w:hanging="360"/>
      </w:pPr>
      <w:rPr>
        <w:rFonts w:ascii="Arial" w:hAnsi="Arial" w:hint="default"/>
      </w:rPr>
    </w:lvl>
    <w:lvl w:ilvl="3" w:tplc="481E32E8" w:tentative="1">
      <w:start w:val="1"/>
      <w:numFmt w:val="bullet"/>
      <w:lvlText w:val="•"/>
      <w:lvlJc w:val="left"/>
      <w:pPr>
        <w:tabs>
          <w:tab w:val="num" w:pos="2880"/>
        </w:tabs>
        <w:ind w:left="2880" w:hanging="360"/>
      </w:pPr>
      <w:rPr>
        <w:rFonts w:ascii="Arial" w:hAnsi="Arial" w:hint="default"/>
      </w:rPr>
    </w:lvl>
    <w:lvl w:ilvl="4" w:tplc="5F4ED25E" w:tentative="1">
      <w:start w:val="1"/>
      <w:numFmt w:val="bullet"/>
      <w:lvlText w:val="•"/>
      <w:lvlJc w:val="left"/>
      <w:pPr>
        <w:tabs>
          <w:tab w:val="num" w:pos="3600"/>
        </w:tabs>
        <w:ind w:left="3600" w:hanging="360"/>
      </w:pPr>
      <w:rPr>
        <w:rFonts w:ascii="Arial" w:hAnsi="Arial" w:hint="default"/>
      </w:rPr>
    </w:lvl>
    <w:lvl w:ilvl="5" w:tplc="E6760026" w:tentative="1">
      <w:start w:val="1"/>
      <w:numFmt w:val="bullet"/>
      <w:lvlText w:val="•"/>
      <w:lvlJc w:val="left"/>
      <w:pPr>
        <w:tabs>
          <w:tab w:val="num" w:pos="4320"/>
        </w:tabs>
        <w:ind w:left="4320" w:hanging="360"/>
      </w:pPr>
      <w:rPr>
        <w:rFonts w:ascii="Arial" w:hAnsi="Arial" w:hint="default"/>
      </w:rPr>
    </w:lvl>
    <w:lvl w:ilvl="6" w:tplc="193C7C18" w:tentative="1">
      <w:start w:val="1"/>
      <w:numFmt w:val="bullet"/>
      <w:lvlText w:val="•"/>
      <w:lvlJc w:val="left"/>
      <w:pPr>
        <w:tabs>
          <w:tab w:val="num" w:pos="5040"/>
        </w:tabs>
        <w:ind w:left="5040" w:hanging="360"/>
      </w:pPr>
      <w:rPr>
        <w:rFonts w:ascii="Arial" w:hAnsi="Arial" w:hint="default"/>
      </w:rPr>
    </w:lvl>
    <w:lvl w:ilvl="7" w:tplc="2996C178" w:tentative="1">
      <w:start w:val="1"/>
      <w:numFmt w:val="bullet"/>
      <w:lvlText w:val="•"/>
      <w:lvlJc w:val="left"/>
      <w:pPr>
        <w:tabs>
          <w:tab w:val="num" w:pos="5760"/>
        </w:tabs>
        <w:ind w:left="5760" w:hanging="360"/>
      </w:pPr>
      <w:rPr>
        <w:rFonts w:ascii="Arial" w:hAnsi="Arial" w:hint="default"/>
      </w:rPr>
    </w:lvl>
    <w:lvl w:ilvl="8" w:tplc="B70016E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D6072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722C4EC4"/>
    <w:multiLevelType w:val="multilevel"/>
    <w:tmpl w:val="FB3CB37C"/>
    <w:styleLink w:val="UBulletTable"/>
    <w:lvl w:ilvl="0">
      <w:start w:val="1"/>
      <w:numFmt w:val="bullet"/>
      <w:lvlText w:val=""/>
      <w:lvlJc w:val="left"/>
      <w:pPr>
        <w:ind w:left="216" w:hanging="216"/>
      </w:pPr>
      <w:rPr>
        <w:rFonts w:ascii="Wingdings" w:hAnsi="Wingdings" w:cs="Times New Roman" w:hint="default"/>
        <w:color w:val="6B7000"/>
        <w:sz w:val="10"/>
        <w:szCs w:val="18"/>
      </w:rPr>
    </w:lvl>
    <w:lvl w:ilvl="1">
      <w:start w:val="1"/>
      <w:numFmt w:val="bullet"/>
      <w:lvlText w:val=""/>
      <w:lvlJc w:val="left"/>
      <w:pPr>
        <w:ind w:left="432" w:hanging="216"/>
      </w:pPr>
      <w:rPr>
        <w:rFonts w:ascii="Wingdings" w:hAnsi="Wingdings" w:cs="Times New Roman" w:hint="default"/>
        <w:color w:val="6B7000"/>
        <w:sz w:val="10"/>
        <w:szCs w:val="18"/>
      </w:rPr>
    </w:lvl>
    <w:lvl w:ilvl="2">
      <w:start w:val="1"/>
      <w:numFmt w:val="bullet"/>
      <w:lvlText w:val=""/>
      <w:lvlJc w:val="left"/>
      <w:pPr>
        <w:ind w:left="648" w:hanging="216"/>
      </w:pPr>
      <w:rPr>
        <w:rFonts w:ascii="Wingdings" w:hAnsi="Wingdings" w:cs="Times New Roman" w:hint="default"/>
        <w:color w:val="6B7000"/>
        <w:sz w:val="10"/>
        <w:szCs w:val="18"/>
      </w:rPr>
    </w:lvl>
    <w:lvl w:ilvl="3">
      <w:start w:val="1"/>
      <w:numFmt w:val="bullet"/>
      <w:lvlText w:val=""/>
      <w:lvlJc w:val="left"/>
      <w:pPr>
        <w:ind w:left="864" w:hanging="216"/>
      </w:pPr>
      <w:rPr>
        <w:rFonts w:ascii="Wingdings" w:hAnsi="Wingdings" w:cs="Times New Roman" w:hint="default"/>
        <w:color w:val="6B7000"/>
        <w:sz w:val="10"/>
        <w:szCs w:val="18"/>
      </w:rPr>
    </w:lvl>
    <w:lvl w:ilvl="4">
      <w:start w:val="1"/>
      <w:numFmt w:val="bullet"/>
      <w:lvlText w:val=""/>
      <w:lvlJc w:val="left"/>
      <w:pPr>
        <w:ind w:left="1080" w:hanging="216"/>
      </w:pPr>
      <w:rPr>
        <w:rFonts w:ascii="Wingdings" w:hAnsi="Wingdings" w:cs="Times New Roman" w:hint="default"/>
        <w:color w:val="6B7000"/>
        <w:szCs w:val="18"/>
      </w:rPr>
    </w:lvl>
    <w:lvl w:ilvl="5">
      <w:start w:val="1"/>
      <w:numFmt w:val="bullet"/>
      <w:lvlText w:val=""/>
      <w:lvlJc w:val="left"/>
      <w:pPr>
        <w:ind w:left="1440" w:hanging="360"/>
      </w:pPr>
      <w:rPr>
        <w:rFonts w:ascii="Wingdings" w:hAnsi="Wingdings" w:cs="Times New Roman" w:hint="default"/>
        <w:color w:val="6B7000"/>
        <w:szCs w:val="18"/>
      </w:rPr>
    </w:lvl>
    <w:lvl w:ilvl="6">
      <w:start w:val="1"/>
      <w:numFmt w:val="bullet"/>
      <w:lvlText w:val=""/>
      <w:lvlJc w:val="left"/>
      <w:pPr>
        <w:ind w:left="1656" w:hanging="216"/>
      </w:pPr>
      <w:rPr>
        <w:rFonts w:ascii="Wingdings" w:hAnsi="Wingdings" w:cs="Times New Roman" w:hint="default"/>
        <w:color w:val="6B7000"/>
        <w:szCs w:val="18"/>
      </w:rPr>
    </w:lvl>
    <w:lvl w:ilvl="7">
      <w:start w:val="1"/>
      <w:numFmt w:val="bullet"/>
      <w:lvlText w:val=""/>
      <w:lvlJc w:val="left"/>
      <w:pPr>
        <w:ind w:left="1872" w:hanging="216"/>
      </w:pPr>
      <w:rPr>
        <w:rFonts w:ascii="Wingdings" w:hAnsi="Wingdings" w:cs="Times New Roman" w:hint="default"/>
        <w:color w:val="6B7000"/>
        <w:szCs w:val="18"/>
      </w:rPr>
    </w:lvl>
    <w:lvl w:ilvl="8">
      <w:start w:val="1"/>
      <w:numFmt w:val="bullet"/>
      <w:lvlText w:val=""/>
      <w:lvlJc w:val="left"/>
      <w:pPr>
        <w:ind w:left="2088" w:hanging="216"/>
      </w:pPr>
      <w:rPr>
        <w:rFonts w:ascii="Wingdings" w:hAnsi="Wingdings" w:cs="Times New Roman" w:hint="default"/>
        <w:color w:val="6B7000"/>
        <w:szCs w:val="18"/>
      </w:rPr>
    </w:lvl>
  </w:abstractNum>
  <w:abstractNum w:abstractNumId="37" w15:restartNumberingAfterBreak="0">
    <w:nsid w:val="789A7585"/>
    <w:multiLevelType w:val="hybridMultilevel"/>
    <w:tmpl w:val="BDF2A542"/>
    <w:lvl w:ilvl="0" w:tplc="B8FC3B46">
      <w:start w:val="1"/>
      <w:numFmt w:val="bullet"/>
      <w:pStyle w:val="Bullet1square"/>
      <w:lvlText w:val="■"/>
      <w:lvlJc w:val="left"/>
      <w:pPr>
        <w:tabs>
          <w:tab w:val="num" w:pos="2145"/>
        </w:tabs>
        <w:ind w:left="2145" w:hanging="360"/>
      </w:pPr>
      <w:rPr>
        <w:rFonts w:ascii="Times New Roman" w:hAnsi="Times New Roman" w:cs="Times New Roman" w:hint="default"/>
        <w:color w:val="336699"/>
        <w:sz w:val="18"/>
        <w:szCs w:val="18"/>
      </w:rPr>
    </w:lvl>
    <w:lvl w:ilvl="1" w:tplc="04090003">
      <w:start w:val="1"/>
      <w:numFmt w:val="bullet"/>
      <w:lvlText w:val="o"/>
      <w:lvlJc w:val="left"/>
      <w:pPr>
        <w:tabs>
          <w:tab w:val="num" w:pos="1785"/>
        </w:tabs>
        <w:ind w:left="1785" w:hanging="360"/>
      </w:pPr>
      <w:rPr>
        <w:rFonts w:ascii="Courier New" w:hAnsi="Courier New" w:cs="Times New Roman" w:hint="default"/>
      </w:rPr>
    </w:lvl>
    <w:lvl w:ilvl="2" w:tplc="04090005">
      <w:start w:val="1"/>
      <w:numFmt w:val="bullet"/>
      <w:lvlText w:val=""/>
      <w:lvlJc w:val="left"/>
      <w:pPr>
        <w:tabs>
          <w:tab w:val="num" w:pos="2505"/>
        </w:tabs>
        <w:ind w:left="2505" w:hanging="360"/>
      </w:pPr>
      <w:rPr>
        <w:rFonts w:ascii="Wingdings" w:hAnsi="Wingdings" w:hint="default"/>
      </w:rPr>
    </w:lvl>
    <w:lvl w:ilvl="3" w:tplc="04090001">
      <w:start w:val="1"/>
      <w:numFmt w:val="bullet"/>
      <w:lvlText w:val=""/>
      <w:lvlJc w:val="left"/>
      <w:pPr>
        <w:tabs>
          <w:tab w:val="num" w:pos="3225"/>
        </w:tabs>
        <w:ind w:left="3225" w:hanging="360"/>
      </w:pPr>
      <w:rPr>
        <w:rFonts w:ascii="Symbol" w:hAnsi="Symbol" w:hint="default"/>
      </w:rPr>
    </w:lvl>
    <w:lvl w:ilvl="4" w:tplc="04090003">
      <w:start w:val="1"/>
      <w:numFmt w:val="bullet"/>
      <w:lvlText w:val="o"/>
      <w:lvlJc w:val="left"/>
      <w:pPr>
        <w:tabs>
          <w:tab w:val="num" w:pos="3945"/>
        </w:tabs>
        <w:ind w:left="3945" w:hanging="360"/>
      </w:pPr>
      <w:rPr>
        <w:rFonts w:ascii="Courier New" w:hAnsi="Courier New" w:cs="Times New Roman" w:hint="default"/>
      </w:rPr>
    </w:lvl>
    <w:lvl w:ilvl="5" w:tplc="04090005">
      <w:start w:val="1"/>
      <w:numFmt w:val="bullet"/>
      <w:lvlText w:val=""/>
      <w:lvlJc w:val="left"/>
      <w:pPr>
        <w:tabs>
          <w:tab w:val="num" w:pos="4665"/>
        </w:tabs>
        <w:ind w:left="4665" w:hanging="360"/>
      </w:pPr>
      <w:rPr>
        <w:rFonts w:ascii="Wingdings" w:hAnsi="Wingdings" w:hint="default"/>
      </w:rPr>
    </w:lvl>
    <w:lvl w:ilvl="6" w:tplc="04090001">
      <w:start w:val="1"/>
      <w:numFmt w:val="bullet"/>
      <w:lvlText w:val=""/>
      <w:lvlJc w:val="left"/>
      <w:pPr>
        <w:tabs>
          <w:tab w:val="num" w:pos="5385"/>
        </w:tabs>
        <w:ind w:left="5385" w:hanging="360"/>
      </w:pPr>
      <w:rPr>
        <w:rFonts w:ascii="Symbol" w:hAnsi="Symbol" w:hint="default"/>
      </w:rPr>
    </w:lvl>
    <w:lvl w:ilvl="7" w:tplc="04090003">
      <w:start w:val="1"/>
      <w:numFmt w:val="bullet"/>
      <w:lvlText w:val="o"/>
      <w:lvlJc w:val="left"/>
      <w:pPr>
        <w:tabs>
          <w:tab w:val="num" w:pos="6105"/>
        </w:tabs>
        <w:ind w:left="6105" w:hanging="360"/>
      </w:pPr>
      <w:rPr>
        <w:rFonts w:ascii="Courier New" w:hAnsi="Courier New" w:cs="Times New Roman" w:hint="default"/>
      </w:rPr>
    </w:lvl>
    <w:lvl w:ilvl="8" w:tplc="04090005">
      <w:start w:val="1"/>
      <w:numFmt w:val="bullet"/>
      <w:lvlText w:val=""/>
      <w:lvlJc w:val="left"/>
      <w:pPr>
        <w:tabs>
          <w:tab w:val="num" w:pos="6825"/>
        </w:tabs>
        <w:ind w:left="6825" w:hanging="360"/>
      </w:pPr>
      <w:rPr>
        <w:rFonts w:ascii="Wingdings" w:hAnsi="Wingdings" w:hint="default"/>
      </w:rPr>
    </w:lvl>
  </w:abstractNum>
  <w:num w:numId="1">
    <w:abstractNumId w:val="27"/>
  </w:num>
  <w:num w:numId="2">
    <w:abstractNumId w:val="9"/>
  </w:num>
  <w:num w:numId="3">
    <w:abstractNumId w:val="36"/>
  </w:num>
  <w:num w:numId="4">
    <w:abstractNumId w:val="33"/>
  </w:num>
  <w:num w:numId="5">
    <w:abstractNumId w:val="13"/>
  </w:num>
  <w:num w:numId="6">
    <w:abstractNumId w:val="31"/>
  </w:num>
  <w:num w:numId="7">
    <w:abstractNumId w:val="4"/>
  </w:num>
  <w:num w:numId="8">
    <w:abstractNumId w:val="10"/>
  </w:num>
  <w:num w:numId="9">
    <w:abstractNumId w:val="35"/>
  </w:num>
  <w:num w:numId="10">
    <w:abstractNumId w:val="17"/>
  </w:num>
  <w:num w:numId="11">
    <w:abstractNumId w:val="0"/>
  </w:num>
  <w:num w:numId="12">
    <w:abstractNumId w:val="30"/>
  </w:num>
  <w:num w:numId="13">
    <w:abstractNumId w:val="37"/>
  </w:num>
  <w:num w:numId="14">
    <w:abstractNumId w:val="19"/>
  </w:num>
  <w:num w:numId="15">
    <w:abstractNumId w:val="21"/>
  </w:num>
  <w:num w:numId="16">
    <w:abstractNumId w:val="15"/>
  </w:num>
  <w:num w:numId="17">
    <w:abstractNumId w:val="23"/>
  </w:num>
  <w:num w:numId="18">
    <w:abstractNumId w:val="29"/>
  </w:num>
  <w:num w:numId="19">
    <w:abstractNumId w:val="32"/>
  </w:num>
  <w:num w:numId="20">
    <w:abstractNumId w:val="7"/>
  </w:num>
  <w:num w:numId="21">
    <w:abstractNumId w:val="14"/>
  </w:num>
  <w:num w:numId="22">
    <w:abstractNumId w:val="6"/>
  </w:num>
  <w:num w:numId="23">
    <w:abstractNumId w:val="20"/>
  </w:num>
  <w:num w:numId="24">
    <w:abstractNumId w:val="34"/>
  </w:num>
  <w:num w:numId="25">
    <w:abstractNumId w:val="2"/>
  </w:num>
  <w:num w:numId="26">
    <w:abstractNumId w:val="18"/>
  </w:num>
  <w:num w:numId="27">
    <w:abstractNumId w:val="3"/>
  </w:num>
  <w:num w:numId="28">
    <w:abstractNumId w:val="16"/>
  </w:num>
  <w:num w:numId="29">
    <w:abstractNumId w:val="24"/>
  </w:num>
  <w:num w:numId="30">
    <w:abstractNumId w:val="12"/>
  </w:num>
  <w:num w:numId="31">
    <w:abstractNumId w:val="26"/>
  </w:num>
  <w:num w:numId="32">
    <w:abstractNumId w:val="5"/>
  </w:num>
  <w:num w:numId="33">
    <w:abstractNumId w:val="1"/>
  </w:num>
  <w:num w:numId="34">
    <w:abstractNumId w:val="28"/>
  </w:num>
  <w:num w:numId="35">
    <w:abstractNumId w:val="8"/>
  </w:num>
  <w:num w:numId="36">
    <w:abstractNumId w:val="22"/>
  </w:num>
  <w:num w:numId="37">
    <w:abstractNumId w:val="25"/>
  </w:num>
  <w:num w:numId="38">
    <w:abstractNumId w:val="11"/>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yal Bekerman">
    <w15:presenceInfo w15:providerId="AD" w15:userId="S::EYALBEK@amdocs.com::becf12ff-6fbf-4f55-9580-a90cc2f2f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7"/>
  <w:doNotDisplayPageBoundaries/>
  <w:displayBackgroundShape/>
  <w:embedSystemFonts/>
  <w:activeWritingStyle w:appName="MSWord" w:lang="en-US" w:vendorID="64" w:dllVersion="6" w:nlCheck="1" w:checkStyle="1"/>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CA" w:vendorID="64" w:dllVersion="6" w:nlCheck="1" w:checkStyle="1"/>
  <w:activeWritingStyle w:appName="MSWord" w:lang="en-SG"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PH" w:vendorID="64" w:dllVersion="0" w:nlCheck="1" w:checkStyle="0"/>
  <w:activeWritingStyle w:appName="MSWord" w:lang="en-SG" w:vendorID="64" w:dllVersion="0"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357"/>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89C"/>
    <w:rsid w:val="0000003A"/>
    <w:rsid w:val="00000096"/>
    <w:rsid w:val="0000030E"/>
    <w:rsid w:val="00000359"/>
    <w:rsid w:val="00000489"/>
    <w:rsid w:val="00000E2B"/>
    <w:rsid w:val="00001088"/>
    <w:rsid w:val="00001240"/>
    <w:rsid w:val="0000158E"/>
    <w:rsid w:val="00001E43"/>
    <w:rsid w:val="000020A4"/>
    <w:rsid w:val="000027B6"/>
    <w:rsid w:val="000028F0"/>
    <w:rsid w:val="00002917"/>
    <w:rsid w:val="00002A9C"/>
    <w:rsid w:val="00002BE4"/>
    <w:rsid w:val="00002C00"/>
    <w:rsid w:val="00003190"/>
    <w:rsid w:val="0000360B"/>
    <w:rsid w:val="000036F9"/>
    <w:rsid w:val="000038B2"/>
    <w:rsid w:val="00003CC2"/>
    <w:rsid w:val="00003FB6"/>
    <w:rsid w:val="0000439A"/>
    <w:rsid w:val="00004684"/>
    <w:rsid w:val="00004B6D"/>
    <w:rsid w:val="00005023"/>
    <w:rsid w:val="00005419"/>
    <w:rsid w:val="000054E8"/>
    <w:rsid w:val="000057E4"/>
    <w:rsid w:val="00005BFA"/>
    <w:rsid w:val="00005DC7"/>
    <w:rsid w:val="00005F2F"/>
    <w:rsid w:val="00005FF0"/>
    <w:rsid w:val="00006081"/>
    <w:rsid w:val="00006442"/>
    <w:rsid w:val="000065CC"/>
    <w:rsid w:val="00006981"/>
    <w:rsid w:val="00006EF8"/>
    <w:rsid w:val="00006F5F"/>
    <w:rsid w:val="00007569"/>
    <w:rsid w:val="000078BC"/>
    <w:rsid w:val="000079F5"/>
    <w:rsid w:val="00007EB2"/>
    <w:rsid w:val="000105BD"/>
    <w:rsid w:val="00010632"/>
    <w:rsid w:val="0001080B"/>
    <w:rsid w:val="00010A96"/>
    <w:rsid w:val="00010CD8"/>
    <w:rsid w:val="00010EF3"/>
    <w:rsid w:val="00010FDF"/>
    <w:rsid w:val="0001118E"/>
    <w:rsid w:val="00011768"/>
    <w:rsid w:val="00011A7C"/>
    <w:rsid w:val="00011B7D"/>
    <w:rsid w:val="00011FA7"/>
    <w:rsid w:val="00011FD1"/>
    <w:rsid w:val="00012078"/>
    <w:rsid w:val="00012235"/>
    <w:rsid w:val="00012264"/>
    <w:rsid w:val="0001273D"/>
    <w:rsid w:val="00012A49"/>
    <w:rsid w:val="00013421"/>
    <w:rsid w:val="0001347D"/>
    <w:rsid w:val="0001355C"/>
    <w:rsid w:val="00013BDA"/>
    <w:rsid w:val="00013D20"/>
    <w:rsid w:val="00014043"/>
    <w:rsid w:val="000144AD"/>
    <w:rsid w:val="00014C64"/>
    <w:rsid w:val="00015047"/>
    <w:rsid w:val="000150F3"/>
    <w:rsid w:val="0001512B"/>
    <w:rsid w:val="000153E1"/>
    <w:rsid w:val="00015626"/>
    <w:rsid w:val="0001563E"/>
    <w:rsid w:val="00015CDF"/>
    <w:rsid w:val="00015D19"/>
    <w:rsid w:val="00015D32"/>
    <w:rsid w:val="00015E08"/>
    <w:rsid w:val="000165EC"/>
    <w:rsid w:val="00016B81"/>
    <w:rsid w:val="00016E38"/>
    <w:rsid w:val="0001711E"/>
    <w:rsid w:val="00017420"/>
    <w:rsid w:val="000176A1"/>
    <w:rsid w:val="00017916"/>
    <w:rsid w:val="0001792E"/>
    <w:rsid w:val="00017945"/>
    <w:rsid w:val="00020234"/>
    <w:rsid w:val="000203BF"/>
    <w:rsid w:val="000203D7"/>
    <w:rsid w:val="0002053A"/>
    <w:rsid w:val="0002054C"/>
    <w:rsid w:val="000206B7"/>
    <w:rsid w:val="000209DF"/>
    <w:rsid w:val="00020F54"/>
    <w:rsid w:val="0002134E"/>
    <w:rsid w:val="000214AB"/>
    <w:rsid w:val="00021528"/>
    <w:rsid w:val="00021854"/>
    <w:rsid w:val="00021E46"/>
    <w:rsid w:val="00021FA4"/>
    <w:rsid w:val="000223B3"/>
    <w:rsid w:val="000226BB"/>
    <w:rsid w:val="000228F5"/>
    <w:rsid w:val="00023078"/>
    <w:rsid w:val="00023331"/>
    <w:rsid w:val="000234A8"/>
    <w:rsid w:val="0002361C"/>
    <w:rsid w:val="00023923"/>
    <w:rsid w:val="00023B81"/>
    <w:rsid w:val="00023CE9"/>
    <w:rsid w:val="00023EE8"/>
    <w:rsid w:val="00024274"/>
    <w:rsid w:val="000244AD"/>
    <w:rsid w:val="000247AE"/>
    <w:rsid w:val="000247D7"/>
    <w:rsid w:val="00024A6B"/>
    <w:rsid w:val="00024CD0"/>
    <w:rsid w:val="00025008"/>
    <w:rsid w:val="0002507E"/>
    <w:rsid w:val="000255D7"/>
    <w:rsid w:val="000255DC"/>
    <w:rsid w:val="000256A7"/>
    <w:rsid w:val="0002570D"/>
    <w:rsid w:val="0002575C"/>
    <w:rsid w:val="00025808"/>
    <w:rsid w:val="00025939"/>
    <w:rsid w:val="00025B47"/>
    <w:rsid w:val="00025E42"/>
    <w:rsid w:val="000261EE"/>
    <w:rsid w:val="00026353"/>
    <w:rsid w:val="0002673C"/>
    <w:rsid w:val="000268B3"/>
    <w:rsid w:val="00026910"/>
    <w:rsid w:val="00026AB4"/>
    <w:rsid w:val="000274DB"/>
    <w:rsid w:val="0002755B"/>
    <w:rsid w:val="00027560"/>
    <w:rsid w:val="000275A0"/>
    <w:rsid w:val="000275CA"/>
    <w:rsid w:val="00027B61"/>
    <w:rsid w:val="000300D8"/>
    <w:rsid w:val="00030317"/>
    <w:rsid w:val="00030589"/>
    <w:rsid w:val="000305A9"/>
    <w:rsid w:val="00030761"/>
    <w:rsid w:val="00030848"/>
    <w:rsid w:val="00030A4A"/>
    <w:rsid w:val="00030C31"/>
    <w:rsid w:val="00030CB2"/>
    <w:rsid w:val="00031140"/>
    <w:rsid w:val="00031427"/>
    <w:rsid w:val="000315D9"/>
    <w:rsid w:val="000316C6"/>
    <w:rsid w:val="0003170B"/>
    <w:rsid w:val="000320DE"/>
    <w:rsid w:val="000323D2"/>
    <w:rsid w:val="000325F0"/>
    <w:rsid w:val="0003284C"/>
    <w:rsid w:val="000328D2"/>
    <w:rsid w:val="00032932"/>
    <w:rsid w:val="00032AD5"/>
    <w:rsid w:val="00032AF2"/>
    <w:rsid w:val="00032C4F"/>
    <w:rsid w:val="00032CB7"/>
    <w:rsid w:val="00032CE0"/>
    <w:rsid w:val="00032CFC"/>
    <w:rsid w:val="0003400A"/>
    <w:rsid w:val="0003401C"/>
    <w:rsid w:val="0003435C"/>
    <w:rsid w:val="000343BB"/>
    <w:rsid w:val="00035190"/>
    <w:rsid w:val="00035260"/>
    <w:rsid w:val="0003572F"/>
    <w:rsid w:val="0003585C"/>
    <w:rsid w:val="000358CA"/>
    <w:rsid w:val="000363B0"/>
    <w:rsid w:val="00036452"/>
    <w:rsid w:val="0003654F"/>
    <w:rsid w:val="000366A3"/>
    <w:rsid w:val="000368F0"/>
    <w:rsid w:val="00036932"/>
    <w:rsid w:val="0003748D"/>
    <w:rsid w:val="00037639"/>
    <w:rsid w:val="00037755"/>
    <w:rsid w:val="00037DFC"/>
    <w:rsid w:val="00037E13"/>
    <w:rsid w:val="000403A9"/>
    <w:rsid w:val="00040B5D"/>
    <w:rsid w:val="00040DC6"/>
    <w:rsid w:val="00040ECF"/>
    <w:rsid w:val="00041053"/>
    <w:rsid w:val="000414FF"/>
    <w:rsid w:val="000415EE"/>
    <w:rsid w:val="00041618"/>
    <w:rsid w:val="00041667"/>
    <w:rsid w:val="0004169A"/>
    <w:rsid w:val="00042143"/>
    <w:rsid w:val="0004224D"/>
    <w:rsid w:val="00042483"/>
    <w:rsid w:val="000424F9"/>
    <w:rsid w:val="00042AD9"/>
    <w:rsid w:val="00042B63"/>
    <w:rsid w:val="00042E71"/>
    <w:rsid w:val="00043074"/>
    <w:rsid w:val="000432CD"/>
    <w:rsid w:val="00043601"/>
    <w:rsid w:val="00043783"/>
    <w:rsid w:val="00043BD0"/>
    <w:rsid w:val="000442AF"/>
    <w:rsid w:val="00044661"/>
    <w:rsid w:val="000447B9"/>
    <w:rsid w:val="000448C4"/>
    <w:rsid w:val="000449FE"/>
    <w:rsid w:val="00044CE4"/>
    <w:rsid w:val="00044DF5"/>
    <w:rsid w:val="00044E7A"/>
    <w:rsid w:val="00045174"/>
    <w:rsid w:val="00045D02"/>
    <w:rsid w:val="00045FF6"/>
    <w:rsid w:val="000461E6"/>
    <w:rsid w:val="000462EC"/>
    <w:rsid w:val="000462ED"/>
    <w:rsid w:val="00046572"/>
    <w:rsid w:val="00046648"/>
    <w:rsid w:val="0004667D"/>
    <w:rsid w:val="00046C3E"/>
    <w:rsid w:val="000470A4"/>
    <w:rsid w:val="00047484"/>
    <w:rsid w:val="000474D5"/>
    <w:rsid w:val="00047500"/>
    <w:rsid w:val="00047941"/>
    <w:rsid w:val="00047B10"/>
    <w:rsid w:val="00047C04"/>
    <w:rsid w:val="00047C84"/>
    <w:rsid w:val="00047DDB"/>
    <w:rsid w:val="00047FCC"/>
    <w:rsid w:val="00050526"/>
    <w:rsid w:val="000506FA"/>
    <w:rsid w:val="00050784"/>
    <w:rsid w:val="00050C5D"/>
    <w:rsid w:val="00050E84"/>
    <w:rsid w:val="00050F36"/>
    <w:rsid w:val="0005110C"/>
    <w:rsid w:val="00052200"/>
    <w:rsid w:val="000525C7"/>
    <w:rsid w:val="00052A35"/>
    <w:rsid w:val="00052C20"/>
    <w:rsid w:val="00052F89"/>
    <w:rsid w:val="00052FA1"/>
    <w:rsid w:val="00053503"/>
    <w:rsid w:val="00053515"/>
    <w:rsid w:val="00053E23"/>
    <w:rsid w:val="00053F46"/>
    <w:rsid w:val="00053FD6"/>
    <w:rsid w:val="00054479"/>
    <w:rsid w:val="00054707"/>
    <w:rsid w:val="0005472E"/>
    <w:rsid w:val="000548E6"/>
    <w:rsid w:val="00054ED5"/>
    <w:rsid w:val="00055A95"/>
    <w:rsid w:val="000563D8"/>
    <w:rsid w:val="000568C8"/>
    <w:rsid w:val="000569E5"/>
    <w:rsid w:val="00056AB4"/>
    <w:rsid w:val="00056B9D"/>
    <w:rsid w:val="00056EFF"/>
    <w:rsid w:val="0005709A"/>
    <w:rsid w:val="0005709B"/>
    <w:rsid w:val="00057149"/>
    <w:rsid w:val="00057182"/>
    <w:rsid w:val="000571B5"/>
    <w:rsid w:val="00057443"/>
    <w:rsid w:val="0005752A"/>
    <w:rsid w:val="0005771D"/>
    <w:rsid w:val="0005783A"/>
    <w:rsid w:val="00057D36"/>
    <w:rsid w:val="00060921"/>
    <w:rsid w:val="00060DD4"/>
    <w:rsid w:val="0006112A"/>
    <w:rsid w:val="000614C8"/>
    <w:rsid w:val="00061620"/>
    <w:rsid w:val="00061686"/>
    <w:rsid w:val="00061990"/>
    <w:rsid w:val="000619FA"/>
    <w:rsid w:val="00061D16"/>
    <w:rsid w:val="00061F3F"/>
    <w:rsid w:val="00061FA1"/>
    <w:rsid w:val="000626E3"/>
    <w:rsid w:val="000627ED"/>
    <w:rsid w:val="00062BBB"/>
    <w:rsid w:val="00062C64"/>
    <w:rsid w:val="00062D1E"/>
    <w:rsid w:val="0006338B"/>
    <w:rsid w:val="000637D7"/>
    <w:rsid w:val="000638BC"/>
    <w:rsid w:val="00063DC0"/>
    <w:rsid w:val="00063E59"/>
    <w:rsid w:val="00064A06"/>
    <w:rsid w:val="00064A1E"/>
    <w:rsid w:val="00064B48"/>
    <w:rsid w:val="00064B56"/>
    <w:rsid w:val="00064C2B"/>
    <w:rsid w:val="00064DA9"/>
    <w:rsid w:val="000650D2"/>
    <w:rsid w:val="0006547B"/>
    <w:rsid w:val="00065515"/>
    <w:rsid w:val="0006563B"/>
    <w:rsid w:val="000657CE"/>
    <w:rsid w:val="0006598C"/>
    <w:rsid w:val="00065FA0"/>
    <w:rsid w:val="00066364"/>
    <w:rsid w:val="00066A44"/>
    <w:rsid w:val="00066D5C"/>
    <w:rsid w:val="00067101"/>
    <w:rsid w:val="00067C59"/>
    <w:rsid w:val="00067C8B"/>
    <w:rsid w:val="00067C9C"/>
    <w:rsid w:val="00067FF0"/>
    <w:rsid w:val="00070184"/>
    <w:rsid w:val="0007063A"/>
    <w:rsid w:val="000706DE"/>
    <w:rsid w:val="00070BC6"/>
    <w:rsid w:val="00070CBB"/>
    <w:rsid w:val="00070CE9"/>
    <w:rsid w:val="000713E1"/>
    <w:rsid w:val="000714FD"/>
    <w:rsid w:val="000719DC"/>
    <w:rsid w:val="00071A55"/>
    <w:rsid w:val="00071DA0"/>
    <w:rsid w:val="00071EE3"/>
    <w:rsid w:val="0007205E"/>
    <w:rsid w:val="000720B0"/>
    <w:rsid w:val="00072218"/>
    <w:rsid w:val="0007253D"/>
    <w:rsid w:val="000734C4"/>
    <w:rsid w:val="00073646"/>
    <w:rsid w:val="0007374E"/>
    <w:rsid w:val="0007399C"/>
    <w:rsid w:val="00073F17"/>
    <w:rsid w:val="00073F5F"/>
    <w:rsid w:val="0007417A"/>
    <w:rsid w:val="00074300"/>
    <w:rsid w:val="0007483E"/>
    <w:rsid w:val="000748DC"/>
    <w:rsid w:val="00074C3E"/>
    <w:rsid w:val="00074CA5"/>
    <w:rsid w:val="00074D0F"/>
    <w:rsid w:val="000750FF"/>
    <w:rsid w:val="0007527E"/>
    <w:rsid w:val="000757CF"/>
    <w:rsid w:val="000757D4"/>
    <w:rsid w:val="0007585D"/>
    <w:rsid w:val="00075BA3"/>
    <w:rsid w:val="00075C1A"/>
    <w:rsid w:val="00075D7D"/>
    <w:rsid w:val="00076127"/>
    <w:rsid w:val="00076E09"/>
    <w:rsid w:val="000771AC"/>
    <w:rsid w:val="000771E8"/>
    <w:rsid w:val="000775A3"/>
    <w:rsid w:val="000776FE"/>
    <w:rsid w:val="00077B2D"/>
    <w:rsid w:val="00080006"/>
    <w:rsid w:val="000805A4"/>
    <w:rsid w:val="00080971"/>
    <w:rsid w:val="00080C88"/>
    <w:rsid w:val="00081096"/>
    <w:rsid w:val="0008111F"/>
    <w:rsid w:val="0008143D"/>
    <w:rsid w:val="0008145C"/>
    <w:rsid w:val="00081A75"/>
    <w:rsid w:val="00081BD3"/>
    <w:rsid w:val="00081CAA"/>
    <w:rsid w:val="00081E0E"/>
    <w:rsid w:val="00081FCD"/>
    <w:rsid w:val="00082126"/>
    <w:rsid w:val="00082C07"/>
    <w:rsid w:val="00082E8E"/>
    <w:rsid w:val="00082EC6"/>
    <w:rsid w:val="0008338D"/>
    <w:rsid w:val="0008355A"/>
    <w:rsid w:val="0008355E"/>
    <w:rsid w:val="00083888"/>
    <w:rsid w:val="00083959"/>
    <w:rsid w:val="00083AB5"/>
    <w:rsid w:val="00083B3A"/>
    <w:rsid w:val="00083E46"/>
    <w:rsid w:val="00084A26"/>
    <w:rsid w:val="00084E6D"/>
    <w:rsid w:val="00085059"/>
    <w:rsid w:val="00085172"/>
    <w:rsid w:val="0008528E"/>
    <w:rsid w:val="00085670"/>
    <w:rsid w:val="00085FF3"/>
    <w:rsid w:val="00086108"/>
    <w:rsid w:val="0008611B"/>
    <w:rsid w:val="0008652D"/>
    <w:rsid w:val="00086644"/>
    <w:rsid w:val="000874E5"/>
    <w:rsid w:val="0008774E"/>
    <w:rsid w:val="00087794"/>
    <w:rsid w:val="0008781B"/>
    <w:rsid w:val="0008783D"/>
    <w:rsid w:val="00087D50"/>
    <w:rsid w:val="00090007"/>
    <w:rsid w:val="00090191"/>
    <w:rsid w:val="000904A5"/>
    <w:rsid w:val="00090503"/>
    <w:rsid w:val="000905F4"/>
    <w:rsid w:val="000906E9"/>
    <w:rsid w:val="00090764"/>
    <w:rsid w:val="000907D9"/>
    <w:rsid w:val="00090E6B"/>
    <w:rsid w:val="0009105B"/>
    <w:rsid w:val="000912BE"/>
    <w:rsid w:val="000918D7"/>
    <w:rsid w:val="00091E0D"/>
    <w:rsid w:val="000923A5"/>
    <w:rsid w:val="0009243E"/>
    <w:rsid w:val="00092591"/>
    <w:rsid w:val="0009299A"/>
    <w:rsid w:val="00092CC8"/>
    <w:rsid w:val="00092F88"/>
    <w:rsid w:val="00092FBA"/>
    <w:rsid w:val="00093119"/>
    <w:rsid w:val="0009327D"/>
    <w:rsid w:val="0009399B"/>
    <w:rsid w:val="0009414A"/>
    <w:rsid w:val="00094279"/>
    <w:rsid w:val="00094481"/>
    <w:rsid w:val="0009457A"/>
    <w:rsid w:val="00094A1B"/>
    <w:rsid w:val="00094A75"/>
    <w:rsid w:val="00094C30"/>
    <w:rsid w:val="00094C34"/>
    <w:rsid w:val="000953BA"/>
    <w:rsid w:val="000954E6"/>
    <w:rsid w:val="00095572"/>
    <w:rsid w:val="00095C46"/>
    <w:rsid w:val="000962E2"/>
    <w:rsid w:val="000966A1"/>
    <w:rsid w:val="0009670B"/>
    <w:rsid w:val="00096774"/>
    <w:rsid w:val="0009694A"/>
    <w:rsid w:val="00096FBA"/>
    <w:rsid w:val="000979EE"/>
    <w:rsid w:val="00097B8A"/>
    <w:rsid w:val="00097FF9"/>
    <w:rsid w:val="000A0118"/>
    <w:rsid w:val="000A0331"/>
    <w:rsid w:val="000A0335"/>
    <w:rsid w:val="000A0661"/>
    <w:rsid w:val="000A08E4"/>
    <w:rsid w:val="000A0AAB"/>
    <w:rsid w:val="000A0D61"/>
    <w:rsid w:val="000A0E35"/>
    <w:rsid w:val="000A11C0"/>
    <w:rsid w:val="000A13E0"/>
    <w:rsid w:val="000A1458"/>
    <w:rsid w:val="000A1673"/>
    <w:rsid w:val="000A16EF"/>
    <w:rsid w:val="000A1BDC"/>
    <w:rsid w:val="000A2377"/>
    <w:rsid w:val="000A23F5"/>
    <w:rsid w:val="000A287A"/>
    <w:rsid w:val="000A29FA"/>
    <w:rsid w:val="000A302A"/>
    <w:rsid w:val="000A3318"/>
    <w:rsid w:val="000A372D"/>
    <w:rsid w:val="000A3811"/>
    <w:rsid w:val="000A3826"/>
    <w:rsid w:val="000A3B46"/>
    <w:rsid w:val="000A3D76"/>
    <w:rsid w:val="000A3E41"/>
    <w:rsid w:val="000A3FF1"/>
    <w:rsid w:val="000A4135"/>
    <w:rsid w:val="000A443F"/>
    <w:rsid w:val="000A4660"/>
    <w:rsid w:val="000A49A4"/>
    <w:rsid w:val="000A4A40"/>
    <w:rsid w:val="000A4A65"/>
    <w:rsid w:val="000A512D"/>
    <w:rsid w:val="000A5333"/>
    <w:rsid w:val="000A58CC"/>
    <w:rsid w:val="000A6229"/>
    <w:rsid w:val="000A65CE"/>
    <w:rsid w:val="000A6624"/>
    <w:rsid w:val="000A6643"/>
    <w:rsid w:val="000A6692"/>
    <w:rsid w:val="000A681C"/>
    <w:rsid w:val="000A6A0E"/>
    <w:rsid w:val="000A6A4B"/>
    <w:rsid w:val="000A6E65"/>
    <w:rsid w:val="000A6E9B"/>
    <w:rsid w:val="000A7225"/>
    <w:rsid w:val="000A72BC"/>
    <w:rsid w:val="000A754F"/>
    <w:rsid w:val="000A76D2"/>
    <w:rsid w:val="000A7BA7"/>
    <w:rsid w:val="000A7F18"/>
    <w:rsid w:val="000B043B"/>
    <w:rsid w:val="000B0574"/>
    <w:rsid w:val="000B0E04"/>
    <w:rsid w:val="000B0F00"/>
    <w:rsid w:val="000B0F66"/>
    <w:rsid w:val="000B11C3"/>
    <w:rsid w:val="000B15E9"/>
    <w:rsid w:val="000B16C5"/>
    <w:rsid w:val="000B1835"/>
    <w:rsid w:val="000B1988"/>
    <w:rsid w:val="000B19C7"/>
    <w:rsid w:val="000B1D23"/>
    <w:rsid w:val="000B1EF5"/>
    <w:rsid w:val="000B2400"/>
    <w:rsid w:val="000B2420"/>
    <w:rsid w:val="000B2572"/>
    <w:rsid w:val="000B25BC"/>
    <w:rsid w:val="000B2B1F"/>
    <w:rsid w:val="000B2B96"/>
    <w:rsid w:val="000B308B"/>
    <w:rsid w:val="000B3675"/>
    <w:rsid w:val="000B397B"/>
    <w:rsid w:val="000B39C9"/>
    <w:rsid w:val="000B3F8E"/>
    <w:rsid w:val="000B4406"/>
    <w:rsid w:val="000B48D2"/>
    <w:rsid w:val="000B499B"/>
    <w:rsid w:val="000B4BDA"/>
    <w:rsid w:val="000B4C5C"/>
    <w:rsid w:val="000B4E0B"/>
    <w:rsid w:val="000B50B4"/>
    <w:rsid w:val="000B53D9"/>
    <w:rsid w:val="000B58EF"/>
    <w:rsid w:val="000B610A"/>
    <w:rsid w:val="000B6111"/>
    <w:rsid w:val="000B630E"/>
    <w:rsid w:val="000B641E"/>
    <w:rsid w:val="000B666F"/>
    <w:rsid w:val="000B6958"/>
    <w:rsid w:val="000B6BD0"/>
    <w:rsid w:val="000B6C75"/>
    <w:rsid w:val="000B6F28"/>
    <w:rsid w:val="000B7727"/>
    <w:rsid w:val="000B7C07"/>
    <w:rsid w:val="000B7C31"/>
    <w:rsid w:val="000B7CA1"/>
    <w:rsid w:val="000B7CE4"/>
    <w:rsid w:val="000B7DB4"/>
    <w:rsid w:val="000C0079"/>
    <w:rsid w:val="000C04CC"/>
    <w:rsid w:val="000C10F3"/>
    <w:rsid w:val="000C13F3"/>
    <w:rsid w:val="000C141C"/>
    <w:rsid w:val="000C16C7"/>
    <w:rsid w:val="000C17EC"/>
    <w:rsid w:val="000C192B"/>
    <w:rsid w:val="000C19AE"/>
    <w:rsid w:val="000C1A0D"/>
    <w:rsid w:val="000C1F1B"/>
    <w:rsid w:val="000C2337"/>
    <w:rsid w:val="000C2371"/>
    <w:rsid w:val="000C2777"/>
    <w:rsid w:val="000C297D"/>
    <w:rsid w:val="000C2E89"/>
    <w:rsid w:val="000C2F79"/>
    <w:rsid w:val="000C31AB"/>
    <w:rsid w:val="000C3407"/>
    <w:rsid w:val="000C35FE"/>
    <w:rsid w:val="000C379F"/>
    <w:rsid w:val="000C3BBE"/>
    <w:rsid w:val="000C4290"/>
    <w:rsid w:val="000C4764"/>
    <w:rsid w:val="000C4805"/>
    <w:rsid w:val="000C486D"/>
    <w:rsid w:val="000C4DE7"/>
    <w:rsid w:val="000C51B6"/>
    <w:rsid w:val="000C57A6"/>
    <w:rsid w:val="000C5A87"/>
    <w:rsid w:val="000C62E7"/>
    <w:rsid w:val="000C6BFF"/>
    <w:rsid w:val="000C6D0D"/>
    <w:rsid w:val="000C7BDA"/>
    <w:rsid w:val="000D0006"/>
    <w:rsid w:val="000D0801"/>
    <w:rsid w:val="000D0B1F"/>
    <w:rsid w:val="000D122A"/>
    <w:rsid w:val="000D1401"/>
    <w:rsid w:val="000D15AC"/>
    <w:rsid w:val="000D1B9D"/>
    <w:rsid w:val="000D1C76"/>
    <w:rsid w:val="000D1FB8"/>
    <w:rsid w:val="000D20A5"/>
    <w:rsid w:val="000D21D2"/>
    <w:rsid w:val="000D22C3"/>
    <w:rsid w:val="000D2874"/>
    <w:rsid w:val="000D2FB3"/>
    <w:rsid w:val="000D319B"/>
    <w:rsid w:val="000D32FA"/>
    <w:rsid w:val="000D32FE"/>
    <w:rsid w:val="000D3A65"/>
    <w:rsid w:val="000D3B72"/>
    <w:rsid w:val="000D3C74"/>
    <w:rsid w:val="000D3C99"/>
    <w:rsid w:val="000D40A0"/>
    <w:rsid w:val="000D40E6"/>
    <w:rsid w:val="000D4A18"/>
    <w:rsid w:val="000D4C86"/>
    <w:rsid w:val="000D4DB3"/>
    <w:rsid w:val="000D5244"/>
    <w:rsid w:val="000D59EF"/>
    <w:rsid w:val="000D60D2"/>
    <w:rsid w:val="000D6322"/>
    <w:rsid w:val="000D6368"/>
    <w:rsid w:val="000D66C0"/>
    <w:rsid w:val="000D6A83"/>
    <w:rsid w:val="000D6C2D"/>
    <w:rsid w:val="000D6DAF"/>
    <w:rsid w:val="000D74F4"/>
    <w:rsid w:val="000D7952"/>
    <w:rsid w:val="000D7AB2"/>
    <w:rsid w:val="000D7DCA"/>
    <w:rsid w:val="000E03E7"/>
    <w:rsid w:val="000E04AA"/>
    <w:rsid w:val="000E0506"/>
    <w:rsid w:val="000E051E"/>
    <w:rsid w:val="000E0C16"/>
    <w:rsid w:val="000E0CE7"/>
    <w:rsid w:val="000E12DA"/>
    <w:rsid w:val="000E1AFC"/>
    <w:rsid w:val="000E29EE"/>
    <w:rsid w:val="000E2EDC"/>
    <w:rsid w:val="000E33F9"/>
    <w:rsid w:val="000E39EE"/>
    <w:rsid w:val="000E402E"/>
    <w:rsid w:val="000E4282"/>
    <w:rsid w:val="000E42CA"/>
    <w:rsid w:val="000E4379"/>
    <w:rsid w:val="000E4AF5"/>
    <w:rsid w:val="000E5141"/>
    <w:rsid w:val="000E54EE"/>
    <w:rsid w:val="000E5A4A"/>
    <w:rsid w:val="000E66BC"/>
    <w:rsid w:val="000E6A84"/>
    <w:rsid w:val="000E7416"/>
    <w:rsid w:val="000E7452"/>
    <w:rsid w:val="000E773F"/>
    <w:rsid w:val="000E7949"/>
    <w:rsid w:val="000E7E2B"/>
    <w:rsid w:val="000F0238"/>
    <w:rsid w:val="000F0635"/>
    <w:rsid w:val="000F06EF"/>
    <w:rsid w:val="000F0D80"/>
    <w:rsid w:val="000F0DAB"/>
    <w:rsid w:val="000F0E1E"/>
    <w:rsid w:val="000F1090"/>
    <w:rsid w:val="000F1340"/>
    <w:rsid w:val="000F142E"/>
    <w:rsid w:val="000F163E"/>
    <w:rsid w:val="000F1CFA"/>
    <w:rsid w:val="000F1E80"/>
    <w:rsid w:val="000F2092"/>
    <w:rsid w:val="000F2215"/>
    <w:rsid w:val="000F2523"/>
    <w:rsid w:val="000F2674"/>
    <w:rsid w:val="000F3007"/>
    <w:rsid w:val="000F30A8"/>
    <w:rsid w:val="000F354C"/>
    <w:rsid w:val="000F3595"/>
    <w:rsid w:val="000F3A22"/>
    <w:rsid w:val="000F3A81"/>
    <w:rsid w:val="000F3B76"/>
    <w:rsid w:val="000F3BE4"/>
    <w:rsid w:val="000F4029"/>
    <w:rsid w:val="000F4081"/>
    <w:rsid w:val="000F42E3"/>
    <w:rsid w:val="000F46E2"/>
    <w:rsid w:val="000F4A42"/>
    <w:rsid w:val="000F5B50"/>
    <w:rsid w:val="000F5D7B"/>
    <w:rsid w:val="000F5E1C"/>
    <w:rsid w:val="000F6146"/>
    <w:rsid w:val="000F6990"/>
    <w:rsid w:val="000F79C3"/>
    <w:rsid w:val="000F7A52"/>
    <w:rsid w:val="000F7EBD"/>
    <w:rsid w:val="000F7F69"/>
    <w:rsid w:val="00100278"/>
    <w:rsid w:val="00100307"/>
    <w:rsid w:val="001003F0"/>
    <w:rsid w:val="001004AD"/>
    <w:rsid w:val="0010063D"/>
    <w:rsid w:val="001009B3"/>
    <w:rsid w:val="00100C9B"/>
    <w:rsid w:val="00101121"/>
    <w:rsid w:val="001013D5"/>
    <w:rsid w:val="00101458"/>
    <w:rsid w:val="0010179A"/>
    <w:rsid w:val="0010186C"/>
    <w:rsid w:val="001019F3"/>
    <w:rsid w:val="00101C2F"/>
    <w:rsid w:val="001022EE"/>
    <w:rsid w:val="001028A0"/>
    <w:rsid w:val="00102B61"/>
    <w:rsid w:val="00102B93"/>
    <w:rsid w:val="00102C1D"/>
    <w:rsid w:val="00102DF9"/>
    <w:rsid w:val="00103CE1"/>
    <w:rsid w:val="00103D70"/>
    <w:rsid w:val="00104846"/>
    <w:rsid w:val="00104B60"/>
    <w:rsid w:val="001052AC"/>
    <w:rsid w:val="00106425"/>
    <w:rsid w:val="0010650C"/>
    <w:rsid w:val="001067C7"/>
    <w:rsid w:val="00106F60"/>
    <w:rsid w:val="0010707B"/>
    <w:rsid w:val="0010712F"/>
    <w:rsid w:val="00107695"/>
    <w:rsid w:val="00107828"/>
    <w:rsid w:val="00107857"/>
    <w:rsid w:val="00107AEC"/>
    <w:rsid w:val="00107F41"/>
    <w:rsid w:val="0011004A"/>
    <w:rsid w:val="0011021B"/>
    <w:rsid w:val="00110606"/>
    <w:rsid w:val="001108CA"/>
    <w:rsid w:val="001109D0"/>
    <w:rsid w:val="00110D0E"/>
    <w:rsid w:val="00110D9A"/>
    <w:rsid w:val="001111C1"/>
    <w:rsid w:val="0011126E"/>
    <w:rsid w:val="0011159F"/>
    <w:rsid w:val="00111617"/>
    <w:rsid w:val="001116A2"/>
    <w:rsid w:val="00111747"/>
    <w:rsid w:val="00111A0A"/>
    <w:rsid w:val="00111BAF"/>
    <w:rsid w:val="00111E3A"/>
    <w:rsid w:val="001125D0"/>
    <w:rsid w:val="00112794"/>
    <w:rsid w:val="00112C39"/>
    <w:rsid w:val="00112C63"/>
    <w:rsid w:val="00112E5E"/>
    <w:rsid w:val="00112E6D"/>
    <w:rsid w:val="001130F9"/>
    <w:rsid w:val="00113153"/>
    <w:rsid w:val="00113582"/>
    <w:rsid w:val="001136BC"/>
    <w:rsid w:val="001137A8"/>
    <w:rsid w:val="001139CC"/>
    <w:rsid w:val="001146CD"/>
    <w:rsid w:val="00114ECC"/>
    <w:rsid w:val="00115033"/>
    <w:rsid w:val="001153F6"/>
    <w:rsid w:val="001155F1"/>
    <w:rsid w:val="00115785"/>
    <w:rsid w:val="0011613A"/>
    <w:rsid w:val="001163EA"/>
    <w:rsid w:val="00116488"/>
    <w:rsid w:val="00116A13"/>
    <w:rsid w:val="00116BDB"/>
    <w:rsid w:val="00116D02"/>
    <w:rsid w:val="0011720A"/>
    <w:rsid w:val="001179FF"/>
    <w:rsid w:val="00117A7A"/>
    <w:rsid w:val="00117B9E"/>
    <w:rsid w:val="00117C8A"/>
    <w:rsid w:val="00117DFB"/>
    <w:rsid w:val="001201CE"/>
    <w:rsid w:val="001201D9"/>
    <w:rsid w:val="001207EC"/>
    <w:rsid w:val="00120825"/>
    <w:rsid w:val="00120AB4"/>
    <w:rsid w:val="00120CE8"/>
    <w:rsid w:val="00120DDF"/>
    <w:rsid w:val="00120EDC"/>
    <w:rsid w:val="00120F05"/>
    <w:rsid w:val="00121040"/>
    <w:rsid w:val="00121D06"/>
    <w:rsid w:val="001222F6"/>
    <w:rsid w:val="001224CB"/>
    <w:rsid w:val="0012289F"/>
    <w:rsid w:val="001229D1"/>
    <w:rsid w:val="001229DB"/>
    <w:rsid w:val="00122E8F"/>
    <w:rsid w:val="00122F4B"/>
    <w:rsid w:val="00123129"/>
    <w:rsid w:val="00123329"/>
    <w:rsid w:val="001237EB"/>
    <w:rsid w:val="00123925"/>
    <w:rsid w:val="00123A6E"/>
    <w:rsid w:val="00123AE6"/>
    <w:rsid w:val="001241EF"/>
    <w:rsid w:val="00124458"/>
    <w:rsid w:val="0012452E"/>
    <w:rsid w:val="001245C7"/>
    <w:rsid w:val="00124B49"/>
    <w:rsid w:val="0012523F"/>
    <w:rsid w:val="001252FD"/>
    <w:rsid w:val="001253CC"/>
    <w:rsid w:val="0012553D"/>
    <w:rsid w:val="0012563B"/>
    <w:rsid w:val="0012571C"/>
    <w:rsid w:val="00125E7D"/>
    <w:rsid w:val="001262DC"/>
    <w:rsid w:val="00126497"/>
    <w:rsid w:val="00126563"/>
    <w:rsid w:val="00126C32"/>
    <w:rsid w:val="001270A1"/>
    <w:rsid w:val="001274AA"/>
    <w:rsid w:val="00127543"/>
    <w:rsid w:val="001278C1"/>
    <w:rsid w:val="00127C5F"/>
    <w:rsid w:val="00127E51"/>
    <w:rsid w:val="001301C9"/>
    <w:rsid w:val="0013073A"/>
    <w:rsid w:val="0013088B"/>
    <w:rsid w:val="00130AD8"/>
    <w:rsid w:val="00130B95"/>
    <w:rsid w:val="00130C54"/>
    <w:rsid w:val="00131018"/>
    <w:rsid w:val="001314FE"/>
    <w:rsid w:val="00131625"/>
    <w:rsid w:val="0013169B"/>
    <w:rsid w:val="00131702"/>
    <w:rsid w:val="001318A1"/>
    <w:rsid w:val="00131B18"/>
    <w:rsid w:val="00131C2A"/>
    <w:rsid w:val="00131C70"/>
    <w:rsid w:val="00132242"/>
    <w:rsid w:val="00132407"/>
    <w:rsid w:val="0013257B"/>
    <w:rsid w:val="001325E5"/>
    <w:rsid w:val="00132AD4"/>
    <w:rsid w:val="00132C73"/>
    <w:rsid w:val="0013305D"/>
    <w:rsid w:val="001330EF"/>
    <w:rsid w:val="00133831"/>
    <w:rsid w:val="0013395F"/>
    <w:rsid w:val="001339FB"/>
    <w:rsid w:val="00133C04"/>
    <w:rsid w:val="0013415C"/>
    <w:rsid w:val="001342D5"/>
    <w:rsid w:val="001344AD"/>
    <w:rsid w:val="001348D2"/>
    <w:rsid w:val="00134A25"/>
    <w:rsid w:val="00134E9E"/>
    <w:rsid w:val="00134EB2"/>
    <w:rsid w:val="001350D2"/>
    <w:rsid w:val="00135194"/>
    <w:rsid w:val="001356AB"/>
    <w:rsid w:val="00135729"/>
    <w:rsid w:val="001359A7"/>
    <w:rsid w:val="00136302"/>
    <w:rsid w:val="00136303"/>
    <w:rsid w:val="001364AC"/>
    <w:rsid w:val="001365CB"/>
    <w:rsid w:val="00136934"/>
    <w:rsid w:val="00136E1E"/>
    <w:rsid w:val="00136FA5"/>
    <w:rsid w:val="00136FAB"/>
    <w:rsid w:val="0013723E"/>
    <w:rsid w:val="001373BE"/>
    <w:rsid w:val="0013789E"/>
    <w:rsid w:val="00137B7F"/>
    <w:rsid w:val="001400A0"/>
    <w:rsid w:val="001400F7"/>
    <w:rsid w:val="0014026F"/>
    <w:rsid w:val="00140563"/>
    <w:rsid w:val="00140E5E"/>
    <w:rsid w:val="001412E9"/>
    <w:rsid w:val="00141336"/>
    <w:rsid w:val="00141C2F"/>
    <w:rsid w:val="00141C96"/>
    <w:rsid w:val="00141D04"/>
    <w:rsid w:val="00141F4F"/>
    <w:rsid w:val="00142010"/>
    <w:rsid w:val="0014237B"/>
    <w:rsid w:val="001424D6"/>
    <w:rsid w:val="00142A52"/>
    <w:rsid w:val="00142FDF"/>
    <w:rsid w:val="001430E6"/>
    <w:rsid w:val="00143261"/>
    <w:rsid w:val="00143405"/>
    <w:rsid w:val="001434CB"/>
    <w:rsid w:val="0014351A"/>
    <w:rsid w:val="001438AB"/>
    <w:rsid w:val="001438F7"/>
    <w:rsid w:val="00143B09"/>
    <w:rsid w:val="00143BD0"/>
    <w:rsid w:val="00143F9C"/>
    <w:rsid w:val="0014415F"/>
    <w:rsid w:val="0014428B"/>
    <w:rsid w:val="0014462F"/>
    <w:rsid w:val="00144977"/>
    <w:rsid w:val="00144B98"/>
    <w:rsid w:val="00144CDE"/>
    <w:rsid w:val="00144D12"/>
    <w:rsid w:val="00144DFA"/>
    <w:rsid w:val="0014519F"/>
    <w:rsid w:val="00145411"/>
    <w:rsid w:val="00145654"/>
    <w:rsid w:val="00145E8F"/>
    <w:rsid w:val="00145F51"/>
    <w:rsid w:val="00145F7C"/>
    <w:rsid w:val="00145FD5"/>
    <w:rsid w:val="001460D0"/>
    <w:rsid w:val="0014645D"/>
    <w:rsid w:val="0014664F"/>
    <w:rsid w:val="00146831"/>
    <w:rsid w:val="00146EDA"/>
    <w:rsid w:val="0014707A"/>
    <w:rsid w:val="00147375"/>
    <w:rsid w:val="0014759E"/>
    <w:rsid w:val="00147C30"/>
    <w:rsid w:val="001507E6"/>
    <w:rsid w:val="00150A18"/>
    <w:rsid w:val="00150ACD"/>
    <w:rsid w:val="00150DDF"/>
    <w:rsid w:val="00151037"/>
    <w:rsid w:val="00151407"/>
    <w:rsid w:val="00151492"/>
    <w:rsid w:val="001519F2"/>
    <w:rsid w:val="00151BC0"/>
    <w:rsid w:val="001520A9"/>
    <w:rsid w:val="001520D1"/>
    <w:rsid w:val="001524BD"/>
    <w:rsid w:val="00152587"/>
    <w:rsid w:val="001525E8"/>
    <w:rsid w:val="001528A7"/>
    <w:rsid w:val="00152A76"/>
    <w:rsid w:val="00152B3E"/>
    <w:rsid w:val="00152CA3"/>
    <w:rsid w:val="00153505"/>
    <w:rsid w:val="001537BA"/>
    <w:rsid w:val="00153C85"/>
    <w:rsid w:val="0015426F"/>
    <w:rsid w:val="001542C1"/>
    <w:rsid w:val="00154420"/>
    <w:rsid w:val="00154E4D"/>
    <w:rsid w:val="001553F3"/>
    <w:rsid w:val="00155522"/>
    <w:rsid w:val="00155525"/>
    <w:rsid w:val="00155549"/>
    <w:rsid w:val="001555F1"/>
    <w:rsid w:val="0015581D"/>
    <w:rsid w:val="00155880"/>
    <w:rsid w:val="0015595D"/>
    <w:rsid w:val="0015597E"/>
    <w:rsid w:val="00155E30"/>
    <w:rsid w:val="00156749"/>
    <w:rsid w:val="0015716A"/>
    <w:rsid w:val="00157186"/>
    <w:rsid w:val="00157978"/>
    <w:rsid w:val="00157EFD"/>
    <w:rsid w:val="0016031A"/>
    <w:rsid w:val="001605BE"/>
    <w:rsid w:val="00160800"/>
    <w:rsid w:val="00160BB6"/>
    <w:rsid w:val="00160C33"/>
    <w:rsid w:val="00161514"/>
    <w:rsid w:val="001615CA"/>
    <w:rsid w:val="0016180C"/>
    <w:rsid w:val="0016187C"/>
    <w:rsid w:val="00161BFB"/>
    <w:rsid w:val="00161D13"/>
    <w:rsid w:val="00162078"/>
    <w:rsid w:val="00162289"/>
    <w:rsid w:val="00162F1D"/>
    <w:rsid w:val="00163409"/>
    <w:rsid w:val="00163726"/>
    <w:rsid w:val="001638B8"/>
    <w:rsid w:val="00163AF4"/>
    <w:rsid w:val="00163C4A"/>
    <w:rsid w:val="001645D3"/>
    <w:rsid w:val="00164805"/>
    <w:rsid w:val="00164AE3"/>
    <w:rsid w:val="00164BDF"/>
    <w:rsid w:val="001657B9"/>
    <w:rsid w:val="00165876"/>
    <w:rsid w:val="00165ED6"/>
    <w:rsid w:val="00166369"/>
    <w:rsid w:val="0016658A"/>
    <w:rsid w:val="0016689B"/>
    <w:rsid w:val="001669ED"/>
    <w:rsid w:val="001673F1"/>
    <w:rsid w:val="001676CE"/>
    <w:rsid w:val="00167CA9"/>
    <w:rsid w:val="00167E16"/>
    <w:rsid w:val="0017005B"/>
    <w:rsid w:val="00170235"/>
    <w:rsid w:val="001705F5"/>
    <w:rsid w:val="00170638"/>
    <w:rsid w:val="001708E2"/>
    <w:rsid w:val="001709CA"/>
    <w:rsid w:val="00170F51"/>
    <w:rsid w:val="0017159C"/>
    <w:rsid w:val="00172136"/>
    <w:rsid w:val="0017215D"/>
    <w:rsid w:val="00172967"/>
    <w:rsid w:val="00172F32"/>
    <w:rsid w:val="001730FC"/>
    <w:rsid w:val="001731F6"/>
    <w:rsid w:val="00173B48"/>
    <w:rsid w:val="00173E0F"/>
    <w:rsid w:val="00173F36"/>
    <w:rsid w:val="00174267"/>
    <w:rsid w:val="001746E4"/>
    <w:rsid w:val="0017486C"/>
    <w:rsid w:val="00174B74"/>
    <w:rsid w:val="00174CD4"/>
    <w:rsid w:val="0017510D"/>
    <w:rsid w:val="00175EFF"/>
    <w:rsid w:val="001761EA"/>
    <w:rsid w:val="0017632C"/>
    <w:rsid w:val="00176674"/>
    <w:rsid w:val="001767F9"/>
    <w:rsid w:val="00176A06"/>
    <w:rsid w:val="00176C19"/>
    <w:rsid w:val="0018024F"/>
    <w:rsid w:val="00180746"/>
    <w:rsid w:val="00180AB5"/>
    <w:rsid w:val="00180E21"/>
    <w:rsid w:val="001817BA"/>
    <w:rsid w:val="00181821"/>
    <w:rsid w:val="001818EF"/>
    <w:rsid w:val="00181C8F"/>
    <w:rsid w:val="00181FD3"/>
    <w:rsid w:val="00182378"/>
    <w:rsid w:val="001831C3"/>
    <w:rsid w:val="0018327F"/>
    <w:rsid w:val="0018332F"/>
    <w:rsid w:val="0018339E"/>
    <w:rsid w:val="00183834"/>
    <w:rsid w:val="001838FC"/>
    <w:rsid w:val="00183C1B"/>
    <w:rsid w:val="00184015"/>
    <w:rsid w:val="0018401C"/>
    <w:rsid w:val="00184025"/>
    <w:rsid w:val="001840A1"/>
    <w:rsid w:val="00184243"/>
    <w:rsid w:val="0018473B"/>
    <w:rsid w:val="00184784"/>
    <w:rsid w:val="00184CF0"/>
    <w:rsid w:val="00184F08"/>
    <w:rsid w:val="001850D2"/>
    <w:rsid w:val="00185264"/>
    <w:rsid w:val="00185293"/>
    <w:rsid w:val="00185385"/>
    <w:rsid w:val="001857A5"/>
    <w:rsid w:val="0018590A"/>
    <w:rsid w:val="00185958"/>
    <w:rsid w:val="00185A1D"/>
    <w:rsid w:val="00185D71"/>
    <w:rsid w:val="00185FDF"/>
    <w:rsid w:val="00186390"/>
    <w:rsid w:val="00186489"/>
    <w:rsid w:val="00186933"/>
    <w:rsid w:val="00186B8C"/>
    <w:rsid w:val="00186BBD"/>
    <w:rsid w:val="00186F16"/>
    <w:rsid w:val="0018707B"/>
    <w:rsid w:val="00187174"/>
    <w:rsid w:val="001875C0"/>
    <w:rsid w:val="001876B1"/>
    <w:rsid w:val="00187825"/>
    <w:rsid w:val="00187C34"/>
    <w:rsid w:val="00190234"/>
    <w:rsid w:val="001904F6"/>
    <w:rsid w:val="0019130D"/>
    <w:rsid w:val="001913F6"/>
    <w:rsid w:val="00191509"/>
    <w:rsid w:val="0019170E"/>
    <w:rsid w:val="001917BA"/>
    <w:rsid w:val="00191AC9"/>
    <w:rsid w:val="00191B05"/>
    <w:rsid w:val="00191B2B"/>
    <w:rsid w:val="00191C5C"/>
    <w:rsid w:val="00192182"/>
    <w:rsid w:val="00192677"/>
    <w:rsid w:val="001926D6"/>
    <w:rsid w:val="0019275A"/>
    <w:rsid w:val="00192839"/>
    <w:rsid w:val="00192883"/>
    <w:rsid w:val="00192E68"/>
    <w:rsid w:val="001932AD"/>
    <w:rsid w:val="001933D4"/>
    <w:rsid w:val="001934D7"/>
    <w:rsid w:val="00193721"/>
    <w:rsid w:val="00193FC4"/>
    <w:rsid w:val="0019418A"/>
    <w:rsid w:val="00194231"/>
    <w:rsid w:val="0019440E"/>
    <w:rsid w:val="0019452F"/>
    <w:rsid w:val="00194664"/>
    <w:rsid w:val="00194922"/>
    <w:rsid w:val="00194A86"/>
    <w:rsid w:val="00194DCC"/>
    <w:rsid w:val="00195014"/>
    <w:rsid w:val="00195283"/>
    <w:rsid w:val="00195993"/>
    <w:rsid w:val="00195F3C"/>
    <w:rsid w:val="00196958"/>
    <w:rsid w:val="00196A36"/>
    <w:rsid w:val="00197068"/>
    <w:rsid w:val="0019714A"/>
    <w:rsid w:val="00197459"/>
    <w:rsid w:val="00197509"/>
    <w:rsid w:val="00197652"/>
    <w:rsid w:val="00197930"/>
    <w:rsid w:val="00197B39"/>
    <w:rsid w:val="00197BD7"/>
    <w:rsid w:val="00197D56"/>
    <w:rsid w:val="00197E4F"/>
    <w:rsid w:val="00197FCB"/>
    <w:rsid w:val="001A0363"/>
    <w:rsid w:val="001A0459"/>
    <w:rsid w:val="001A06B0"/>
    <w:rsid w:val="001A0D4E"/>
    <w:rsid w:val="001A0DE1"/>
    <w:rsid w:val="001A0E56"/>
    <w:rsid w:val="001A0E8B"/>
    <w:rsid w:val="001A1238"/>
    <w:rsid w:val="001A141B"/>
    <w:rsid w:val="001A14BF"/>
    <w:rsid w:val="001A151C"/>
    <w:rsid w:val="001A1A72"/>
    <w:rsid w:val="001A1AC6"/>
    <w:rsid w:val="001A1B08"/>
    <w:rsid w:val="001A1FFA"/>
    <w:rsid w:val="001A210D"/>
    <w:rsid w:val="001A27E5"/>
    <w:rsid w:val="001A39FE"/>
    <w:rsid w:val="001A3A20"/>
    <w:rsid w:val="001A414D"/>
    <w:rsid w:val="001A41BC"/>
    <w:rsid w:val="001A435D"/>
    <w:rsid w:val="001A48FF"/>
    <w:rsid w:val="001A4940"/>
    <w:rsid w:val="001A49DE"/>
    <w:rsid w:val="001A4A9B"/>
    <w:rsid w:val="001A4C9C"/>
    <w:rsid w:val="001A4CAD"/>
    <w:rsid w:val="001A4D41"/>
    <w:rsid w:val="001A5578"/>
    <w:rsid w:val="001A56A4"/>
    <w:rsid w:val="001A5E26"/>
    <w:rsid w:val="001A612A"/>
    <w:rsid w:val="001A62C4"/>
    <w:rsid w:val="001A6953"/>
    <w:rsid w:val="001A6B75"/>
    <w:rsid w:val="001A6C34"/>
    <w:rsid w:val="001A6E94"/>
    <w:rsid w:val="001A7097"/>
    <w:rsid w:val="001A722D"/>
    <w:rsid w:val="001A72A1"/>
    <w:rsid w:val="001A7646"/>
    <w:rsid w:val="001A793D"/>
    <w:rsid w:val="001A7ABF"/>
    <w:rsid w:val="001A7F82"/>
    <w:rsid w:val="001B0676"/>
    <w:rsid w:val="001B06FB"/>
    <w:rsid w:val="001B0803"/>
    <w:rsid w:val="001B0831"/>
    <w:rsid w:val="001B0AB5"/>
    <w:rsid w:val="001B109A"/>
    <w:rsid w:val="001B12FB"/>
    <w:rsid w:val="001B15EA"/>
    <w:rsid w:val="001B1694"/>
    <w:rsid w:val="001B1743"/>
    <w:rsid w:val="001B1C2E"/>
    <w:rsid w:val="001B23FF"/>
    <w:rsid w:val="001B2861"/>
    <w:rsid w:val="001B2CDA"/>
    <w:rsid w:val="001B3386"/>
    <w:rsid w:val="001B3413"/>
    <w:rsid w:val="001B36B2"/>
    <w:rsid w:val="001B378F"/>
    <w:rsid w:val="001B39DF"/>
    <w:rsid w:val="001B3B66"/>
    <w:rsid w:val="001B3F5C"/>
    <w:rsid w:val="001B429D"/>
    <w:rsid w:val="001B4DD9"/>
    <w:rsid w:val="001B526B"/>
    <w:rsid w:val="001B574F"/>
    <w:rsid w:val="001B59F0"/>
    <w:rsid w:val="001B5A41"/>
    <w:rsid w:val="001B5C12"/>
    <w:rsid w:val="001B5C31"/>
    <w:rsid w:val="001B5D54"/>
    <w:rsid w:val="001B6734"/>
    <w:rsid w:val="001B6A0B"/>
    <w:rsid w:val="001B6C06"/>
    <w:rsid w:val="001B6D78"/>
    <w:rsid w:val="001B727D"/>
    <w:rsid w:val="001B7466"/>
    <w:rsid w:val="001B7531"/>
    <w:rsid w:val="001B77A3"/>
    <w:rsid w:val="001B77CC"/>
    <w:rsid w:val="001B789C"/>
    <w:rsid w:val="001B7D3C"/>
    <w:rsid w:val="001B7F51"/>
    <w:rsid w:val="001C0023"/>
    <w:rsid w:val="001C010A"/>
    <w:rsid w:val="001C0248"/>
    <w:rsid w:val="001C0563"/>
    <w:rsid w:val="001C06EA"/>
    <w:rsid w:val="001C0C4E"/>
    <w:rsid w:val="001C0DC9"/>
    <w:rsid w:val="001C0FC3"/>
    <w:rsid w:val="001C125E"/>
    <w:rsid w:val="001C134D"/>
    <w:rsid w:val="001C13B0"/>
    <w:rsid w:val="001C1518"/>
    <w:rsid w:val="001C15F3"/>
    <w:rsid w:val="001C1E9B"/>
    <w:rsid w:val="001C1F9C"/>
    <w:rsid w:val="001C20C5"/>
    <w:rsid w:val="001C2570"/>
    <w:rsid w:val="001C2703"/>
    <w:rsid w:val="001C2A91"/>
    <w:rsid w:val="001C2F0E"/>
    <w:rsid w:val="001C3304"/>
    <w:rsid w:val="001C3B59"/>
    <w:rsid w:val="001C3D20"/>
    <w:rsid w:val="001C433C"/>
    <w:rsid w:val="001C4401"/>
    <w:rsid w:val="001C4AFE"/>
    <w:rsid w:val="001C5424"/>
    <w:rsid w:val="001C58E3"/>
    <w:rsid w:val="001C5B31"/>
    <w:rsid w:val="001C5BF7"/>
    <w:rsid w:val="001C6329"/>
    <w:rsid w:val="001C6670"/>
    <w:rsid w:val="001C6BDB"/>
    <w:rsid w:val="001C6DEC"/>
    <w:rsid w:val="001C779B"/>
    <w:rsid w:val="001C7C57"/>
    <w:rsid w:val="001C7C6C"/>
    <w:rsid w:val="001D0076"/>
    <w:rsid w:val="001D0274"/>
    <w:rsid w:val="001D028C"/>
    <w:rsid w:val="001D0382"/>
    <w:rsid w:val="001D0C12"/>
    <w:rsid w:val="001D0C5A"/>
    <w:rsid w:val="001D0F0D"/>
    <w:rsid w:val="001D0FF9"/>
    <w:rsid w:val="001D1787"/>
    <w:rsid w:val="001D1A37"/>
    <w:rsid w:val="001D245B"/>
    <w:rsid w:val="001D2559"/>
    <w:rsid w:val="001D25F7"/>
    <w:rsid w:val="001D26AC"/>
    <w:rsid w:val="001D2F05"/>
    <w:rsid w:val="001D369E"/>
    <w:rsid w:val="001D3AAA"/>
    <w:rsid w:val="001D3D69"/>
    <w:rsid w:val="001D41BE"/>
    <w:rsid w:val="001D4389"/>
    <w:rsid w:val="001D43AC"/>
    <w:rsid w:val="001D4723"/>
    <w:rsid w:val="001D4753"/>
    <w:rsid w:val="001D4CAE"/>
    <w:rsid w:val="001D4E6E"/>
    <w:rsid w:val="001D5011"/>
    <w:rsid w:val="001D50B9"/>
    <w:rsid w:val="001D5390"/>
    <w:rsid w:val="001D58D4"/>
    <w:rsid w:val="001D5901"/>
    <w:rsid w:val="001D5A94"/>
    <w:rsid w:val="001D5AC6"/>
    <w:rsid w:val="001D5CB6"/>
    <w:rsid w:val="001D6241"/>
    <w:rsid w:val="001D65D3"/>
    <w:rsid w:val="001D696B"/>
    <w:rsid w:val="001D6B3F"/>
    <w:rsid w:val="001D702E"/>
    <w:rsid w:val="001D7312"/>
    <w:rsid w:val="001D77D9"/>
    <w:rsid w:val="001D787D"/>
    <w:rsid w:val="001D7AFA"/>
    <w:rsid w:val="001D7E37"/>
    <w:rsid w:val="001E020A"/>
    <w:rsid w:val="001E0575"/>
    <w:rsid w:val="001E065A"/>
    <w:rsid w:val="001E0CD0"/>
    <w:rsid w:val="001E0F1F"/>
    <w:rsid w:val="001E0FEA"/>
    <w:rsid w:val="001E1591"/>
    <w:rsid w:val="001E17F8"/>
    <w:rsid w:val="001E1A42"/>
    <w:rsid w:val="001E1F46"/>
    <w:rsid w:val="001E216C"/>
    <w:rsid w:val="001E23BB"/>
    <w:rsid w:val="001E240B"/>
    <w:rsid w:val="001E28B8"/>
    <w:rsid w:val="001E3238"/>
    <w:rsid w:val="001E34C6"/>
    <w:rsid w:val="001E3746"/>
    <w:rsid w:val="001E3A9C"/>
    <w:rsid w:val="001E3D56"/>
    <w:rsid w:val="001E3FEC"/>
    <w:rsid w:val="001E45C8"/>
    <w:rsid w:val="001E4745"/>
    <w:rsid w:val="001E5190"/>
    <w:rsid w:val="001E59F5"/>
    <w:rsid w:val="001E6266"/>
    <w:rsid w:val="001E63C5"/>
    <w:rsid w:val="001E6783"/>
    <w:rsid w:val="001E6B3F"/>
    <w:rsid w:val="001E6EB1"/>
    <w:rsid w:val="001E7785"/>
    <w:rsid w:val="001E7C5F"/>
    <w:rsid w:val="001E7ECD"/>
    <w:rsid w:val="001F00F9"/>
    <w:rsid w:val="001F04D2"/>
    <w:rsid w:val="001F0904"/>
    <w:rsid w:val="001F0E12"/>
    <w:rsid w:val="001F0EAD"/>
    <w:rsid w:val="001F10B4"/>
    <w:rsid w:val="001F10E5"/>
    <w:rsid w:val="001F1244"/>
    <w:rsid w:val="001F136D"/>
    <w:rsid w:val="001F1E56"/>
    <w:rsid w:val="001F23AF"/>
    <w:rsid w:val="001F250C"/>
    <w:rsid w:val="001F2ADA"/>
    <w:rsid w:val="001F2C8D"/>
    <w:rsid w:val="001F2E74"/>
    <w:rsid w:val="001F2F06"/>
    <w:rsid w:val="001F31BE"/>
    <w:rsid w:val="001F35BA"/>
    <w:rsid w:val="001F3692"/>
    <w:rsid w:val="001F37F0"/>
    <w:rsid w:val="001F389E"/>
    <w:rsid w:val="001F3994"/>
    <w:rsid w:val="001F3A2A"/>
    <w:rsid w:val="001F44D9"/>
    <w:rsid w:val="001F4562"/>
    <w:rsid w:val="001F5018"/>
    <w:rsid w:val="001F5369"/>
    <w:rsid w:val="001F5770"/>
    <w:rsid w:val="001F5D31"/>
    <w:rsid w:val="001F5E06"/>
    <w:rsid w:val="001F6155"/>
    <w:rsid w:val="001F6BBE"/>
    <w:rsid w:val="001F6DCF"/>
    <w:rsid w:val="001F7134"/>
    <w:rsid w:val="001F728F"/>
    <w:rsid w:val="001F7597"/>
    <w:rsid w:val="001F7721"/>
    <w:rsid w:val="001F7D87"/>
    <w:rsid w:val="001F7EDE"/>
    <w:rsid w:val="0020048F"/>
    <w:rsid w:val="00200BFD"/>
    <w:rsid w:val="002010F0"/>
    <w:rsid w:val="00201254"/>
    <w:rsid w:val="00201380"/>
    <w:rsid w:val="00201683"/>
    <w:rsid w:val="00201979"/>
    <w:rsid w:val="0020197B"/>
    <w:rsid w:val="00201A97"/>
    <w:rsid w:val="00201C46"/>
    <w:rsid w:val="00201C6A"/>
    <w:rsid w:val="00201ECE"/>
    <w:rsid w:val="00201F36"/>
    <w:rsid w:val="0020219F"/>
    <w:rsid w:val="002028B4"/>
    <w:rsid w:val="00202E65"/>
    <w:rsid w:val="0020315F"/>
    <w:rsid w:val="0020361B"/>
    <w:rsid w:val="00203678"/>
    <w:rsid w:val="00203B84"/>
    <w:rsid w:val="00203BA5"/>
    <w:rsid w:val="00203DCC"/>
    <w:rsid w:val="00204389"/>
    <w:rsid w:val="002043F6"/>
    <w:rsid w:val="002049A9"/>
    <w:rsid w:val="00204C21"/>
    <w:rsid w:val="002050C9"/>
    <w:rsid w:val="00205358"/>
    <w:rsid w:val="0020623C"/>
    <w:rsid w:val="002067BF"/>
    <w:rsid w:val="0020686B"/>
    <w:rsid w:val="00206A6C"/>
    <w:rsid w:val="00206CF1"/>
    <w:rsid w:val="00207029"/>
    <w:rsid w:val="002071F5"/>
    <w:rsid w:val="002072CF"/>
    <w:rsid w:val="0020758E"/>
    <w:rsid w:val="0020795C"/>
    <w:rsid w:val="00207F83"/>
    <w:rsid w:val="00207FBD"/>
    <w:rsid w:val="00210080"/>
    <w:rsid w:val="0021031E"/>
    <w:rsid w:val="0021049B"/>
    <w:rsid w:val="00210A9A"/>
    <w:rsid w:val="00210E2C"/>
    <w:rsid w:val="00210EB4"/>
    <w:rsid w:val="00211A3C"/>
    <w:rsid w:val="00211E4E"/>
    <w:rsid w:val="00212091"/>
    <w:rsid w:val="0021217C"/>
    <w:rsid w:val="00212314"/>
    <w:rsid w:val="00212527"/>
    <w:rsid w:val="002125AE"/>
    <w:rsid w:val="002126B3"/>
    <w:rsid w:val="00212C18"/>
    <w:rsid w:val="00212C93"/>
    <w:rsid w:val="00212F1A"/>
    <w:rsid w:val="0021305F"/>
    <w:rsid w:val="002130C6"/>
    <w:rsid w:val="0021332D"/>
    <w:rsid w:val="002134B6"/>
    <w:rsid w:val="00213F1D"/>
    <w:rsid w:val="002140B0"/>
    <w:rsid w:val="00214306"/>
    <w:rsid w:val="00214A5B"/>
    <w:rsid w:val="00214F1B"/>
    <w:rsid w:val="00214F6C"/>
    <w:rsid w:val="00214FD2"/>
    <w:rsid w:val="00214FE3"/>
    <w:rsid w:val="0021589A"/>
    <w:rsid w:val="0021590D"/>
    <w:rsid w:val="002159E7"/>
    <w:rsid w:val="00215A76"/>
    <w:rsid w:val="00216677"/>
    <w:rsid w:val="002166B1"/>
    <w:rsid w:val="00216A94"/>
    <w:rsid w:val="00216D47"/>
    <w:rsid w:val="00217335"/>
    <w:rsid w:val="00217372"/>
    <w:rsid w:val="00220175"/>
    <w:rsid w:val="0022035F"/>
    <w:rsid w:val="0022047F"/>
    <w:rsid w:val="00220891"/>
    <w:rsid w:val="002208B3"/>
    <w:rsid w:val="00220EE1"/>
    <w:rsid w:val="00220FEE"/>
    <w:rsid w:val="00221022"/>
    <w:rsid w:val="0022133A"/>
    <w:rsid w:val="002214A8"/>
    <w:rsid w:val="00221519"/>
    <w:rsid w:val="00221E7A"/>
    <w:rsid w:val="002224D0"/>
    <w:rsid w:val="0022271C"/>
    <w:rsid w:val="002228D2"/>
    <w:rsid w:val="002229DF"/>
    <w:rsid w:val="002235D6"/>
    <w:rsid w:val="00223A50"/>
    <w:rsid w:val="00223CCA"/>
    <w:rsid w:val="00223D5E"/>
    <w:rsid w:val="00223DAB"/>
    <w:rsid w:val="002240B1"/>
    <w:rsid w:val="002243AE"/>
    <w:rsid w:val="002243C5"/>
    <w:rsid w:val="00224525"/>
    <w:rsid w:val="00224640"/>
    <w:rsid w:val="00224849"/>
    <w:rsid w:val="00224DB3"/>
    <w:rsid w:val="00225397"/>
    <w:rsid w:val="002255A8"/>
    <w:rsid w:val="0022573D"/>
    <w:rsid w:val="00225A78"/>
    <w:rsid w:val="00225AE8"/>
    <w:rsid w:val="00225C4B"/>
    <w:rsid w:val="00225D4D"/>
    <w:rsid w:val="00225FB9"/>
    <w:rsid w:val="00226029"/>
    <w:rsid w:val="0022613C"/>
    <w:rsid w:val="002262C5"/>
    <w:rsid w:val="002267CF"/>
    <w:rsid w:val="002268CA"/>
    <w:rsid w:val="00226955"/>
    <w:rsid w:val="00226A88"/>
    <w:rsid w:val="00226BC0"/>
    <w:rsid w:val="00226FF7"/>
    <w:rsid w:val="002272D9"/>
    <w:rsid w:val="0022739A"/>
    <w:rsid w:val="0022744B"/>
    <w:rsid w:val="00227655"/>
    <w:rsid w:val="002276BB"/>
    <w:rsid w:val="00227D65"/>
    <w:rsid w:val="00227DCF"/>
    <w:rsid w:val="00227F7B"/>
    <w:rsid w:val="002300C0"/>
    <w:rsid w:val="002301E8"/>
    <w:rsid w:val="00230473"/>
    <w:rsid w:val="002306AF"/>
    <w:rsid w:val="002311D3"/>
    <w:rsid w:val="002313B3"/>
    <w:rsid w:val="0023142F"/>
    <w:rsid w:val="00231466"/>
    <w:rsid w:val="00231905"/>
    <w:rsid w:val="00231A5C"/>
    <w:rsid w:val="00231B3B"/>
    <w:rsid w:val="00231FC6"/>
    <w:rsid w:val="00232422"/>
    <w:rsid w:val="00232431"/>
    <w:rsid w:val="00232624"/>
    <w:rsid w:val="00232B9D"/>
    <w:rsid w:val="002335EB"/>
    <w:rsid w:val="00233956"/>
    <w:rsid w:val="002339D0"/>
    <w:rsid w:val="00233A9A"/>
    <w:rsid w:val="00233B40"/>
    <w:rsid w:val="00233EA8"/>
    <w:rsid w:val="00233F7C"/>
    <w:rsid w:val="00233F86"/>
    <w:rsid w:val="00233FCF"/>
    <w:rsid w:val="00233FDB"/>
    <w:rsid w:val="00234039"/>
    <w:rsid w:val="00234119"/>
    <w:rsid w:val="00234140"/>
    <w:rsid w:val="002344E2"/>
    <w:rsid w:val="002348C8"/>
    <w:rsid w:val="002349D2"/>
    <w:rsid w:val="00234C15"/>
    <w:rsid w:val="00234C41"/>
    <w:rsid w:val="0023582C"/>
    <w:rsid w:val="00235AE5"/>
    <w:rsid w:val="00235C59"/>
    <w:rsid w:val="00235C76"/>
    <w:rsid w:val="0023637F"/>
    <w:rsid w:val="00236443"/>
    <w:rsid w:val="002365D8"/>
    <w:rsid w:val="002366E4"/>
    <w:rsid w:val="0023679D"/>
    <w:rsid w:val="00236E50"/>
    <w:rsid w:val="00236FBF"/>
    <w:rsid w:val="00237874"/>
    <w:rsid w:val="002378E3"/>
    <w:rsid w:val="00237FA2"/>
    <w:rsid w:val="00240052"/>
    <w:rsid w:val="00240659"/>
    <w:rsid w:val="00240869"/>
    <w:rsid w:val="00240B3D"/>
    <w:rsid w:val="00240B84"/>
    <w:rsid w:val="00240D19"/>
    <w:rsid w:val="00241047"/>
    <w:rsid w:val="00241392"/>
    <w:rsid w:val="002413D6"/>
    <w:rsid w:val="00241498"/>
    <w:rsid w:val="00241BC2"/>
    <w:rsid w:val="00241C7B"/>
    <w:rsid w:val="002424CD"/>
    <w:rsid w:val="002425E7"/>
    <w:rsid w:val="0024295B"/>
    <w:rsid w:val="002429C7"/>
    <w:rsid w:val="00242EC4"/>
    <w:rsid w:val="002435D2"/>
    <w:rsid w:val="0024362E"/>
    <w:rsid w:val="00243897"/>
    <w:rsid w:val="0024393A"/>
    <w:rsid w:val="00243CBC"/>
    <w:rsid w:val="00243D4F"/>
    <w:rsid w:val="002444CF"/>
    <w:rsid w:val="0024473F"/>
    <w:rsid w:val="002450A7"/>
    <w:rsid w:val="002451D8"/>
    <w:rsid w:val="002455C7"/>
    <w:rsid w:val="00245C95"/>
    <w:rsid w:val="00246349"/>
    <w:rsid w:val="00246A15"/>
    <w:rsid w:val="00246D16"/>
    <w:rsid w:val="00246FAE"/>
    <w:rsid w:val="0024712A"/>
    <w:rsid w:val="0025096A"/>
    <w:rsid w:val="00250B6E"/>
    <w:rsid w:val="00250F0B"/>
    <w:rsid w:val="00250F3B"/>
    <w:rsid w:val="00251748"/>
    <w:rsid w:val="00251972"/>
    <w:rsid w:val="0025198B"/>
    <w:rsid w:val="00251BCD"/>
    <w:rsid w:val="00251BED"/>
    <w:rsid w:val="00251C1D"/>
    <w:rsid w:val="00251CC3"/>
    <w:rsid w:val="002522C9"/>
    <w:rsid w:val="002523A3"/>
    <w:rsid w:val="0025246C"/>
    <w:rsid w:val="00252625"/>
    <w:rsid w:val="00253023"/>
    <w:rsid w:val="0025310A"/>
    <w:rsid w:val="002531E8"/>
    <w:rsid w:val="002531FC"/>
    <w:rsid w:val="0025340F"/>
    <w:rsid w:val="002537BD"/>
    <w:rsid w:val="002538AC"/>
    <w:rsid w:val="00253F96"/>
    <w:rsid w:val="002542BC"/>
    <w:rsid w:val="00254628"/>
    <w:rsid w:val="002547C5"/>
    <w:rsid w:val="00254AAF"/>
    <w:rsid w:val="00255072"/>
    <w:rsid w:val="00255195"/>
    <w:rsid w:val="00255500"/>
    <w:rsid w:val="00255944"/>
    <w:rsid w:val="00255A18"/>
    <w:rsid w:val="00255ABE"/>
    <w:rsid w:val="00255DE9"/>
    <w:rsid w:val="00256128"/>
    <w:rsid w:val="00256221"/>
    <w:rsid w:val="00256559"/>
    <w:rsid w:val="002569BA"/>
    <w:rsid w:val="00256DBF"/>
    <w:rsid w:val="002572F7"/>
    <w:rsid w:val="0025780B"/>
    <w:rsid w:val="00257AAF"/>
    <w:rsid w:val="00260020"/>
    <w:rsid w:val="002600D8"/>
    <w:rsid w:val="002601B6"/>
    <w:rsid w:val="002601EC"/>
    <w:rsid w:val="0026046B"/>
    <w:rsid w:val="002604CC"/>
    <w:rsid w:val="00260B07"/>
    <w:rsid w:val="00260BA0"/>
    <w:rsid w:val="00260CC2"/>
    <w:rsid w:val="002612E2"/>
    <w:rsid w:val="0026179E"/>
    <w:rsid w:val="002617ED"/>
    <w:rsid w:val="00261A4A"/>
    <w:rsid w:val="00262163"/>
    <w:rsid w:val="002622BD"/>
    <w:rsid w:val="002622FB"/>
    <w:rsid w:val="002629D8"/>
    <w:rsid w:val="00262AFF"/>
    <w:rsid w:val="00262B14"/>
    <w:rsid w:val="00262BA8"/>
    <w:rsid w:val="00262E6A"/>
    <w:rsid w:val="0026305E"/>
    <w:rsid w:val="002631B4"/>
    <w:rsid w:val="00263427"/>
    <w:rsid w:val="00263810"/>
    <w:rsid w:val="002639A1"/>
    <w:rsid w:val="00263B2E"/>
    <w:rsid w:val="0026401D"/>
    <w:rsid w:val="00264038"/>
    <w:rsid w:val="00264146"/>
    <w:rsid w:val="002641D5"/>
    <w:rsid w:val="00264340"/>
    <w:rsid w:val="0026475B"/>
    <w:rsid w:val="00264853"/>
    <w:rsid w:val="00264DA1"/>
    <w:rsid w:val="0026504A"/>
    <w:rsid w:val="002655A6"/>
    <w:rsid w:val="00265782"/>
    <w:rsid w:val="0026595E"/>
    <w:rsid w:val="002659B3"/>
    <w:rsid w:val="00265C9B"/>
    <w:rsid w:val="00265CDA"/>
    <w:rsid w:val="0026611A"/>
    <w:rsid w:val="00266215"/>
    <w:rsid w:val="00266918"/>
    <w:rsid w:val="002672B8"/>
    <w:rsid w:val="00267897"/>
    <w:rsid w:val="00267C62"/>
    <w:rsid w:val="00267EF6"/>
    <w:rsid w:val="00267F91"/>
    <w:rsid w:val="002700E1"/>
    <w:rsid w:val="00270438"/>
    <w:rsid w:val="00270F83"/>
    <w:rsid w:val="00271194"/>
    <w:rsid w:val="00271DF6"/>
    <w:rsid w:val="002720ED"/>
    <w:rsid w:val="00272B18"/>
    <w:rsid w:val="00272B69"/>
    <w:rsid w:val="00272CD9"/>
    <w:rsid w:val="00272CFD"/>
    <w:rsid w:val="00272E19"/>
    <w:rsid w:val="00272FD7"/>
    <w:rsid w:val="00273124"/>
    <w:rsid w:val="00273226"/>
    <w:rsid w:val="0027338C"/>
    <w:rsid w:val="002736E8"/>
    <w:rsid w:val="002738B7"/>
    <w:rsid w:val="00273B20"/>
    <w:rsid w:val="00273BF4"/>
    <w:rsid w:val="00273C2D"/>
    <w:rsid w:val="00273F84"/>
    <w:rsid w:val="0027410B"/>
    <w:rsid w:val="00274154"/>
    <w:rsid w:val="0027418B"/>
    <w:rsid w:val="002742B7"/>
    <w:rsid w:val="002742E5"/>
    <w:rsid w:val="002744BC"/>
    <w:rsid w:val="00274766"/>
    <w:rsid w:val="00274CD3"/>
    <w:rsid w:val="00274D6D"/>
    <w:rsid w:val="0027536C"/>
    <w:rsid w:val="0027555F"/>
    <w:rsid w:val="00275879"/>
    <w:rsid w:val="00275C5D"/>
    <w:rsid w:val="002765DC"/>
    <w:rsid w:val="00276BE2"/>
    <w:rsid w:val="00276F57"/>
    <w:rsid w:val="0027705E"/>
    <w:rsid w:val="00277157"/>
    <w:rsid w:val="00277295"/>
    <w:rsid w:val="002772CD"/>
    <w:rsid w:val="002774EA"/>
    <w:rsid w:val="00277798"/>
    <w:rsid w:val="002801ED"/>
    <w:rsid w:val="00280501"/>
    <w:rsid w:val="00280987"/>
    <w:rsid w:val="00280D0F"/>
    <w:rsid w:val="00280F55"/>
    <w:rsid w:val="00280FDC"/>
    <w:rsid w:val="00281381"/>
    <w:rsid w:val="002816A5"/>
    <w:rsid w:val="00281701"/>
    <w:rsid w:val="00281A7D"/>
    <w:rsid w:val="00282227"/>
    <w:rsid w:val="00282856"/>
    <w:rsid w:val="00282C04"/>
    <w:rsid w:val="0028326B"/>
    <w:rsid w:val="0028337B"/>
    <w:rsid w:val="0028341A"/>
    <w:rsid w:val="0028361D"/>
    <w:rsid w:val="00283859"/>
    <w:rsid w:val="002839C5"/>
    <w:rsid w:val="0028453A"/>
    <w:rsid w:val="00284706"/>
    <w:rsid w:val="0028494D"/>
    <w:rsid w:val="00284AD4"/>
    <w:rsid w:val="002850B6"/>
    <w:rsid w:val="0028535E"/>
    <w:rsid w:val="00285C4F"/>
    <w:rsid w:val="00285C77"/>
    <w:rsid w:val="00285CD8"/>
    <w:rsid w:val="00285D4D"/>
    <w:rsid w:val="002862E8"/>
    <w:rsid w:val="00286379"/>
    <w:rsid w:val="00286392"/>
    <w:rsid w:val="00286621"/>
    <w:rsid w:val="00286B11"/>
    <w:rsid w:val="00286FC5"/>
    <w:rsid w:val="00287142"/>
    <w:rsid w:val="002875E7"/>
    <w:rsid w:val="00287D84"/>
    <w:rsid w:val="002902AD"/>
    <w:rsid w:val="00290A23"/>
    <w:rsid w:val="00290B25"/>
    <w:rsid w:val="00290B6A"/>
    <w:rsid w:val="00290D68"/>
    <w:rsid w:val="00290F64"/>
    <w:rsid w:val="002911B4"/>
    <w:rsid w:val="002911F4"/>
    <w:rsid w:val="00291421"/>
    <w:rsid w:val="0029156C"/>
    <w:rsid w:val="002919C3"/>
    <w:rsid w:val="0029224B"/>
    <w:rsid w:val="0029226E"/>
    <w:rsid w:val="002926B9"/>
    <w:rsid w:val="00292760"/>
    <w:rsid w:val="00292E5B"/>
    <w:rsid w:val="00293334"/>
    <w:rsid w:val="00293556"/>
    <w:rsid w:val="002937BE"/>
    <w:rsid w:val="002938BB"/>
    <w:rsid w:val="002939F9"/>
    <w:rsid w:val="00293C7D"/>
    <w:rsid w:val="00293DEA"/>
    <w:rsid w:val="00294091"/>
    <w:rsid w:val="00294467"/>
    <w:rsid w:val="00294B52"/>
    <w:rsid w:val="00295015"/>
    <w:rsid w:val="0029504C"/>
    <w:rsid w:val="00295103"/>
    <w:rsid w:val="002952DB"/>
    <w:rsid w:val="002955C9"/>
    <w:rsid w:val="002959B5"/>
    <w:rsid w:val="00296159"/>
    <w:rsid w:val="00296467"/>
    <w:rsid w:val="002965BA"/>
    <w:rsid w:val="002965CE"/>
    <w:rsid w:val="002967A0"/>
    <w:rsid w:val="00296A4A"/>
    <w:rsid w:val="00296BB4"/>
    <w:rsid w:val="00296C43"/>
    <w:rsid w:val="00297080"/>
    <w:rsid w:val="002975AB"/>
    <w:rsid w:val="002975F0"/>
    <w:rsid w:val="00297879"/>
    <w:rsid w:val="00297B79"/>
    <w:rsid w:val="00297C53"/>
    <w:rsid w:val="002A0DED"/>
    <w:rsid w:val="002A1B3A"/>
    <w:rsid w:val="002A1F44"/>
    <w:rsid w:val="002A2377"/>
    <w:rsid w:val="002A2922"/>
    <w:rsid w:val="002A2BFA"/>
    <w:rsid w:val="002A2CB4"/>
    <w:rsid w:val="002A2FBE"/>
    <w:rsid w:val="002A32AE"/>
    <w:rsid w:val="002A367B"/>
    <w:rsid w:val="002A4186"/>
    <w:rsid w:val="002A41DB"/>
    <w:rsid w:val="002A436F"/>
    <w:rsid w:val="002A4C5C"/>
    <w:rsid w:val="002A566A"/>
    <w:rsid w:val="002A5718"/>
    <w:rsid w:val="002A5EC3"/>
    <w:rsid w:val="002A5FBC"/>
    <w:rsid w:val="002A671C"/>
    <w:rsid w:val="002A6C44"/>
    <w:rsid w:val="002A6E2F"/>
    <w:rsid w:val="002A708C"/>
    <w:rsid w:val="002A744E"/>
    <w:rsid w:val="002A7481"/>
    <w:rsid w:val="002A74C7"/>
    <w:rsid w:val="002A760F"/>
    <w:rsid w:val="002B018C"/>
    <w:rsid w:val="002B04FA"/>
    <w:rsid w:val="002B08CC"/>
    <w:rsid w:val="002B0ABC"/>
    <w:rsid w:val="002B112F"/>
    <w:rsid w:val="002B1591"/>
    <w:rsid w:val="002B16A8"/>
    <w:rsid w:val="002B1A16"/>
    <w:rsid w:val="002B1A7E"/>
    <w:rsid w:val="002B1A7F"/>
    <w:rsid w:val="002B1F3D"/>
    <w:rsid w:val="002B2840"/>
    <w:rsid w:val="002B2A08"/>
    <w:rsid w:val="002B2C3B"/>
    <w:rsid w:val="002B2CCA"/>
    <w:rsid w:val="002B2D3C"/>
    <w:rsid w:val="002B2E97"/>
    <w:rsid w:val="002B312E"/>
    <w:rsid w:val="002B34CC"/>
    <w:rsid w:val="002B3C43"/>
    <w:rsid w:val="002B3FC3"/>
    <w:rsid w:val="002B46B3"/>
    <w:rsid w:val="002B4AE9"/>
    <w:rsid w:val="002B4E8E"/>
    <w:rsid w:val="002B4F43"/>
    <w:rsid w:val="002B5012"/>
    <w:rsid w:val="002B5267"/>
    <w:rsid w:val="002B56D3"/>
    <w:rsid w:val="002B598A"/>
    <w:rsid w:val="002B5D7B"/>
    <w:rsid w:val="002B5DB5"/>
    <w:rsid w:val="002B69F5"/>
    <w:rsid w:val="002B7086"/>
    <w:rsid w:val="002B7100"/>
    <w:rsid w:val="002B71CA"/>
    <w:rsid w:val="002B71CF"/>
    <w:rsid w:val="002B7397"/>
    <w:rsid w:val="002B75EF"/>
    <w:rsid w:val="002B762F"/>
    <w:rsid w:val="002B7968"/>
    <w:rsid w:val="002C092B"/>
    <w:rsid w:val="002C09D5"/>
    <w:rsid w:val="002C0DD7"/>
    <w:rsid w:val="002C14EB"/>
    <w:rsid w:val="002C1EE4"/>
    <w:rsid w:val="002C1F76"/>
    <w:rsid w:val="002C227A"/>
    <w:rsid w:val="002C263A"/>
    <w:rsid w:val="002C27F6"/>
    <w:rsid w:val="002C3197"/>
    <w:rsid w:val="002C37C0"/>
    <w:rsid w:val="002C38B6"/>
    <w:rsid w:val="002C3BD3"/>
    <w:rsid w:val="002C3C11"/>
    <w:rsid w:val="002C42ED"/>
    <w:rsid w:val="002C46B7"/>
    <w:rsid w:val="002C4CC1"/>
    <w:rsid w:val="002C4D09"/>
    <w:rsid w:val="002C4D4C"/>
    <w:rsid w:val="002C4E99"/>
    <w:rsid w:val="002C4F69"/>
    <w:rsid w:val="002C5009"/>
    <w:rsid w:val="002C51CC"/>
    <w:rsid w:val="002C5289"/>
    <w:rsid w:val="002C56FC"/>
    <w:rsid w:val="002C57AC"/>
    <w:rsid w:val="002C57D4"/>
    <w:rsid w:val="002C5E45"/>
    <w:rsid w:val="002C6701"/>
    <w:rsid w:val="002C6742"/>
    <w:rsid w:val="002C67B6"/>
    <w:rsid w:val="002C6963"/>
    <w:rsid w:val="002C6ACF"/>
    <w:rsid w:val="002C6B97"/>
    <w:rsid w:val="002C6D6B"/>
    <w:rsid w:val="002C6E9A"/>
    <w:rsid w:val="002C6F8F"/>
    <w:rsid w:val="002C750C"/>
    <w:rsid w:val="002C77ED"/>
    <w:rsid w:val="002C7A20"/>
    <w:rsid w:val="002D0401"/>
    <w:rsid w:val="002D0761"/>
    <w:rsid w:val="002D0B38"/>
    <w:rsid w:val="002D107B"/>
    <w:rsid w:val="002D1209"/>
    <w:rsid w:val="002D14EC"/>
    <w:rsid w:val="002D157A"/>
    <w:rsid w:val="002D1B3B"/>
    <w:rsid w:val="002D1C43"/>
    <w:rsid w:val="002D1EAF"/>
    <w:rsid w:val="002D1FFA"/>
    <w:rsid w:val="002D3BF5"/>
    <w:rsid w:val="002D3D3A"/>
    <w:rsid w:val="002D3DF0"/>
    <w:rsid w:val="002D41E7"/>
    <w:rsid w:val="002D44BB"/>
    <w:rsid w:val="002D4518"/>
    <w:rsid w:val="002D490A"/>
    <w:rsid w:val="002D4C40"/>
    <w:rsid w:val="002D542B"/>
    <w:rsid w:val="002D5885"/>
    <w:rsid w:val="002D5D6D"/>
    <w:rsid w:val="002D6167"/>
    <w:rsid w:val="002D65B1"/>
    <w:rsid w:val="002D6ABF"/>
    <w:rsid w:val="002D7185"/>
    <w:rsid w:val="002D748E"/>
    <w:rsid w:val="002D79EF"/>
    <w:rsid w:val="002D7C0C"/>
    <w:rsid w:val="002D7D49"/>
    <w:rsid w:val="002E0136"/>
    <w:rsid w:val="002E01AA"/>
    <w:rsid w:val="002E12A4"/>
    <w:rsid w:val="002E14B1"/>
    <w:rsid w:val="002E1833"/>
    <w:rsid w:val="002E1C05"/>
    <w:rsid w:val="002E1C15"/>
    <w:rsid w:val="002E1C17"/>
    <w:rsid w:val="002E2F39"/>
    <w:rsid w:val="002E32B2"/>
    <w:rsid w:val="002E32E6"/>
    <w:rsid w:val="002E33BA"/>
    <w:rsid w:val="002E3DC5"/>
    <w:rsid w:val="002E3EBA"/>
    <w:rsid w:val="002E3F1E"/>
    <w:rsid w:val="002E3F5D"/>
    <w:rsid w:val="002E469A"/>
    <w:rsid w:val="002E4981"/>
    <w:rsid w:val="002E4D16"/>
    <w:rsid w:val="002E4FAF"/>
    <w:rsid w:val="002E5034"/>
    <w:rsid w:val="002E5310"/>
    <w:rsid w:val="002E5312"/>
    <w:rsid w:val="002E53D9"/>
    <w:rsid w:val="002E5AF9"/>
    <w:rsid w:val="002E6437"/>
    <w:rsid w:val="002E68C3"/>
    <w:rsid w:val="002E69C2"/>
    <w:rsid w:val="002E6CF3"/>
    <w:rsid w:val="002E7459"/>
    <w:rsid w:val="002E7829"/>
    <w:rsid w:val="002E7C6E"/>
    <w:rsid w:val="002E7C90"/>
    <w:rsid w:val="002E7E18"/>
    <w:rsid w:val="002E7F6E"/>
    <w:rsid w:val="002F042D"/>
    <w:rsid w:val="002F09C7"/>
    <w:rsid w:val="002F0EFB"/>
    <w:rsid w:val="002F1398"/>
    <w:rsid w:val="002F13C6"/>
    <w:rsid w:val="002F160E"/>
    <w:rsid w:val="002F210D"/>
    <w:rsid w:val="002F2C8F"/>
    <w:rsid w:val="002F30BE"/>
    <w:rsid w:val="002F3183"/>
    <w:rsid w:val="002F321E"/>
    <w:rsid w:val="002F33A4"/>
    <w:rsid w:val="002F358F"/>
    <w:rsid w:val="002F376F"/>
    <w:rsid w:val="002F3B45"/>
    <w:rsid w:val="002F4483"/>
    <w:rsid w:val="002F46D6"/>
    <w:rsid w:val="002F49B4"/>
    <w:rsid w:val="002F49CB"/>
    <w:rsid w:val="002F4B62"/>
    <w:rsid w:val="002F4E1E"/>
    <w:rsid w:val="002F52ED"/>
    <w:rsid w:val="002F54DB"/>
    <w:rsid w:val="002F5812"/>
    <w:rsid w:val="002F5D83"/>
    <w:rsid w:val="002F600A"/>
    <w:rsid w:val="002F61B8"/>
    <w:rsid w:val="002F62ED"/>
    <w:rsid w:val="002F6681"/>
    <w:rsid w:val="002F699A"/>
    <w:rsid w:val="002F6A7E"/>
    <w:rsid w:val="002F6C70"/>
    <w:rsid w:val="002F6D4C"/>
    <w:rsid w:val="002F70B0"/>
    <w:rsid w:val="002F7131"/>
    <w:rsid w:val="002F7BB2"/>
    <w:rsid w:val="002F7E1A"/>
    <w:rsid w:val="00300184"/>
    <w:rsid w:val="003001C3"/>
    <w:rsid w:val="0030027F"/>
    <w:rsid w:val="003003F6"/>
    <w:rsid w:val="00300547"/>
    <w:rsid w:val="00300590"/>
    <w:rsid w:val="00300679"/>
    <w:rsid w:val="0030091D"/>
    <w:rsid w:val="0030096E"/>
    <w:rsid w:val="00301261"/>
    <w:rsid w:val="00301445"/>
    <w:rsid w:val="00301873"/>
    <w:rsid w:val="003020A2"/>
    <w:rsid w:val="003021D2"/>
    <w:rsid w:val="00302541"/>
    <w:rsid w:val="00302D52"/>
    <w:rsid w:val="00302D60"/>
    <w:rsid w:val="00302D7B"/>
    <w:rsid w:val="00302F4D"/>
    <w:rsid w:val="0030302E"/>
    <w:rsid w:val="003032A3"/>
    <w:rsid w:val="003033B0"/>
    <w:rsid w:val="003033B4"/>
    <w:rsid w:val="003035BE"/>
    <w:rsid w:val="003035ED"/>
    <w:rsid w:val="00303A31"/>
    <w:rsid w:val="00303ADF"/>
    <w:rsid w:val="00303CFE"/>
    <w:rsid w:val="00303E7F"/>
    <w:rsid w:val="0030420A"/>
    <w:rsid w:val="00304D94"/>
    <w:rsid w:val="003050F1"/>
    <w:rsid w:val="00305125"/>
    <w:rsid w:val="0030528F"/>
    <w:rsid w:val="00305495"/>
    <w:rsid w:val="00305539"/>
    <w:rsid w:val="00305786"/>
    <w:rsid w:val="00305AC6"/>
    <w:rsid w:val="00305B5E"/>
    <w:rsid w:val="00306303"/>
    <w:rsid w:val="00306B68"/>
    <w:rsid w:val="00306BAF"/>
    <w:rsid w:val="0030753F"/>
    <w:rsid w:val="003075A3"/>
    <w:rsid w:val="003075A8"/>
    <w:rsid w:val="003077DE"/>
    <w:rsid w:val="00307851"/>
    <w:rsid w:val="0030793A"/>
    <w:rsid w:val="00307D6B"/>
    <w:rsid w:val="00307DD6"/>
    <w:rsid w:val="00307FF0"/>
    <w:rsid w:val="00310017"/>
    <w:rsid w:val="00310186"/>
    <w:rsid w:val="003111D4"/>
    <w:rsid w:val="0031132F"/>
    <w:rsid w:val="003114A6"/>
    <w:rsid w:val="00311B7B"/>
    <w:rsid w:val="00311EAF"/>
    <w:rsid w:val="00312122"/>
    <w:rsid w:val="0031226C"/>
    <w:rsid w:val="003122BE"/>
    <w:rsid w:val="00312733"/>
    <w:rsid w:val="00312AA4"/>
    <w:rsid w:val="00312BDC"/>
    <w:rsid w:val="00312FB8"/>
    <w:rsid w:val="00313246"/>
    <w:rsid w:val="00313259"/>
    <w:rsid w:val="0031368F"/>
    <w:rsid w:val="003136F6"/>
    <w:rsid w:val="0031395A"/>
    <w:rsid w:val="00313A39"/>
    <w:rsid w:val="00313BE4"/>
    <w:rsid w:val="00313C46"/>
    <w:rsid w:val="00314211"/>
    <w:rsid w:val="003144D5"/>
    <w:rsid w:val="00314BAC"/>
    <w:rsid w:val="00314D33"/>
    <w:rsid w:val="00314D93"/>
    <w:rsid w:val="00315350"/>
    <w:rsid w:val="00315C5B"/>
    <w:rsid w:val="00315DAF"/>
    <w:rsid w:val="00315FE9"/>
    <w:rsid w:val="003167A3"/>
    <w:rsid w:val="003168A4"/>
    <w:rsid w:val="00316ACA"/>
    <w:rsid w:val="00316B15"/>
    <w:rsid w:val="00316BA1"/>
    <w:rsid w:val="00316EA3"/>
    <w:rsid w:val="00316EFC"/>
    <w:rsid w:val="00316FA9"/>
    <w:rsid w:val="00317510"/>
    <w:rsid w:val="003176AA"/>
    <w:rsid w:val="0031782E"/>
    <w:rsid w:val="0031792F"/>
    <w:rsid w:val="003202C1"/>
    <w:rsid w:val="003204AE"/>
    <w:rsid w:val="0032092A"/>
    <w:rsid w:val="00320BF5"/>
    <w:rsid w:val="00320D66"/>
    <w:rsid w:val="00320EFF"/>
    <w:rsid w:val="00320F7A"/>
    <w:rsid w:val="003212DC"/>
    <w:rsid w:val="003217E7"/>
    <w:rsid w:val="00321A31"/>
    <w:rsid w:val="00321BF3"/>
    <w:rsid w:val="00321F82"/>
    <w:rsid w:val="003223B3"/>
    <w:rsid w:val="003226F8"/>
    <w:rsid w:val="003229C8"/>
    <w:rsid w:val="003229E8"/>
    <w:rsid w:val="00322BBD"/>
    <w:rsid w:val="00322C6F"/>
    <w:rsid w:val="00322D80"/>
    <w:rsid w:val="0032378D"/>
    <w:rsid w:val="00323855"/>
    <w:rsid w:val="003244D8"/>
    <w:rsid w:val="00324594"/>
    <w:rsid w:val="003247B8"/>
    <w:rsid w:val="00324AF3"/>
    <w:rsid w:val="00324DCA"/>
    <w:rsid w:val="00324E11"/>
    <w:rsid w:val="00325173"/>
    <w:rsid w:val="00325253"/>
    <w:rsid w:val="0032530F"/>
    <w:rsid w:val="00325353"/>
    <w:rsid w:val="00325AC3"/>
    <w:rsid w:val="00325C48"/>
    <w:rsid w:val="00325C64"/>
    <w:rsid w:val="00325CC9"/>
    <w:rsid w:val="0032652B"/>
    <w:rsid w:val="00326541"/>
    <w:rsid w:val="00326858"/>
    <w:rsid w:val="00326D78"/>
    <w:rsid w:val="00326F3B"/>
    <w:rsid w:val="00327003"/>
    <w:rsid w:val="0032703B"/>
    <w:rsid w:val="0032763C"/>
    <w:rsid w:val="00327DBC"/>
    <w:rsid w:val="00327F1D"/>
    <w:rsid w:val="00327F7F"/>
    <w:rsid w:val="00327FBD"/>
    <w:rsid w:val="003303EF"/>
    <w:rsid w:val="00330423"/>
    <w:rsid w:val="003305FC"/>
    <w:rsid w:val="00330A2E"/>
    <w:rsid w:val="00330ACC"/>
    <w:rsid w:val="00330C2D"/>
    <w:rsid w:val="00330CB6"/>
    <w:rsid w:val="003316E0"/>
    <w:rsid w:val="00331C30"/>
    <w:rsid w:val="00331F75"/>
    <w:rsid w:val="003327CC"/>
    <w:rsid w:val="00333587"/>
    <w:rsid w:val="0033375C"/>
    <w:rsid w:val="003337BB"/>
    <w:rsid w:val="00333D72"/>
    <w:rsid w:val="00334626"/>
    <w:rsid w:val="003346FB"/>
    <w:rsid w:val="00334CAA"/>
    <w:rsid w:val="00334F08"/>
    <w:rsid w:val="00334F6A"/>
    <w:rsid w:val="0033518B"/>
    <w:rsid w:val="00335324"/>
    <w:rsid w:val="003354D3"/>
    <w:rsid w:val="00335C5C"/>
    <w:rsid w:val="0033622E"/>
    <w:rsid w:val="003364AE"/>
    <w:rsid w:val="00336565"/>
    <w:rsid w:val="0033662A"/>
    <w:rsid w:val="003366B0"/>
    <w:rsid w:val="00336889"/>
    <w:rsid w:val="003368DA"/>
    <w:rsid w:val="00336A58"/>
    <w:rsid w:val="00336E2A"/>
    <w:rsid w:val="00336EEA"/>
    <w:rsid w:val="0033739A"/>
    <w:rsid w:val="003373F9"/>
    <w:rsid w:val="00337579"/>
    <w:rsid w:val="00337642"/>
    <w:rsid w:val="0033794C"/>
    <w:rsid w:val="00337DA4"/>
    <w:rsid w:val="0034046B"/>
    <w:rsid w:val="00340810"/>
    <w:rsid w:val="0034166B"/>
    <w:rsid w:val="00341809"/>
    <w:rsid w:val="00341F48"/>
    <w:rsid w:val="003426F6"/>
    <w:rsid w:val="00342967"/>
    <w:rsid w:val="00342E44"/>
    <w:rsid w:val="003430B8"/>
    <w:rsid w:val="00343376"/>
    <w:rsid w:val="003437B4"/>
    <w:rsid w:val="00343CEA"/>
    <w:rsid w:val="0034441A"/>
    <w:rsid w:val="0034464F"/>
    <w:rsid w:val="0034471E"/>
    <w:rsid w:val="00344958"/>
    <w:rsid w:val="00344F20"/>
    <w:rsid w:val="00345D9D"/>
    <w:rsid w:val="00345E5F"/>
    <w:rsid w:val="00345F43"/>
    <w:rsid w:val="0034635C"/>
    <w:rsid w:val="003465A9"/>
    <w:rsid w:val="00346A61"/>
    <w:rsid w:val="00346FB4"/>
    <w:rsid w:val="0034701E"/>
    <w:rsid w:val="00347083"/>
    <w:rsid w:val="003474B1"/>
    <w:rsid w:val="003475E3"/>
    <w:rsid w:val="00347677"/>
    <w:rsid w:val="003478C2"/>
    <w:rsid w:val="00347B03"/>
    <w:rsid w:val="00347B75"/>
    <w:rsid w:val="0035026F"/>
    <w:rsid w:val="003502B9"/>
    <w:rsid w:val="0035062D"/>
    <w:rsid w:val="003508AF"/>
    <w:rsid w:val="0035096D"/>
    <w:rsid w:val="00350A02"/>
    <w:rsid w:val="00350B64"/>
    <w:rsid w:val="00350D95"/>
    <w:rsid w:val="00350ECF"/>
    <w:rsid w:val="00351082"/>
    <w:rsid w:val="003510C8"/>
    <w:rsid w:val="00351764"/>
    <w:rsid w:val="003519DE"/>
    <w:rsid w:val="00351AAC"/>
    <w:rsid w:val="003520E9"/>
    <w:rsid w:val="003523B0"/>
    <w:rsid w:val="00352541"/>
    <w:rsid w:val="00352AF3"/>
    <w:rsid w:val="00352DF3"/>
    <w:rsid w:val="00352F7F"/>
    <w:rsid w:val="00352FEC"/>
    <w:rsid w:val="0035323A"/>
    <w:rsid w:val="003533F5"/>
    <w:rsid w:val="0035349A"/>
    <w:rsid w:val="00353511"/>
    <w:rsid w:val="003537B0"/>
    <w:rsid w:val="00353964"/>
    <w:rsid w:val="0035396C"/>
    <w:rsid w:val="00354008"/>
    <w:rsid w:val="00354BC5"/>
    <w:rsid w:val="00354C8C"/>
    <w:rsid w:val="00354CCD"/>
    <w:rsid w:val="00354D59"/>
    <w:rsid w:val="00354F50"/>
    <w:rsid w:val="00355448"/>
    <w:rsid w:val="003559B8"/>
    <w:rsid w:val="00355A10"/>
    <w:rsid w:val="00355E39"/>
    <w:rsid w:val="00356299"/>
    <w:rsid w:val="00356390"/>
    <w:rsid w:val="003563D8"/>
    <w:rsid w:val="00356446"/>
    <w:rsid w:val="0035653E"/>
    <w:rsid w:val="00356A60"/>
    <w:rsid w:val="00356D88"/>
    <w:rsid w:val="00356EAB"/>
    <w:rsid w:val="00357121"/>
    <w:rsid w:val="0035730B"/>
    <w:rsid w:val="0035766D"/>
    <w:rsid w:val="003579D7"/>
    <w:rsid w:val="00357E5E"/>
    <w:rsid w:val="003601EC"/>
    <w:rsid w:val="003606AD"/>
    <w:rsid w:val="003607CA"/>
    <w:rsid w:val="003609D3"/>
    <w:rsid w:val="00360F94"/>
    <w:rsid w:val="003613F7"/>
    <w:rsid w:val="00361583"/>
    <w:rsid w:val="00361593"/>
    <w:rsid w:val="00361C31"/>
    <w:rsid w:val="00361DA9"/>
    <w:rsid w:val="00361E51"/>
    <w:rsid w:val="00361ECC"/>
    <w:rsid w:val="00361F37"/>
    <w:rsid w:val="003626AE"/>
    <w:rsid w:val="00362C67"/>
    <w:rsid w:val="00362DC0"/>
    <w:rsid w:val="00362E48"/>
    <w:rsid w:val="0036386A"/>
    <w:rsid w:val="00363F9A"/>
    <w:rsid w:val="003642B2"/>
    <w:rsid w:val="00364371"/>
    <w:rsid w:val="00364553"/>
    <w:rsid w:val="003647EF"/>
    <w:rsid w:val="003648DA"/>
    <w:rsid w:val="003649CD"/>
    <w:rsid w:val="00364B48"/>
    <w:rsid w:val="00364E09"/>
    <w:rsid w:val="00364F25"/>
    <w:rsid w:val="003653C3"/>
    <w:rsid w:val="0036575F"/>
    <w:rsid w:val="00366381"/>
    <w:rsid w:val="003665EC"/>
    <w:rsid w:val="0036685D"/>
    <w:rsid w:val="00366C54"/>
    <w:rsid w:val="00366D9A"/>
    <w:rsid w:val="00366E67"/>
    <w:rsid w:val="0036743D"/>
    <w:rsid w:val="00367507"/>
    <w:rsid w:val="003675A5"/>
    <w:rsid w:val="00367813"/>
    <w:rsid w:val="00367C27"/>
    <w:rsid w:val="00367DF6"/>
    <w:rsid w:val="00367FC8"/>
    <w:rsid w:val="00370376"/>
    <w:rsid w:val="0037037C"/>
    <w:rsid w:val="0037073B"/>
    <w:rsid w:val="0037074F"/>
    <w:rsid w:val="00370C90"/>
    <w:rsid w:val="00370D06"/>
    <w:rsid w:val="00370DDC"/>
    <w:rsid w:val="003713A0"/>
    <w:rsid w:val="00371A71"/>
    <w:rsid w:val="00371B10"/>
    <w:rsid w:val="00371B26"/>
    <w:rsid w:val="00371BEE"/>
    <w:rsid w:val="00371C84"/>
    <w:rsid w:val="00371F30"/>
    <w:rsid w:val="00372533"/>
    <w:rsid w:val="003726FA"/>
    <w:rsid w:val="00372710"/>
    <w:rsid w:val="00372CC4"/>
    <w:rsid w:val="00372D46"/>
    <w:rsid w:val="00372EAF"/>
    <w:rsid w:val="0037304A"/>
    <w:rsid w:val="003732FB"/>
    <w:rsid w:val="0037376C"/>
    <w:rsid w:val="0037446C"/>
    <w:rsid w:val="003745A8"/>
    <w:rsid w:val="00375079"/>
    <w:rsid w:val="0037523E"/>
    <w:rsid w:val="003752C7"/>
    <w:rsid w:val="003754D3"/>
    <w:rsid w:val="003757B9"/>
    <w:rsid w:val="00375A8A"/>
    <w:rsid w:val="00375DAF"/>
    <w:rsid w:val="00376138"/>
    <w:rsid w:val="0037616B"/>
    <w:rsid w:val="00376202"/>
    <w:rsid w:val="003762A5"/>
    <w:rsid w:val="003763A8"/>
    <w:rsid w:val="00376533"/>
    <w:rsid w:val="003766FC"/>
    <w:rsid w:val="00376940"/>
    <w:rsid w:val="00376E0A"/>
    <w:rsid w:val="00376F98"/>
    <w:rsid w:val="0037719D"/>
    <w:rsid w:val="003774DD"/>
    <w:rsid w:val="00377665"/>
    <w:rsid w:val="003777F0"/>
    <w:rsid w:val="00377B54"/>
    <w:rsid w:val="0038085A"/>
    <w:rsid w:val="0038093F"/>
    <w:rsid w:val="00380D4F"/>
    <w:rsid w:val="0038137B"/>
    <w:rsid w:val="00381949"/>
    <w:rsid w:val="00382187"/>
    <w:rsid w:val="003823D4"/>
    <w:rsid w:val="00382479"/>
    <w:rsid w:val="00382963"/>
    <w:rsid w:val="00382E48"/>
    <w:rsid w:val="0038318F"/>
    <w:rsid w:val="003833B8"/>
    <w:rsid w:val="003839DD"/>
    <w:rsid w:val="00383B1B"/>
    <w:rsid w:val="00383CB7"/>
    <w:rsid w:val="00383DBA"/>
    <w:rsid w:val="00383F72"/>
    <w:rsid w:val="00383F7D"/>
    <w:rsid w:val="0038431D"/>
    <w:rsid w:val="003846DE"/>
    <w:rsid w:val="003846F3"/>
    <w:rsid w:val="003849D1"/>
    <w:rsid w:val="00384C8A"/>
    <w:rsid w:val="003851CD"/>
    <w:rsid w:val="0038526A"/>
    <w:rsid w:val="0038584A"/>
    <w:rsid w:val="003858F4"/>
    <w:rsid w:val="00385ADA"/>
    <w:rsid w:val="00385BF9"/>
    <w:rsid w:val="00385E58"/>
    <w:rsid w:val="00386035"/>
    <w:rsid w:val="00386147"/>
    <w:rsid w:val="003862C9"/>
    <w:rsid w:val="003863B0"/>
    <w:rsid w:val="003865E2"/>
    <w:rsid w:val="00386921"/>
    <w:rsid w:val="0038719A"/>
    <w:rsid w:val="00387A3C"/>
    <w:rsid w:val="00387A75"/>
    <w:rsid w:val="00387CCD"/>
    <w:rsid w:val="00387D3A"/>
    <w:rsid w:val="00387E79"/>
    <w:rsid w:val="0039005B"/>
    <w:rsid w:val="0039060C"/>
    <w:rsid w:val="0039065C"/>
    <w:rsid w:val="00390916"/>
    <w:rsid w:val="00390B74"/>
    <w:rsid w:val="00390CD2"/>
    <w:rsid w:val="00390FDC"/>
    <w:rsid w:val="00391140"/>
    <w:rsid w:val="003911E4"/>
    <w:rsid w:val="00391213"/>
    <w:rsid w:val="00391EC0"/>
    <w:rsid w:val="00391F40"/>
    <w:rsid w:val="003920A9"/>
    <w:rsid w:val="003922C5"/>
    <w:rsid w:val="00392736"/>
    <w:rsid w:val="0039273E"/>
    <w:rsid w:val="0039274C"/>
    <w:rsid w:val="00392B91"/>
    <w:rsid w:val="00392FB3"/>
    <w:rsid w:val="00392FEB"/>
    <w:rsid w:val="00393182"/>
    <w:rsid w:val="003933F3"/>
    <w:rsid w:val="00393AEF"/>
    <w:rsid w:val="00394069"/>
    <w:rsid w:val="00394350"/>
    <w:rsid w:val="003943A4"/>
    <w:rsid w:val="003944C5"/>
    <w:rsid w:val="00394590"/>
    <w:rsid w:val="00394B26"/>
    <w:rsid w:val="00394D0D"/>
    <w:rsid w:val="00394E29"/>
    <w:rsid w:val="00394F47"/>
    <w:rsid w:val="0039504E"/>
    <w:rsid w:val="0039519B"/>
    <w:rsid w:val="003955DD"/>
    <w:rsid w:val="00395888"/>
    <w:rsid w:val="003959EE"/>
    <w:rsid w:val="00395A66"/>
    <w:rsid w:val="00395D1F"/>
    <w:rsid w:val="00396228"/>
    <w:rsid w:val="00396265"/>
    <w:rsid w:val="003964DD"/>
    <w:rsid w:val="00396791"/>
    <w:rsid w:val="0039692A"/>
    <w:rsid w:val="003969E1"/>
    <w:rsid w:val="003971EC"/>
    <w:rsid w:val="003972A1"/>
    <w:rsid w:val="003972AB"/>
    <w:rsid w:val="003975F4"/>
    <w:rsid w:val="00397816"/>
    <w:rsid w:val="00397A63"/>
    <w:rsid w:val="00397BA8"/>
    <w:rsid w:val="003A0088"/>
    <w:rsid w:val="003A04E0"/>
    <w:rsid w:val="003A0532"/>
    <w:rsid w:val="003A0735"/>
    <w:rsid w:val="003A12EF"/>
    <w:rsid w:val="003A13D6"/>
    <w:rsid w:val="003A2973"/>
    <w:rsid w:val="003A2A12"/>
    <w:rsid w:val="003A2C34"/>
    <w:rsid w:val="003A2CCA"/>
    <w:rsid w:val="003A3201"/>
    <w:rsid w:val="003A32F1"/>
    <w:rsid w:val="003A337A"/>
    <w:rsid w:val="003A373A"/>
    <w:rsid w:val="003A38B5"/>
    <w:rsid w:val="003A4148"/>
    <w:rsid w:val="003A41DF"/>
    <w:rsid w:val="003A426A"/>
    <w:rsid w:val="003A4582"/>
    <w:rsid w:val="003A46D5"/>
    <w:rsid w:val="003A5778"/>
    <w:rsid w:val="003A5908"/>
    <w:rsid w:val="003A5D45"/>
    <w:rsid w:val="003A651D"/>
    <w:rsid w:val="003A65D5"/>
    <w:rsid w:val="003A65E1"/>
    <w:rsid w:val="003A65FA"/>
    <w:rsid w:val="003A682A"/>
    <w:rsid w:val="003A6AD2"/>
    <w:rsid w:val="003A6B28"/>
    <w:rsid w:val="003A6B8F"/>
    <w:rsid w:val="003A6D00"/>
    <w:rsid w:val="003A6D89"/>
    <w:rsid w:val="003A6F6E"/>
    <w:rsid w:val="003A729B"/>
    <w:rsid w:val="003A73B7"/>
    <w:rsid w:val="003A7444"/>
    <w:rsid w:val="003A76B1"/>
    <w:rsid w:val="003B0080"/>
    <w:rsid w:val="003B096D"/>
    <w:rsid w:val="003B09A0"/>
    <w:rsid w:val="003B1126"/>
    <w:rsid w:val="003B1153"/>
    <w:rsid w:val="003B15B7"/>
    <w:rsid w:val="003B23CC"/>
    <w:rsid w:val="003B26D0"/>
    <w:rsid w:val="003B27B1"/>
    <w:rsid w:val="003B2B31"/>
    <w:rsid w:val="003B2CC5"/>
    <w:rsid w:val="003B2DE2"/>
    <w:rsid w:val="003B3150"/>
    <w:rsid w:val="003B3194"/>
    <w:rsid w:val="003B3437"/>
    <w:rsid w:val="003B39BC"/>
    <w:rsid w:val="003B3C2D"/>
    <w:rsid w:val="003B3D9B"/>
    <w:rsid w:val="003B3EC8"/>
    <w:rsid w:val="003B43A1"/>
    <w:rsid w:val="003B47CA"/>
    <w:rsid w:val="003B4A9C"/>
    <w:rsid w:val="003B4F64"/>
    <w:rsid w:val="003B507D"/>
    <w:rsid w:val="003B5251"/>
    <w:rsid w:val="003B5688"/>
    <w:rsid w:val="003B5968"/>
    <w:rsid w:val="003B5B5C"/>
    <w:rsid w:val="003B6078"/>
    <w:rsid w:val="003B6464"/>
    <w:rsid w:val="003B6874"/>
    <w:rsid w:val="003B68C1"/>
    <w:rsid w:val="003B694C"/>
    <w:rsid w:val="003B6A55"/>
    <w:rsid w:val="003B6F75"/>
    <w:rsid w:val="003B7130"/>
    <w:rsid w:val="003B7504"/>
    <w:rsid w:val="003B778C"/>
    <w:rsid w:val="003B7AAE"/>
    <w:rsid w:val="003B7ABB"/>
    <w:rsid w:val="003B7C76"/>
    <w:rsid w:val="003B7C78"/>
    <w:rsid w:val="003C043A"/>
    <w:rsid w:val="003C089B"/>
    <w:rsid w:val="003C0997"/>
    <w:rsid w:val="003C0FA0"/>
    <w:rsid w:val="003C0FE5"/>
    <w:rsid w:val="003C1739"/>
    <w:rsid w:val="003C1752"/>
    <w:rsid w:val="003C1931"/>
    <w:rsid w:val="003C220A"/>
    <w:rsid w:val="003C234E"/>
    <w:rsid w:val="003C2A13"/>
    <w:rsid w:val="003C2DED"/>
    <w:rsid w:val="003C2F01"/>
    <w:rsid w:val="003C2FAE"/>
    <w:rsid w:val="003C30A8"/>
    <w:rsid w:val="003C321F"/>
    <w:rsid w:val="003C3353"/>
    <w:rsid w:val="003C3AD3"/>
    <w:rsid w:val="003C3C54"/>
    <w:rsid w:val="003C3E84"/>
    <w:rsid w:val="003C4DAE"/>
    <w:rsid w:val="003C4ED5"/>
    <w:rsid w:val="003C53F2"/>
    <w:rsid w:val="003C5E62"/>
    <w:rsid w:val="003C5FE9"/>
    <w:rsid w:val="003C626C"/>
    <w:rsid w:val="003C63F2"/>
    <w:rsid w:val="003C64E9"/>
    <w:rsid w:val="003C64FC"/>
    <w:rsid w:val="003C6AF1"/>
    <w:rsid w:val="003C6CA1"/>
    <w:rsid w:val="003C6EB7"/>
    <w:rsid w:val="003C6FFB"/>
    <w:rsid w:val="003C705D"/>
    <w:rsid w:val="003C7488"/>
    <w:rsid w:val="003C7511"/>
    <w:rsid w:val="003C77F6"/>
    <w:rsid w:val="003C7C52"/>
    <w:rsid w:val="003D011D"/>
    <w:rsid w:val="003D0596"/>
    <w:rsid w:val="003D066A"/>
    <w:rsid w:val="003D0781"/>
    <w:rsid w:val="003D0839"/>
    <w:rsid w:val="003D0CBC"/>
    <w:rsid w:val="003D1275"/>
    <w:rsid w:val="003D13B3"/>
    <w:rsid w:val="003D148A"/>
    <w:rsid w:val="003D15FC"/>
    <w:rsid w:val="003D19FD"/>
    <w:rsid w:val="003D1A26"/>
    <w:rsid w:val="003D27C8"/>
    <w:rsid w:val="003D28BE"/>
    <w:rsid w:val="003D3109"/>
    <w:rsid w:val="003D310F"/>
    <w:rsid w:val="003D33E8"/>
    <w:rsid w:val="003D349A"/>
    <w:rsid w:val="003D3E87"/>
    <w:rsid w:val="003D4047"/>
    <w:rsid w:val="003D440E"/>
    <w:rsid w:val="003D4469"/>
    <w:rsid w:val="003D4677"/>
    <w:rsid w:val="003D46A6"/>
    <w:rsid w:val="003D494F"/>
    <w:rsid w:val="003D496A"/>
    <w:rsid w:val="003D5369"/>
    <w:rsid w:val="003D5619"/>
    <w:rsid w:val="003D5B3D"/>
    <w:rsid w:val="003D5C7A"/>
    <w:rsid w:val="003D6163"/>
    <w:rsid w:val="003D65E9"/>
    <w:rsid w:val="003D6629"/>
    <w:rsid w:val="003D6C6B"/>
    <w:rsid w:val="003D6E64"/>
    <w:rsid w:val="003D6E9F"/>
    <w:rsid w:val="003D71E8"/>
    <w:rsid w:val="003D7481"/>
    <w:rsid w:val="003D79BF"/>
    <w:rsid w:val="003D7DA8"/>
    <w:rsid w:val="003D7E9E"/>
    <w:rsid w:val="003E01E7"/>
    <w:rsid w:val="003E0807"/>
    <w:rsid w:val="003E08B0"/>
    <w:rsid w:val="003E0AA8"/>
    <w:rsid w:val="003E0B5F"/>
    <w:rsid w:val="003E1020"/>
    <w:rsid w:val="003E1590"/>
    <w:rsid w:val="003E1867"/>
    <w:rsid w:val="003E1906"/>
    <w:rsid w:val="003E1AD0"/>
    <w:rsid w:val="003E28C7"/>
    <w:rsid w:val="003E2C15"/>
    <w:rsid w:val="003E3410"/>
    <w:rsid w:val="003E3617"/>
    <w:rsid w:val="003E361B"/>
    <w:rsid w:val="003E3793"/>
    <w:rsid w:val="003E37A1"/>
    <w:rsid w:val="003E3BE9"/>
    <w:rsid w:val="003E3FAE"/>
    <w:rsid w:val="003E4006"/>
    <w:rsid w:val="003E413F"/>
    <w:rsid w:val="003E4398"/>
    <w:rsid w:val="003E4645"/>
    <w:rsid w:val="003E4B1B"/>
    <w:rsid w:val="003E4DDB"/>
    <w:rsid w:val="003E4E94"/>
    <w:rsid w:val="003E4F73"/>
    <w:rsid w:val="003E525C"/>
    <w:rsid w:val="003E5B13"/>
    <w:rsid w:val="003E5B2D"/>
    <w:rsid w:val="003E5B7F"/>
    <w:rsid w:val="003E60E7"/>
    <w:rsid w:val="003E66E3"/>
    <w:rsid w:val="003E67B5"/>
    <w:rsid w:val="003E69D5"/>
    <w:rsid w:val="003E6FF2"/>
    <w:rsid w:val="003E784A"/>
    <w:rsid w:val="003E7A5F"/>
    <w:rsid w:val="003E7AA4"/>
    <w:rsid w:val="003E7B58"/>
    <w:rsid w:val="003E7EA7"/>
    <w:rsid w:val="003F0690"/>
    <w:rsid w:val="003F0705"/>
    <w:rsid w:val="003F0786"/>
    <w:rsid w:val="003F07F3"/>
    <w:rsid w:val="003F0C73"/>
    <w:rsid w:val="003F0C96"/>
    <w:rsid w:val="003F130B"/>
    <w:rsid w:val="003F1358"/>
    <w:rsid w:val="003F136F"/>
    <w:rsid w:val="003F1951"/>
    <w:rsid w:val="003F1BD7"/>
    <w:rsid w:val="003F1E94"/>
    <w:rsid w:val="003F20BC"/>
    <w:rsid w:val="003F24C3"/>
    <w:rsid w:val="003F295A"/>
    <w:rsid w:val="003F2AA6"/>
    <w:rsid w:val="003F3312"/>
    <w:rsid w:val="003F3617"/>
    <w:rsid w:val="003F3BF6"/>
    <w:rsid w:val="003F3E02"/>
    <w:rsid w:val="003F3E4C"/>
    <w:rsid w:val="003F3F0D"/>
    <w:rsid w:val="003F3F3D"/>
    <w:rsid w:val="003F4595"/>
    <w:rsid w:val="003F4CFE"/>
    <w:rsid w:val="003F4DE0"/>
    <w:rsid w:val="003F57C7"/>
    <w:rsid w:val="003F59BA"/>
    <w:rsid w:val="003F5F62"/>
    <w:rsid w:val="003F6021"/>
    <w:rsid w:val="003F661A"/>
    <w:rsid w:val="003F6B5B"/>
    <w:rsid w:val="003F6D51"/>
    <w:rsid w:val="003F74CC"/>
    <w:rsid w:val="003F7528"/>
    <w:rsid w:val="003F7E26"/>
    <w:rsid w:val="004002BA"/>
    <w:rsid w:val="004006FD"/>
    <w:rsid w:val="0040083D"/>
    <w:rsid w:val="004008E4"/>
    <w:rsid w:val="00400C35"/>
    <w:rsid w:val="0040111E"/>
    <w:rsid w:val="004012D1"/>
    <w:rsid w:val="004014EE"/>
    <w:rsid w:val="00401863"/>
    <w:rsid w:val="00401FCB"/>
    <w:rsid w:val="00402200"/>
    <w:rsid w:val="004022DE"/>
    <w:rsid w:val="00402489"/>
    <w:rsid w:val="00402635"/>
    <w:rsid w:val="00402895"/>
    <w:rsid w:val="004028AF"/>
    <w:rsid w:val="00402FEA"/>
    <w:rsid w:val="0040323C"/>
    <w:rsid w:val="004036CD"/>
    <w:rsid w:val="00403CF6"/>
    <w:rsid w:val="00403E3E"/>
    <w:rsid w:val="004047E5"/>
    <w:rsid w:val="0040484C"/>
    <w:rsid w:val="00404BEF"/>
    <w:rsid w:val="00404EC0"/>
    <w:rsid w:val="004053FD"/>
    <w:rsid w:val="004056B8"/>
    <w:rsid w:val="00405789"/>
    <w:rsid w:val="004059F9"/>
    <w:rsid w:val="00405DBA"/>
    <w:rsid w:val="00406326"/>
    <w:rsid w:val="00406591"/>
    <w:rsid w:val="00406828"/>
    <w:rsid w:val="00406D45"/>
    <w:rsid w:val="00407777"/>
    <w:rsid w:val="00407783"/>
    <w:rsid w:val="00407AE7"/>
    <w:rsid w:val="00410EA0"/>
    <w:rsid w:val="00410FDF"/>
    <w:rsid w:val="00411160"/>
    <w:rsid w:val="0041135B"/>
    <w:rsid w:val="00411949"/>
    <w:rsid w:val="00411AFC"/>
    <w:rsid w:val="00411C14"/>
    <w:rsid w:val="00411D82"/>
    <w:rsid w:val="00411F98"/>
    <w:rsid w:val="00411FF4"/>
    <w:rsid w:val="004125B7"/>
    <w:rsid w:val="00412674"/>
    <w:rsid w:val="00412A9D"/>
    <w:rsid w:val="00412AE4"/>
    <w:rsid w:val="00412CD5"/>
    <w:rsid w:val="00412E22"/>
    <w:rsid w:val="00412EFD"/>
    <w:rsid w:val="00413253"/>
    <w:rsid w:val="00413596"/>
    <w:rsid w:val="004137CB"/>
    <w:rsid w:val="004137DC"/>
    <w:rsid w:val="00413867"/>
    <w:rsid w:val="00413ADC"/>
    <w:rsid w:val="00413DE8"/>
    <w:rsid w:val="00413F17"/>
    <w:rsid w:val="004141B0"/>
    <w:rsid w:val="0041444C"/>
    <w:rsid w:val="00414560"/>
    <w:rsid w:val="004147B8"/>
    <w:rsid w:val="00414B30"/>
    <w:rsid w:val="0041552B"/>
    <w:rsid w:val="00415789"/>
    <w:rsid w:val="004159A6"/>
    <w:rsid w:val="00415D53"/>
    <w:rsid w:val="00415DBA"/>
    <w:rsid w:val="00415E19"/>
    <w:rsid w:val="0041633A"/>
    <w:rsid w:val="00416390"/>
    <w:rsid w:val="00416B11"/>
    <w:rsid w:val="00417000"/>
    <w:rsid w:val="004170FF"/>
    <w:rsid w:val="00417A2B"/>
    <w:rsid w:val="00417F8D"/>
    <w:rsid w:val="00420240"/>
    <w:rsid w:val="00420552"/>
    <w:rsid w:val="004206DA"/>
    <w:rsid w:val="0042089B"/>
    <w:rsid w:val="00420987"/>
    <w:rsid w:val="00420CD1"/>
    <w:rsid w:val="00420E5D"/>
    <w:rsid w:val="00421322"/>
    <w:rsid w:val="00421335"/>
    <w:rsid w:val="00421364"/>
    <w:rsid w:val="0042150F"/>
    <w:rsid w:val="0042160F"/>
    <w:rsid w:val="004216A0"/>
    <w:rsid w:val="00421D14"/>
    <w:rsid w:val="00421F37"/>
    <w:rsid w:val="0042248E"/>
    <w:rsid w:val="00422961"/>
    <w:rsid w:val="004237E2"/>
    <w:rsid w:val="00423DD8"/>
    <w:rsid w:val="00424477"/>
    <w:rsid w:val="00424565"/>
    <w:rsid w:val="00424969"/>
    <w:rsid w:val="00424DBA"/>
    <w:rsid w:val="00425A3A"/>
    <w:rsid w:val="00425A61"/>
    <w:rsid w:val="00425B70"/>
    <w:rsid w:val="00425B76"/>
    <w:rsid w:val="00425C8F"/>
    <w:rsid w:val="00425E9C"/>
    <w:rsid w:val="00425F59"/>
    <w:rsid w:val="0042622D"/>
    <w:rsid w:val="00426330"/>
    <w:rsid w:val="0042646B"/>
    <w:rsid w:val="00426543"/>
    <w:rsid w:val="00426ABC"/>
    <w:rsid w:val="00426CD4"/>
    <w:rsid w:val="00427000"/>
    <w:rsid w:val="0042732B"/>
    <w:rsid w:val="004275A4"/>
    <w:rsid w:val="00427D6C"/>
    <w:rsid w:val="00427E9F"/>
    <w:rsid w:val="0043072B"/>
    <w:rsid w:val="0043083C"/>
    <w:rsid w:val="004308EF"/>
    <w:rsid w:val="00430E54"/>
    <w:rsid w:val="00430EEB"/>
    <w:rsid w:val="00430F58"/>
    <w:rsid w:val="004316CD"/>
    <w:rsid w:val="00431ABF"/>
    <w:rsid w:val="00431B48"/>
    <w:rsid w:val="00431C79"/>
    <w:rsid w:val="004325F8"/>
    <w:rsid w:val="004329B5"/>
    <w:rsid w:val="0043310C"/>
    <w:rsid w:val="00433326"/>
    <w:rsid w:val="004334E6"/>
    <w:rsid w:val="0043351B"/>
    <w:rsid w:val="004335D5"/>
    <w:rsid w:val="00433902"/>
    <w:rsid w:val="0043391D"/>
    <w:rsid w:val="00433B47"/>
    <w:rsid w:val="004343F5"/>
    <w:rsid w:val="00434A73"/>
    <w:rsid w:val="00434BE2"/>
    <w:rsid w:val="00434DFA"/>
    <w:rsid w:val="00434E2D"/>
    <w:rsid w:val="0043512C"/>
    <w:rsid w:val="004352B8"/>
    <w:rsid w:val="00435362"/>
    <w:rsid w:val="004353BA"/>
    <w:rsid w:val="0043587A"/>
    <w:rsid w:val="00435964"/>
    <w:rsid w:val="0043623E"/>
    <w:rsid w:val="00436268"/>
    <w:rsid w:val="00437345"/>
    <w:rsid w:val="004374CD"/>
    <w:rsid w:val="00437564"/>
    <w:rsid w:val="00437820"/>
    <w:rsid w:val="00437DAE"/>
    <w:rsid w:val="004401DC"/>
    <w:rsid w:val="004402AE"/>
    <w:rsid w:val="00440768"/>
    <w:rsid w:val="00440800"/>
    <w:rsid w:val="00440D49"/>
    <w:rsid w:val="00440F60"/>
    <w:rsid w:val="00441694"/>
    <w:rsid w:val="004417AC"/>
    <w:rsid w:val="004417B0"/>
    <w:rsid w:val="00442222"/>
    <w:rsid w:val="0044275D"/>
    <w:rsid w:val="00442A30"/>
    <w:rsid w:val="00442A50"/>
    <w:rsid w:val="00442E21"/>
    <w:rsid w:val="0044366A"/>
    <w:rsid w:val="00443736"/>
    <w:rsid w:val="00443823"/>
    <w:rsid w:val="00443832"/>
    <w:rsid w:val="00443A1E"/>
    <w:rsid w:val="00443A56"/>
    <w:rsid w:val="00443ABC"/>
    <w:rsid w:val="0044460C"/>
    <w:rsid w:val="00444AB0"/>
    <w:rsid w:val="00444BBC"/>
    <w:rsid w:val="00444CA0"/>
    <w:rsid w:val="00444CCB"/>
    <w:rsid w:val="00444D7F"/>
    <w:rsid w:val="00444F46"/>
    <w:rsid w:val="00445D16"/>
    <w:rsid w:val="00445FA5"/>
    <w:rsid w:val="0044613C"/>
    <w:rsid w:val="0044624C"/>
    <w:rsid w:val="004463B4"/>
    <w:rsid w:val="0044691D"/>
    <w:rsid w:val="00446F6A"/>
    <w:rsid w:val="00446F82"/>
    <w:rsid w:val="00447094"/>
    <w:rsid w:val="00447511"/>
    <w:rsid w:val="00447639"/>
    <w:rsid w:val="00447A59"/>
    <w:rsid w:val="00447A84"/>
    <w:rsid w:val="00447A87"/>
    <w:rsid w:val="00447A8F"/>
    <w:rsid w:val="00447AA7"/>
    <w:rsid w:val="00447C7D"/>
    <w:rsid w:val="00447EB5"/>
    <w:rsid w:val="00450028"/>
    <w:rsid w:val="0045015E"/>
    <w:rsid w:val="00450EE0"/>
    <w:rsid w:val="00450F23"/>
    <w:rsid w:val="00451152"/>
    <w:rsid w:val="004514C4"/>
    <w:rsid w:val="004515F2"/>
    <w:rsid w:val="00451998"/>
    <w:rsid w:val="00451A71"/>
    <w:rsid w:val="00451FF3"/>
    <w:rsid w:val="0045282D"/>
    <w:rsid w:val="00452C8A"/>
    <w:rsid w:val="00452E9D"/>
    <w:rsid w:val="00453071"/>
    <w:rsid w:val="004530E2"/>
    <w:rsid w:val="0045346D"/>
    <w:rsid w:val="00453836"/>
    <w:rsid w:val="00453988"/>
    <w:rsid w:val="00453AFD"/>
    <w:rsid w:val="00454100"/>
    <w:rsid w:val="00454537"/>
    <w:rsid w:val="004547AF"/>
    <w:rsid w:val="00454D10"/>
    <w:rsid w:val="00454DE9"/>
    <w:rsid w:val="004552E2"/>
    <w:rsid w:val="0045571C"/>
    <w:rsid w:val="00455B57"/>
    <w:rsid w:val="00455D06"/>
    <w:rsid w:val="00455D66"/>
    <w:rsid w:val="00455EA8"/>
    <w:rsid w:val="00455EB7"/>
    <w:rsid w:val="004561F6"/>
    <w:rsid w:val="00456406"/>
    <w:rsid w:val="00456816"/>
    <w:rsid w:val="00457139"/>
    <w:rsid w:val="00457430"/>
    <w:rsid w:val="004574F4"/>
    <w:rsid w:val="00457578"/>
    <w:rsid w:val="0045769E"/>
    <w:rsid w:val="00457A77"/>
    <w:rsid w:val="00457C55"/>
    <w:rsid w:val="00457CBD"/>
    <w:rsid w:val="00457E73"/>
    <w:rsid w:val="004601D6"/>
    <w:rsid w:val="0046089B"/>
    <w:rsid w:val="0046096C"/>
    <w:rsid w:val="00460AA4"/>
    <w:rsid w:val="0046150B"/>
    <w:rsid w:val="00461E25"/>
    <w:rsid w:val="00462083"/>
    <w:rsid w:val="0046224A"/>
    <w:rsid w:val="004625D7"/>
    <w:rsid w:val="00462B55"/>
    <w:rsid w:val="00462E4B"/>
    <w:rsid w:val="004632EB"/>
    <w:rsid w:val="004638B0"/>
    <w:rsid w:val="0046393D"/>
    <w:rsid w:val="00463965"/>
    <w:rsid w:val="00463D9C"/>
    <w:rsid w:val="00463EB4"/>
    <w:rsid w:val="00464017"/>
    <w:rsid w:val="0046404B"/>
    <w:rsid w:val="004649A8"/>
    <w:rsid w:val="00464B71"/>
    <w:rsid w:val="00465010"/>
    <w:rsid w:val="0046511F"/>
    <w:rsid w:val="00465749"/>
    <w:rsid w:val="00465E30"/>
    <w:rsid w:val="004661D4"/>
    <w:rsid w:val="0046622D"/>
    <w:rsid w:val="00466337"/>
    <w:rsid w:val="004664E5"/>
    <w:rsid w:val="00466951"/>
    <w:rsid w:val="00466E7E"/>
    <w:rsid w:val="00466F42"/>
    <w:rsid w:val="0046783D"/>
    <w:rsid w:val="004678F5"/>
    <w:rsid w:val="00467AED"/>
    <w:rsid w:val="00467BBA"/>
    <w:rsid w:val="00467F14"/>
    <w:rsid w:val="00467F6B"/>
    <w:rsid w:val="00470123"/>
    <w:rsid w:val="004705B1"/>
    <w:rsid w:val="00470836"/>
    <w:rsid w:val="00470AE4"/>
    <w:rsid w:val="00470C40"/>
    <w:rsid w:val="00470EC2"/>
    <w:rsid w:val="004713AC"/>
    <w:rsid w:val="00471609"/>
    <w:rsid w:val="00471D77"/>
    <w:rsid w:val="00472069"/>
    <w:rsid w:val="004725FA"/>
    <w:rsid w:val="0047263F"/>
    <w:rsid w:val="004727E0"/>
    <w:rsid w:val="00472822"/>
    <w:rsid w:val="00472AED"/>
    <w:rsid w:val="00472B18"/>
    <w:rsid w:val="00472BBA"/>
    <w:rsid w:val="00472C49"/>
    <w:rsid w:val="00472D1F"/>
    <w:rsid w:val="00473874"/>
    <w:rsid w:val="00473B91"/>
    <w:rsid w:val="00473CDB"/>
    <w:rsid w:val="00473DF7"/>
    <w:rsid w:val="00474340"/>
    <w:rsid w:val="004746CD"/>
    <w:rsid w:val="004746F4"/>
    <w:rsid w:val="004748F6"/>
    <w:rsid w:val="00474C99"/>
    <w:rsid w:val="00474DA8"/>
    <w:rsid w:val="00474DB8"/>
    <w:rsid w:val="00475141"/>
    <w:rsid w:val="00475302"/>
    <w:rsid w:val="00475678"/>
    <w:rsid w:val="004757F6"/>
    <w:rsid w:val="00475A10"/>
    <w:rsid w:val="00475D20"/>
    <w:rsid w:val="00475F55"/>
    <w:rsid w:val="0047633F"/>
    <w:rsid w:val="00476445"/>
    <w:rsid w:val="00476A28"/>
    <w:rsid w:val="00476A5E"/>
    <w:rsid w:val="00476AFB"/>
    <w:rsid w:val="00476CE1"/>
    <w:rsid w:val="00476F2A"/>
    <w:rsid w:val="00477B8D"/>
    <w:rsid w:val="00477DF4"/>
    <w:rsid w:val="00480273"/>
    <w:rsid w:val="00480392"/>
    <w:rsid w:val="00480451"/>
    <w:rsid w:val="00480771"/>
    <w:rsid w:val="00480891"/>
    <w:rsid w:val="0048092C"/>
    <w:rsid w:val="00480CDF"/>
    <w:rsid w:val="00481332"/>
    <w:rsid w:val="00481BED"/>
    <w:rsid w:val="00481F34"/>
    <w:rsid w:val="00482188"/>
    <w:rsid w:val="0048225F"/>
    <w:rsid w:val="0048233A"/>
    <w:rsid w:val="004826E1"/>
    <w:rsid w:val="004829AB"/>
    <w:rsid w:val="004832B4"/>
    <w:rsid w:val="0048371E"/>
    <w:rsid w:val="00483EAB"/>
    <w:rsid w:val="00483F81"/>
    <w:rsid w:val="0048425B"/>
    <w:rsid w:val="00484487"/>
    <w:rsid w:val="00484929"/>
    <w:rsid w:val="00484D5B"/>
    <w:rsid w:val="00485034"/>
    <w:rsid w:val="004851BA"/>
    <w:rsid w:val="0048534A"/>
    <w:rsid w:val="00485464"/>
    <w:rsid w:val="00485540"/>
    <w:rsid w:val="00485A66"/>
    <w:rsid w:val="00485C42"/>
    <w:rsid w:val="00485CA1"/>
    <w:rsid w:val="00485DD5"/>
    <w:rsid w:val="00486336"/>
    <w:rsid w:val="00486726"/>
    <w:rsid w:val="004869E9"/>
    <w:rsid w:val="00486A61"/>
    <w:rsid w:val="00486AAD"/>
    <w:rsid w:val="00486EDA"/>
    <w:rsid w:val="00486F49"/>
    <w:rsid w:val="00486FF7"/>
    <w:rsid w:val="0048713A"/>
    <w:rsid w:val="004873A1"/>
    <w:rsid w:val="00487438"/>
    <w:rsid w:val="004874CA"/>
    <w:rsid w:val="0048761A"/>
    <w:rsid w:val="00487EB7"/>
    <w:rsid w:val="00490257"/>
    <w:rsid w:val="00490368"/>
    <w:rsid w:val="00490EEB"/>
    <w:rsid w:val="0049104A"/>
    <w:rsid w:val="00491357"/>
    <w:rsid w:val="00491628"/>
    <w:rsid w:val="00491723"/>
    <w:rsid w:val="00491CA7"/>
    <w:rsid w:val="004920D8"/>
    <w:rsid w:val="004921C6"/>
    <w:rsid w:val="00492214"/>
    <w:rsid w:val="00492892"/>
    <w:rsid w:val="004929AD"/>
    <w:rsid w:val="00492B08"/>
    <w:rsid w:val="0049342C"/>
    <w:rsid w:val="004935AF"/>
    <w:rsid w:val="0049388E"/>
    <w:rsid w:val="00493EE8"/>
    <w:rsid w:val="0049400F"/>
    <w:rsid w:val="00494047"/>
    <w:rsid w:val="00494171"/>
    <w:rsid w:val="0049430E"/>
    <w:rsid w:val="00494426"/>
    <w:rsid w:val="004944D2"/>
    <w:rsid w:val="00494537"/>
    <w:rsid w:val="00494F1B"/>
    <w:rsid w:val="00495126"/>
    <w:rsid w:val="0049535C"/>
    <w:rsid w:val="00495483"/>
    <w:rsid w:val="00495EA4"/>
    <w:rsid w:val="00496013"/>
    <w:rsid w:val="00496061"/>
    <w:rsid w:val="004962CF"/>
    <w:rsid w:val="0049641C"/>
    <w:rsid w:val="004965DD"/>
    <w:rsid w:val="004966DC"/>
    <w:rsid w:val="00496CA8"/>
    <w:rsid w:val="00496D63"/>
    <w:rsid w:val="00496DDE"/>
    <w:rsid w:val="0049736F"/>
    <w:rsid w:val="0049774B"/>
    <w:rsid w:val="00497843"/>
    <w:rsid w:val="004978E5"/>
    <w:rsid w:val="00497C54"/>
    <w:rsid w:val="00497E5C"/>
    <w:rsid w:val="004A01C0"/>
    <w:rsid w:val="004A0566"/>
    <w:rsid w:val="004A0635"/>
    <w:rsid w:val="004A085A"/>
    <w:rsid w:val="004A0931"/>
    <w:rsid w:val="004A09FE"/>
    <w:rsid w:val="004A0B84"/>
    <w:rsid w:val="004A1749"/>
    <w:rsid w:val="004A18BA"/>
    <w:rsid w:val="004A1E40"/>
    <w:rsid w:val="004A1F79"/>
    <w:rsid w:val="004A21EF"/>
    <w:rsid w:val="004A3259"/>
    <w:rsid w:val="004A36EB"/>
    <w:rsid w:val="004A3838"/>
    <w:rsid w:val="004A498F"/>
    <w:rsid w:val="004A4A97"/>
    <w:rsid w:val="004A4CAB"/>
    <w:rsid w:val="004A516B"/>
    <w:rsid w:val="004A549F"/>
    <w:rsid w:val="004A55F9"/>
    <w:rsid w:val="004A5C19"/>
    <w:rsid w:val="004A5C2B"/>
    <w:rsid w:val="004A5C5A"/>
    <w:rsid w:val="004A5CDD"/>
    <w:rsid w:val="004A611D"/>
    <w:rsid w:val="004A71E4"/>
    <w:rsid w:val="004A722F"/>
    <w:rsid w:val="004A74EF"/>
    <w:rsid w:val="004A7986"/>
    <w:rsid w:val="004A7C1F"/>
    <w:rsid w:val="004B0391"/>
    <w:rsid w:val="004B14B0"/>
    <w:rsid w:val="004B1527"/>
    <w:rsid w:val="004B18A4"/>
    <w:rsid w:val="004B193A"/>
    <w:rsid w:val="004B1AA8"/>
    <w:rsid w:val="004B2237"/>
    <w:rsid w:val="004B2748"/>
    <w:rsid w:val="004B2C62"/>
    <w:rsid w:val="004B2CF4"/>
    <w:rsid w:val="004B3225"/>
    <w:rsid w:val="004B35FC"/>
    <w:rsid w:val="004B3706"/>
    <w:rsid w:val="004B381C"/>
    <w:rsid w:val="004B3837"/>
    <w:rsid w:val="004B3844"/>
    <w:rsid w:val="004B3A90"/>
    <w:rsid w:val="004B3ACA"/>
    <w:rsid w:val="004B3C21"/>
    <w:rsid w:val="004B4497"/>
    <w:rsid w:val="004B456E"/>
    <w:rsid w:val="004B46C5"/>
    <w:rsid w:val="004B46C7"/>
    <w:rsid w:val="004B49DA"/>
    <w:rsid w:val="004B5215"/>
    <w:rsid w:val="004B53B0"/>
    <w:rsid w:val="004B58D7"/>
    <w:rsid w:val="004B60FD"/>
    <w:rsid w:val="004B69FA"/>
    <w:rsid w:val="004B6F08"/>
    <w:rsid w:val="004B7110"/>
    <w:rsid w:val="004B7258"/>
    <w:rsid w:val="004B7778"/>
    <w:rsid w:val="004B78AB"/>
    <w:rsid w:val="004B7AC5"/>
    <w:rsid w:val="004C01A0"/>
    <w:rsid w:val="004C01F8"/>
    <w:rsid w:val="004C0282"/>
    <w:rsid w:val="004C03DD"/>
    <w:rsid w:val="004C0C4D"/>
    <w:rsid w:val="004C0C94"/>
    <w:rsid w:val="004C0CEC"/>
    <w:rsid w:val="004C1769"/>
    <w:rsid w:val="004C1819"/>
    <w:rsid w:val="004C1AB6"/>
    <w:rsid w:val="004C20F2"/>
    <w:rsid w:val="004C27AA"/>
    <w:rsid w:val="004C28E2"/>
    <w:rsid w:val="004C2954"/>
    <w:rsid w:val="004C29AB"/>
    <w:rsid w:val="004C2B7B"/>
    <w:rsid w:val="004C2CB7"/>
    <w:rsid w:val="004C2CF7"/>
    <w:rsid w:val="004C2FC9"/>
    <w:rsid w:val="004C30C3"/>
    <w:rsid w:val="004C311B"/>
    <w:rsid w:val="004C349C"/>
    <w:rsid w:val="004C34A5"/>
    <w:rsid w:val="004C3606"/>
    <w:rsid w:val="004C367E"/>
    <w:rsid w:val="004C378E"/>
    <w:rsid w:val="004C3E53"/>
    <w:rsid w:val="004C451E"/>
    <w:rsid w:val="004C453C"/>
    <w:rsid w:val="004C4581"/>
    <w:rsid w:val="004C472F"/>
    <w:rsid w:val="004C4944"/>
    <w:rsid w:val="004C5600"/>
    <w:rsid w:val="004C599E"/>
    <w:rsid w:val="004C5BF6"/>
    <w:rsid w:val="004C6096"/>
    <w:rsid w:val="004C6608"/>
    <w:rsid w:val="004C675A"/>
    <w:rsid w:val="004C6ABC"/>
    <w:rsid w:val="004C6BE3"/>
    <w:rsid w:val="004C6C71"/>
    <w:rsid w:val="004C70B6"/>
    <w:rsid w:val="004C7426"/>
    <w:rsid w:val="004C7459"/>
    <w:rsid w:val="004C753B"/>
    <w:rsid w:val="004C789F"/>
    <w:rsid w:val="004C7A23"/>
    <w:rsid w:val="004D0120"/>
    <w:rsid w:val="004D023E"/>
    <w:rsid w:val="004D076F"/>
    <w:rsid w:val="004D0875"/>
    <w:rsid w:val="004D1089"/>
    <w:rsid w:val="004D17C2"/>
    <w:rsid w:val="004D17CA"/>
    <w:rsid w:val="004D1C6C"/>
    <w:rsid w:val="004D2221"/>
    <w:rsid w:val="004D228A"/>
    <w:rsid w:val="004D253D"/>
    <w:rsid w:val="004D2712"/>
    <w:rsid w:val="004D27DE"/>
    <w:rsid w:val="004D28C1"/>
    <w:rsid w:val="004D2A77"/>
    <w:rsid w:val="004D2CB1"/>
    <w:rsid w:val="004D2EC2"/>
    <w:rsid w:val="004D33A9"/>
    <w:rsid w:val="004D372A"/>
    <w:rsid w:val="004D3C32"/>
    <w:rsid w:val="004D3C58"/>
    <w:rsid w:val="004D3E1B"/>
    <w:rsid w:val="004D43C5"/>
    <w:rsid w:val="004D43C8"/>
    <w:rsid w:val="004D4E2C"/>
    <w:rsid w:val="004D4E77"/>
    <w:rsid w:val="004D50B1"/>
    <w:rsid w:val="004D5320"/>
    <w:rsid w:val="004D542E"/>
    <w:rsid w:val="004D5686"/>
    <w:rsid w:val="004D5725"/>
    <w:rsid w:val="004D5B4E"/>
    <w:rsid w:val="004D5C80"/>
    <w:rsid w:val="004D60C3"/>
    <w:rsid w:val="004D648F"/>
    <w:rsid w:val="004D649E"/>
    <w:rsid w:val="004D6C17"/>
    <w:rsid w:val="004D6F0D"/>
    <w:rsid w:val="004D6F80"/>
    <w:rsid w:val="004D74B8"/>
    <w:rsid w:val="004D7AF2"/>
    <w:rsid w:val="004D7C60"/>
    <w:rsid w:val="004E0060"/>
    <w:rsid w:val="004E05CF"/>
    <w:rsid w:val="004E0997"/>
    <w:rsid w:val="004E0A8D"/>
    <w:rsid w:val="004E0C75"/>
    <w:rsid w:val="004E0D30"/>
    <w:rsid w:val="004E112D"/>
    <w:rsid w:val="004E19F8"/>
    <w:rsid w:val="004E1A11"/>
    <w:rsid w:val="004E2121"/>
    <w:rsid w:val="004E2421"/>
    <w:rsid w:val="004E2957"/>
    <w:rsid w:val="004E2B50"/>
    <w:rsid w:val="004E2E2D"/>
    <w:rsid w:val="004E2FB4"/>
    <w:rsid w:val="004E300D"/>
    <w:rsid w:val="004E378C"/>
    <w:rsid w:val="004E3BDF"/>
    <w:rsid w:val="004E3F00"/>
    <w:rsid w:val="004E4177"/>
    <w:rsid w:val="004E430D"/>
    <w:rsid w:val="004E48D5"/>
    <w:rsid w:val="004E49A1"/>
    <w:rsid w:val="004E49FF"/>
    <w:rsid w:val="004E4A29"/>
    <w:rsid w:val="004E4E8D"/>
    <w:rsid w:val="004E51E8"/>
    <w:rsid w:val="004E556B"/>
    <w:rsid w:val="004E58FF"/>
    <w:rsid w:val="004E5960"/>
    <w:rsid w:val="004E59DA"/>
    <w:rsid w:val="004E5AEC"/>
    <w:rsid w:val="004E6182"/>
    <w:rsid w:val="004E63CE"/>
    <w:rsid w:val="004E63F6"/>
    <w:rsid w:val="004E67BA"/>
    <w:rsid w:val="004E6AF5"/>
    <w:rsid w:val="004E6B54"/>
    <w:rsid w:val="004E6C89"/>
    <w:rsid w:val="004E6CF3"/>
    <w:rsid w:val="004E74BE"/>
    <w:rsid w:val="004E7E37"/>
    <w:rsid w:val="004E7F18"/>
    <w:rsid w:val="004F015D"/>
    <w:rsid w:val="004F0504"/>
    <w:rsid w:val="004F0A87"/>
    <w:rsid w:val="004F18AE"/>
    <w:rsid w:val="004F1B89"/>
    <w:rsid w:val="004F2168"/>
    <w:rsid w:val="004F2283"/>
    <w:rsid w:val="004F231C"/>
    <w:rsid w:val="004F2516"/>
    <w:rsid w:val="004F2CCE"/>
    <w:rsid w:val="004F31EE"/>
    <w:rsid w:val="004F3523"/>
    <w:rsid w:val="004F358E"/>
    <w:rsid w:val="004F3A33"/>
    <w:rsid w:val="004F3AAE"/>
    <w:rsid w:val="004F3B01"/>
    <w:rsid w:val="004F470C"/>
    <w:rsid w:val="004F4AE6"/>
    <w:rsid w:val="004F4F14"/>
    <w:rsid w:val="004F5006"/>
    <w:rsid w:val="004F55DE"/>
    <w:rsid w:val="004F56A9"/>
    <w:rsid w:val="004F5A8D"/>
    <w:rsid w:val="004F5CE9"/>
    <w:rsid w:val="004F625B"/>
    <w:rsid w:val="004F650C"/>
    <w:rsid w:val="004F669E"/>
    <w:rsid w:val="004F6CC9"/>
    <w:rsid w:val="004F746E"/>
    <w:rsid w:val="004F75DB"/>
    <w:rsid w:val="004F78DB"/>
    <w:rsid w:val="004F7A0F"/>
    <w:rsid w:val="004F7D70"/>
    <w:rsid w:val="00500198"/>
    <w:rsid w:val="005009F7"/>
    <w:rsid w:val="00500A51"/>
    <w:rsid w:val="00500BFA"/>
    <w:rsid w:val="00501547"/>
    <w:rsid w:val="005016BE"/>
    <w:rsid w:val="00501850"/>
    <w:rsid w:val="0050189E"/>
    <w:rsid w:val="00501E99"/>
    <w:rsid w:val="00502079"/>
    <w:rsid w:val="00502137"/>
    <w:rsid w:val="0050259E"/>
    <w:rsid w:val="0050287A"/>
    <w:rsid w:val="00502BAB"/>
    <w:rsid w:val="00502EF9"/>
    <w:rsid w:val="005032F4"/>
    <w:rsid w:val="00503EBA"/>
    <w:rsid w:val="00504348"/>
    <w:rsid w:val="005043ED"/>
    <w:rsid w:val="0050448C"/>
    <w:rsid w:val="00504493"/>
    <w:rsid w:val="005046B1"/>
    <w:rsid w:val="0050491E"/>
    <w:rsid w:val="00504A83"/>
    <w:rsid w:val="00504F6D"/>
    <w:rsid w:val="00505EDB"/>
    <w:rsid w:val="00506468"/>
    <w:rsid w:val="00506818"/>
    <w:rsid w:val="00506B6D"/>
    <w:rsid w:val="00506CA1"/>
    <w:rsid w:val="00506D9B"/>
    <w:rsid w:val="00506DF2"/>
    <w:rsid w:val="00506EAD"/>
    <w:rsid w:val="00507135"/>
    <w:rsid w:val="005073DD"/>
    <w:rsid w:val="0050743D"/>
    <w:rsid w:val="005076BB"/>
    <w:rsid w:val="00507721"/>
    <w:rsid w:val="00507738"/>
    <w:rsid w:val="00507773"/>
    <w:rsid w:val="00507A55"/>
    <w:rsid w:val="00510183"/>
    <w:rsid w:val="005101C0"/>
    <w:rsid w:val="00510369"/>
    <w:rsid w:val="00510687"/>
    <w:rsid w:val="00510D3D"/>
    <w:rsid w:val="00510E4F"/>
    <w:rsid w:val="00510FAE"/>
    <w:rsid w:val="0051134A"/>
    <w:rsid w:val="0051141B"/>
    <w:rsid w:val="0051142F"/>
    <w:rsid w:val="00511434"/>
    <w:rsid w:val="0051196E"/>
    <w:rsid w:val="00511990"/>
    <w:rsid w:val="00511CE8"/>
    <w:rsid w:val="005123FF"/>
    <w:rsid w:val="00512439"/>
    <w:rsid w:val="0051273C"/>
    <w:rsid w:val="00512788"/>
    <w:rsid w:val="005129B9"/>
    <w:rsid w:val="00512C68"/>
    <w:rsid w:val="00512F23"/>
    <w:rsid w:val="00512FB0"/>
    <w:rsid w:val="0051357B"/>
    <w:rsid w:val="005135BA"/>
    <w:rsid w:val="00513609"/>
    <w:rsid w:val="005139BC"/>
    <w:rsid w:val="00513BB1"/>
    <w:rsid w:val="0051430C"/>
    <w:rsid w:val="00514799"/>
    <w:rsid w:val="0051490C"/>
    <w:rsid w:val="00514D08"/>
    <w:rsid w:val="00514DE5"/>
    <w:rsid w:val="00515047"/>
    <w:rsid w:val="0051530A"/>
    <w:rsid w:val="00515A1E"/>
    <w:rsid w:val="00515AC3"/>
    <w:rsid w:val="00515BA3"/>
    <w:rsid w:val="00516014"/>
    <w:rsid w:val="005162CC"/>
    <w:rsid w:val="00516387"/>
    <w:rsid w:val="0051654E"/>
    <w:rsid w:val="00516814"/>
    <w:rsid w:val="00516863"/>
    <w:rsid w:val="00516AB0"/>
    <w:rsid w:val="00516C84"/>
    <w:rsid w:val="00517193"/>
    <w:rsid w:val="005171B1"/>
    <w:rsid w:val="005173F6"/>
    <w:rsid w:val="0051744D"/>
    <w:rsid w:val="00517999"/>
    <w:rsid w:val="00517E89"/>
    <w:rsid w:val="00520043"/>
    <w:rsid w:val="0052099E"/>
    <w:rsid w:val="00520CFA"/>
    <w:rsid w:val="00521506"/>
    <w:rsid w:val="005218AE"/>
    <w:rsid w:val="00521B57"/>
    <w:rsid w:val="005220F1"/>
    <w:rsid w:val="005223E5"/>
    <w:rsid w:val="005224D7"/>
    <w:rsid w:val="00522547"/>
    <w:rsid w:val="0052259A"/>
    <w:rsid w:val="0052266B"/>
    <w:rsid w:val="005228A2"/>
    <w:rsid w:val="00522A22"/>
    <w:rsid w:val="00522EFE"/>
    <w:rsid w:val="00522F87"/>
    <w:rsid w:val="00523599"/>
    <w:rsid w:val="00523818"/>
    <w:rsid w:val="005239F2"/>
    <w:rsid w:val="00523A54"/>
    <w:rsid w:val="00523A84"/>
    <w:rsid w:val="00523B1E"/>
    <w:rsid w:val="00523B71"/>
    <w:rsid w:val="00523CF5"/>
    <w:rsid w:val="005240AA"/>
    <w:rsid w:val="00524600"/>
    <w:rsid w:val="00524985"/>
    <w:rsid w:val="00524A6A"/>
    <w:rsid w:val="00524C5B"/>
    <w:rsid w:val="00525129"/>
    <w:rsid w:val="00525143"/>
    <w:rsid w:val="005251AF"/>
    <w:rsid w:val="00525345"/>
    <w:rsid w:val="005254CC"/>
    <w:rsid w:val="0052563D"/>
    <w:rsid w:val="0052637C"/>
    <w:rsid w:val="00526580"/>
    <w:rsid w:val="005265DC"/>
    <w:rsid w:val="005266D6"/>
    <w:rsid w:val="005267C9"/>
    <w:rsid w:val="005275AA"/>
    <w:rsid w:val="00527A59"/>
    <w:rsid w:val="00527E05"/>
    <w:rsid w:val="00527FE0"/>
    <w:rsid w:val="005303F2"/>
    <w:rsid w:val="005307D9"/>
    <w:rsid w:val="00530A2B"/>
    <w:rsid w:val="00530C43"/>
    <w:rsid w:val="00531851"/>
    <w:rsid w:val="005319EF"/>
    <w:rsid w:val="00531A75"/>
    <w:rsid w:val="00531DBE"/>
    <w:rsid w:val="00531F11"/>
    <w:rsid w:val="00532478"/>
    <w:rsid w:val="0053266D"/>
    <w:rsid w:val="00532CA0"/>
    <w:rsid w:val="00533063"/>
    <w:rsid w:val="005332CC"/>
    <w:rsid w:val="005340AE"/>
    <w:rsid w:val="0053447F"/>
    <w:rsid w:val="0053452C"/>
    <w:rsid w:val="00534FFA"/>
    <w:rsid w:val="00535123"/>
    <w:rsid w:val="0053513E"/>
    <w:rsid w:val="005355E9"/>
    <w:rsid w:val="005358A6"/>
    <w:rsid w:val="00535A53"/>
    <w:rsid w:val="00536053"/>
    <w:rsid w:val="005363A5"/>
    <w:rsid w:val="00536531"/>
    <w:rsid w:val="00536672"/>
    <w:rsid w:val="00536719"/>
    <w:rsid w:val="00536875"/>
    <w:rsid w:val="005369AE"/>
    <w:rsid w:val="00536B09"/>
    <w:rsid w:val="00536BDB"/>
    <w:rsid w:val="00537060"/>
    <w:rsid w:val="00537108"/>
    <w:rsid w:val="0053718C"/>
    <w:rsid w:val="005371BC"/>
    <w:rsid w:val="00537284"/>
    <w:rsid w:val="0053737C"/>
    <w:rsid w:val="005374C0"/>
    <w:rsid w:val="005376B9"/>
    <w:rsid w:val="00537820"/>
    <w:rsid w:val="00540134"/>
    <w:rsid w:val="005402D5"/>
    <w:rsid w:val="00540305"/>
    <w:rsid w:val="0054083D"/>
    <w:rsid w:val="00540922"/>
    <w:rsid w:val="00540E32"/>
    <w:rsid w:val="005411B9"/>
    <w:rsid w:val="005411E1"/>
    <w:rsid w:val="0054144A"/>
    <w:rsid w:val="00541A46"/>
    <w:rsid w:val="00541B9F"/>
    <w:rsid w:val="00541D0B"/>
    <w:rsid w:val="00542278"/>
    <w:rsid w:val="0054238D"/>
    <w:rsid w:val="005425B5"/>
    <w:rsid w:val="00542748"/>
    <w:rsid w:val="0054297F"/>
    <w:rsid w:val="00543070"/>
    <w:rsid w:val="005435F4"/>
    <w:rsid w:val="00544203"/>
    <w:rsid w:val="005445DE"/>
    <w:rsid w:val="00544793"/>
    <w:rsid w:val="00544A16"/>
    <w:rsid w:val="00544A50"/>
    <w:rsid w:val="00544F29"/>
    <w:rsid w:val="005451C5"/>
    <w:rsid w:val="005459A8"/>
    <w:rsid w:val="00545ACE"/>
    <w:rsid w:val="00545C51"/>
    <w:rsid w:val="00545C6B"/>
    <w:rsid w:val="0054696B"/>
    <w:rsid w:val="00546D96"/>
    <w:rsid w:val="00546E2B"/>
    <w:rsid w:val="00546F61"/>
    <w:rsid w:val="00547043"/>
    <w:rsid w:val="00547073"/>
    <w:rsid w:val="00547118"/>
    <w:rsid w:val="00547AE7"/>
    <w:rsid w:val="00547CA9"/>
    <w:rsid w:val="00550171"/>
    <w:rsid w:val="00550330"/>
    <w:rsid w:val="00551ACF"/>
    <w:rsid w:val="00551E7A"/>
    <w:rsid w:val="00552917"/>
    <w:rsid w:val="00552927"/>
    <w:rsid w:val="00552EE2"/>
    <w:rsid w:val="00552F07"/>
    <w:rsid w:val="00553238"/>
    <w:rsid w:val="005532AF"/>
    <w:rsid w:val="0055330A"/>
    <w:rsid w:val="005533B7"/>
    <w:rsid w:val="00553615"/>
    <w:rsid w:val="00553AD5"/>
    <w:rsid w:val="00553AE2"/>
    <w:rsid w:val="00553B97"/>
    <w:rsid w:val="00553C20"/>
    <w:rsid w:val="0055400F"/>
    <w:rsid w:val="00554106"/>
    <w:rsid w:val="005541BA"/>
    <w:rsid w:val="0055492D"/>
    <w:rsid w:val="005551FE"/>
    <w:rsid w:val="00555C5E"/>
    <w:rsid w:val="00555DF3"/>
    <w:rsid w:val="00556254"/>
    <w:rsid w:val="005564D5"/>
    <w:rsid w:val="00556FC6"/>
    <w:rsid w:val="0055709B"/>
    <w:rsid w:val="0055724D"/>
    <w:rsid w:val="00557516"/>
    <w:rsid w:val="00557520"/>
    <w:rsid w:val="005575ED"/>
    <w:rsid w:val="00557B17"/>
    <w:rsid w:val="00557CF4"/>
    <w:rsid w:val="00557D47"/>
    <w:rsid w:val="00557D4C"/>
    <w:rsid w:val="00557DF1"/>
    <w:rsid w:val="00557F5A"/>
    <w:rsid w:val="005602BF"/>
    <w:rsid w:val="00560545"/>
    <w:rsid w:val="0056087C"/>
    <w:rsid w:val="00560BAC"/>
    <w:rsid w:val="00561125"/>
    <w:rsid w:val="005615DA"/>
    <w:rsid w:val="00561655"/>
    <w:rsid w:val="005616EF"/>
    <w:rsid w:val="00562201"/>
    <w:rsid w:val="005625A7"/>
    <w:rsid w:val="00562968"/>
    <w:rsid w:val="00562A2C"/>
    <w:rsid w:val="005630B0"/>
    <w:rsid w:val="005638DE"/>
    <w:rsid w:val="00563D53"/>
    <w:rsid w:val="00563DE7"/>
    <w:rsid w:val="005640FF"/>
    <w:rsid w:val="005641A5"/>
    <w:rsid w:val="0056472B"/>
    <w:rsid w:val="00564F98"/>
    <w:rsid w:val="005651F7"/>
    <w:rsid w:val="00565746"/>
    <w:rsid w:val="00565989"/>
    <w:rsid w:val="00565AE0"/>
    <w:rsid w:val="00565B0D"/>
    <w:rsid w:val="00565B68"/>
    <w:rsid w:val="00565ED3"/>
    <w:rsid w:val="00566100"/>
    <w:rsid w:val="005665D3"/>
    <w:rsid w:val="0056690F"/>
    <w:rsid w:val="00566919"/>
    <w:rsid w:val="00567D69"/>
    <w:rsid w:val="00567F43"/>
    <w:rsid w:val="00567F6B"/>
    <w:rsid w:val="005700A5"/>
    <w:rsid w:val="0057016A"/>
    <w:rsid w:val="005704B7"/>
    <w:rsid w:val="005705A1"/>
    <w:rsid w:val="005705D6"/>
    <w:rsid w:val="00571003"/>
    <w:rsid w:val="00571141"/>
    <w:rsid w:val="0057117F"/>
    <w:rsid w:val="0057118B"/>
    <w:rsid w:val="005717E0"/>
    <w:rsid w:val="005721E9"/>
    <w:rsid w:val="0057223C"/>
    <w:rsid w:val="00572667"/>
    <w:rsid w:val="00572B4C"/>
    <w:rsid w:val="00572B89"/>
    <w:rsid w:val="00572CFF"/>
    <w:rsid w:val="005733CA"/>
    <w:rsid w:val="00573642"/>
    <w:rsid w:val="00573C62"/>
    <w:rsid w:val="00574106"/>
    <w:rsid w:val="0057421A"/>
    <w:rsid w:val="005744DC"/>
    <w:rsid w:val="00574598"/>
    <w:rsid w:val="005748E0"/>
    <w:rsid w:val="0057491B"/>
    <w:rsid w:val="00574A18"/>
    <w:rsid w:val="00574D05"/>
    <w:rsid w:val="00574DED"/>
    <w:rsid w:val="00574ED7"/>
    <w:rsid w:val="00575419"/>
    <w:rsid w:val="005755A9"/>
    <w:rsid w:val="00575AF3"/>
    <w:rsid w:val="00575BE7"/>
    <w:rsid w:val="00575C61"/>
    <w:rsid w:val="00575F74"/>
    <w:rsid w:val="0057656C"/>
    <w:rsid w:val="0057677C"/>
    <w:rsid w:val="00576A73"/>
    <w:rsid w:val="00576D42"/>
    <w:rsid w:val="00576E50"/>
    <w:rsid w:val="0057720C"/>
    <w:rsid w:val="005773B5"/>
    <w:rsid w:val="00577412"/>
    <w:rsid w:val="00577BF3"/>
    <w:rsid w:val="00577C30"/>
    <w:rsid w:val="00577C8D"/>
    <w:rsid w:val="00577F2E"/>
    <w:rsid w:val="00580289"/>
    <w:rsid w:val="00580390"/>
    <w:rsid w:val="00580436"/>
    <w:rsid w:val="00580695"/>
    <w:rsid w:val="005808D0"/>
    <w:rsid w:val="00580E13"/>
    <w:rsid w:val="0058115A"/>
    <w:rsid w:val="00581A88"/>
    <w:rsid w:val="00581E1F"/>
    <w:rsid w:val="005820F6"/>
    <w:rsid w:val="00582351"/>
    <w:rsid w:val="005825F5"/>
    <w:rsid w:val="0058283E"/>
    <w:rsid w:val="00582AFD"/>
    <w:rsid w:val="00583696"/>
    <w:rsid w:val="005836BD"/>
    <w:rsid w:val="005837B6"/>
    <w:rsid w:val="0058384C"/>
    <w:rsid w:val="00583B4C"/>
    <w:rsid w:val="00583DD0"/>
    <w:rsid w:val="005845BC"/>
    <w:rsid w:val="00584A72"/>
    <w:rsid w:val="00584D75"/>
    <w:rsid w:val="00584F4A"/>
    <w:rsid w:val="00585773"/>
    <w:rsid w:val="005858BC"/>
    <w:rsid w:val="00585BC8"/>
    <w:rsid w:val="00585D8F"/>
    <w:rsid w:val="00585FE3"/>
    <w:rsid w:val="00586104"/>
    <w:rsid w:val="005864A0"/>
    <w:rsid w:val="0058685A"/>
    <w:rsid w:val="00586EBE"/>
    <w:rsid w:val="005875DD"/>
    <w:rsid w:val="005877CA"/>
    <w:rsid w:val="00587815"/>
    <w:rsid w:val="00587BA0"/>
    <w:rsid w:val="00587CBA"/>
    <w:rsid w:val="00590B64"/>
    <w:rsid w:val="00590BB3"/>
    <w:rsid w:val="00590FA1"/>
    <w:rsid w:val="0059151F"/>
    <w:rsid w:val="0059223C"/>
    <w:rsid w:val="00592276"/>
    <w:rsid w:val="00592715"/>
    <w:rsid w:val="00592813"/>
    <w:rsid w:val="0059285E"/>
    <w:rsid w:val="005929AF"/>
    <w:rsid w:val="00592DFA"/>
    <w:rsid w:val="005933DE"/>
    <w:rsid w:val="005936F2"/>
    <w:rsid w:val="005937B9"/>
    <w:rsid w:val="00593C15"/>
    <w:rsid w:val="00593E7D"/>
    <w:rsid w:val="00593EDC"/>
    <w:rsid w:val="005944EF"/>
    <w:rsid w:val="00594B75"/>
    <w:rsid w:val="00594BD3"/>
    <w:rsid w:val="00594EC7"/>
    <w:rsid w:val="00594F6E"/>
    <w:rsid w:val="0059536A"/>
    <w:rsid w:val="005954EA"/>
    <w:rsid w:val="00595528"/>
    <w:rsid w:val="0059626F"/>
    <w:rsid w:val="0059646E"/>
    <w:rsid w:val="005964C6"/>
    <w:rsid w:val="00596829"/>
    <w:rsid w:val="00596A8D"/>
    <w:rsid w:val="00596DCF"/>
    <w:rsid w:val="00596E52"/>
    <w:rsid w:val="005972DE"/>
    <w:rsid w:val="0059753C"/>
    <w:rsid w:val="005976A9"/>
    <w:rsid w:val="0059794F"/>
    <w:rsid w:val="00597C46"/>
    <w:rsid w:val="005A0055"/>
    <w:rsid w:val="005A02FB"/>
    <w:rsid w:val="005A0743"/>
    <w:rsid w:val="005A0778"/>
    <w:rsid w:val="005A0A05"/>
    <w:rsid w:val="005A0AAD"/>
    <w:rsid w:val="005A0C60"/>
    <w:rsid w:val="005A1D99"/>
    <w:rsid w:val="005A1E39"/>
    <w:rsid w:val="005A1E69"/>
    <w:rsid w:val="005A1EE7"/>
    <w:rsid w:val="005A1F2C"/>
    <w:rsid w:val="005A24A4"/>
    <w:rsid w:val="005A250B"/>
    <w:rsid w:val="005A2CFD"/>
    <w:rsid w:val="005A2DDE"/>
    <w:rsid w:val="005A2EE6"/>
    <w:rsid w:val="005A30BD"/>
    <w:rsid w:val="005A3631"/>
    <w:rsid w:val="005A3D4C"/>
    <w:rsid w:val="005A3FC3"/>
    <w:rsid w:val="005A4065"/>
    <w:rsid w:val="005A4144"/>
    <w:rsid w:val="005A45B7"/>
    <w:rsid w:val="005A46F9"/>
    <w:rsid w:val="005A48B4"/>
    <w:rsid w:val="005A4B3D"/>
    <w:rsid w:val="005A4CC5"/>
    <w:rsid w:val="005A4E56"/>
    <w:rsid w:val="005A4FE1"/>
    <w:rsid w:val="005A55CC"/>
    <w:rsid w:val="005A5701"/>
    <w:rsid w:val="005A571B"/>
    <w:rsid w:val="005A61F6"/>
    <w:rsid w:val="005A6668"/>
    <w:rsid w:val="005A6686"/>
    <w:rsid w:val="005A6689"/>
    <w:rsid w:val="005A6B32"/>
    <w:rsid w:val="005A6B5E"/>
    <w:rsid w:val="005A6E01"/>
    <w:rsid w:val="005A7278"/>
    <w:rsid w:val="005B0121"/>
    <w:rsid w:val="005B0207"/>
    <w:rsid w:val="005B059B"/>
    <w:rsid w:val="005B087B"/>
    <w:rsid w:val="005B0CC8"/>
    <w:rsid w:val="005B0E4F"/>
    <w:rsid w:val="005B0F02"/>
    <w:rsid w:val="005B16D4"/>
    <w:rsid w:val="005B1B59"/>
    <w:rsid w:val="005B1D18"/>
    <w:rsid w:val="005B1EC5"/>
    <w:rsid w:val="005B2474"/>
    <w:rsid w:val="005B2856"/>
    <w:rsid w:val="005B2857"/>
    <w:rsid w:val="005B2BAE"/>
    <w:rsid w:val="005B2C3B"/>
    <w:rsid w:val="005B2D0D"/>
    <w:rsid w:val="005B360A"/>
    <w:rsid w:val="005B3A03"/>
    <w:rsid w:val="005B42F6"/>
    <w:rsid w:val="005B481D"/>
    <w:rsid w:val="005B4AB8"/>
    <w:rsid w:val="005B4B1D"/>
    <w:rsid w:val="005B4B1F"/>
    <w:rsid w:val="005B4D55"/>
    <w:rsid w:val="005B4F26"/>
    <w:rsid w:val="005B4F8A"/>
    <w:rsid w:val="005B59A2"/>
    <w:rsid w:val="005B5ADD"/>
    <w:rsid w:val="005B6682"/>
    <w:rsid w:val="005B6839"/>
    <w:rsid w:val="005B6BD2"/>
    <w:rsid w:val="005B6D3F"/>
    <w:rsid w:val="005B6DBD"/>
    <w:rsid w:val="005B6F59"/>
    <w:rsid w:val="005B7B5E"/>
    <w:rsid w:val="005B7C1A"/>
    <w:rsid w:val="005B7CEB"/>
    <w:rsid w:val="005B7FB6"/>
    <w:rsid w:val="005C0299"/>
    <w:rsid w:val="005C05AB"/>
    <w:rsid w:val="005C0624"/>
    <w:rsid w:val="005C0A2F"/>
    <w:rsid w:val="005C0B07"/>
    <w:rsid w:val="005C0BE9"/>
    <w:rsid w:val="005C0F82"/>
    <w:rsid w:val="005C13C3"/>
    <w:rsid w:val="005C177C"/>
    <w:rsid w:val="005C1D80"/>
    <w:rsid w:val="005C28FA"/>
    <w:rsid w:val="005C2A9E"/>
    <w:rsid w:val="005C31BF"/>
    <w:rsid w:val="005C3465"/>
    <w:rsid w:val="005C3512"/>
    <w:rsid w:val="005C3CD4"/>
    <w:rsid w:val="005C3D05"/>
    <w:rsid w:val="005C4178"/>
    <w:rsid w:val="005C4379"/>
    <w:rsid w:val="005C44B6"/>
    <w:rsid w:val="005C4829"/>
    <w:rsid w:val="005C48D5"/>
    <w:rsid w:val="005C4D25"/>
    <w:rsid w:val="005C4E2F"/>
    <w:rsid w:val="005C4EA5"/>
    <w:rsid w:val="005C51D3"/>
    <w:rsid w:val="005C535D"/>
    <w:rsid w:val="005C53F8"/>
    <w:rsid w:val="005C567D"/>
    <w:rsid w:val="005C56E8"/>
    <w:rsid w:val="005C5701"/>
    <w:rsid w:val="005C5870"/>
    <w:rsid w:val="005C5976"/>
    <w:rsid w:val="005C5D38"/>
    <w:rsid w:val="005C6607"/>
    <w:rsid w:val="005C669C"/>
    <w:rsid w:val="005C6E76"/>
    <w:rsid w:val="005C6E7A"/>
    <w:rsid w:val="005C70AF"/>
    <w:rsid w:val="005C7112"/>
    <w:rsid w:val="005C7411"/>
    <w:rsid w:val="005C7EB4"/>
    <w:rsid w:val="005D020B"/>
    <w:rsid w:val="005D0872"/>
    <w:rsid w:val="005D0968"/>
    <w:rsid w:val="005D0F62"/>
    <w:rsid w:val="005D1187"/>
    <w:rsid w:val="005D15F7"/>
    <w:rsid w:val="005D1643"/>
    <w:rsid w:val="005D1647"/>
    <w:rsid w:val="005D1740"/>
    <w:rsid w:val="005D1B07"/>
    <w:rsid w:val="005D1BB3"/>
    <w:rsid w:val="005D1C9F"/>
    <w:rsid w:val="005D1E1C"/>
    <w:rsid w:val="005D22DC"/>
    <w:rsid w:val="005D256B"/>
    <w:rsid w:val="005D297A"/>
    <w:rsid w:val="005D2B38"/>
    <w:rsid w:val="005D2DAA"/>
    <w:rsid w:val="005D2E95"/>
    <w:rsid w:val="005D3063"/>
    <w:rsid w:val="005D3387"/>
    <w:rsid w:val="005D41A5"/>
    <w:rsid w:val="005D448E"/>
    <w:rsid w:val="005D4A8E"/>
    <w:rsid w:val="005D4B5C"/>
    <w:rsid w:val="005D4F47"/>
    <w:rsid w:val="005D548F"/>
    <w:rsid w:val="005D567E"/>
    <w:rsid w:val="005D58F7"/>
    <w:rsid w:val="005D5CF5"/>
    <w:rsid w:val="005D5E02"/>
    <w:rsid w:val="005D636D"/>
    <w:rsid w:val="005D6A0C"/>
    <w:rsid w:val="005D6D8B"/>
    <w:rsid w:val="005D6E33"/>
    <w:rsid w:val="005D7661"/>
    <w:rsid w:val="005D787F"/>
    <w:rsid w:val="005D7A3B"/>
    <w:rsid w:val="005D7B72"/>
    <w:rsid w:val="005E00C3"/>
    <w:rsid w:val="005E0302"/>
    <w:rsid w:val="005E0A63"/>
    <w:rsid w:val="005E0CE7"/>
    <w:rsid w:val="005E0D25"/>
    <w:rsid w:val="005E13EE"/>
    <w:rsid w:val="005E18DB"/>
    <w:rsid w:val="005E18F1"/>
    <w:rsid w:val="005E18FD"/>
    <w:rsid w:val="005E1CAE"/>
    <w:rsid w:val="005E1F27"/>
    <w:rsid w:val="005E20D9"/>
    <w:rsid w:val="005E2171"/>
    <w:rsid w:val="005E23D5"/>
    <w:rsid w:val="005E26D5"/>
    <w:rsid w:val="005E2AB6"/>
    <w:rsid w:val="005E2B72"/>
    <w:rsid w:val="005E2F1F"/>
    <w:rsid w:val="005E3603"/>
    <w:rsid w:val="005E37B8"/>
    <w:rsid w:val="005E3D45"/>
    <w:rsid w:val="005E3EBC"/>
    <w:rsid w:val="005E3FAE"/>
    <w:rsid w:val="005E43E6"/>
    <w:rsid w:val="005E43EE"/>
    <w:rsid w:val="005E4509"/>
    <w:rsid w:val="005E4B72"/>
    <w:rsid w:val="005E4E46"/>
    <w:rsid w:val="005E4FA1"/>
    <w:rsid w:val="005E5183"/>
    <w:rsid w:val="005E51C8"/>
    <w:rsid w:val="005E5686"/>
    <w:rsid w:val="005E595F"/>
    <w:rsid w:val="005E5C29"/>
    <w:rsid w:val="005E5E56"/>
    <w:rsid w:val="005E5EF3"/>
    <w:rsid w:val="005E5F5F"/>
    <w:rsid w:val="005E63D5"/>
    <w:rsid w:val="005E6608"/>
    <w:rsid w:val="005E6839"/>
    <w:rsid w:val="005E72BF"/>
    <w:rsid w:val="005E7A94"/>
    <w:rsid w:val="005F03B2"/>
    <w:rsid w:val="005F0CEE"/>
    <w:rsid w:val="005F0EBB"/>
    <w:rsid w:val="005F1072"/>
    <w:rsid w:val="005F10A0"/>
    <w:rsid w:val="005F10B7"/>
    <w:rsid w:val="005F1326"/>
    <w:rsid w:val="005F15FA"/>
    <w:rsid w:val="005F1881"/>
    <w:rsid w:val="005F1DB5"/>
    <w:rsid w:val="005F1F78"/>
    <w:rsid w:val="005F1FC3"/>
    <w:rsid w:val="005F2131"/>
    <w:rsid w:val="005F2377"/>
    <w:rsid w:val="005F2475"/>
    <w:rsid w:val="005F260B"/>
    <w:rsid w:val="005F2670"/>
    <w:rsid w:val="005F2726"/>
    <w:rsid w:val="005F2B64"/>
    <w:rsid w:val="005F2D30"/>
    <w:rsid w:val="005F2F36"/>
    <w:rsid w:val="005F34DF"/>
    <w:rsid w:val="005F36AC"/>
    <w:rsid w:val="005F38E4"/>
    <w:rsid w:val="005F3AD7"/>
    <w:rsid w:val="005F4020"/>
    <w:rsid w:val="005F437D"/>
    <w:rsid w:val="005F43F7"/>
    <w:rsid w:val="005F47DA"/>
    <w:rsid w:val="005F47F8"/>
    <w:rsid w:val="005F4870"/>
    <w:rsid w:val="005F49EF"/>
    <w:rsid w:val="005F4A3E"/>
    <w:rsid w:val="005F4D4B"/>
    <w:rsid w:val="005F5167"/>
    <w:rsid w:val="005F51CE"/>
    <w:rsid w:val="005F5585"/>
    <w:rsid w:val="005F5587"/>
    <w:rsid w:val="005F5B20"/>
    <w:rsid w:val="005F5B67"/>
    <w:rsid w:val="005F6419"/>
    <w:rsid w:val="005F7646"/>
    <w:rsid w:val="005F774A"/>
    <w:rsid w:val="005F7C8A"/>
    <w:rsid w:val="005F7D5F"/>
    <w:rsid w:val="005F7DB8"/>
    <w:rsid w:val="0060089A"/>
    <w:rsid w:val="0060095B"/>
    <w:rsid w:val="00600C07"/>
    <w:rsid w:val="00600D81"/>
    <w:rsid w:val="00600DC6"/>
    <w:rsid w:val="00600E17"/>
    <w:rsid w:val="00600E28"/>
    <w:rsid w:val="006013FB"/>
    <w:rsid w:val="006014A8"/>
    <w:rsid w:val="006014F2"/>
    <w:rsid w:val="006017E3"/>
    <w:rsid w:val="00601911"/>
    <w:rsid w:val="00601B5C"/>
    <w:rsid w:val="00602026"/>
    <w:rsid w:val="00602361"/>
    <w:rsid w:val="006025F1"/>
    <w:rsid w:val="00602824"/>
    <w:rsid w:val="00602A93"/>
    <w:rsid w:val="00602DFE"/>
    <w:rsid w:val="00602EE7"/>
    <w:rsid w:val="006030E4"/>
    <w:rsid w:val="006030F9"/>
    <w:rsid w:val="00603631"/>
    <w:rsid w:val="006037E5"/>
    <w:rsid w:val="006038C5"/>
    <w:rsid w:val="00603BF2"/>
    <w:rsid w:val="0060471E"/>
    <w:rsid w:val="0060479D"/>
    <w:rsid w:val="006047AC"/>
    <w:rsid w:val="00604A77"/>
    <w:rsid w:val="00604BBE"/>
    <w:rsid w:val="00604CD7"/>
    <w:rsid w:val="00604CFA"/>
    <w:rsid w:val="00604D8B"/>
    <w:rsid w:val="00604FBF"/>
    <w:rsid w:val="006054DA"/>
    <w:rsid w:val="00605597"/>
    <w:rsid w:val="006056C2"/>
    <w:rsid w:val="00606628"/>
    <w:rsid w:val="0060667B"/>
    <w:rsid w:val="00606A9B"/>
    <w:rsid w:val="00606B50"/>
    <w:rsid w:val="006071D2"/>
    <w:rsid w:val="0060739F"/>
    <w:rsid w:val="00607A78"/>
    <w:rsid w:val="00607C64"/>
    <w:rsid w:val="00610105"/>
    <w:rsid w:val="00610201"/>
    <w:rsid w:val="00610346"/>
    <w:rsid w:val="006107E0"/>
    <w:rsid w:val="00610C4E"/>
    <w:rsid w:val="00610D5F"/>
    <w:rsid w:val="00610EA6"/>
    <w:rsid w:val="00610ECA"/>
    <w:rsid w:val="0061112E"/>
    <w:rsid w:val="006117A8"/>
    <w:rsid w:val="00611852"/>
    <w:rsid w:val="00611D0B"/>
    <w:rsid w:val="00611DF2"/>
    <w:rsid w:val="00612159"/>
    <w:rsid w:val="0061215A"/>
    <w:rsid w:val="0061216C"/>
    <w:rsid w:val="00612764"/>
    <w:rsid w:val="00612A1B"/>
    <w:rsid w:val="00612A4C"/>
    <w:rsid w:val="00612B79"/>
    <w:rsid w:val="006131D4"/>
    <w:rsid w:val="006135E7"/>
    <w:rsid w:val="00613A17"/>
    <w:rsid w:val="00613BB3"/>
    <w:rsid w:val="00613E03"/>
    <w:rsid w:val="00613F53"/>
    <w:rsid w:val="00614108"/>
    <w:rsid w:val="00614128"/>
    <w:rsid w:val="006141FA"/>
    <w:rsid w:val="00614528"/>
    <w:rsid w:val="006149F9"/>
    <w:rsid w:val="00614F83"/>
    <w:rsid w:val="00614FEF"/>
    <w:rsid w:val="006151A9"/>
    <w:rsid w:val="00615488"/>
    <w:rsid w:val="006157C0"/>
    <w:rsid w:val="00615FD1"/>
    <w:rsid w:val="0061688A"/>
    <w:rsid w:val="0061695F"/>
    <w:rsid w:val="00616D6B"/>
    <w:rsid w:val="00616FB8"/>
    <w:rsid w:val="00616FE2"/>
    <w:rsid w:val="006173E7"/>
    <w:rsid w:val="00617C96"/>
    <w:rsid w:val="00617CDE"/>
    <w:rsid w:val="0062001B"/>
    <w:rsid w:val="0062009B"/>
    <w:rsid w:val="0062011A"/>
    <w:rsid w:val="00620E7E"/>
    <w:rsid w:val="006210FA"/>
    <w:rsid w:val="006212B1"/>
    <w:rsid w:val="00621FD0"/>
    <w:rsid w:val="00622378"/>
    <w:rsid w:val="006224B7"/>
    <w:rsid w:val="006227C9"/>
    <w:rsid w:val="00622A46"/>
    <w:rsid w:val="00622B86"/>
    <w:rsid w:val="00622CF2"/>
    <w:rsid w:val="00622E7C"/>
    <w:rsid w:val="00623042"/>
    <w:rsid w:val="00623050"/>
    <w:rsid w:val="0062382E"/>
    <w:rsid w:val="006238E0"/>
    <w:rsid w:val="006239A1"/>
    <w:rsid w:val="00623C76"/>
    <w:rsid w:val="00623E1A"/>
    <w:rsid w:val="00624297"/>
    <w:rsid w:val="006245D6"/>
    <w:rsid w:val="00624713"/>
    <w:rsid w:val="00624B42"/>
    <w:rsid w:val="00624D53"/>
    <w:rsid w:val="00624D6E"/>
    <w:rsid w:val="00624D78"/>
    <w:rsid w:val="00625021"/>
    <w:rsid w:val="006253FA"/>
    <w:rsid w:val="00625A5C"/>
    <w:rsid w:val="00625DF9"/>
    <w:rsid w:val="00625E60"/>
    <w:rsid w:val="00626633"/>
    <w:rsid w:val="006268F1"/>
    <w:rsid w:val="00626AEA"/>
    <w:rsid w:val="00626C94"/>
    <w:rsid w:val="00626D64"/>
    <w:rsid w:val="00626D66"/>
    <w:rsid w:val="00627290"/>
    <w:rsid w:val="0062743D"/>
    <w:rsid w:val="006275B6"/>
    <w:rsid w:val="00627736"/>
    <w:rsid w:val="0062788B"/>
    <w:rsid w:val="00627897"/>
    <w:rsid w:val="00627ABA"/>
    <w:rsid w:val="00627BCF"/>
    <w:rsid w:val="00627F1B"/>
    <w:rsid w:val="0063001D"/>
    <w:rsid w:val="0063048F"/>
    <w:rsid w:val="00630571"/>
    <w:rsid w:val="00630790"/>
    <w:rsid w:val="00630998"/>
    <w:rsid w:val="006309AF"/>
    <w:rsid w:val="00630D22"/>
    <w:rsid w:val="00630E6E"/>
    <w:rsid w:val="00630E74"/>
    <w:rsid w:val="0063110D"/>
    <w:rsid w:val="00631360"/>
    <w:rsid w:val="00631A3F"/>
    <w:rsid w:val="00631E5F"/>
    <w:rsid w:val="00631E60"/>
    <w:rsid w:val="00632657"/>
    <w:rsid w:val="00632796"/>
    <w:rsid w:val="00632CD1"/>
    <w:rsid w:val="0063328C"/>
    <w:rsid w:val="00633541"/>
    <w:rsid w:val="00633A40"/>
    <w:rsid w:val="00633A7E"/>
    <w:rsid w:val="00633B47"/>
    <w:rsid w:val="00633C54"/>
    <w:rsid w:val="006346BE"/>
    <w:rsid w:val="00634720"/>
    <w:rsid w:val="0063489F"/>
    <w:rsid w:val="00634C06"/>
    <w:rsid w:val="00634CE7"/>
    <w:rsid w:val="00634D7B"/>
    <w:rsid w:val="00634E0C"/>
    <w:rsid w:val="006353EF"/>
    <w:rsid w:val="0063557C"/>
    <w:rsid w:val="00635AA0"/>
    <w:rsid w:val="00635F33"/>
    <w:rsid w:val="006368FA"/>
    <w:rsid w:val="006369A3"/>
    <w:rsid w:val="00636E1A"/>
    <w:rsid w:val="006371D0"/>
    <w:rsid w:val="0063780C"/>
    <w:rsid w:val="0063796C"/>
    <w:rsid w:val="00637C5D"/>
    <w:rsid w:val="00637EB0"/>
    <w:rsid w:val="00640373"/>
    <w:rsid w:val="00640D9E"/>
    <w:rsid w:val="00640E98"/>
    <w:rsid w:val="006417E2"/>
    <w:rsid w:val="00641C7B"/>
    <w:rsid w:val="006420EA"/>
    <w:rsid w:val="006427E2"/>
    <w:rsid w:val="00642A55"/>
    <w:rsid w:val="00642B39"/>
    <w:rsid w:val="00642CBE"/>
    <w:rsid w:val="006437B9"/>
    <w:rsid w:val="00643A06"/>
    <w:rsid w:val="00643F62"/>
    <w:rsid w:val="0064407C"/>
    <w:rsid w:val="00644278"/>
    <w:rsid w:val="006443CA"/>
    <w:rsid w:val="0064446F"/>
    <w:rsid w:val="006445BB"/>
    <w:rsid w:val="00644624"/>
    <w:rsid w:val="00644734"/>
    <w:rsid w:val="00644BB9"/>
    <w:rsid w:val="00644C01"/>
    <w:rsid w:val="00644CA5"/>
    <w:rsid w:val="006450B0"/>
    <w:rsid w:val="00645415"/>
    <w:rsid w:val="006459E6"/>
    <w:rsid w:val="00645C4E"/>
    <w:rsid w:val="00645D38"/>
    <w:rsid w:val="00645E01"/>
    <w:rsid w:val="006461CC"/>
    <w:rsid w:val="0064621D"/>
    <w:rsid w:val="006462FF"/>
    <w:rsid w:val="00646480"/>
    <w:rsid w:val="00646527"/>
    <w:rsid w:val="00646AC3"/>
    <w:rsid w:val="00646C75"/>
    <w:rsid w:val="00646DD9"/>
    <w:rsid w:val="00646EC7"/>
    <w:rsid w:val="00647627"/>
    <w:rsid w:val="00647778"/>
    <w:rsid w:val="006477F5"/>
    <w:rsid w:val="00647948"/>
    <w:rsid w:val="006479B6"/>
    <w:rsid w:val="00647B47"/>
    <w:rsid w:val="006501E1"/>
    <w:rsid w:val="0065063F"/>
    <w:rsid w:val="006506B8"/>
    <w:rsid w:val="0065078B"/>
    <w:rsid w:val="00650A88"/>
    <w:rsid w:val="00651658"/>
    <w:rsid w:val="006519F4"/>
    <w:rsid w:val="00651A9B"/>
    <w:rsid w:val="00652945"/>
    <w:rsid w:val="00652C86"/>
    <w:rsid w:val="00652D60"/>
    <w:rsid w:val="00652DD2"/>
    <w:rsid w:val="00652E6A"/>
    <w:rsid w:val="00652EA0"/>
    <w:rsid w:val="006535E3"/>
    <w:rsid w:val="00653962"/>
    <w:rsid w:val="00653BB4"/>
    <w:rsid w:val="00653C89"/>
    <w:rsid w:val="00653EDB"/>
    <w:rsid w:val="00654132"/>
    <w:rsid w:val="006541FD"/>
    <w:rsid w:val="0065438E"/>
    <w:rsid w:val="00654620"/>
    <w:rsid w:val="00654640"/>
    <w:rsid w:val="00654653"/>
    <w:rsid w:val="0065475C"/>
    <w:rsid w:val="00654770"/>
    <w:rsid w:val="006547E5"/>
    <w:rsid w:val="006549D8"/>
    <w:rsid w:val="00655C1C"/>
    <w:rsid w:val="00656145"/>
    <w:rsid w:val="0065636E"/>
    <w:rsid w:val="0065646F"/>
    <w:rsid w:val="00656935"/>
    <w:rsid w:val="00656D4D"/>
    <w:rsid w:val="00656E0D"/>
    <w:rsid w:val="00657042"/>
    <w:rsid w:val="006572D8"/>
    <w:rsid w:val="0065757A"/>
    <w:rsid w:val="006577C0"/>
    <w:rsid w:val="00657BD8"/>
    <w:rsid w:val="00657FE2"/>
    <w:rsid w:val="006600A5"/>
    <w:rsid w:val="006609C7"/>
    <w:rsid w:val="006609D9"/>
    <w:rsid w:val="00660BB2"/>
    <w:rsid w:val="00660C8A"/>
    <w:rsid w:val="00660D5D"/>
    <w:rsid w:val="00660FCC"/>
    <w:rsid w:val="00661015"/>
    <w:rsid w:val="00661B20"/>
    <w:rsid w:val="006625E3"/>
    <w:rsid w:val="00662715"/>
    <w:rsid w:val="0066290B"/>
    <w:rsid w:val="006629AB"/>
    <w:rsid w:val="00662B16"/>
    <w:rsid w:val="00662CDA"/>
    <w:rsid w:val="00662DE1"/>
    <w:rsid w:val="00662FC8"/>
    <w:rsid w:val="006631EA"/>
    <w:rsid w:val="00663450"/>
    <w:rsid w:val="0066382A"/>
    <w:rsid w:val="00663D2B"/>
    <w:rsid w:val="00663F8B"/>
    <w:rsid w:val="006643F0"/>
    <w:rsid w:val="00664765"/>
    <w:rsid w:val="00664B05"/>
    <w:rsid w:val="00664D15"/>
    <w:rsid w:val="00665719"/>
    <w:rsid w:val="00665830"/>
    <w:rsid w:val="00665982"/>
    <w:rsid w:val="006661A5"/>
    <w:rsid w:val="006667DB"/>
    <w:rsid w:val="0066719B"/>
    <w:rsid w:val="00667525"/>
    <w:rsid w:val="00667778"/>
    <w:rsid w:val="00667B47"/>
    <w:rsid w:val="006701BF"/>
    <w:rsid w:val="00670475"/>
    <w:rsid w:val="00670608"/>
    <w:rsid w:val="0067064A"/>
    <w:rsid w:val="00670A4A"/>
    <w:rsid w:val="00670AD1"/>
    <w:rsid w:val="00671035"/>
    <w:rsid w:val="00671280"/>
    <w:rsid w:val="00671580"/>
    <w:rsid w:val="00671AB3"/>
    <w:rsid w:val="00671AFB"/>
    <w:rsid w:val="00671B40"/>
    <w:rsid w:val="00671B84"/>
    <w:rsid w:val="00671C9B"/>
    <w:rsid w:val="00671E45"/>
    <w:rsid w:val="00671EBA"/>
    <w:rsid w:val="00671FD0"/>
    <w:rsid w:val="00672310"/>
    <w:rsid w:val="00672335"/>
    <w:rsid w:val="006723D1"/>
    <w:rsid w:val="00672563"/>
    <w:rsid w:val="00672888"/>
    <w:rsid w:val="00672B71"/>
    <w:rsid w:val="00672C66"/>
    <w:rsid w:val="00672F2C"/>
    <w:rsid w:val="00673FF2"/>
    <w:rsid w:val="00674124"/>
    <w:rsid w:val="00674232"/>
    <w:rsid w:val="00674349"/>
    <w:rsid w:val="006744E5"/>
    <w:rsid w:val="006745A8"/>
    <w:rsid w:val="00674873"/>
    <w:rsid w:val="0067532A"/>
    <w:rsid w:val="0067564E"/>
    <w:rsid w:val="00675983"/>
    <w:rsid w:val="0067598C"/>
    <w:rsid w:val="00675B7B"/>
    <w:rsid w:val="00675D7D"/>
    <w:rsid w:val="00676181"/>
    <w:rsid w:val="00676572"/>
    <w:rsid w:val="006766D1"/>
    <w:rsid w:val="006767F1"/>
    <w:rsid w:val="006769FA"/>
    <w:rsid w:val="00676C87"/>
    <w:rsid w:val="0067701C"/>
    <w:rsid w:val="00677036"/>
    <w:rsid w:val="006770F2"/>
    <w:rsid w:val="006773EA"/>
    <w:rsid w:val="006775B0"/>
    <w:rsid w:val="006776DF"/>
    <w:rsid w:val="006776FB"/>
    <w:rsid w:val="006777F7"/>
    <w:rsid w:val="00677DC3"/>
    <w:rsid w:val="00680160"/>
    <w:rsid w:val="0068032E"/>
    <w:rsid w:val="00680370"/>
    <w:rsid w:val="006803DB"/>
    <w:rsid w:val="006807F3"/>
    <w:rsid w:val="006808F5"/>
    <w:rsid w:val="00680B89"/>
    <w:rsid w:val="006810CE"/>
    <w:rsid w:val="00681220"/>
    <w:rsid w:val="006812FC"/>
    <w:rsid w:val="006814DB"/>
    <w:rsid w:val="0068179E"/>
    <w:rsid w:val="00681928"/>
    <w:rsid w:val="00681929"/>
    <w:rsid w:val="006819E0"/>
    <w:rsid w:val="00681B7D"/>
    <w:rsid w:val="00681ECE"/>
    <w:rsid w:val="00681F14"/>
    <w:rsid w:val="0068208D"/>
    <w:rsid w:val="0068255C"/>
    <w:rsid w:val="00682AB3"/>
    <w:rsid w:val="00682C44"/>
    <w:rsid w:val="00682CF6"/>
    <w:rsid w:val="00682E27"/>
    <w:rsid w:val="006832C1"/>
    <w:rsid w:val="0068338F"/>
    <w:rsid w:val="006835DC"/>
    <w:rsid w:val="00683724"/>
    <w:rsid w:val="00683ACD"/>
    <w:rsid w:val="00683B32"/>
    <w:rsid w:val="00683FBA"/>
    <w:rsid w:val="00684630"/>
    <w:rsid w:val="0068466F"/>
    <w:rsid w:val="00684ABC"/>
    <w:rsid w:val="00684D1A"/>
    <w:rsid w:val="00684DD9"/>
    <w:rsid w:val="00684F4F"/>
    <w:rsid w:val="00684FE9"/>
    <w:rsid w:val="006850CE"/>
    <w:rsid w:val="0068572D"/>
    <w:rsid w:val="00685AD0"/>
    <w:rsid w:val="00685D6C"/>
    <w:rsid w:val="00685FA5"/>
    <w:rsid w:val="00686166"/>
    <w:rsid w:val="00686219"/>
    <w:rsid w:val="00686639"/>
    <w:rsid w:val="0068693C"/>
    <w:rsid w:val="00686953"/>
    <w:rsid w:val="00686CEC"/>
    <w:rsid w:val="0068756A"/>
    <w:rsid w:val="006875E3"/>
    <w:rsid w:val="006877E7"/>
    <w:rsid w:val="00687FA6"/>
    <w:rsid w:val="0069015B"/>
    <w:rsid w:val="006905EE"/>
    <w:rsid w:val="00690655"/>
    <w:rsid w:val="00690789"/>
    <w:rsid w:val="006907E0"/>
    <w:rsid w:val="00690909"/>
    <w:rsid w:val="00690D2E"/>
    <w:rsid w:val="00690E69"/>
    <w:rsid w:val="006910B9"/>
    <w:rsid w:val="00691830"/>
    <w:rsid w:val="0069189A"/>
    <w:rsid w:val="00691E41"/>
    <w:rsid w:val="006921FF"/>
    <w:rsid w:val="0069256B"/>
    <w:rsid w:val="006928ED"/>
    <w:rsid w:val="00692F70"/>
    <w:rsid w:val="0069304B"/>
    <w:rsid w:val="0069365E"/>
    <w:rsid w:val="00693849"/>
    <w:rsid w:val="00693B5A"/>
    <w:rsid w:val="0069411A"/>
    <w:rsid w:val="0069436A"/>
    <w:rsid w:val="006944CD"/>
    <w:rsid w:val="00694525"/>
    <w:rsid w:val="0069460C"/>
    <w:rsid w:val="00694B5F"/>
    <w:rsid w:val="00694DBE"/>
    <w:rsid w:val="0069542B"/>
    <w:rsid w:val="00695B6F"/>
    <w:rsid w:val="00695E22"/>
    <w:rsid w:val="006965CF"/>
    <w:rsid w:val="006966CD"/>
    <w:rsid w:val="0069682E"/>
    <w:rsid w:val="0069694F"/>
    <w:rsid w:val="00696F47"/>
    <w:rsid w:val="00696F55"/>
    <w:rsid w:val="00697028"/>
    <w:rsid w:val="0069737E"/>
    <w:rsid w:val="00697664"/>
    <w:rsid w:val="00697E73"/>
    <w:rsid w:val="006A0191"/>
    <w:rsid w:val="006A02FB"/>
    <w:rsid w:val="006A05B2"/>
    <w:rsid w:val="006A0707"/>
    <w:rsid w:val="006A07C7"/>
    <w:rsid w:val="006A0A9E"/>
    <w:rsid w:val="006A0D49"/>
    <w:rsid w:val="006A0DE8"/>
    <w:rsid w:val="006A1533"/>
    <w:rsid w:val="006A1E59"/>
    <w:rsid w:val="006A1E68"/>
    <w:rsid w:val="006A1EE1"/>
    <w:rsid w:val="006A2710"/>
    <w:rsid w:val="006A2865"/>
    <w:rsid w:val="006A29F3"/>
    <w:rsid w:val="006A2E9D"/>
    <w:rsid w:val="006A2FEF"/>
    <w:rsid w:val="006A319F"/>
    <w:rsid w:val="006A359D"/>
    <w:rsid w:val="006A35B2"/>
    <w:rsid w:val="006A3BE7"/>
    <w:rsid w:val="006A3DED"/>
    <w:rsid w:val="006A3FD3"/>
    <w:rsid w:val="006A474C"/>
    <w:rsid w:val="006A4997"/>
    <w:rsid w:val="006A4A21"/>
    <w:rsid w:val="006A4BE1"/>
    <w:rsid w:val="006A5147"/>
    <w:rsid w:val="006A55A9"/>
    <w:rsid w:val="006A599B"/>
    <w:rsid w:val="006A5E39"/>
    <w:rsid w:val="006A5E73"/>
    <w:rsid w:val="006A6296"/>
    <w:rsid w:val="006A65EC"/>
    <w:rsid w:val="006A68E7"/>
    <w:rsid w:val="006A6960"/>
    <w:rsid w:val="006A6B2E"/>
    <w:rsid w:val="006A6CA4"/>
    <w:rsid w:val="006A70CF"/>
    <w:rsid w:val="006A725C"/>
    <w:rsid w:val="006A72B2"/>
    <w:rsid w:val="006A7353"/>
    <w:rsid w:val="006A7465"/>
    <w:rsid w:val="006A747C"/>
    <w:rsid w:val="006A775F"/>
    <w:rsid w:val="006A7A60"/>
    <w:rsid w:val="006A7DAA"/>
    <w:rsid w:val="006A7F42"/>
    <w:rsid w:val="006B023A"/>
    <w:rsid w:val="006B0241"/>
    <w:rsid w:val="006B079C"/>
    <w:rsid w:val="006B0864"/>
    <w:rsid w:val="006B0EDB"/>
    <w:rsid w:val="006B0F41"/>
    <w:rsid w:val="006B110F"/>
    <w:rsid w:val="006B1155"/>
    <w:rsid w:val="006B195D"/>
    <w:rsid w:val="006B1F17"/>
    <w:rsid w:val="006B206A"/>
    <w:rsid w:val="006B20CC"/>
    <w:rsid w:val="006B24B6"/>
    <w:rsid w:val="006B2547"/>
    <w:rsid w:val="006B26A2"/>
    <w:rsid w:val="006B26E9"/>
    <w:rsid w:val="006B2AC1"/>
    <w:rsid w:val="006B2C1E"/>
    <w:rsid w:val="006B2D30"/>
    <w:rsid w:val="006B2E57"/>
    <w:rsid w:val="006B35AD"/>
    <w:rsid w:val="006B3A28"/>
    <w:rsid w:val="006B3BB7"/>
    <w:rsid w:val="006B3E95"/>
    <w:rsid w:val="006B4757"/>
    <w:rsid w:val="006B490C"/>
    <w:rsid w:val="006B4B52"/>
    <w:rsid w:val="006B4D75"/>
    <w:rsid w:val="006B5069"/>
    <w:rsid w:val="006B5128"/>
    <w:rsid w:val="006B594A"/>
    <w:rsid w:val="006B5AB6"/>
    <w:rsid w:val="006B5F79"/>
    <w:rsid w:val="006B629C"/>
    <w:rsid w:val="006B67C2"/>
    <w:rsid w:val="006B6C32"/>
    <w:rsid w:val="006B70F5"/>
    <w:rsid w:val="006B7498"/>
    <w:rsid w:val="006B7F93"/>
    <w:rsid w:val="006B7FA1"/>
    <w:rsid w:val="006C00B1"/>
    <w:rsid w:val="006C0293"/>
    <w:rsid w:val="006C04A8"/>
    <w:rsid w:val="006C0821"/>
    <w:rsid w:val="006C0EEF"/>
    <w:rsid w:val="006C1102"/>
    <w:rsid w:val="006C1312"/>
    <w:rsid w:val="006C148D"/>
    <w:rsid w:val="006C162F"/>
    <w:rsid w:val="006C17E7"/>
    <w:rsid w:val="006C1807"/>
    <w:rsid w:val="006C1A8E"/>
    <w:rsid w:val="006C1C97"/>
    <w:rsid w:val="006C1DA6"/>
    <w:rsid w:val="006C1FB0"/>
    <w:rsid w:val="006C2370"/>
    <w:rsid w:val="006C238B"/>
    <w:rsid w:val="006C274E"/>
    <w:rsid w:val="006C2C25"/>
    <w:rsid w:val="006C2E21"/>
    <w:rsid w:val="006C3259"/>
    <w:rsid w:val="006C3BD5"/>
    <w:rsid w:val="006C3E37"/>
    <w:rsid w:val="006C3E70"/>
    <w:rsid w:val="006C3F99"/>
    <w:rsid w:val="006C449B"/>
    <w:rsid w:val="006C4507"/>
    <w:rsid w:val="006C49AC"/>
    <w:rsid w:val="006C4D5D"/>
    <w:rsid w:val="006C5216"/>
    <w:rsid w:val="006C58B0"/>
    <w:rsid w:val="006C5BFE"/>
    <w:rsid w:val="006C5E37"/>
    <w:rsid w:val="006C5EBD"/>
    <w:rsid w:val="006C5F20"/>
    <w:rsid w:val="006C606A"/>
    <w:rsid w:val="006C65C7"/>
    <w:rsid w:val="006C709F"/>
    <w:rsid w:val="006C716C"/>
    <w:rsid w:val="006C73D9"/>
    <w:rsid w:val="006C73DB"/>
    <w:rsid w:val="006C7560"/>
    <w:rsid w:val="006C7874"/>
    <w:rsid w:val="006C79E5"/>
    <w:rsid w:val="006C7CAB"/>
    <w:rsid w:val="006C7EBE"/>
    <w:rsid w:val="006D026C"/>
    <w:rsid w:val="006D0C75"/>
    <w:rsid w:val="006D0C78"/>
    <w:rsid w:val="006D0C7B"/>
    <w:rsid w:val="006D0DEA"/>
    <w:rsid w:val="006D1304"/>
    <w:rsid w:val="006D13D1"/>
    <w:rsid w:val="006D16AD"/>
    <w:rsid w:val="006D16BA"/>
    <w:rsid w:val="006D1905"/>
    <w:rsid w:val="006D1FE8"/>
    <w:rsid w:val="006D203A"/>
    <w:rsid w:val="006D214C"/>
    <w:rsid w:val="006D21DD"/>
    <w:rsid w:val="006D275C"/>
    <w:rsid w:val="006D2A05"/>
    <w:rsid w:val="006D2C0E"/>
    <w:rsid w:val="006D2F8E"/>
    <w:rsid w:val="006D3076"/>
    <w:rsid w:val="006D3E71"/>
    <w:rsid w:val="006D4136"/>
    <w:rsid w:val="006D41C9"/>
    <w:rsid w:val="006D44C0"/>
    <w:rsid w:val="006D4B2B"/>
    <w:rsid w:val="006D4DE9"/>
    <w:rsid w:val="006D50FB"/>
    <w:rsid w:val="006D5887"/>
    <w:rsid w:val="006D5938"/>
    <w:rsid w:val="006D5AB5"/>
    <w:rsid w:val="006D5AC9"/>
    <w:rsid w:val="006D5E48"/>
    <w:rsid w:val="006D5EA0"/>
    <w:rsid w:val="006D6429"/>
    <w:rsid w:val="006D6456"/>
    <w:rsid w:val="006D6465"/>
    <w:rsid w:val="006D6767"/>
    <w:rsid w:val="006D6871"/>
    <w:rsid w:val="006D68F8"/>
    <w:rsid w:val="006D6EC0"/>
    <w:rsid w:val="006D7381"/>
    <w:rsid w:val="006D7B0F"/>
    <w:rsid w:val="006D7E17"/>
    <w:rsid w:val="006E000E"/>
    <w:rsid w:val="006E0299"/>
    <w:rsid w:val="006E02FF"/>
    <w:rsid w:val="006E04B6"/>
    <w:rsid w:val="006E057B"/>
    <w:rsid w:val="006E0969"/>
    <w:rsid w:val="006E0B80"/>
    <w:rsid w:val="006E0D42"/>
    <w:rsid w:val="006E0F12"/>
    <w:rsid w:val="006E110A"/>
    <w:rsid w:val="006E1122"/>
    <w:rsid w:val="006E121D"/>
    <w:rsid w:val="006E12BA"/>
    <w:rsid w:val="006E1454"/>
    <w:rsid w:val="006E1540"/>
    <w:rsid w:val="006E17EC"/>
    <w:rsid w:val="006E1A3F"/>
    <w:rsid w:val="006E1D3D"/>
    <w:rsid w:val="006E2554"/>
    <w:rsid w:val="006E2695"/>
    <w:rsid w:val="006E2707"/>
    <w:rsid w:val="006E276B"/>
    <w:rsid w:val="006E2C0C"/>
    <w:rsid w:val="006E2D3A"/>
    <w:rsid w:val="006E2F0B"/>
    <w:rsid w:val="006E2F8B"/>
    <w:rsid w:val="006E2FDE"/>
    <w:rsid w:val="006E36E6"/>
    <w:rsid w:val="006E37F6"/>
    <w:rsid w:val="006E38FC"/>
    <w:rsid w:val="006E3A5E"/>
    <w:rsid w:val="006E3CEB"/>
    <w:rsid w:val="006E400D"/>
    <w:rsid w:val="006E438D"/>
    <w:rsid w:val="006E475B"/>
    <w:rsid w:val="006E482F"/>
    <w:rsid w:val="006E49A0"/>
    <w:rsid w:val="006E4DE6"/>
    <w:rsid w:val="006E509E"/>
    <w:rsid w:val="006E51CA"/>
    <w:rsid w:val="006E5307"/>
    <w:rsid w:val="006E56A9"/>
    <w:rsid w:val="006E5820"/>
    <w:rsid w:val="006E5ACC"/>
    <w:rsid w:val="006E5DB7"/>
    <w:rsid w:val="006E6720"/>
    <w:rsid w:val="006E6864"/>
    <w:rsid w:val="006E692A"/>
    <w:rsid w:val="006E704E"/>
    <w:rsid w:val="006E70BE"/>
    <w:rsid w:val="006E70EC"/>
    <w:rsid w:val="006E75BC"/>
    <w:rsid w:val="006E7C93"/>
    <w:rsid w:val="006E7DD7"/>
    <w:rsid w:val="006F001B"/>
    <w:rsid w:val="006F022F"/>
    <w:rsid w:val="006F0AC9"/>
    <w:rsid w:val="006F0E6C"/>
    <w:rsid w:val="006F1019"/>
    <w:rsid w:val="006F12E2"/>
    <w:rsid w:val="006F15CF"/>
    <w:rsid w:val="006F1611"/>
    <w:rsid w:val="006F1ADD"/>
    <w:rsid w:val="006F1D14"/>
    <w:rsid w:val="006F1F85"/>
    <w:rsid w:val="006F21EE"/>
    <w:rsid w:val="006F235E"/>
    <w:rsid w:val="006F258A"/>
    <w:rsid w:val="006F289B"/>
    <w:rsid w:val="006F2F83"/>
    <w:rsid w:val="006F322D"/>
    <w:rsid w:val="006F36C8"/>
    <w:rsid w:val="006F39DA"/>
    <w:rsid w:val="006F3B3E"/>
    <w:rsid w:val="006F3F7E"/>
    <w:rsid w:val="006F430A"/>
    <w:rsid w:val="006F4383"/>
    <w:rsid w:val="006F45F3"/>
    <w:rsid w:val="006F49DA"/>
    <w:rsid w:val="006F4D60"/>
    <w:rsid w:val="006F5209"/>
    <w:rsid w:val="006F5274"/>
    <w:rsid w:val="006F52F8"/>
    <w:rsid w:val="006F573A"/>
    <w:rsid w:val="006F5AAE"/>
    <w:rsid w:val="006F5B38"/>
    <w:rsid w:val="006F6010"/>
    <w:rsid w:val="006F6028"/>
    <w:rsid w:val="006F6090"/>
    <w:rsid w:val="006F60F2"/>
    <w:rsid w:val="006F645F"/>
    <w:rsid w:val="006F6718"/>
    <w:rsid w:val="006F6AE3"/>
    <w:rsid w:val="006F6C38"/>
    <w:rsid w:val="006F6C79"/>
    <w:rsid w:val="006F6FD9"/>
    <w:rsid w:val="006F6FFF"/>
    <w:rsid w:val="006F706D"/>
    <w:rsid w:val="006F714B"/>
    <w:rsid w:val="006F728B"/>
    <w:rsid w:val="006F77F1"/>
    <w:rsid w:val="007002A6"/>
    <w:rsid w:val="0070051C"/>
    <w:rsid w:val="0070074F"/>
    <w:rsid w:val="007007D7"/>
    <w:rsid w:val="00700B4A"/>
    <w:rsid w:val="00700D81"/>
    <w:rsid w:val="00700EAA"/>
    <w:rsid w:val="00701891"/>
    <w:rsid w:val="00701B28"/>
    <w:rsid w:val="00701B6E"/>
    <w:rsid w:val="00701BF5"/>
    <w:rsid w:val="007021EA"/>
    <w:rsid w:val="007022AC"/>
    <w:rsid w:val="00702A81"/>
    <w:rsid w:val="00702D94"/>
    <w:rsid w:val="00702E8C"/>
    <w:rsid w:val="00703157"/>
    <w:rsid w:val="0070352A"/>
    <w:rsid w:val="00703549"/>
    <w:rsid w:val="007037F9"/>
    <w:rsid w:val="00704ADF"/>
    <w:rsid w:val="00704BAB"/>
    <w:rsid w:val="0070544B"/>
    <w:rsid w:val="007054CA"/>
    <w:rsid w:val="00705668"/>
    <w:rsid w:val="00705679"/>
    <w:rsid w:val="007058A2"/>
    <w:rsid w:val="00705A6F"/>
    <w:rsid w:val="00705DA0"/>
    <w:rsid w:val="007061EF"/>
    <w:rsid w:val="00706640"/>
    <w:rsid w:val="007067EC"/>
    <w:rsid w:val="00706A14"/>
    <w:rsid w:val="00706A3C"/>
    <w:rsid w:val="00706A91"/>
    <w:rsid w:val="00706AC2"/>
    <w:rsid w:val="00706D1B"/>
    <w:rsid w:val="00706D27"/>
    <w:rsid w:val="00706F30"/>
    <w:rsid w:val="00707164"/>
    <w:rsid w:val="00707D03"/>
    <w:rsid w:val="007100A6"/>
    <w:rsid w:val="007100CE"/>
    <w:rsid w:val="0071043D"/>
    <w:rsid w:val="007108F7"/>
    <w:rsid w:val="00710A0F"/>
    <w:rsid w:val="00710BAA"/>
    <w:rsid w:val="0071147C"/>
    <w:rsid w:val="007116D5"/>
    <w:rsid w:val="007117A1"/>
    <w:rsid w:val="007118AF"/>
    <w:rsid w:val="0071195D"/>
    <w:rsid w:val="00711990"/>
    <w:rsid w:val="00711B95"/>
    <w:rsid w:val="00711C0E"/>
    <w:rsid w:val="00711F2E"/>
    <w:rsid w:val="00712194"/>
    <w:rsid w:val="007124F5"/>
    <w:rsid w:val="007125E2"/>
    <w:rsid w:val="0071267C"/>
    <w:rsid w:val="00712B73"/>
    <w:rsid w:val="00712B7C"/>
    <w:rsid w:val="00712BC1"/>
    <w:rsid w:val="00712D7B"/>
    <w:rsid w:val="00713456"/>
    <w:rsid w:val="00713BFE"/>
    <w:rsid w:val="00713F8B"/>
    <w:rsid w:val="00714200"/>
    <w:rsid w:val="007142A6"/>
    <w:rsid w:val="0071454A"/>
    <w:rsid w:val="0071455B"/>
    <w:rsid w:val="00714811"/>
    <w:rsid w:val="00714C04"/>
    <w:rsid w:val="00715055"/>
    <w:rsid w:val="0071508A"/>
    <w:rsid w:val="007152DF"/>
    <w:rsid w:val="0071545E"/>
    <w:rsid w:val="00715B55"/>
    <w:rsid w:val="00715B95"/>
    <w:rsid w:val="00715F8D"/>
    <w:rsid w:val="00715FF8"/>
    <w:rsid w:val="00716FB2"/>
    <w:rsid w:val="0071701E"/>
    <w:rsid w:val="007171C5"/>
    <w:rsid w:val="007174CB"/>
    <w:rsid w:val="0071751D"/>
    <w:rsid w:val="00717753"/>
    <w:rsid w:val="00717911"/>
    <w:rsid w:val="0072002C"/>
    <w:rsid w:val="00720327"/>
    <w:rsid w:val="0072047D"/>
    <w:rsid w:val="00720693"/>
    <w:rsid w:val="00720C06"/>
    <w:rsid w:val="00720DAD"/>
    <w:rsid w:val="007210BD"/>
    <w:rsid w:val="007211BB"/>
    <w:rsid w:val="007211EF"/>
    <w:rsid w:val="007212AD"/>
    <w:rsid w:val="0072162B"/>
    <w:rsid w:val="007218B3"/>
    <w:rsid w:val="00721A38"/>
    <w:rsid w:val="00721B2A"/>
    <w:rsid w:val="00721E1B"/>
    <w:rsid w:val="007221D9"/>
    <w:rsid w:val="0072262D"/>
    <w:rsid w:val="00722898"/>
    <w:rsid w:val="00722AA2"/>
    <w:rsid w:val="00722DFC"/>
    <w:rsid w:val="00722EFF"/>
    <w:rsid w:val="00722F25"/>
    <w:rsid w:val="007236E9"/>
    <w:rsid w:val="00723920"/>
    <w:rsid w:val="00723A6A"/>
    <w:rsid w:val="00723BBD"/>
    <w:rsid w:val="00723E91"/>
    <w:rsid w:val="007240C1"/>
    <w:rsid w:val="007244B8"/>
    <w:rsid w:val="00724582"/>
    <w:rsid w:val="00724A42"/>
    <w:rsid w:val="00724D92"/>
    <w:rsid w:val="00724E69"/>
    <w:rsid w:val="007254A0"/>
    <w:rsid w:val="007256B7"/>
    <w:rsid w:val="00725820"/>
    <w:rsid w:val="00725834"/>
    <w:rsid w:val="00725AFD"/>
    <w:rsid w:val="00725BD1"/>
    <w:rsid w:val="00726110"/>
    <w:rsid w:val="00726179"/>
    <w:rsid w:val="00726593"/>
    <w:rsid w:val="007266A1"/>
    <w:rsid w:val="00726AFC"/>
    <w:rsid w:val="00726C9A"/>
    <w:rsid w:val="00726D79"/>
    <w:rsid w:val="00727233"/>
    <w:rsid w:val="00727385"/>
    <w:rsid w:val="0072775F"/>
    <w:rsid w:val="007279CB"/>
    <w:rsid w:val="00727E56"/>
    <w:rsid w:val="0073018F"/>
    <w:rsid w:val="0073041A"/>
    <w:rsid w:val="007304CB"/>
    <w:rsid w:val="00730581"/>
    <w:rsid w:val="00730DF0"/>
    <w:rsid w:val="00730E58"/>
    <w:rsid w:val="0073181F"/>
    <w:rsid w:val="00731ABC"/>
    <w:rsid w:val="00731BE0"/>
    <w:rsid w:val="00732148"/>
    <w:rsid w:val="00732B2C"/>
    <w:rsid w:val="00732E76"/>
    <w:rsid w:val="00732F17"/>
    <w:rsid w:val="00732FDB"/>
    <w:rsid w:val="007331C0"/>
    <w:rsid w:val="00733819"/>
    <w:rsid w:val="0073396B"/>
    <w:rsid w:val="007340AF"/>
    <w:rsid w:val="00734703"/>
    <w:rsid w:val="00734774"/>
    <w:rsid w:val="00734BE3"/>
    <w:rsid w:val="00734DFA"/>
    <w:rsid w:val="00734F49"/>
    <w:rsid w:val="0073545F"/>
    <w:rsid w:val="00735750"/>
    <w:rsid w:val="00735861"/>
    <w:rsid w:val="00735AEF"/>
    <w:rsid w:val="00735CDD"/>
    <w:rsid w:val="00735D64"/>
    <w:rsid w:val="00735FB3"/>
    <w:rsid w:val="00735FC8"/>
    <w:rsid w:val="0073611A"/>
    <w:rsid w:val="0073673E"/>
    <w:rsid w:val="007368E5"/>
    <w:rsid w:val="00736A09"/>
    <w:rsid w:val="00736E42"/>
    <w:rsid w:val="0073706F"/>
    <w:rsid w:val="00737399"/>
    <w:rsid w:val="00737883"/>
    <w:rsid w:val="00737D13"/>
    <w:rsid w:val="00737E6F"/>
    <w:rsid w:val="00740523"/>
    <w:rsid w:val="00740834"/>
    <w:rsid w:val="00740D84"/>
    <w:rsid w:val="00741040"/>
    <w:rsid w:val="007416D8"/>
    <w:rsid w:val="00741A98"/>
    <w:rsid w:val="00741C11"/>
    <w:rsid w:val="00741D70"/>
    <w:rsid w:val="007423E3"/>
    <w:rsid w:val="007423E8"/>
    <w:rsid w:val="00742502"/>
    <w:rsid w:val="0074263F"/>
    <w:rsid w:val="007427EB"/>
    <w:rsid w:val="00742AA9"/>
    <w:rsid w:val="00742CD8"/>
    <w:rsid w:val="00743815"/>
    <w:rsid w:val="00743A1E"/>
    <w:rsid w:val="00743D6C"/>
    <w:rsid w:val="0074416B"/>
    <w:rsid w:val="0074416D"/>
    <w:rsid w:val="00744213"/>
    <w:rsid w:val="0074430D"/>
    <w:rsid w:val="00744C47"/>
    <w:rsid w:val="0074546E"/>
    <w:rsid w:val="007456B6"/>
    <w:rsid w:val="0074571B"/>
    <w:rsid w:val="00745A4F"/>
    <w:rsid w:val="00745ACF"/>
    <w:rsid w:val="00745B9C"/>
    <w:rsid w:val="00745C50"/>
    <w:rsid w:val="00745CC3"/>
    <w:rsid w:val="007461C7"/>
    <w:rsid w:val="0074683C"/>
    <w:rsid w:val="00746903"/>
    <w:rsid w:val="00746A6B"/>
    <w:rsid w:val="00746C85"/>
    <w:rsid w:val="00746FA2"/>
    <w:rsid w:val="00747765"/>
    <w:rsid w:val="007479F5"/>
    <w:rsid w:val="00747A42"/>
    <w:rsid w:val="007501BA"/>
    <w:rsid w:val="007501BB"/>
    <w:rsid w:val="00750462"/>
    <w:rsid w:val="00750B50"/>
    <w:rsid w:val="00751188"/>
    <w:rsid w:val="007511AA"/>
    <w:rsid w:val="007514EA"/>
    <w:rsid w:val="00751609"/>
    <w:rsid w:val="007518B7"/>
    <w:rsid w:val="007518EB"/>
    <w:rsid w:val="007524D2"/>
    <w:rsid w:val="007525BC"/>
    <w:rsid w:val="00752A68"/>
    <w:rsid w:val="00752AEE"/>
    <w:rsid w:val="00752BB1"/>
    <w:rsid w:val="00752D29"/>
    <w:rsid w:val="00753076"/>
    <w:rsid w:val="0075341A"/>
    <w:rsid w:val="007539DD"/>
    <w:rsid w:val="00753BB9"/>
    <w:rsid w:val="00754119"/>
    <w:rsid w:val="00754333"/>
    <w:rsid w:val="0075433A"/>
    <w:rsid w:val="00754663"/>
    <w:rsid w:val="00754A64"/>
    <w:rsid w:val="00754C38"/>
    <w:rsid w:val="00754D00"/>
    <w:rsid w:val="007551B4"/>
    <w:rsid w:val="00755551"/>
    <w:rsid w:val="00755668"/>
    <w:rsid w:val="00755A8B"/>
    <w:rsid w:val="00755BC8"/>
    <w:rsid w:val="00755E0F"/>
    <w:rsid w:val="00756062"/>
    <w:rsid w:val="00756153"/>
    <w:rsid w:val="007561CC"/>
    <w:rsid w:val="00756726"/>
    <w:rsid w:val="007568E6"/>
    <w:rsid w:val="00756BD5"/>
    <w:rsid w:val="00756D3A"/>
    <w:rsid w:val="00757055"/>
    <w:rsid w:val="007572E1"/>
    <w:rsid w:val="00757389"/>
    <w:rsid w:val="00757854"/>
    <w:rsid w:val="00757B6A"/>
    <w:rsid w:val="00757DA1"/>
    <w:rsid w:val="007602C9"/>
    <w:rsid w:val="00760409"/>
    <w:rsid w:val="007604A4"/>
    <w:rsid w:val="0076052B"/>
    <w:rsid w:val="00760768"/>
    <w:rsid w:val="0076076D"/>
    <w:rsid w:val="00760E3D"/>
    <w:rsid w:val="00760E7A"/>
    <w:rsid w:val="00761469"/>
    <w:rsid w:val="0076156C"/>
    <w:rsid w:val="00761984"/>
    <w:rsid w:val="00761B6B"/>
    <w:rsid w:val="00761E83"/>
    <w:rsid w:val="00762AC8"/>
    <w:rsid w:val="00763353"/>
    <w:rsid w:val="007634D8"/>
    <w:rsid w:val="007637EC"/>
    <w:rsid w:val="0076381B"/>
    <w:rsid w:val="00763C88"/>
    <w:rsid w:val="00763F45"/>
    <w:rsid w:val="00763FEF"/>
    <w:rsid w:val="0076425A"/>
    <w:rsid w:val="00764444"/>
    <w:rsid w:val="00764460"/>
    <w:rsid w:val="0076446F"/>
    <w:rsid w:val="007648A4"/>
    <w:rsid w:val="00764EB0"/>
    <w:rsid w:val="00764EF2"/>
    <w:rsid w:val="00764F8A"/>
    <w:rsid w:val="007653E5"/>
    <w:rsid w:val="00765B63"/>
    <w:rsid w:val="00765BD2"/>
    <w:rsid w:val="00765D49"/>
    <w:rsid w:val="00765E6F"/>
    <w:rsid w:val="00765F3B"/>
    <w:rsid w:val="00766129"/>
    <w:rsid w:val="00766178"/>
    <w:rsid w:val="007663B0"/>
    <w:rsid w:val="007663BD"/>
    <w:rsid w:val="00766EA6"/>
    <w:rsid w:val="00766F0F"/>
    <w:rsid w:val="007676BF"/>
    <w:rsid w:val="00767911"/>
    <w:rsid w:val="00767E2E"/>
    <w:rsid w:val="007701AF"/>
    <w:rsid w:val="00770366"/>
    <w:rsid w:val="0077044B"/>
    <w:rsid w:val="00770489"/>
    <w:rsid w:val="00770A77"/>
    <w:rsid w:val="00770B61"/>
    <w:rsid w:val="00770C52"/>
    <w:rsid w:val="00771089"/>
    <w:rsid w:val="0077119E"/>
    <w:rsid w:val="00771A6C"/>
    <w:rsid w:val="00771B34"/>
    <w:rsid w:val="00771BD5"/>
    <w:rsid w:val="007721BC"/>
    <w:rsid w:val="007724CF"/>
    <w:rsid w:val="00772538"/>
    <w:rsid w:val="00772ACD"/>
    <w:rsid w:val="00772AE9"/>
    <w:rsid w:val="00772DB4"/>
    <w:rsid w:val="00772DBB"/>
    <w:rsid w:val="00772E34"/>
    <w:rsid w:val="007738D1"/>
    <w:rsid w:val="00773C70"/>
    <w:rsid w:val="00773E36"/>
    <w:rsid w:val="007740B8"/>
    <w:rsid w:val="00774123"/>
    <w:rsid w:val="00774289"/>
    <w:rsid w:val="0077481D"/>
    <w:rsid w:val="00774F45"/>
    <w:rsid w:val="0077595E"/>
    <w:rsid w:val="00775989"/>
    <w:rsid w:val="00775ACA"/>
    <w:rsid w:val="00775B8F"/>
    <w:rsid w:val="00776576"/>
    <w:rsid w:val="00776CDD"/>
    <w:rsid w:val="00776DDA"/>
    <w:rsid w:val="00777143"/>
    <w:rsid w:val="00780286"/>
    <w:rsid w:val="0078054B"/>
    <w:rsid w:val="00780583"/>
    <w:rsid w:val="00780C20"/>
    <w:rsid w:val="0078105A"/>
    <w:rsid w:val="007812FF"/>
    <w:rsid w:val="00781B85"/>
    <w:rsid w:val="00781BA1"/>
    <w:rsid w:val="00781DCF"/>
    <w:rsid w:val="0078214E"/>
    <w:rsid w:val="00782448"/>
    <w:rsid w:val="007826BD"/>
    <w:rsid w:val="00782866"/>
    <w:rsid w:val="00783596"/>
    <w:rsid w:val="00783A82"/>
    <w:rsid w:val="00783DAC"/>
    <w:rsid w:val="00783ED1"/>
    <w:rsid w:val="00783F3A"/>
    <w:rsid w:val="00783F3F"/>
    <w:rsid w:val="0078407F"/>
    <w:rsid w:val="00784267"/>
    <w:rsid w:val="007843F1"/>
    <w:rsid w:val="007844E7"/>
    <w:rsid w:val="007845D7"/>
    <w:rsid w:val="007848C8"/>
    <w:rsid w:val="007849C9"/>
    <w:rsid w:val="00784A66"/>
    <w:rsid w:val="00784AEC"/>
    <w:rsid w:val="00784B00"/>
    <w:rsid w:val="00784E58"/>
    <w:rsid w:val="00785011"/>
    <w:rsid w:val="0078567A"/>
    <w:rsid w:val="00785775"/>
    <w:rsid w:val="00785941"/>
    <w:rsid w:val="00785A12"/>
    <w:rsid w:val="00785D4A"/>
    <w:rsid w:val="00785FE0"/>
    <w:rsid w:val="007860CB"/>
    <w:rsid w:val="00786430"/>
    <w:rsid w:val="00786511"/>
    <w:rsid w:val="00786B7E"/>
    <w:rsid w:val="00786CF1"/>
    <w:rsid w:val="007870D9"/>
    <w:rsid w:val="00787198"/>
    <w:rsid w:val="0078743A"/>
    <w:rsid w:val="007875D0"/>
    <w:rsid w:val="00787604"/>
    <w:rsid w:val="00787EF5"/>
    <w:rsid w:val="007901D6"/>
    <w:rsid w:val="0079062C"/>
    <w:rsid w:val="00790730"/>
    <w:rsid w:val="00790E06"/>
    <w:rsid w:val="00790FF2"/>
    <w:rsid w:val="007913D0"/>
    <w:rsid w:val="007916D2"/>
    <w:rsid w:val="0079180F"/>
    <w:rsid w:val="007918E1"/>
    <w:rsid w:val="00791B76"/>
    <w:rsid w:val="00791F2C"/>
    <w:rsid w:val="00792135"/>
    <w:rsid w:val="007924A6"/>
    <w:rsid w:val="00792838"/>
    <w:rsid w:val="007929E3"/>
    <w:rsid w:val="00792C1D"/>
    <w:rsid w:val="00792ECE"/>
    <w:rsid w:val="00792F22"/>
    <w:rsid w:val="007931FE"/>
    <w:rsid w:val="007933AE"/>
    <w:rsid w:val="00793A3B"/>
    <w:rsid w:val="00793A8A"/>
    <w:rsid w:val="007940C8"/>
    <w:rsid w:val="00794330"/>
    <w:rsid w:val="0079442A"/>
    <w:rsid w:val="0079443F"/>
    <w:rsid w:val="007945AA"/>
    <w:rsid w:val="0079470A"/>
    <w:rsid w:val="0079484B"/>
    <w:rsid w:val="0079495F"/>
    <w:rsid w:val="00794A84"/>
    <w:rsid w:val="00794E3B"/>
    <w:rsid w:val="00795965"/>
    <w:rsid w:val="00795A16"/>
    <w:rsid w:val="00795A77"/>
    <w:rsid w:val="007965D1"/>
    <w:rsid w:val="007965DF"/>
    <w:rsid w:val="00796CDC"/>
    <w:rsid w:val="00797444"/>
    <w:rsid w:val="007977FE"/>
    <w:rsid w:val="007979E9"/>
    <w:rsid w:val="00797E24"/>
    <w:rsid w:val="00797EA8"/>
    <w:rsid w:val="007A02C0"/>
    <w:rsid w:val="007A0445"/>
    <w:rsid w:val="007A1225"/>
    <w:rsid w:val="007A14F8"/>
    <w:rsid w:val="007A1537"/>
    <w:rsid w:val="007A18D4"/>
    <w:rsid w:val="007A1DB9"/>
    <w:rsid w:val="007A1EDB"/>
    <w:rsid w:val="007A2312"/>
    <w:rsid w:val="007A253E"/>
    <w:rsid w:val="007A25F0"/>
    <w:rsid w:val="007A26D2"/>
    <w:rsid w:val="007A2BCA"/>
    <w:rsid w:val="007A2FE7"/>
    <w:rsid w:val="007A3321"/>
    <w:rsid w:val="007A3512"/>
    <w:rsid w:val="007A3584"/>
    <w:rsid w:val="007A383F"/>
    <w:rsid w:val="007A4125"/>
    <w:rsid w:val="007A4AEC"/>
    <w:rsid w:val="007A4B21"/>
    <w:rsid w:val="007A542B"/>
    <w:rsid w:val="007A553D"/>
    <w:rsid w:val="007A5574"/>
    <w:rsid w:val="007A58C1"/>
    <w:rsid w:val="007A5FBE"/>
    <w:rsid w:val="007A6087"/>
    <w:rsid w:val="007A617C"/>
    <w:rsid w:val="007A67BB"/>
    <w:rsid w:val="007A74D9"/>
    <w:rsid w:val="007A76C7"/>
    <w:rsid w:val="007A7748"/>
    <w:rsid w:val="007A79DA"/>
    <w:rsid w:val="007A7A0E"/>
    <w:rsid w:val="007A7A63"/>
    <w:rsid w:val="007A7CD0"/>
    <w:rsid w:val="007A7DCA"/>
    <w:rsid w:val="007A7FE2"/>
    <w:rsid w:val="007B0005"/>
    <w:rsid w:val="007B00BB"/>
    <w:rsid w:val="007B038F"/>
    <w:rsid w:val="007B0702"/>
    <w:rsid w:val="007B0A6F"/>
    <w:rsid w:val="007B0B35"/>
    <w:rsid w:val="007B0FCD"/>
    <w:rsid w:val="007B1165"/>
    <w:rsid w:val="007B128C"/>
    <w:rsid w:val="007B1304"/>
    <w:rsid w:val="007B1364"/>
    <w:rsid w:val="007B1B12"/>
    <w:rsid w:val="007B1B7E"/>
    <w:rsid w:val="007B1CC2"/>
    <w:rsid w:val="007B226C"/>
    <w:rsid w:val="007B25A1"/>
    <w:rsid w:val="007B2ED3"/>
    <w:rsid w:val="007B3BBE"/>
    <w:rsid w:val="007B3C9E"/>
    <w:rsid w:val="007B3DFF"/>
    <w:rsid w:val="007B4A9D"/>
    <w:rsid w:val="007B4AEC"/>
    <w:rsid w:val="007B4DFC"/>
    <w:rsid w:val="007B4E17"/>
    <w:rsid w:val="007B56C1"/>
    <w:rsid w:val="007B58CB"/>
    <w:rsid w:val="007B58CE"/>
    <w:rsid w:val="007B5BC0"/>
    <w:rsid w:val="007B6359"/>
    <w:rsid w:val="007B64BC"/>
    <w:rsid w:val="007B6678"/>
    <w:rsid w:val="007B6C55"/>
    <w:rsid w:val="007B6EAB"/>
    <w:rsid w:val="007B6FAC"/>
    <w:rsid w:val="007B72BE"/>
    <w:rsid w:val="007B7569"/>
    <w:rsid w:val="007B773D"/>
    <w:rsid w:val="007B77D9"/>
    <w:rsid w:val="007B7E10"/>
    <w:rsid w:val="007C0396"/>
    <w:rsid w:val="007C0498"/>
    <w:rsid w:val="007C0748"/>
    <w:rsid w:val="007C09BB"/>
    <w:rsid w:val="007C0EA4"/>
    <w:rsid w:val="007C1084"/>
    <w:rsid w:val="007C1604"/>
    <w:rsid w:val="007C1A2F"/>
    <w:rsid w:val="007C249B"/>
    <w:rsid w:val="007C24A4"/>
    <w:rsid w:val="007C264E"/>
    <w:rsid w:val="007C27F3"/>
    <w:rsid w:val="007C2E12"/>
    <w:rsid w:val="007C30EC"/>
    <w:rsid w:val="007C31DA"/>
    <w:rsid w:val="007C359B"/>
    <w:rsid w:val="007C39D2"/>
    <w:rsid w:val="007C3E06"/>
    <w:rsid w:val="007C407C"/>
    <w:rsid w:val="007C4193"/>
    <w:rsid w:val="007C4443"/>
    <w:rsid w:val="007C4518"/>
    <w:rsid w:val="007C4549"/>
    <w:rsid w:val="007C47C4"/>
    <w:rsid w:val="007C4E83"/>
    <w:rsid w:val="007C4F80"/>
    <w:rsid w:val="007C50C1"/>
    <w:rsid w:val="007C517A"/>
    <w:rsid w:val="007C5614"/>
    <w:rsid w:val="007C5679"/>
    <w:rsid w:val="007C5807"/>
    <w:rsid w:val="007C5ACD"/>
    <w:rsid w:val="007C5EAA"/>
    <w:rsid w:val="007C5F30"/>
    <w:rsid w:val="007C66B1"/>
    <w:rsid w:val="007C6A58"/>
    <w:rsid w:val="007C6E52"/>
    <w:rsid w:val="007C71F5"/>
    <w:rsid w:val="007C7385"/>
    <w:rsid w:val="007C74D1"/>
    <w:rsid w:val="007C76D1"/>
    <w:rsid w:val="007C778A"/>
    <w:rsid w:val="007C7C0E"/>
    <w:rsid w:val="007C7D33"/>
    <w:rsid w:val="007C7F6F"/>
    <w:rsid w:val="007D0508"/>
    <w:rsid w:val="007D0986"/>
    <w:rsid w:val="007D09D8"/>
    <w:rsid w:val="007D0D0E"/>
    <w:rsid w:val="007D104E"/>
    <w:rsid w:val="007D19EE"/>
    <w:rsid w:val="007D1D17"/>
    <w:rsid w:val="007D2080"/>
    <w:rsid w:val="007D20C8"/>
    <w:rsid w:val="007D2257"/>
    <w:rsid w:val="007D245C"/>
    <w:rsid w:val="007D2630"/>
    <w:rsid w:val="007D268A"/>
    <w:rsid w:val="007D2B07"/>
    <w:rsid w:val="007D2C05"/>
    <w:rsid w:val="007D2C8C"/>
    <w:rsid w:val="007D2ED9"/>
    <w:rsid w:val="007D2F0A"/>
    <w:rsid w:val="007D3557"/>
    <w:rsid w:val="007D3610"/>
    <w:rsid w:val="007D3BE2"/>
    <w:rsid w:val="007D4191"/>
    <w:rsid w:val="007D4281"/>
    <w:rsid w:val="007D475D"/>
    <w:rsid w:val="007D4DC9"/>
    <w:rsid w:val="007D4E4B"/>
    <w:rsid w:val="007D4FDA"/>
    <w:rsid w:val="007D5109"/>
    <w:rsid w:val="007D55B9"/>
    <w:rsid w:val="007D57B2"/>
    <w:rsid w:val="007D5E8C"/>
    <w:rsid w:val="007D5EDF"/>
    <w:rsid w:val="007D698C"/>
    <w:rsid w:val="007D6EE7"/>
    <w:rsid w:val="007D7010"/>
    <w:rsid w:val="007D7065"/>
    <w:rsid w:val="007D7733"/>
    <w:rsid w:val="007E00A9"/>
    <w:rsid w:val="007E0528"/>
    <w:rsid w:val="007E0D60"/>
    <w:rsid w:val="007E1022"/>
    <w:rsid w:val="007E1115"/>
    <w:rsid w:val="007E133C"/>
    <w:rsid w:val="007E1539"/>
    <w:rsid w:val="007E1767"/>
    <w:rsid w:val="007E1805"/>
    <w:rsid w:val="007E1D91"/>
    <w:rsid w:val="007E1F9F"/>
    <w:rsid w:val="007E208A"/>
    <w:rsid w:val="007E2257"/>
    <w:rsid w:val="007E23D6"/>
    <w:rsid w:val="007E304E"/>
    <w:rsid w:val="007E3700"/>
    <w:rsid w:val="007E370A"/>
    <w:rsid w:val="007E3901"/>
    <w:rsid w:val="007E393D"/>
    <w:rsid w:val="007E3AC5"/>
    <w:rsid w:val="007E3BF1"/>
    <w:rsid w:val="007E40A8"/>
    <w:rsid w:val="007E41B9"/>
    <w:rsid w:val="007E45E3"/>
    <w:rsid w:val="007E526E"/>
    <w:rsid w:val="007E5367"/>
    <w:rsid w:val="007E5433"/>
    <w:rsid w:val="007E5674"/>
    <w:rsid w:val="007E57CA"/>
    <w:rsid w:val="007E57F3"/>
    <w:rsid w:val="007E5C94"/>
    <w:rsid w:val="007E657B"/>
    <w:rsid w:val="007E6938"/>
    <w:rsid w:val="007E6D02"/>
    <w:rsid w:val="007E714B"/>
    <w:rsid w:val="007E7576"/>
    <w:rsid w:val="007E7740"/>
    <w:rsid w:val="007E7F1A"/>
    <w:rsid w:val="007E7F61"/>
    <w:rsid w:val="007F0170"/>
    <w:rsid w:val="007F0206"/>
    <w:rsid w:val="007F025E"/>
    <w:rsid w:val="007F026F"/>
    <w:rsid w:val="007F0BCF"/>
    <w:rsid w:val="007F0EFE"/>
    <w:rsid w:val="007F1086"/>
    <w:rsid w:val="007F10AE"/>
    <w:rsid w:val="007F12D5"/>
    <w:rsid w:val="007F13F9"/>
    <w:rsid w:val="007F1822"/>
    <w:rsid w:val="007F1824"/>
    <w:rsid w:val="007F18B2"/>
    <w:rsid w:val="007F1912"/>
    <w:rsid w:val="007F1AF7"/>
    <w:rsid w:val="007F2543"/>
    <w:rsid w:val="007F2661"/>
    <w:rsid w:val="007F2841"/>
    <w:rsid w:val="007F2C7F"/>
    <w:rsid w:val="007F32CD"/>
    <w:rsid w:val="007F34A0"/>
    <w:rsid w:val="007F35A4"/>
    <w:rsid w:val="007F3826"/>
    <w:rsid w:val="007F3840"/>
    <w:rsid w:val="007F3996"/>
    <w:rsid w:val="007F3E23"/>
    <w:rsid w:val="007F4562"/>
    <w:rsid w:val="007F4727"/>
    <w:rsid w:val="007F555E"/>
    <w:rsid w:val="007F57F4"/>
    <w:rsid w:val="007F5B50"/>
    <w:rsid w:val="007F5FC6"/>
    <w:rsid w:val="007F6598"/>
    <w:rsid w:val="007F6945"/>
    <w:rsid w:val="007F69FF"/>
    <w:rsid w:val="007F6D6D"/>
    <w:rsid w:val="007F6FE9"/>
    <w:rsid w:val="007F700B"/>
    <w:rsid w:val="007F710E"/>
    <w:rsid w:val="007F75B2"/>
    <w:rsid w:val="007F7AE2"/>
    <w:rsid w:val="007F7D3D"/>
    <w:rsid w:val="0080024C"/>
    <w:rsid w:val="00800B40"/>
    <w:rsid w:val="00800D51"/>
    <w:rsid w:val="00800EA4"/>
    <w:rsid w:val="00800EE0"/>
    <w:rsid w:val="00801040"/>
    <w:rsid w:val="008012EC"/>
    <w:rsid w:val="00801740"/>
    <w:rsid w:val="00801B40"/>
    <w:rsid w:val="008022B8"/>
    <w:rsid w:val="008022DE"/>
    <w:rsid w:val="0080232C"/>
    <w:rsid w:val="00802517"/>
    <w:rsid w:val="008025D3"/>
    <w:rsid w:val="00802B9F"/>
    <w:rsid w:val="0080353A"/>
    <w:rsid w:val="00803BCA"/>
    <w:rsid w:val="008043E6"/>
    <w:rsid w:val="00804CC8"/>
    <w:rsid w:val="00804E8F"/>
    <w:rsid w:val="00805692"/>
    <w:rsid w:val="008057DA"/>
    <w:rsid w:val="0080581B"/>
    <w:rsid w:val="0080582F"/>
    <w:rsid w:val="00805959"/>
    <w:rsid w:val="00805BD5"/>
    <w:rsid w:val="00805E48"/>
    <w:rsid w:val="00806862"/>
    <w:rsid w:val="00807091"/>
    <w:rsid w:val="00807570"/>
    <w:rsid w:val="008075CA"/>
    <w:rsid w:val="00807A4F"/>
    <w:rsid w:val="00810224"/>
    <w:rsid w:val="0081088D"/>
    <w:rsid w:val="008108E9"/>
    <w:rsid w:val="00810AB0"/>
    <w:rsid w:val="00810B08"/>
    <w:rsid w:val="00810BBD"/>
    <w:rsid w:val="008116A9"/>
    <w:rsid w:val="008118CE"/>
    <w:rsid w:val="00811FF4"/>
    <w:rsid w:val="008126AD"/>
    <w:rsid w:val="0081279B"/>
    <w:rsid w:val="008127FD"/>
    <w:rsid w:val="00812A24"/>
    <w:rsid w:val="00812FBC"/>
    <w:rsid w:val="00813091"/>
    <w:rsid w:val="00813392"/>
    <w:rsid w:val="0081344F"/>
    <w:rsid w:val="0081345B"/>
    <w:rsid w:val="008135BB"/>
    <w:rsid w:val="00813892"/>
    <w:rsid w:val="00813A50"/>
    <w:rsid w:val="008140EA"/>
    <w:rsid w:val="0081424A"/>
    <w:rsid w:val="008144E8"/>
    <w:rsid w:val="008147D8"/>
    <w:rsid w:val="00814896"/>
    <w:rsid w:val="008155EA"/>
    <w:rsid w:val="00815864"/>
    <w:rsid w:val="00815B11"/>
    <w:rsid w:val="00815DD1"/>
    <w:rsid w:val="00815EE7"/>
    <w:rsid w:val="00815F1D"/>
    <w:rsid w:val="0081618E"/>
    <w:rsid w:val="008161C6"/>
    <w:rsid w:val="0081745E"/>
    <w:rsid w:val="008178C4"/>
    <w:rsid w:val="008202F2"/>
    <w:rsid w:val="00820634"/>
    <w:rsid w:val="00820823"/>
    <w:rsid w:val="008211DC"/>
    <w:rsid w:val="008212E2"/>
    <w:rsid w:val="0082132F"/>
    <w:rsid w:val="00821635"/>
    <w:rsid w:val="0082182B"/>
    <w:rsid w:val="00821B07"/>
    <w:rsid w:val="00821C60"/>
    <w:rsid w:val="00821D01"/>
    <w:rsid w:val="0082240F"/>
    <w:rsid w:val="008228E8"/>
    <w:rsid w:val="008228F7"/>
    <w:rsid w:val="008229B6"/>
    <w:rsid w:val="00822BDD"/>
    <w:rsid w:val="00822D36"/>
    <w:rsid w:val="008230FD"/>
    <w:rsid w:val="00824013"/>
    <w:rsid w:val="00824070"/>
    <w:rsid w:val="00824918"/>
    <w:rsid w:val="00824DCF"/>
    <w:rsid w:val="00824F69"/>
    <w:rsid w:val="00825327"/>
    <w:rsid w:val="0082535D"/>
    <w:rsid w:val="00825503"/>
    <w:rsid w:val="008255C0"/>
    <w:rsid w:val="008257CE"/>
    <w:rsid w:val="008257D2"/>
    <w:rsid w:val="00825CEB"/>
    <w:rsid w:val="0082616C"/>
    <w:rsid w:val="0082621E"/>
    <w:rsid w:val="00826806"/>
    <w:rsid w:val="00826A05"/>
    <w:rsid w:val="008271A0"/>
    <w:rsid w:val="00827764"/>
    <w:rsid w:val="008279CB"/>
    <w:rsid w:val="00827A63"/>
    <w:rsid w:val="00827C42"/>
    <w:rsid w:val="00830106"/>
    <w:rsid w:val="00830430"/>
    <w:rsid w:val="00830633"/>
    <w:rsid w:val="00830B55"/>
    <w:rsid w:val="00830B93"/>
    <w:rsid w:val="00830C48"/>
    <w:rsid w:val="00830EB0"/>
    <w:rsid w:val="00830EE4"/>
    <w:rsid w:val="008314F2"/>
    <w:rsid w:val="00831E56"/>
    <w:rsid w:val="00831EDD"/>
    <w:rsid w:val="008323A7"/>
    <w:rsid w:val="008324E8"/>
    <w:rsid w:val="00832768"/>
    <w:rsid w:val="00832A0B"/>
    <w:rsid w:val="00832D07"/>
    <w:rsid w:val="00833274"/>
    <w:rsid w:val="0083357B"/>
    <w:rsid w:val="008336FF"/>
    <w:rsid w:val="008337C5"/>
    <w:rsid w:val="00833837"/>
    <w:rsid w:val="00833DBA"/>
    <w:rsid w:val="008340FF"/>
    <w:rsid w:val="008342E9"/>
    <w:rsid w:val="00834588"/>
    <w:rsid w:val="0083482A"/>
    <w:rsid w:val="0083499F"/>
    <w:rsid w:val="00834A30"/>
    <w:rsid w:val="00834BF1"/>
    <w:rsid w:val="00834D6A"/>
    <w:rsid w:val="008353BE"/>
    <w:rsid w:val="008356D6"/>
    <w:rsid w:val="008357A3"/>
    <w:rsid w:val="0083582B"/>
    <w:rsid w:val="00835898"/>
    <w:rsid w:val="00835C71"/>
    <w:rsid w:val="008360A2"/>
    <w:rsid w:val="00836649"/>
    <w:rsid w:val="00836B13"/>
    <w:rsid w:val="00836B34"/>
    <w:rsid w:val="00836DAF"/>
    <w:rsid w:val="00836ED0"/>
    <w:rsid w:val="00836FA6"/>
    <w:rsid w:val="0083721B"/>
    <w:rsid w:val="008378C1"/>
    <w:rsid w:val="00837B7D"/>
    <w:rsid w:val="00837E7D"/>
    <w:rsid w:val="00840063"/>
    <w:rsid w:val="0084037F"/>
    <w:rsid w:val="008403DC"/>
    <w:rsid w:val="0084080D"/>
    <w:rsid w:val="008408BB"/>
    <w:rsid w:val="00840915"/>
    <w:rsid w:val="008409D6"/>
    <w:rsid w:val="00840ADB"/>
    <w:rsid w:val="00840EDF"/>
    <w:rsid w:val="0084117D"/>
    <w:rsid w:val="008414A8"/>
    <w:rsid w:val="0084166F"/>
    <w:rsid w:val="00841ECB"/>
    <w:rsid w:val="00842270"/>
    <w:rsid w:val="008426B4"/>
    <w:rsid w:val="00842B16"/>
    <w:rsid w:val="00842EEF"/>
    <w:rsid w:val="0084315F"/>
    <w:rsid w:val="0084339A"/>
    <w:rsid w:val="00843794"/>
    <w:rsid w:val="00843C98"/>
    <w:rsid w:val="00843EE5"/>
    <w:rsid w:val="00843F84"/>
    <w:rsid w:val="0084404C"/>
    <w:rsid w:val="00844741"/>
    <w:rsid w:val="00845553"/>
    <w:rsid w:val="00845569"/>
    <w:rsid w:val="00845AC0"/>
    <w:rsid w:val="00845F0A"/>
    <w:rsid w:val="0084647C"/>
    <w:rsid w:val="00846536"/>
    <w:rsid w:val="00846712"/>
    <w:rsid w:val="0084674C"/>
    <w:rsid w:val="00847374"/>
    <w:rsid w:val="008475BB"/>
    <w:rsid w:val="00847C34"/>
    <w:rsid w:val="00847DD4"/>
    <w:rsid w:val="00850157"/>
    <w:rsid w:val="008508B0"/>
    <w:rsid w:val="00850BDE"/>
    <w:rsid w:val="00850C2C"/>
    <w:rsid w:val="00850F7C"/>
    <w:rsid w:val="008511DE"/>
    <w:rsid w:val="0085131D"/>
    <w:rsid w:val="0085153A"/>
    <w:rsid w:val="00851792"/>
    <w:rsid w:val="00851808"/>
    <w:rsid w:val="00851B76"/>
    <w:rsid w:val="00851E78"/>
    <w:rsid w:val="00851EC5"/>
    <w:rsid w:val="0085223E"/>
    <w:rsid w:val="00852526"/>
    <w:rsid w:val="008526CB"/>
    <w:rsid w:val="00852781"/>
    <w:rsid w:val="00852BCE"/>
    <w:rsid w:val="00852E61"/>
    <w:rsid w:val="008533BB"/>
    <w:rsid w:val="008534C5"/>
    <w:rsid w:val="008536C0"/>
    <w:rsid w:val="008536EF"/>
    <w:rsid w:val="008537A1"/>
    <w:rsid w:val="00853800"/>
    <w:rsid w:val="00853903"/>
    <w:rsid w:val="00853912"/>
    <w:rsid w:val="00853B6A"/>
    <w:rsid w:val="008543B4"/>
    <w:rsid w:val="00854409"/>
    <w:rsid w:val="008546B7"/>
    <w:rsid w:val="008547B4"/>
    <w:rsid w:val="008547CF"/>
    <w:rsid w:val="00854C0E"/>
    <w:rsid w:val="00855383"/>
    <w:rsid w:val="008558DD"/>
    <w:rsid w:val="008559FB"/>
    <w:rsid w:val="00855AED"/>
    <w:rsid w:val="00855EA6"/>
    <w:rsid w:val="00855F68"/>
    <w:rsid w:val="00855FC6"/>
    <w:rsid w:val="008560F5"/>
    <w:rsid w:val="008566F2"/>
    <w:rsid w:val="00856768"/>
    <w:rsid w:val="00856A8E"/>
    <w:rsid w:val="00856ADC"/>
    <w:rsid w:val="00856B74"/>
    <w:rsid w:val="00856C33"/>
    <w:rsid w:val="00856C6D"/>
    <w:rsid w:val="00857123"/>
    <w:rsid w:val="00857417"/>
    <w:rsid w:val="008575C7"/>
    <w:rsid w:val="00857871"/>
    <w:rsid w:val="00857973"/>
    <w:rsid w:val="00857F30"/>
    <w:rsid w:val="00857FA0"/>
    <w:rsid w:val="00860318"/>
    <w:rsid w:val="00860466"/>
    <w:rsid w:val="00860503"/>
    <w:rsid w:val="00860876"/>
    <w:rsid w:val="00860975"/>
    <w:rsid w:val="00860E8D"/>
    <w:rsid w:val="008618CC"/>
    <w:rsid w:val="00862097"/>
    <w:rsid w:val="00862728"/>
    <w:rsid w:val="0086273D"/>
    <w:rsid w:val="00862815"/>
    <w:rsid w:val="00862891"/>
    <w:rsid w:val="0086291D"/>
    <w:rsid w:val="00863183"/>
    <w:rsid w:val="00863808"/>
    <w:rsid w:val="00863DDB"/>
    <w:rsid w:val="00863F0A"/>
    <w:rsid w:val="00863F66"/>
    <w:rsid w:val="00863FB6"/>
    <w:rsid w:val="00864239"/>
    <w:rsid w:val="008642EC"/>
    <w:rsid w:val="00864778"/>
    <w:rsid w:val="00864F90"/>
    <w:rsid w:val="008651AB"/>
    <w:rsid w:val="008656D0"/>
    <w:rsid w:val="00865807"/>
    <w:rsid w:val="00865956"/>
    <w:rsid w:val="00865B49"/>
    <w:rsid w:val="00865CBB"/>
    <w:rsid w:val="00865F3D"/>
    <w:rsid w:val="008661EE"/>
    <w:rsid w:val="0086667A"/>
    <w:rsid w:val="008668B8"/>
    <w:rsid w:val="00866B78"/>
    <w:rsid w:val="00866BD5"/>
    <w:rsid w:val="00866F3D"/>
    <w:rsid w:val="00867BBF"/>
    <w:rsid w:val="00867E0E"/>
    <w:rsid w:val="008700C0"/>
    <w:rsid w:val="0087013C"/>
    <w:rsid w:val="00870179"/>
    <w:rsid w:val="0087025A"/>
    <w:rsid w:val="0087057C"/>
    <w:rsid w:val="00870596"/>
    <w:rsid w:val="00870599"/>
    <w:rsid w:val="00870693"/>
    <w:rsid w:val="008706D9"/>
    <w:rsid w:val="00870A74"/>
    <w:rsid w:val="00870FBB"/>
    <w:rsid w:val="008710A2"/>
    <w:rsid w:val="008711B2"/>
    <w:rsid w:val="008715A9"/>
    <w:rsid w:val="008716A3"/>
    <w:rsid w:val="008717CA"/>
    <w:rsid w:val="00872142"/>
    <w:rsid w:val="0087219C"/>
    <w:rsid w:val="00872435"/>
    <w:rsid w:val="00872447"/>
    <w:rsid w:val="0087244E"/>
    <w:rsid w:val="008726F3"/>
    <w:rsid w:val="00872952"/>
    <w:rsid w:val="00872B33"/>
    <w:rsid w:val="00872B67"/>
    <w:rsid w:val="00872ECB"/>
    <w:rsid w:val="00872F80"/>
    <w:rsid w:val="00873265"/>
    <w:rsid w:val="0087330A"/>
    <w:rsid w:val="0087365D"/>
    <w:rsid w:val="00873DA3"/>
    <w:rsid w:val="00873DAD"/>
    <w:rsid w:val="008740A8"/>
    <w:rsid w:val="00874225"/>
    <w:rsid w:val="00874466"/>
    <w:rsid w:val="00874D92"/>
    <w:rsid w:val="008751ED"/>
    <w:rsid w:val="008753BD"/>
    <w:rsid w:val="00875586"/>
    <w:rsid w:val="00875593"/>
    <w:rsid w:val="008756A3"/>
    <w:rsid w:val="008756EE"/>
    <w:rsid w:val="00875AE1"/>
    <w:rsid w:val="00875DD1"/>
    <w:rsid w:val="0087612C"/>
    <w:rsid w:val="00876CBF"/>
    <w:rsid w:val="00876D3E"/>
    <w:rsid w:val="00876E37"/>
    <w:rsid w:val="008771B6"/>
    <w:rsid w:val="008774D3"/>
    <w:rsid w:val="00877533"/>
    <w:rsid w:val="0087798B"/>
    <w:rsid w:val="0088070E"/>
    <w:rsid w:val="00880728"/>
    <w:rsid w:val="00880974"/>
    <w:rsid w:val="00880B54"/>
    <w:rsid w:val="00880DDD"/>
    <w:rsid w:val="008811C9"/>
    <w:rsid w:val="00881328"/>
    <w:rsid w:val="008813BD"/>
    <w:rsid w:val="00881457"/>
    <w:rsid w:val="0088148E"/>
    <w:rsid w:val="008814AB"/>
    <w:rsid w:val="00881802"/>
    <w:rsid w:val="008818EF"/>
    <w:rsid w:val="008819AB"/>
    <w:rsid w:val="00881C01"/>
    <w:rsid w:val="00881F77"/>
    <w:rsid w:val="0088223A"/>
    <w:rsid w:val="008822E5"/>
    <w:rsid w:val="00882533"/>
    <w:rsid w:val="00882717"/>
    <w:rsid w:val="00882892"/>
    <w:rsid w:val="00882900"/>
    <w:rsid w:val="008829A4"/>
    <w:rsid w:val="00882A2A"/>
    <w:rsid w:val="00882A96"/>
    <w:rsid w:val="00882A9D"/>
    <w:rsid w:val="00882C4A"/>
    <w:rsid w:val="00883F59"/>
    <w:rsid w:val="00884062"/>
    <w:rsid w:val="0088406E"/>
    <w:rsid w:val="008841E7"/>
    <w:rsid w:val="00884269"/>
    <w:rsid w:val="008845E4"/>
    <w:rsid w:val="0088499A"/>
    <w:rsid w:val="00884AA7"/>
    <w:rsid w:val="00884B3A"/>
    <w:rsid w:val="00884F45"/>
    <w:rsid w:val="0088527E"/>
    <w:rsid w:val="00885A80"/>
    <w:rsid w:val="00885C27"/>
    <w:rsid w:val="0088642F"/>
    <w:rsid w:val="00886453"/>
    <w:rsid w:val="008876C6"/>
    <w:rsid w:val="008878E3"/>
    <w:rsid w:val="00890019"/>
    <w:rsid w:val="0089016F"/>
    <w:rsid w:val="008903C0"/>
    <w:rsid w:val="008903EA"/>
    <w:rsid w:val="00890A81"/>
    <w:rsid w:val="00890E37"/>
    <w:rsid w:val="00890EBA"/>
    <w:rsid w:val="00891245"/>
    <w:rsid w:val="008918E6"/>
    <w:rsid w:val="00891B7D"/>
    <w:rsid w:val="00891BCF"/>
    <w:rsid w:val="00891F0E"/>
    <w:rsid w:val="00892063"/>
    <w:rsid w:val="0089213D"/>
    <w:rsid w:val="00892462"/>
    <w:rsid w:val="00892ED8"/>
    <w:rsid w:val="0089310C"/>
    <w:rsid w:val="00893860"/>
    <w:rsid w:val="00894872"/>
    <w:rsid w:val="00894C16"/>
    <w:rsid w:val="00894C3B"/>
    <w:rsid w:val="00895246"/>
    <w:rsid w:val="0089549B"/>
    <w:rsid w:val="0089624E"/>
    <w:rsid w:val="00896268"/>
    <w:rsid w:val="00896434"/>
    <w:rsid w:val="008964B6"/>
    <w:rsid w:val="00896803"/>
    <w:rsid w:val="00896A24"/>
    <w:rsid w:val="00896A65"/>
    <w:rsid w:val="00896AD8"/>
    <w:rsid w:val="00896BA4"/>
    <w:rsid w:val="00896D7E"/>
    <w:rsid w:val="00897537"/>
    <w:rsid w:val="008979C0"/>
    <w:rsid w:val="00897A1E"/>
    <w:rsid w:val="00897C03"/>
    <w:rsid w:val="00897C9F"/>
    <w:rsid w:val="00897FA6"/>
    <w:rsid w:val="008A01A9"/>
    <w:rsid w:val="008A03F8"/>
    <w:rsid w:val="008A0456"/>
    <w:rsid w:val="008A0760"/>
    <w:rsid w:val="008A0A34"/>
    <w:rsid w:val="008A0C05"/>
    <w:rsid w:val="008A0C57"/>
    <w:rsid w:val="008A0D95"/>
    <w:rsid w:val="008A1001"/>
    <w:rsid w:val="008A1A01"/>
    <w:rsid w:val="008A1D36"/>
    <w:rsid w:val="008A222F"/>
    <w:rsid w:val="008A2267"/>
    <w:rsid w:val="008A25F6"/>
    <w:rsid w:val="008A28C9"/>
    <w:rsid w:val="008A2D8C"/>
    <w:rsid w:val="008A30DA"/>
    <w:rsid w:val="008A31F4"/>
    <w:rsid w:val="008A34A9"/>
    <w:rsid w:val="008A3924"/>
    <w:rsid w:val="008A3F65"/>
    <w:rsid w:val="008A4412"/>
    <w:rsid w:val="008A4549"/>
    <w:rsid w:val="008A495E"/>
    <w:rsid w:val="008A4A8D"/>
    <w:rsid w:val="008A4DC4"/>
    <w:rsid w:val="008A5165"/>
    <w:rsid w:val="008A55A0"/>
    <w:rsid w:val="008A64A2"/>
    <w:rsid w:val="008A6618"/>
    <w:rsid w:val="008A6677"/>
    <w:rsid w:val="008A6877"/>
    <w:rsid w:val="008A6903"/>
    <w:rsid w:val="008A6AEB"/>
    <w:rsid w:val="008A6B31"/>
    <w:rsid w:val="008A6EF3"/>
    <w:rsid w:val="008A7059"/>
    <w:rsid w:val="008A72FE"/>
    <w:rsid w:val="008A7373"/>
    <w:rsid w:val="008A7623"/>
    <w:rsid w:val="008A7A5E"/>
    <w:rsid w:val="008A7EFE"/>
    <w:rsid w:val="008B02A0"/>
    <w:rsid w:val="008B1031"/>
    <w:rsid w:val="008B1447"/>
    <w:rsid w:val="008B1FB3"/>
    <w:rsid w:val="008B2160"/>
    <w:rsid w:val="008B2178"/>
    <w:rsid w:val="008B2387"/>
    <w:rsid w:val="008B2683"/>
    <w:rsid w:val="008B2997"/>
    <w:rsid w:val="008B3186"/>
    <w:rsid w:val="008B344A"/>
    <w:rsid w:val="008B3678"/>
    <w:rsid w:val="008B3828"/>
    <w:rsid w:val="008B388E"/>
    <w:rsid w:val="008B3D32"/>
    <w:rsid w:val="008B3F6C"/>
    <w:rsid w:val="008B47BF"/>
    <w:rsid w:val="008B4A24"/>
    <w:rsid w:val="008B4B95"/>
    <w:rsid w:val="008B5700"/>
    <w:rsid w:val="008B5AEC"/>
    <w:rsid w:val="008B5E89"/>
    <w:rsid w:val="008B6187"/>
    <w:rsid w:val="008B649F"/>
    <w:rsid w:val="008B64E1"/>
    <w:rsid w:val="008B67A0"/>
    <w:rsid w:val="008B6A83"/>
    <w:rsid w:val="008B6C52"/>
    <w:rsid w:val="008B6DC4"/>
    <w:rsid w:val="008B6DED"/>
    <w:rsid w:val="008B7191"/>
    <w:rsid w:val="008B7419"/>
    <w:rsid w:val="008B7498"/>
    <w:rsid w:val="008B7C17"/>
    <w:rsid w:val="008C001A"/>
    <w:rsid w:val="008C002B"/>
    <w:rsid w:val="008C032E"/>
    <w:rsid w:val="008C04C7"/>
    <w:rsid w:val="008C0805"/>
    <w:rsid w:val="008C0A0F"/>
    <w:rsid w:val="008C0A6D"/>
    <w:rsid w:val="008C0E4C"/>
    <w:rsid w:val="008C1327"/>
    <w:rsid w:val="008C144B"/>
    <w:rsid w:val="008C1631"/>
    <w:rsid w:val="008C2353"/>
    <w:rsid w:val="008C237A"/>
    <w:rsid w:val="008C24BB"/>
    <w:rsid w:val="008C2A2D"/>
    <w:rsid w:val="008C2CA9"/>
    <w:rsid w:val="008C2CD4"/>
    <w:rsid w:val="008C2E9D"/>
    <w:rsid w:val="008C2F56"/>
    <w:rsid w:val="008C31B5"/>
    <w:rsid w:val="008C345F"/>
    <w:rsid w:val="008C3616"/>
    <w:rsid w:val="008C3746"/>
    <w:rsid w:val="008C37CB"/>
    <w:rsid w:val="008C38C9"/>
    <w:rsid w:val="008C3ADF"/>
    <w:rsid w:val="008C4413"/>
    <w:rsid w:val="008C4751"/>
    <w:rsid w:val="008C4A8F"/>
    <w:rsid w:val="008C4C06"/>
    <w:rsid w:val="008C5024"/>
    <w:rsid w:val="008C545E"/>
    <w:rsid w:val="008C5830"/>
    <w:rsid w:val="008C6022"/>
    <w:rsid w:val="008C6184"/>
    <w:rsid w:val="008C6554"/>
    <w:rsid w:val="008C6CB3"/>
    <w:rsid w:val="008C6E3F"/>
    <w:rsid w:val="008C7C16"/>
    <w:rsid w:val="008D0934"/>
    <w:rsid w:val="008D0D59"/>
    <w:rsid w:val="008D151A"/>
    <w:rsid w:val="008D1D9C"/>
    <w:rsid w:val="008D22AE"/>
    <w:rsid w:val="008D23DD"/>
    <w:rsid w:val="008D24B0"/>
    <w:rsid w:val="008D26B0"/>
    <w:rsid w:val="008D2AFB"/>
    <w:rsid w:val="008D2B30"/>
    <w:rsid w:val="008D2D25"/>
    <w:rsid w:val="008D2DED"/>
    <w:rsid w:val="008D2F32"/>
    <w:rsid w:val="008D322F"/>
    <w:rsid w:val="008D346C"/>
    <w:rsid w:val="008D37DB"/>
    <w:rsid w:val="008D387C"/>
    <w:rsid w:val="008D3994"/>
    <w:rsid w:val="008D3B40"/>
    <w:rsid w:val="008D404D"/>
    <w:rsid w:val="008D4195"/>
    <w:rsid w:val="008D457C"/>
    <w:rsid w:val="008D464B"/>
    <w:rsid w:val="008D4776"/>
    <w:rsid w:val="008D4B4F"/>
    <w:rsid w:val="008D4BAD"/>
    <w:rsid w:val="008D4C54"/>
    <w:rsid w:val="008D4EE0"/>
    <w:rsid w:val="008D5329"/>
    <w:rsid w:val="008D54C0"/>
    <w:rsid w:val="008D553A"/>
    <w:rsid w:val="008D576D"/>
    <w:rsid w:val="008D5D27"/>
    <w:rsid w:val="008D5F6F"/>
    <w:rsid w:val="008D5F84"/>
    <w:rsid w:val="008D5F90"/>
    <w:rsid w:val="008D5FB9"/>
    <w:rsid w:val="008D6058"/>
    <w:rsid w:val="008D6075"/>
    <w:rsid w:val="008D61D2"/>
    <w:rsid w:val="008D633D"/>
    <w:rsid w:val="008D63CE"/>
    <w:rsid w:val="008D63E2"/>
    <w:rsid w:val="008D6418"/>
    <w:rsid w:val="008D649C"/>
    <w:rsid w:val="008D6776"/>
    <w:rsid w:val="008D6A02"/>
    <w:rsid w:val="008D6ACF"/>
    <w:rsid w:val="008D7CD4"/>
    <w:rsid w:val="008D7FAD"/>
    <w:rsid w:val="008E03F7"/>
    <w:rsid w:val="008E0977"/>
    <w:rsid w:val="008E0AE9"/>
    <w:rsid w:val="008E11F0"/>
    <w:rsid w:val="008E18AB"/>
    <w:rsid w:val="008E1BA7"/>
    <w:rsid w:val="008E1DC8"/>
    <w:rsid w:val="008E241E"/>
    <w:rsid w:val="008E2BA0"/>
    <w:rsid w:val="008E2CF6"/>
    <w:rsid w:val="008E2D4D"/>
    <w:rsid w:val="008E32D8"/>
    <w:rsid w:val="008E3419"/>
    <w:rsid w:val="008E39D6"/>
    <w:rsid w:val="008E3AD0"/>
    <w:rsid w:val="008E420D"/>
    <w:rsid w:val="008E4744"/>
    <w:rsid w:val="008E4874"/>
    <w:rsid w:val="008E4A06"/>
    <w:rsid w:val="008E4D5F"/>
    <w:rsid w:val="008E51EC"/>
    <w:rsid w:val="008E5350"/>
    <w:rsid w:val="008E537B"/>
    <w:rsid w:val="008E5A3F"/>
    <w:rsid w:val="008E5AC3"/>
    <w:rsid w:val="008E65D6"/>
    <w:rsid w:val="008E6A0E"/>
    <w:rsid w:val="008E6B6C"/>
    <w:rsid w:val="008E6C39"/>
    <w:rsid w:val="008E70B3"/>
    <w:rsid w:val="008E738B"/>
    <w:rsid w:val="008E77F0"/>
    <w:rsid w:val="008E783E"/>
    <w:rsid w:val="008E7AAA"/>
    <w:rsid w:val="008F02E8"/>
    <w:rsid w:val="008F031B"/>
    <w:rsid w:val="008F0443"/>
    <w:rsid w:val="008F0674"/>
    <w:rsid w:val="008F0A26"/>
    <w:rsid w:val="008F0D91"/>
    <w:rsid w:val="008F113B"/>
    <w:rsid w:val="008F1200"/>
    <w:rsid w:val="008F1588"/>
    <w:rsid w:val="008F16FC"/>
    <w:rsid w:val="008F1743"/>
    <w:rsid w:val="008F19CC"/>
    <w:rsid w:val="008F1B44"/>
    <w:rsid w:val="008F1CE8"/>
    <w:rsid w:val="008F20E9"/>
    <w:rsid w:val="008F2100"/>
    <w:rsid w:val="008F2275"/>
    <w:rsid w:val="008F27AD"/>
    <w:rsid w:val="008F2AD6"/>
    <w:rsid w:val="008F2C5F"/>
    <w:rsid w:val="008F2E5A"/>
    <w:rsid w:val="008F2EB4"/>
    <w:rsid w:val="008F30B7"/>
    <w:rsid w:val="008F3228"/>
    <w:rsid w:val="008F32CA"/>
    <w:rsid w:val="008F337C"/>
    <w:rsid w:val="008F33F3"/>
    <w:rsid w:val="008F34B5"/>
    <w:rsid w:val="008F353C"/>
    <w:rsid w:val="008F3A08"/>
    <w:rsid w:val="008F3BF7"/>
    <w:rsid w:val="008F3CC9"/>
    <w:rsid w:val="008F3E37"/>
    <w:rsid w:val="008F40E6"/>
    <w:rsid w:val="008F423E"/>
    <w:rsid w:val="008F437A"/>
    <w:rsid w:val="008F4617"/>
    <w:rsid w:val="008F46CB"/>
    <w:rsid w:val="008F4772"/>
    <w:rsid w:val="008F4ADF"/>
    <w:rsid w:val="008F4B26"/>
    <w:rsid w:val="008F5065"/>
    <w:rsid w:val="008F582E"/>
    <w:rsid w:val="008F58DD"/>
    <w:rsid w:val="008F5B53"/>
    <w:rsid w:val="008F5E12"/>
    <w:rsid w:val="008F5FBD"/>
    <w:rsid w:val="008F634E"/>
    <w:rsid w:val="008F6610"/>
    <w:rsid w:val="008F6C6E"/>
    <w:rsid w:val="008F7A6E"/>
    <w:rsid w:val="0090002C"/>
    <w:rsid w:val="009002D3"/>
    <w:rsid w:val="009007B7"/>
    <w:rsid w:val="009007DA"/>
    <w:rsid w:val="00900822"/>
    <w:rsid w:val="00900A8F"/>
    <w:rsid w:val="00900B65"/>
    <w:rsid w:val="00900E5D"/>
    <w:rsid w:val="00901128"/>
    <w:rsid w:val="00901414"/>
    <w:rsid w:val="0090146F"/>
    <w:rsid w:val="00901646"/>
    <w:rsid w:val="0090264C"/>
    <w:rsid w:val="00902A32"/>
    <w:rsid w:val="00902A7A"/>
    <w:rsid w:val="00903567"/>
    <w:rsid w:val="00904290"/>
    <w:rsid w:val="00904414"/>
    <w:rsid w:val="00904779"/>
    <w:rsid w:val="00904856"/>
    <w:rsid w:val="00904A13"/>
    <w:rsid w:val="00904A7B"/>
    <w:rsid w:val="00904C79"/>
    <w:rsid w:val="00904CA5"/>
    <w:rsid w:val="00904CC5"/>
    <w:rsid w:val="0090526F"/>
    <w:rsid w:val="0090535E"/>
    <w:rsid w:val="009057B5"/>
    <w:rsid w:val="00905B39"/>
    <w:rsid w:val="00905F8C"/>
    <w:rsid w:val="0090620C"/>
    <w:rsid w:val="0090687A"/>
    <w:rsid w:val="00906F4B"/>
    <w:rsid w:val="00907248"/>
    <w:rsid w:val="009072FE"/>
    <w:rsid w:val="00907E24"/>
    <w:rsid w:val="00907F39"/>
    <w:rsid w:val="009106F5"/>
    <w:rsid w:val="00910704"/>
    <w:rsid w:val="00910A50"/>
    <w:rsid w:val="00910B6F"/>
    <w:rsid w:val="00910D63"/>
    <w:rsid w:val="00910DD0"/>
    <w:rsid w:val="00911384"/>
    <w:rsid w:val="00911812"/>
    <w:rsid w:val="0091190C"/>
    <w:rsid w:val="009122AE"/>
    <w:rsid w:val="009128A9"/>
    <w:rsid w:val="00912BEE"/>
    <w:rsid w:val="0091302D"/>
    <w:rsid w:val="00913136"/>
    <w:rsid w:val="00913139"/>
    <w:rsid w:val="0091336B"/>
    <w:rsid w:val="0091359E"/>
    <w:rsid w:val="00913C12"/>
    <w:rsid w:val="00915311"/>
    <w:rsid w:val="00915717"/>
    <w:rsid w:val="00915B5E"/>
    <w:rsid w:val="00915E1E"/>
    <w:rsid w:val="00916000"/>
    <w:rsid w:val="00916033"/>
    <w:rsid w:val="00916E93"/>
    <w:rsid w:val="00917151"/>
    <w:rsid w:val="009178A3"/>
    <w:rsid w:val="009179D8"/>
    <w:rsid w:val="00917BDB"/>
    <w:rsid w:val="00917EAC"/>
    <w:rsid w:val="00917F55"/>
    <w:rsid w:val="00920176"/>
    <w:rsid w:val="0092028C"/>
    <w:rsid w:val="009202F9"/>
    <w:rsid w:val="009203E0"/>
    <w:rsid w:val="00920F65"/>
    <w:rsid w:val="009212C3"/>
    <w:rsid w:val="00921403"/>
    <w:rsid w:val="00921574"/>
    <w:rsid w:val="00921B16"/>
    <w:rsid w:val="00921D3A"/>
    <w:rsid w:val="00921DAD"/>
    <w:rsid w:val="00921E1E"/>
    <w:rsid w:val="00921FED"/>
    <w:rsid w:val="0092229C"/>
    <w:rsid w:val="009223D1"/>
    <w:rsid w:val="009225E3"/>
    <w:rsid w:val="009226F3"/>
    <w:rsid w:val="009229EC"/>
    <w:rsid w:val="00922AF7"/>
    <w:rsid w:val="00922F0B"/>
    <w:rsid w:val="00923653"/>
    <w:rsid w:val="00923FE7"/>
    <w:rsid w:val="00924433"/>
    <w:rsid w:val="009248C0"/>
    <w:rsid w:val="00924A07"/>
    <w:rsid w:val="00924AFF"/>
    <w:rsid w:val="00924C23"/>
    <w:rsid w:val="009251CF"/>
    <w:rsid w:val="00925750"/>
    <w:rsid w:val="00925A58"/>
    <w:rsid w:val="00925AB4"/>
    <w:rsid w:val="00925B57"/>
    <w:rsid w:val="00925CA0"/>
    <w:rsid w:val="009266F4"/>
    <w:rsid w:val="009267EB"/>
    <w:rsid w:val="009269B6"/>
    <w:rsid w:val="0092708A"/>
    <w:rsid w:val="00927404"/>
    <w:rsid w:val="009276F2"/>
    <w:rsid w:val="00927817"/>
    <w:rsid w:val="009279D7"/>
    <w:rsid w:val="00927A22"/>
    <w:rsid w:val="00927A96"/>
    <w:rsid w:val="00927D0A"/>
    <w:rsid w:val="0093039B"/>
    <w:rsid w:val="009303DA"/>
    <w:rsid w:val="009306B4"/>
    <w:rsid w:val="00930717"/>
    <w:rsid w:val="009308F0"/>
    <w:rsid w:val="00930A94"/>
    <w:rsid w:val="00930EC2"/>
    <w:rsid w:val="00931056"/>
    <w:rsid w:val="00931099"/>
    <w:rsid w:val="00931366"/>
    <w:rsid w:val="0093160F"/>
    <w:rsid w:val="00932180"/>
    <w:rsid w:val="009321B8"/>
    <w:rsid w:val="009322ED"/>
    <w:rsid w:val="0093235F"/>
    <w:rsid w:val="009325CF"/>
    <w:rsid w:val="00932A5C"/>
    <w:rsid w:val="00932EF9"/>
    <w:rsid w:val="009337D8"/>
    <w:rsid w:val="009337F8"/>
    <w:rsid w:val="0093404E"/>
    <w:rsid w:val="00934194"/>
    <w:rsid w:val="0093492F"/>
    <w:rsid w:val="00934DC1"/>
    <w:rsid w:val="00934E7E"/>
    <w:rsid w:val="009351F7"/>
    <w:rsid w:val="009354F6"/>
    <w:rsid w:val="00935735"/>
    <w:rsid w:val="0093578C"/>
    <w:rsid w:val="00935F07"/>
    <w:rsid w:val="00935F9F"/>
    <w:rsid w:val="00936486"/>
    <w:rsid w:val="009365CD"/>
    <w:rsid w:val="00936858"/>
    <w:rsid w:val="009369D7"/>
    <w:rsid w:val="00936E91"/>
    <w:rsid w:val="00936FB2"/>
    <w:rsid w:val="00940000"/>
    <w:rsid w:val="00940026"/>
    <w:rsid w:val="009402E6"/>
    <w:rsid w:val="0094058C"/>
    <w:rsid w:val="009406ED"/>
    <w:rsid w:val="009407AA"/>
    <w:rsid w:val="00940B4A"/>
    <w:rsid w:val="00940C8D"/>
    <w:rsid w:val="00941026"/>
    <w:rsid w:val="009410FF"/>
    <w:rsid w:val="0094111F"/>
    <w:rsid w:val="0094124F"/>
    <w:rsid w:val="009419B8"/>
    <w:rsid w:val="00941AFC"/>
    <w:rsid w:val="00941C4D"/>
    <w:rsid w:val="00941CF6"/>
    <w:rsid w:val="0094208F"/>
    <w:rsid w:val="009423FF"/>
    <w:rsid w:val="0094245B"/>
    <w:rsid w:val="009429EA"/>
    <w:rsid w:val="00943253"/>
    <w:rsid w:val="00943497"/>
    <w:rsid w:val="00943585"/>
    <w:rsid w:val="00943773"/>
    <w:rsid w:val="0094379E"/>
    <w:rsid w:val="0094380D"/>
    <w:rsid w:val="009438DA"/>
    <w:rsid w:val="00943AAE"/>
    <w:rsid w:val="00943BC2"/>
    <w:rsid w:val="00944089"/>
    <w:rsid w:val="009443D0"/>
    <w:rsid w:val="00944416"/>
    <w:rsid w:val="00944DF1"/>
    <w:rsid w:val="00944E50"/>
    <w:rsid w:val="00945264"/>
    <w:rsid w:val="0094532A"/>
    <w:rsid w:val="009453BD"/>
    <w:rsid w:val="00945409"/>
    <w:rsid w:val="009456C6"/>
    <w:rsid w:val="00945706"/>
    <w:rsid w:val="00945BD9"/>
    <w:rsid w:val="00945E99"/>
    <w:rsid w:val="00946255"/>
    <w:rsid w:val="00946501"/>
    <w:rsid w:val="00946AFB"/>
    <w:rsid w:val="00946C5F"/>
    <w:rsid w:val="009472C2"/>
    <w:rsid w:val="0094741E"/>
    <w:rsid w:val="00947726"/>
    <w:rsid w:val="0094793C"/>
    <w:rsid w:val="009505E0"/>
    <w:rsid w:val="009506DE"/>
    <w:rsid w:val="00950879"/>
    <w:rsid w:val="0095092D"/>
    <w:rsid w:val="00950C0E"/>
    <w:rsid w:val="009511C7"/>
    <w:rsid w:val="0095146F"/>
    <w:rsid w:val="009519B0"/>
    <w:rsid w:val="00951A2E"/>
    <w:rsid w:val="00951C42"/>
    <w:rsid w:val="009524C0"/>
    <w:rsid w:val="0095266A"/>
    <w:rsid w:val="00952B89"/>
    <w:rsid w:val="00952CFD"/>
    <w:rsid w:val="0095319C"/>
    <w:rsid w:val="009536A9"/>
    <w:rsid w:val="00953752"/>
    <w:rsid w:val="0095394E"/>
    <w:rsid w:val="009540B4"/>
    <w:rsid w:val="009540CA"/>
    <w:rsid w:val="009545B9"/>
    <w:rsid w:val="009551C6"/>
    <w:rsid w:val="00955256"/>
    <w:rsid w:val="00955296"/>
    <w:rsid w:val="00955410"/>
    <w:rsid w:val="00955B4B"/>
    <w:rsid w:val="00955BFE"/>
    <w:rsid w:val="00955F9D"/>
    <w:rsid w:val="009560D9"/>
    <w:rsid w:val="00956331"/>
    <w:rsid w:val="009563A4"/>
    <w:rsid w:val="009569DD"/>
    <w:rsid w:val="00956F38"/>
    <w:rsid w:val="0095712F"/>
    <w:rsid w:val="009573BA"/>
    <w:rsid w:val="009573CF"/>
    <w:rsid w:val="00957A93"/>
    <w:rsid w:val="00957B42"/>
    <w:rsid w:val="00957F2F"/>
    <w:rsid w:val="009603D5"/>
    <w:rsid w:val="009605E7"/>
    <w:rsid w:val="00961056"/>
    <w:rsid w:val="00961123"/>
    <w:rsid w:val="00961178"/>
    <w:rsid w:val="009611F5"/>
    <w:rsid w:val="00961760"/>
    <w:rsid w:val="009617D5"/>
    <w:rsid w:val="00961B30"/>
    <w:rsid w:val="00961F72"/>
    <w:rsid w:val="009624CE"/>
    <w:rsid w:val="009625A6"/>
    <w:rsid w:val="0096284D"/>
    <w:rsid w:val="00962E8A"/>
    <w:rsid w:val="00963047"/>
    <w:rsid w:val="00963058"/>
    <w:rsid w:val="0096412B"/>
    <w:rsid w:val="00964244"/>
    <w:rsid w:val="009643DE"/>
    <w:rsid w:val="0096519A"/>
    <w:rsid w:val="00965236"/>
    <w:rsid w:val="009653A8"/>
    <w:rsid w:val="00965A34"/>
    <w:rsid w:val="00965C94"/>
    <w:rsid w:val="00965D16"/>
    <w:rsid w:val="00965FE8"/>
    <w:rsid w:val="00966248"/>
    <w:rsid w:val="0096634A"/>
    <w:rsid w:val="009665B6"/>
    <w:rsid w:val="00966A13"/>
    <w:rsid w:val="00966D9B"/>
    <w:rsid w:val="00967145"/>
    <w:rsid w:val="0096768A"/>
    <w:rsid w:val="009676FA"/>
    <w:rsid w:val="00967823"/>
    <w:rsid w:val="00967909"/>
    <w:rsid w:val="00967E6D"/>
    <w:rsid w:val="00970858"/>
    <w:rsid w:val="009708B4"/>
    <w:rsid w:val="00970962"/>
    <w:rsid w:val="00970C78"/>
    <w:rsid w:val="00970F3E"/>
    <w:rsid w:val="00971944"/>
    <w:rsid w:val="009719D8"/>
    <w:rsid w:val="00971AB4"/>
    <w:rsid w:val="00971D2B"/>
    <w:rsid w:val="00972072"/>
    <w:rsid w:val="009720C9"/>
    <w:rsid w:val="00972131"/>
    <w:rsid w:val="00972467"/>
    <w:rsid w:val="00972D65"/>
    <w:rsid w:val="00973049"/>
    <w:rsid w:val="009730D9"/>
    <w:rsid w:val="00973551"/>
    <w:rsid w:val="00973EFA"/>
    <w:rsid w:val="00974CC5"/>
    <w:rsid w:val="00974FF1"/>
    <w:rsid w:val="00975045"/>
    <w:rsid w:val="00975196"/>
    <w:rsid w:val="0097544A"/>
    <w:rsid w:val="00975E30"/>
    <w:rsid w:val="00975EC0"/>
    <w:rsid w:val="009762FA"/>
    <w:rsid w:val="00976501"/>
    <w:rsid w:val="00976D57"/>
    <w:rsid w:val="00976E7E"/>
    <w:rsid w:val="0097700E"/>
    <w:rsid w:val="0097710F"/>
    <w:rsid w:val="00977220"/>
    <w:rsid w:val="009775FD"/>
    <w:rsid w:val="009777FF"/>
    <w:rsid w:val="009778A4"/>
    <w:rsid w:val="00977A51"/>
    <w:rsid w:val="00977D1C"/>
    <w:rsid w:val="00977F2E"/>
    <w:rsid w:val="009801E9"/>
    <w:rsid w:val="009804A9"/>
    <w:rsid w:val="00980574"/>
    <w:rsid w:val="009809A5"/>
    <w:rsid w:val="00980ACC"/>
    <w:rsid w:val="00981105"/>
    <w:rsid w:val="009815E1"/>
    <w:rsid w:val="00981B76"/>
    <w:rsid w:val="00981B9B"/>
    <w:rsid w:val="00981E8E"/>
    <w:rsid w:val="0098204A"/>
    <w:rsid w:val="0098242D"/>
    <w:rsid w:val="009824FE"/>
    <w:rsid w:val="00982753"/>
    <w:rsid w:val="0098298D"/>
    <w:rsid w:val="009831E6"/>
    <w:rsid w:val="00983348"/>
    <w:rsid w:val="009835F2"/>
    <w:rsid w:val="00983651"/>
    <w:rsid w:val="009839E3"/>
    <w:rsid w:val="00983E22"/>
    <w:rsid w:val="00983E75"/>
    <w:rsid w:val="00983E7A"/>
    <w:rsid w:val="009842B8"/>
    <w:rsid w:val="009849A7"/>
    <w:rsid w:val="009849F4"/>
    <w:rsid w:val="00984A28"/>
    <w:rsid w:val="00984DE3"/>
    <w:rsid w:val="00984EC3"/>
    <w:rsid w:val="00985026"/>
    <w:rsid w:val="00985233"/>
    <w:rsid w:val="009852AC"/>
    <w:rsid w:val="0098540E"/>
    <w:rsid w:val="00985596"/>
    <w:rsid w:val="009855C2"/>
    <w:rsid w:val="009856E3"/>
    <w:rsid w:val="0098629C"/>
    <w:rsid w:val="009866CA"/>
    <w:rsid w:val="00986779"/>
    <w:rsid w:val="009868EA"/>
    <w:rsid w:val="00986924"/>
    <w:rsid w:val="00986F1E"/>
    <w:rsid w:val="00986F99"/>
    <w:rsid w:val="00986FCA"/>
    <w:rsid w:val="0098712D"/>
    <w:rsid w:val="00987337"/>
    <w:rsid w:val="0098770A"/>
    <w:rsid w:val="00987A97"/>
    <w:rsid w:val="00987AFD"/>
    <w:rsid w:val="00987CEE"/>
    <w:rsid w:val="00990092"/>
    <w:rsid w:val="009907F3"/>
    <w:rsid w:val="00990822"/>
    <w:rsid w:val="009908CB"/>
    <w:rsid w:val="00990EA4"/>
    <w:rsid w:val="0099196C"/>
    <w:rsid w:val="009920E8"/>
    <w:rsid w:val="00992296"/>
    <w:rsid w:val="009927FB"/>
    <w:rsid w:val="00992DEE"/>
    <w:rsid w:val="00992E19"/>
    <w:rsid w:val="00992EEC"/>
    <w:rsid w:val="009931F2"/>
    <w:rsid w:val="00993884"/>
    <w:rsid w:val="0099393D"/>
    <w:rsid w:val="00993B52"/>
    <w:rsid w:val="00993BB7"/>
    <w:rsid w:val="009940F3"/>
    <w:rsid w:val="00994562"/>
    <w:rsid w:val="009946A8"/>
    <w:rsid w:val="009948A2"/>
    <w:rsid w:val="00994DE8"/>
    <w:rsid w:val="00995024"/>
    <w:rsid w:val="0099529E"/>
    <w:rsid w:val="009952CF"/>
    <w:rsid w:val="00995694"/>
    <w:rsid w:val="00995B9B"/>
    <w:rsid w:val="00995C6E"/>
    <w:rsid w:val="009966D8"/>
    <w:rsid w:val="00996B17"/>
    <w:rsid w:val="00996EF6"/>
    <w:rsid w:val="00997641"/>
    <w:rsid w:val="009977D2"/>
    <w:rsid w:val="009979BD"/>
    <w:rsid w:val="009979C1"/>
    <w:rsid w:val="00997D91"/>
    <w:rsid w:val="00997F91"/>
    <w:rsid w:val="009A0A7C"/>
    <w:rsid w:val="009A10BE"/>
    <w:rsid w:val="009A142A"/>
    <w:rsid w:val="009A173B"/>
    <w:rsid w:val="009A1BEF"/>
    <w:rsid w:val="009A1C71"/>
    <w:rsid w:val="009A2637"/>
    <w:rsid w:val="009A28AC"/>
    <w:rsid w:val="009A2B01"/>
    <w:rsid w:val="009A325F"/>
    <w:rsid w:val="009A367A"/>
    <w:rsid w:val="009A3819"/>
    <w:rsid w:val="009A3B37"/>
    <w:rsid w:val="009A3CC6"/>
    <w:rsid w:val="009A3D3D"/>
    <w:rsid w:val="009A3E64"/>
    <w:rsid w:val="009A4330"/>
    <w:rsid w:val="009A4331"/>
    <w:rsid w:val="009A4543"/>
    <w:rsid w:val="009A4B94"/>
    <w:rsid w:val="009A5228"/>
    <w:rsid w:val="009A5481"/>
    <w:rsid w:val="009A578B"/>
    <w:rsid w:val="009A62EE"/>
    <w:rsid w:val="009A63D1"/>
    <w:rsid w:val="009A6458"/>
    <w:rsid w:val="009A64CD"/>
    <w:rsid w:val="009A651D"/>
    <w:rsid w:val="009A6554"/>
    <w:rsid w:val="009A6701"/>
    <w:rsid w:val="009A6939"/>
    <w:rsid w:val="009A69C1"/>
    <w:rsid w:val="009A6B8A"/>
    <w:rsid w:val="009A6FFE"/>
    <w:rsid w:val="009A76BC"/>
    <w:rsid w:val="009A7751"/>
    <w:rsid w:val="009A7A49"/>
    <w:rsid w:val="009A7BF5"/>
    <w:rsid w:val="009A7ED1"/>
    <w:rsid w:val="009B03F1"/>
    <w:rsid w:val="009B0EE5"/>
    <w:rsid w:val="009B188C"/>
    <w:rsid w:val="009B18D9"/>
    <w:rsid w:val="009B1BBA"/>
    <w:rsid w:val="009B1EB8"/>
    <w:rsid w:val="009B2159"/>
    <w:rsid w:val="009B2367"/>
    <w:rsid w:val="009B24F6"/>
    <w:rsid w:val="009B2621"/>
    <w:rsid w:val="009B26AD"/>
    <w:rsid w:val="009B2A97"/>
    <w:rsid w:val="009B2CE5"/>
    <w:rsid w:val="009B2D65"/>
    <w:rsid w:val="009B2F8B"/>
    <w:rsid w:val="009B3033"/>
    <w:rsid w:val="009B34EB"/>
    <w:rsid w:val="009B3F50"/>
    <w:rsid w:val="009B408C"/>
    <w:rsid w:val="009B42FC"/>
    <w:rsid w:val="009B4737"/>
    <w:rsid w:val="009B4CC6"/>
    <w:rsid w:val="009B565C"/>
    <w:rsid w:val="009B577F"/>
    <w:rsid w:val="009B57FA"/>
    <w:rsid w:val="009B5AA2"/>
    <w:rsid w:val="009B5B4D"/>
    <w:rsid w:val="009B5D3C"/>
    <w:rsid w:val="009B5E41"/>
    <w:rsid w:val="009B5EF5"/>
    <w:rsid w:val="009B65B5"/>
    <w:rsid w:val="009B6CC7"/>
    <w:rsid w:val="009B71CB"/>
    <w:rsid w:val="009B738C"/>
    <w:rsid w:val="009B7447"/>
    <w:rsid w:val="009B7F7D"/>
    <w:rsid w:val="009C0170"/>
    <w:rsid w:val="009C0811"/>
    <w:rsid w:val="009C1365"/>
    <w:rsid w:val="009C1641"/>
    <w:rsid w:val="009C180B"/>
    <w:rsid w:val="009C180E"/>
    <w:rsid w:val="009C19EF"/>
    <w:rsid w:val="009C1BBA"/>
    <w:rsid w:val="009C1DFB"/>
    <w:rsid w:val="009C2086"/>
    <w:rsid w:val="009C2712"/>
    <w:rsid w:val="009C2880"/>
    <w:rsid w:val="009C2C81"/>
    <w:rsid w:val="009C2F0B"/>
    <w:rsid w:val="009C30EF"/>
    <w:rsid w:val="009C35D1"/>
    <w:rsid w:val="009C35F3"/>
    <w:rsid w:val="009C3611"/>
    <w:rsid w:val="009C374E"/>
    <w:rsid w:val="009C378C"/>
    <w:rsid w:val="009C3B6D"/>
    <w:rsid w:val="009C3D04"/>
    <w:rsid w:val="009C3D8B"/>
    <w:rsid w:val="009C3FEE"/>
    <w:rsid w:val="009C4133"/>
    <w:rsid w:val="009C43CA"/>
    <w:rsid w:val="009C443C"/>
    <w:rsid w:val="009C4516"/>
    <w:rsid w:val="009C490F"/>
    <w:rsid w:val="009C4C5D"/>
    <w:rsid w:val="009C532F"/>
    <w:rsid w:val="009C546E"/>
    <w:rsid w:val="009C6231"/>
    <w:rsid w:val="009C62A3"/>
    <w:rsid w:val="009C62BD"/>
    <w:rsid w:val="009C6659"/>
    <w:rsid w:val="009C6CF3"/>
    <w:rsid w:val="009C7207"/>
    <w:rsid w:val="009C7267"/>
    <w:rsid w:val="009C7573"/>
    <w:rsid w:val="009C77C4"/>
    <w:rsid w:val="009C7E76"/>
    <w:rsid w:val="009D0092"/>
    <w:rsid w:val="009D06F9"/>
    <w:rsid w:val="009D12D3"/>
    <w:rsid w:val="009D1D11"/>
    <w:rsid w:val="009D2725"/>
    <w:rsid w:val="009D2837"/>
    <w:rsid w:val="009D295F"/>
    <w:rsid w:val="009D297A"/>
    <w:rsid w:val="009D2A2D"/>
    <w:rsid w:val="009D2B43"/>
    <w:rsid w:val="009D30E5"/>
    <w:rsid w:val="009D34AA"/>
    <w:rsid w:val="009D3809"/>
    <w:rsid w:val="009D3864"/>
    <w:rsid w:val="009D3CEC"/>
    <w:rsid w:val="009D3CF1"/>
    <w:rsid w:val="009D3D42"/>
    <w:rsid w:val="009D4078"/>
    <w:rsid w:val="009D4239"/>
    <w:rsid w:val="009D4533"/>
    <w:rsid w:val="009D4692"/>
    <w:rsid w:val="009D4C3F"/>
    <w:rsid w:val="009D4DE2"/>
    <w:rsid w:val="009D5031"/>
    <w:rsid w:val="009D5737"/>
    <w:rsid w:val="009D5994"/>
    <w:rsid w:val="009D5E58"/>
    <w:rsid w:val="009D6A87"/>
    <w:rsid w:val="009D6EF9"/>
    <w:rsid w:val="009D70F8"/>
    <w:rsid w:val="009D754C"/>
    <w:rsid w:val="009D766A"/>
    <w:rsid w:val="009D7A16"/>
    <w:rsid w:val="009E018E"/>
    <w:rsid w:val="009E03EE"/>
    <w:rsid w:val="009E049E"/>
    <w:rsid w:val="009E0641"/>
    <w:rsid w:val="009E0786"/>
    <w:rsid w:val="009E0CB7"/>
    <w:rsid w:val="009E0D62"/>
    <w:rsid w:val="009E136A"/>
    <w:rsid w:val="009E2509"/>
    <w:rsid w:val="009E263B"/>
    <w:rsid w:val="009E2C2A"/>
    <w:rsid w:val="009E2C34"/>
    <w:rsid w:val="009E30A9"/>
    <w:rsid w:val="009E3120"/>
    <w:rsid w:val="009E32E2"/>
    <w:rsid w:val="009E35A2"/>
    <w:rsid w:val="009E35F8"/>
    <w:rsid w:val="009E360D"/>
    <w:rsid w:val="009E3886"/>
    <w:rsid w:val="009E3948"/>
    <w:rsid w:val="009E3CC0"/>
    <w:rsid w:val="009E4030"/>
    <w:rsid w:val="009E4540"/>
    <w:rsid w:val="009E478B"/>
    <w:rsid w:val="009E4F3E"/>
    <w:rsid w:val="009E5452"/>
    <w:rsid w:val="009E5489"/>
    <w:rsid w:val="009E5BE1"/>
    <w:rsid w:val="009E5CAA"/>
    <w:rsid w:val="009E624D"/>
    <w:rsid w:val="009E6379"/>
    <w:rsid w:val="009E6530"/>
    <w:rsid w:val="009E66BF"/>
    <w:rsid w:val="009E6A19"/>
    <w:rsid w:val="009E6A48"/>
    <w:rsid w:val="009E77A6"/>
    <w:rsid w:val="009E79AE"/>
    <w:rsid w:val="009E7F09"/>
    <w:rsid w:val="009F0013"/>
    <w:rsid w:val="009F0570"/>
    <w:rsid w:val="009F05F6"/>
    <w:rsid w:val="009F07EE"/>
    <w:rsid w:val="009F0A50"/>
    <w:rsid w:val="009F0F41"/>
    <w:rsid w:val="009F0FA3"/>
    <w:rsid w:val="009F1117"/>
    <w:rsid w:val="009F11DA"/>
    <w:rsid w:val="009F13E7"/>
    <w:rsid w:val="009F1BAF"/>
    <w:rsid w:val="009F2073"/>
    <w:rsid w:val="009F22DE"/>
    <w:rsid w:val="009F26F8"/>
    <w:rsid w:val="009F27EE"/>
    <w:rsid w:val="009F2E51"/>
    <w:rsid w:val="009F3527"/>
    <w:rsid w:val="009F38E1"/>
    <w:rsid w:val="009F391C"/>
    <w:rsid w:val="009F3947"/>
    <w:rsid w:val="009F3ACC"/>
    <w:rsid w:val="009F40E0"/>
    <w:rsid w:val="009F4F3D"/>
    <w:rsid w:val="009F574F"/>
    <w:rsid w:val="009F5906"/>
    <w:rsid w:val="009F5C89"/>
    <w:rsid w:val="009F6AB2"/>
    <w:rsid w:val="009F6B98"/>
    <w:rsid w:val="009F6D82"/>
    <w:rsid w:val="009F700B"/>
    <w:rsid w:val="009F70CE"/>
    <w:rsid w:val="009F71D2"/>
    <w:rsid w:val="009F7919"/>
    <w:rsid w:val="009F7C1D"/>
    <w:rsid w:val="009F7DD2"/>
    <w:rsid w:val="009F7DDB"/>
    <w:rsid w:val="009F7F13"/>
    <w:rsid w:val="009F7FC5"/>
    <w:rsid w:val="00A003B9"/>
    <w:rsid w:val="00A00453"/>
    <w:rsid w:val="00A00A68"/>
    <w:rsid w:val="00A00F95"/>
    <w:rsid w:val="00A012A1"/>
    <w:rsid w:val="00A01310"/>
    <w:rsid w:val="00A01A09"/>
    <w:rsid w:val="00A01ADC"/>
    <w:rsid w:val="00A01CB2"/>
    <w:rsid w:val="00A01CD9"/>
    <w:rsid w:val="00A01FC2"/>
    <w:rsid w:val="00A02275"/>
    <w:rsid w:val="00A02395"/>
    <w:rsid w:val="00A0245E"/>
    <w:rsid w:val="00A02F81"/>
    <w:rsid w:val="00A031CD"/>
    <w:rsid w:val="00A03812"/>
    <w:rsid w:val="00A03992"/>
    <w:rsid w:val="00A04074"/>
    <w:rsid w:val="00A041BB"/>
    <w:rsid w:val="00A041C2"/>
    <w:rsid w:val="00A0435A"/>
    <w:rsid w:val="00A0467A"/>
    <w:rsid w:val="00A04975"/>
    <w:rsid w:val="00A04D88"/>
    <w:rsid w:val="00A05056"/>
    <w:rsid w:val="00A05100"/>
    <w:rsid w:val="00A052AE"/>
    <w:rsid w:val="00A05503"/>
    <w:rsid w:val="00A0572F"/>
    <w:rsid w:val="00A05B20"/>
    <w:rsid w:val="00A05E9C"/>
    <w:rsid w:val="00A05F3B"/>
    <w:rsid w:val="00A060BC"/>
    <w:rsid w:val="00A06193"/>
    <w:rsid w:val="00A064C8"/>
    <w:rsid w:val="00A065AE"/>
    <w:rsid w:val="00A069E3"/>
    <w:rsid w:val="00A06DF7"/>
    <w:rsid w:val="00A06FA3"/>
    <w:rsid w:val="00A074E4"/>
    <w:rsid w:val="00A075A0"/>
    <w:rsid w:val="00A07B20"/>
    <w:rsid w:val="00A07F0E"/>
    <w:rsid w:val="00A07F86"/>
    <w:rsid w:val="00A10079"/>
    <w:rsid w:val="00A101E5"/>
    <w:rsid w:val="00A10320"/>
    <w:rsid w:val="00A10551"/>
    <w:rsid w:val="00A1079F"/>
    <w:rsid w:val="00A10980"/>
    <w:rsid w:val="00A10A63"/>
    <w:rsid w:val="00A10D00"/>
    <w:rsid w:val="00A10D64"/>
    <w:rsid w:val="00A10F7F"/>
    <w:rsid w:val="00A112F6"/>
    <w:rsid w:val="00A11B4B"/>
    <w:rsid w:val="00A11C26"/>
    <w:rsid w:val="00A12BDD"/>
    <w:rsid w:val="00A12EBF"/>
    <w:rsid w:val="00A135B9"/>
    <w:rsid w:val="00A1360A"/>
    <w:rsid w:val="00A1392F"/>
    <w:rsid w:val="00A13A28"/>
    <w:rsid w:val="00A13B3B"/>
    <w:rsid w:val="00A13D08"/>
    <w:rsid w:val="00A13F27"/>
    <w:rsid w:val="00A13F73"/>
    <w:rsid w:val="00A1449C"/>
    <w:rsid w:val="00A14871"/>
    <w:rsid w:val="00A14950"/>
    <w:rsid w:val="00A14A70"/>
    <w:rsid w:val="00A156A2"/>
    <w:rsid w:val="00A1574E"/>
    <w:rsid w:val="00A1591B"/>
    <w:rsid w:val="00A15C5E"/>
    <w:rsid w:val="00A15CFF"/>
    <w:rsid w:val="00A1629A"/>
    <w:rsid w:val="00A1644F"/>
    <w:rsid w:val="00A1672B"/>
    <w:rsid w:val="00A16923"/>
    <w:rsid w:val="00A16AEE"/>
    <w:rsid w:val="00A17123"/>
    <w:rsid w:val="00A17374"/>
    <w:rsid w:val="00A174A8"/>
    <w:rsid w:val="00A1787A"/>
    <w:rsid w:val="00A17BD1"/>
    <w:rsid w:val="00A200D0"/>
    <w:rsid w:val="00A200DA"/>
    <w:rsid w:val="00A20451"/>
    <w:rsid w:val="00A20DAE"/>
    <w:rsid w:val="00A211BA"/>
    <w:rsid w:val="00A212CC"/>
    <w:rsid w:val="00A21389"/>
    <w:rsid w:val="00A21B35"/>
    <w:rsid w:val="00A224BC"/>
    <w:rsid w:val="00A224F6"/>
    <w:rsid w:val="00A227C9"/>
    <w:rsid w:val="00A22BE9"/>
    <w:rsid w:val="00A22DF1"/>
    <w:rsid w:val="00A22FB3"/>
    <w:rsid w:val="00A22FF5"/>
    <w:rsid w:val="00A232FD"/>
    <w:rsid w:val="00A238B5"/>
    <w:rsid w:val="00A238C4"/>
    <w:rsid w:val="00A23AE9"/>
    <w:rsid w:val="00A2401E"/>
    <w:rsid w:val="00A241F9"/>
    <w:rsid w:val="00A2451A"/>
    <w:rsid w:val="00A24640"/>
    <w:rsid w:val="00A24D1F"/>
    <w:rsid w:val="00A252A2"/>
    <w:rsid w:val="00A252D3"/>
    <w:rsid w:val="00A25D31"/>
    <w:rsid w:val="00A25EFF"/>
    <w:rsid w:val="00A26298"/>
    <w:rsid w:val="00A26B5F"/>
    <w:rsid w:val="00A26B8A"/>
    <w:rsid w:val="00A26F05"/>
    <w:rsid w:val="00A27709"/>
    <w:rsid w:val="00A27F35"/>
    <w:rsid w:val="00A30375"/>
    <w:rsid w:val="00A303BC"/>
    <w:rsid w:val="00A309B4"/>
    <w:rsid w:val="00A30E44"/>
    <w:rsid w:val="00A317DA"/>
    <w:rsid w:val="00A3183B"/>
    <w:rsid w:val="00A319A9"/>
    <w:rsid w:val="00A31B08"/>
    <w:rsid w:val="00A31C1E"/>
    <w:rsid w:val="00A31EAB"/>
    <w:rsid w:val="00A32ED2"/>
    <w:rsid w:val="00A330C7"/>
    <w:rsid w:val="00A33DA3"/>
    <w:rsid w:val="00A34127"/>
    <w:rsid w:val="00A34345"/>
    <w:rsid w:val="00A34409"/>
    <w:rsid w:val="00A34B77"/>
    <w:rsid w:val="00A34C66"/>
    <w:rsid w:val="00A34D7D"/>
    <w:rsid w:val="00A34F4D"/>
    <w:rsid w:val="00A3525F"/>
    <w:rsid w:val="00A357D5"/>
    <w:rsid w:val="00A35A78"/>
    <w:rsid w:val="00A35C08"/>
    <w:rsid w:val="00A35C47"/>
    <w:rsid w:val="00A35E7F"/>
    <w:rsid w:val="00A35E90"/>
    <w:rsid w:val="00A36091"/>
    <w:rsid w:val="00A36236"/>
    <w:rsid w:val="00A362FF"/>
    <w:rsid w:val="00A36670"/>
    <w:rsid w:val="00A36988"/>
    <w:rsid w:val="00A3717C"/>
    <w:rsid w:val="00A37798"/>
    <w:rsid w:val="00A37A15"/>
    <w:rsid w:val="00A37DFE"/>
    <w:rsid w:val="00A40197"/>
    <w:rsid w:val="00A401D9"/>
    <w:rsid w:val="00A411D1"/>
    <w:rsid w:val="00A41299"/>
    <w:rsid w:val="00A4157B"/>
    <w:rsid w:val="00A41698"/>
    <w:rsid w:val="00A41B1F"/>
    <w:rsid w:val="00A41B59"/>
    <w:rsid w:val="00A41E8A"/>
    <w:rsid w:val="00A41FB0"/>
    <w:rsid w:val="00A42124"/>
    <w:rsid w:val="00A423E1"/>
    <w:rsid w:val="00A42418"/>
    <w:rsid w:val="00A4296F"/>
    <w:rsid w:val="00A42DBB"/>
    <w:rsid w:val="00A43184"/>
    <w:rsid w:val="00A43202"/>
    <w:rsid w:val="00A435A4"/>
    <w:rsid w:val="00A43F8E"/>
    <w:rsid w:val="00A4402E"/>
    <w:rsid w:val="00A443D1"/>
    <w:rsid w:val="00A4464A"/>
    <w:rsid w:val="00A446C1"/>
    <w:rsid w:val="00A44B14"/>
    <w:rsid w:val="00A44E16"/>
    <w:rsid w:val="00A45211"/>
    <w:rsid w:val="00A45415"/>
    <w:rsid w:val="00A4586C"/>
    <w:rsid w:val="00A4598A"/>
    <w:rsid w:val="00A45D4F"/>
    <w:rsid w:val="00A464B2"/>
    <w:rsid w:val="00A466F2"/>
    <w:rsid w:val="00A46782"/>
    <w:rsid w:val="00A46916"/>
    <w:rsid w:val="00A46BCE"/>
    <w:rsid w:val="00A46D42"/>
    <w:rsid w:val="00A46E07"/>
    <w:rsid w:val="00A46F21"/>
    <w:rsid w:val="00A4706E"/>
    <w:rsid w:val="00A47098"/>
    <w:rsid w:val="00A47436"/>
    <w:rsid w:val="00A47750"/>
    <w:rsid w:val="00A478BE"/>
    <w:rsid w:val="00A50280"/>
    <w:rsid w:val="00A50352"/>
    <w:rsid w:val="00A50692"/>
    <w:rsid w:val="00A50842"/>
    <w:rsid w:val="00A50884"/>
    <w:rsid w:val="00A50BC7"/>
    <w:rsid w:val="00A5114C"/>
    <w:rsid w:val="00A5126A"/>
    <w:rsid w:val="00A514AD"/>
    <w:rsid w:val="00A51BC3"/>
    <w:rsid w:val="00A51D19"/>
    <w:rsid w:val="00A51F96"/>
    <w:rsid w:val="00A51FE8"/>
    <w:rsid w:val="00A522C5"/>
    <w:rsid w:val="00A525C7"/>
    <w:rsid w:val="00A526C7"/>
    <w:rsid w:val="00A528D4"/>
    <w:rsid w:val="00A52A9F"/>
    <w:rsid w:val="00A52B86"/>
    <w:rsid w:val="00A52CDF"/>
    <w:rsid w:val="00A53386"/>
    <w:rsid w:val="00A5351A"/>
    <w:rsid w:val="00A5378C"/>
    <w:rsid w:val="00A5391C"/>
    <w:rsid w:val="00A53969"/>
    <w:rsid w:val="00A53A6E"/>
    <w:rsid w:val="00A53EE5"/>
    <w:rsid w:val="00A53EF2"/>
    <w:rsid w:val="00A54142"/>
    <w:rsid w:val="00A541D4"/>
    <w:rsid w:val="00A5427E"/>
    <w:rsid w:val="00A54544"/>
    <w:rsid w:val="00A548C6"/>
    <w:rsid w:val="00A54B58"/>
    <w:rsid w:val="00A55355"/>
    <w:rsid w:val="00A554F0"/>
    <w:rsid w:val="00A558EA"/>
    <w:rsid w:val="00A55960"/>
    <w:rsid w:val="00A55A4B"/>
    <w:rsid w:val="00A55B3D"/>
    <w:rsid w:val="00A55D66"/>
    <w:rsid w:val="00A55F0E"/>
    <w:rsid w:val="00A56392"/>
    <w:rsid w:val="00A565A5"/>
    <w:rsid w:val="00A57388"/>
    <w:rsid w:val="00A575C4"/>
    <w:rsid w:val="00A57756"/>
    <w:rsid w:val="00A57894"/>
    <w:rsid w:val="00A578A8"/>
    <w:rsid w:val="00A57C5F"/>
    <w:rsid w:val="00A600AE"/>
    <w:rsid w:val="00A601A5"/>
    <w:rsid w:val="00A609A1"/>
    <w:rsid w:val="00A60ADA"/>
    <w:rsid w:val="00A60D47"/>
    <w:rsid w:val="00A61207"/>
    <w:rsid w:val="00A61335"/>
    <w:rsid w:val="00A61CA9"/>
    <w:rsid w:val="00A61DF5"/>
    <w:rsid w:val="00A623ED"/>
    <w:rsid w:val="00A6263B"/>
    <w:rsid w:val="00A628D3"/>
    <w:rsid w:val="00A629B3"/>
    <w:rsid w:val="00A62C86"/>
    <w:rsid w:val="00A62F27"/>
    <w:rsid w:val="00A63173"/>
    <w:rsid w:val="00A63442"/>
    <w:rsid w:val="00A6358B"/>
    <w:rsid w:val="00A638D2"/>
    <w:rsid w:val="00A63F5F"/>
    <w:rsid w:val="00A63FEF"/>
    <w:rsid w:val="00A64124"/>
    <w:rsid w:val="00A64139"/>
    <w:rsid w:val="00A641BC"/>
    <w:rsid w:val="00A645C0"/>
    <w:rsid w:val="00A64F23"/>
    <w:rsid w:val="00A64FF5"/>
    <w:rsid w:val="00A6509B"/>
    <w:rsid w:val="00A652CB"/>
    <w:rsid w:val="00A65538"/>
    <w:rsid w:val="00A6563B"/>
    <w:rsid w:val="00A65640"/>
    <w:rsid w:val="00A65870"/>
    <w:rsid w:val="00A658DF"/>
    <w:rsid w:val="00A663E4"/>
    <w:rsid w:val="00A6662A"/>
    <w:rsid w:val="00A668D8"/>
    <w:rsid w:val="00A66E69"/>
    <w:rsid w:val="00A67375"/>
    <w:rsid w:val="00A674B5"/>
    <w:rsid w:val="00A67710"/>
    <w:rsid w:val="00A6771F"/>
    <w:rsid w:val="00A679AF"/>
    <w:rsid w:val="00A67AD2"/>
    <w:rsid w:val="00A67EB0"/>
    <w:rsid w:val="00A70A6B"/>
    <w:rsid w:val="00A714F0"/>
    <w:rsid w:val="00A7159D"/>
    <w:rsid w:val="00A715D7"/>
    <w:rsid w:val="00A71656"/>
    <w:rsid w:val="00A71831"/>
    <w:rsid w:val="00A71CBF"/>
    <w:rsid w:val="00A71E8A"/>
    <w:rsid w:val="00A724E1"/>
    <w:rsid w:val="00A72564"/>
    <w:rsid w:val="00A725BB"/>
    <w:rsid w:val="00A726DC"/>
    <w:rsid w:val="00A72EC8"/>
    <w:rsid w:val="00A733AC"/>
    <w:rsid w:val="00A73AAA"/>
    <w:rsid w:val="00A73B0A"/>
    <w:rsid w:val="00A73CA0"/>
    <w:rsid w:val="00A73FBC"/>
    <w:rsid w:val="00A7421A"/>
    <w:rsid w:val="00A747D7"/>
    <w:rsid w:val="00A7482F"/>
    <w:rsid w:val="00A74E9F"/>
    <w:rsid w:val="00A74FE9"/>
    <w:rsid w:val="00A7535F"/>
    <w:rsid w:val="00A75360"/>
    <w:rsid w:val="00A754D8"/>
    <w:rsid w:val="00A75625"/>
    <w:rsid w:val="00A756CE"/>
    <w:rsid w:val="00A75C95"/>
    <w:rsid w:val="00A75E1A"/>
    <w:rsid w:val="00A764E4"/>
    <w:rsid w:val="00A7657D"/>
    <w:rsid w:val="00A7660A"/>
    <w:rsid w:val="00A76859"/>
    <w:rsid w:val="00A76ADA"/>
    <w:rsid w:val="00A76BEE"/>
    <w:rsid w:val="00A76C85"/>
    <w:rsid w:val="00A76D7F"/>
    <w:rsid w:val="00A771A6"/>
    <w:rsid w:val="00A772A5"/>
    <w:rsid w:val="00A773F9"/>
    <w:rsid w:val="00A77A43"/>
    <w:rsid w:val="00A77B6E"/>
    <w:rsid w:val="00A77E5E"/>
    <w:rsid w:val="00A77F49"/>
    <w:rsid w:val="00A80763"/>
    <w:rsid w:val="00A80807"/>
    <w:rsid w:val="00A80950"/>
    <w:rsid w:val="00A80A36"/>
    <w:rsid w:val="00A80CC1"/>
    <w:rsid w:val="00A81015"/>
    <w:rsid w:val="00A81285"/>
    <w:rsid w:val="00A8152A"/>
    <w:rsid w:val="00A81AC0"/>
    <w:rsid w:val="00A81C7F"/>
    <w:rsid w:val="00A81CDD"/>
    <w:rsid w:val="00A81F45"/>
    <w:rsid w:val="00A81FCF"/>
    <w:rsid w:val="00A821C5"/>
    <w:rsid w:val="00A82320"/>
    <w:rsid w:val="00A82404"/>
    <w:rsid w:val="00A82603"/>
    <w:rsid w:val="00A827C3"/>
    <w:rsid w:val="00A827FE"/>
    <w:rsid w:val="00A828AA"/>
    <w:rsid w:val="00A828F3"/>
    <w:rsid w:val="00A83003"/>
    <w:rsid w:val="00A83007"/>
    <w:rsid w:val="00A83104"/>
    <w:rsid w:val="00A835C9"/>
    <w:rsid w:val="00A83A47"/>
    <w:rsid w:val="00A83D1B"/>
    <w:rsid w:val="00A83DFB"/>
    <w:rsid w:val="00A840AA"/>
    <w:rsid w:val="00A84124"/>
    <w:rsid w:val="00A84169"/>
    <w:rsid w:val="00A842B8"/>
    <w:rsid w:val="00A842F7"/>
    <w:rsid w:val="00A842F8"/>
    <w:rsid w:val="00A84380"/>
    <w:rsid w:val="00A8446F"/>
    <w:rsid w:val="00A84542"/>
    <w:rsid w:val="00A84782"/>
    <w:rsid w:val="00A84784"/>
    <w:rsid w:val="00A84936"/>
    <w:rsid w:val="00A849BF"/>
    <w:rsid w:val="00A84D37"/>
    <w:rsid w:val="00A84D7B"/>
    <w:rsid w:val="00A84E7C"/>
    <w:rsid w:val="00A85126"/>
    <w:rsid w:val="00A855FD"/>
    <w:rsid w:val="00A85D4E"/>
    <w:rsid w:val="00A85DBB"/>
    <w:rsid w:val="00A86543"/>
    <w:rsid w:val="00A86655"/>
    <w:rsid w:val="00A86BF0"/>
    <w:rsid w:val="00A877BF"/>
    <w:rsid w:val="00A87B03"/>
    <w:rsid w:val="00A87ECE"/>
    <w:rsid w:val="00A87F74"/>
    <w:rsid w:val="00A9072E"/>
    <w:rsid w:val="00A90DB5"/>
    <w:rsid w:val="00A9119D"/>
    <w:rsid w:val="00A911E2"/>
    <w:rsid w:val="00A91209"/>
    <w:rsid w:val="00A914A4"/>
    <w:rsid w:val="00A91763"/>
    <w:rsid w:val="00A91A3A"/>
    <w:rsid w:val="00A91C07"/>
    <w:rsid w:val="00A92743"/>
    <w:rsid w:val="00A9284F"/>
    <w:rsid w:val="00A928FE"/>
    <w:rsid w:val="00A92C27"/>
    <w:rsid w:val="00A931E8"/>
    <w:rsid w:val="00A9333C"/>
    <w:rsid w:val="00A937AE"/>
    <w:rsid w:val="00A937FE"/>
    <w:rsid w:val="00A93AC2"/>
    <w:rsid w:val="00A94041"/>
    <w:rsid w:val="00A948A1"/>
    <w:rsid w:val="00A94A55"/>
    <w:rsid w:val="00A94A98"/>
    <w:rsid w:val="00A94C37"/>
    <w:rsid w:val="00A94D28"/>
    <w:rsid w:val="00A95E30"/>
    <w:rsid w:val="00A9605B"/>
    <w:rsid w:val="00A963E6"/>
    <w:rsid w:val="00A966F1"/>
    <w:rsid w:val="00A96F30"/>
    <w:rsid w:val="00A9717A"/>
    <w:rsid w:val="00A9736C"/>
    <w:rsid w:val="00A9742C"/>
    <w:rsid w:val="00A97466"/>
    <w:rsid w:val="00A97506"/>
    <w:rsid w:val="00A9757C"/>
    <w:rsid w:val="00A975A3"/>
    <w:rsid w:val="00A97828"/>
    <w:rsid w:val="00A97A29"/>
    <w:rsid w:val="00AA0503"/>
    <w:rsid w:val="00AA0756"/>
    <w:rsid w:val="00AA0800"/>
    <w:rsid w:val="00AA08BD"/>
    <w:rsid w:val="00AA0BF7"/>
    <w:rsid w:val="00AA0E04"/>
    <w:rsid w:val="00AA12AB"/>
    <w:rsid w:val="00AA15A0"/>
    <w:rsid w:val="00AA192E"/>
    <w:rsid w:val="00AA1A61"/>
    <w:rsid w:val="00AA1AFB"/>
    <w:rsid w:val="00AA2469"/>
    <w:rsid w:val="00AA2743"/>
    <w:rsid w:val="00AA2A51"/>
    <w:rsid w:val="00AA3153"/>
    <w:rsid w:val="00AA3248"/>
    <w:rsid w:val="00AA3461"/>
    <w:rsid w:val="00AA35F7"/>
    <w:rsid w:val="00AA3B57"/>
    <w:rsid w:val="00AA3DD5"/>
    <w:rsid w:val="00AA4006"/>
    <w:rsid w:val="00AA4249"/>
    <w:rsid w:val="00AA449F"/>
    <w:rsid w:val="00AA46FD"/>
    <w:rsid w:val="00AA4A66"/>
    <w:rsid w:val="00AA4CF6"/>
    <w:rsid w:val="00AA505A"/>
    <w:rsid w:val="00AA518E"/>
    <w:rsid w:val="00AA519D"/>
    <w:rsid w:val="00AA552D"/>
    <w:rsid w:val="00AA5596"/>
    <w:rsid w:val="00AA5697"/>
    <w:rsid w:val="00AA5D05"/>
    <w:rsid w:val="00AA608C"/>
    <w:rsid w:val="00AA63CD"/>
    <w:rsid w:val="00AA63E5"/>
    <w:rsid w:val="00AA6473"/>
    <w:rsid w:val="00AA688C"/>
    <w:rsid w:val="00AA6A80"/>
    <w:rsid w:val="00AA6E90"/>
    <w:rsid w:val="00AA708D"/>
    <w:rsid w:val="00AA71AD"/>
    <w:rsid w:val="00AA7DEB"/>
    <w:rsid w:val="00AB02A3"/>
    <w:rsid w:val="00AB0837"/>
    <w:rsid w:val="00AB0C62"/>
    <w:rsid w:val="00AB0FC5"/>
    <w:rsid w:val="00AB1E6E"/>
    <w:rsid w:val="00AB20CB"/>
    <w:rsid w:val="00AB2138"/>
    <w:rsid w:val="00AB2D7A"/>
    <w:rsid w:val="00AB2E63"/>
    <w:rsid w:val="00AB2F39"/>
    <w:rsid w:val="00AB30A5"/>
    <w:rsid w:val="00AB33DA"/>
    <w:rsid w:val="00AB3561"/>
    <w:rsid w:val="00AB366F"/>
    <w:rsid w:val="00AB475E"/>
    <w:rsid w:val="00AB4B88"/>
    <w:rsid w:val="00AB4C91"/>
    <w:rsid w:val="00AB4D94"/>
    <w:rsid w:val="00AB5441"/>
    <w:rsid w:val="00AB5EE1"/>
    <w:rsid w:val="00AB60C4"/>
    <w:rsid w:val="00AB65D3"/>
    <w:rsid w:val="00AB680C"/>
    <w:rsid w:val="00AB6EAE"/>
    <w:rsid w:val="00AB6EF2"/>
    <w:rsid w:val="00AB7017"/>
    <w:rsid w:val="00AB790A"/>
    <w:rsid w:val="00AB792D"/>
    <w:rsid w:val="00AB7DEA"/>
    <w:rsid w:val="00AB7F6D"/>
    <w:rsid w:val="00AC0334"/>
    <w:rsid w:val="00AC0A2D"/>
    <w:rsid w:val="00AC0E3C"/>
    <w:rsid w:val="00AC0EC5"/>
    <w:rsid w:val="00AC0F4C"/>
    <w:rsid w:val="00AC0FC7"/>
    <w:rsid w:val="00AC11DB"/>
    <w:rsid w:val="00AC132E"/>
    <w:rsid w:val="00AC14BD"/>
    <w:rsid w:val="00AC16DA"/>
    <w:rsid w:val="00AC1752"/>
    <w:rsid w:val="00AC189F"/>
    <w:rsid w:val="00AC1C10"/>
    <w:rsid w:val="00AC328D"/>
    <w:rsid w:val="00AC3378"/>
    <w:rsid w:val="00AC34BB"/>
    <w:rsid w:val="00AC3C0A"/>
    <w:rsid w:val="00AC3EAA"/>
    <w:rsid w:val="00AC3F10"/>
    <w:rsid w:val="00AC4099"/>
    <w:rsid w:val="00AC46A8"/>
    <w:rsid w:val="00AC46C0"/>
    <w:rsid w:val="00AC4B6B"/>
    <w:rsid w:val="00AC4B83"/>
    <w:rsid w:val="00AC4DD5"/>
    <w:rsid w:val="00AC4EEB"/>
    <w:rsid w:val="00AC5783"/>
    <w:rsid w:val="00AC5D4C"/>
    <w:rsid w:val="00AC5FC9"/>
    <w:rsid w:val="00AC6933"/>
    <w:rsid w:val="00AC6C50"/>
    <w:rsid w:val="00AC77A6"/>
    <w:rsid w:val="00AC77EC"/>
    <w:rsid w:val="00AC78B4"/>
    <w:rsid w:val="00AC7AA8"/>
    <w:rsid w:val="00AC7C96"/>
    <w:rsid w:val="00AC7F6E"/>
    <w:rsid w:val="00AD0085"/>
    <w:rsid w:val="00AD021F"/>
    <w:rsid w:val="00AD038F"/>
    <w:rsid w:val="00AD0649"/>
    <w:rsid w:val="00AD0666"/>
    <w:rsid w:val="00AD0678"/>
    <w:rsid w:val="00AD0710"/>
    <w:rsid w:val="00AD077A"/>
    <w:rsid w:val="00AD0DDF"/>
    <w:rsid w:val="00AD1135"/>
    <w:rsid w:val="00AD161E"/>
    <w:rsid w:val="00AD1CFA"/>
    <w:rsid w:val="00AD2E75"/>
    <w:rsid w:val="00AD2F06"/>
    <w:rsid w:val="00AD30F4"/>
    <w:rsid w:val="00AD3266"/>
    <w:rsid w:val="00AD32C2"/>
    <w:rsid w:val="00AD3385"/>
    <w:rsid w:val="00AD37C6"/>
    <w:rsid w:val="00AD3CD7"/>
    <w:rsid w:val="00AD4F96"/>
    <w:rsid w:val="00AD5088"/>
    <w:rsid w:val="00AD52EE"/>
    <w:rsid w:val="00AD5664"/>
    <w:rsid w:val="00AD5AD2"/>
    <w:rsid w:val="00AD5BDF"/>
    <w:rsid w:val="00AD5D1F"/>
    <w:rsid w:val="00AD5D3F"/>
    <w:rsid w:val="00AD5EAC"/>
    <w:rsid w:val="00AD6063"/>
    <w:rsid w:val="00AD63A3"/>
    <w:rsid w:val="00AD63B3"/>
    <w:rsid w:val="00AD6C2A"/>
    <w:rsid w:val="00AD6C88"/>
    <w:rsid w:val="00AD7111"/>
    <w:rsid w:val="00AD73C0"/>
    <w:rsid w:val="00AD74AA"/>
    <w:rsid w:val="00AD75AE"/>
    <w:rsid w:val="00AD75B5"/>
    <w:rsid w:val="00AD75FE"/>
    <w:rsid w:val="00AD764C"/>
    <w:rsid w:val="00AD78F5"/>
    <w:rsid w:val="00AE09B6"/>
    <w:rsid w:val="00AE09EF"/>
    <w:rsid w:val="00AE0AE2"/>
    <w:rsid w:val="00AE0B81"/>
    <w:rsid w:val="00AE10F8"/>
    <w:rsid w:val="00AE1302"/>
    <w:rsid w:val="00AE1622"/>
    <w:rsid w:val="00AE1880"/>
    <w:rsid w:val="00AE1A1E"/>
    <w:rsid w:val="00AE1B8A"/>
    <w:rsid w:val="00AE2960"/>
    <w:rsid w:val="00AE2ABF"/>
    <w:rsid w:val="00AE2C12"/>
    <w:rsid w:val="00AE2EF9"/>
    <w:rsid w:val="00AE344B"/>
    <w:rsid w:val="00AE34EC"/>
    <w:rsid w:val="00AE35A9"/>
    <w:rsid w:val="00AE3783"/>
    <w:rsid w:val="00AE38C3"/>
    <w:rsid w:val="00AE3B12"/>
    <w:rsid w:val="00AE452D"/>
    <w:rsid w:val="00AE45F3"/>
    <w:rsid w:val="00AE4AA6"/>
    <w:rsid w:val="00AE4C03"/>
    <w:rsid w:val="00AE4F04"/>
    <w:rsid w:val="00AE507A"/>
    <w:rsid w:val="00AE5105"/>
    <w:rsid w:val="00AE54B3"/>
    <w:rsid w:val="00AE6077"/>
    <w:rsid w:val="00AE6239"/>
    <w:rsid w:val="00AE628E"/>
    <w:rsid w:val="00AE6C85"/>
    <w:rsid w:val="00AE6F43"/>
    <w:rsid w:val="00AE6FEC"/>
    <w:rsid w:val="00AE706F"/>
    <w:rsid w:val="00AE70AD"/>
    <w:rsid w:val="00AE7637"/>
    <w:rsid w:val="00AE7684"/>
    <w:rsid w:val="00AE775D"/>
    <w:rsid w:val="00AE7A86"/>
    <w:rsid w:val="00AF02A6"/>
    <w:rsid w:val="00AF03C7"/>
    <w:rsid w:val="00AF09D8"/>
    <w:rsid w:val="00AF120A"/>
    <w:rsid w:val="00AF12B4"/>
    <w:rsid w:val="00AF13C7"/>
    <w:rsid w:val="00AF1B8F"/>
    <w:rsid w:val="00AF1C14"/>
    <w:rsid w:val="00AF1E97"/>
    <w:rsid w:val="00AF306F"/>
    <w:rsid w:val="00AF37CB"/>
    <w:rsid w:val="00AF393B"/>
    <w:rsid w:val="00AF3B70"/>
    <w:rsid w:val="00AF440E"/>
    <w:rsid w:val="00AF448C"/>
    <w:rsid w:val="00AF4D54"/>
    <w:rsid w:val="00AF4D88"/>
    <w:rsid w:val="00AF5168"/>
    <w:rsid w:val="00AF5298"/>
    <w:rsid w:val="00AF5805"/>
    <w:rsid w:val="00AF61F5"/>
    <w:rsid w:val="00AF647D"/>
    <w:rsid w:val="00AF6746"/>
    <w:rsid w:val="00AF6E74"/>
    <w:rsid w:val="00AF7024"/>
    <w:rsid w:val="00AF72BF"/>
    <w:rsid w:val="00AF7610"/>
    <w:rsid w:val="00AF778A"/>
    <w:rsid w:val="00AF7C63"/>
    <w:rsid w:val="00AF7FCF"/>
    <w:rsid w:val="00B002F8"/>
    <w:rsid w:val="00B006C2"/>
    <w:rsid w:val="00B0098C"/>
    <w:rsid w:val="00B0102C"/>
    <w:rsid w:val="00B011C5"/>
    <w:rsid w:val="00B0124B"/>
    <w:rsid w:val="00B0139E"/>
    <w:rsid w:val="00B013F3"/>
    <w:rsid w:val="00B013F7"/>
    <w:rsid w:val="00B014D3"/>
    <w:rsid w:val="00B01B03"/>
    <w:rsid w:val="00B01E12"/>
    <w:rsid w:val="00B022BA"/>
    <w:rsid w:val="00B022F4"/>
    <w:rsid w:val="00B023E6"/>
    <w:rsid w:val="00B02D92"/>
    <w:rsid w:val="00B034E0"/>
    <w:rsid w:val="00B039B3"/>
    <w:rsid w:val="00B03C8B"/>
    <w:rsid w:val="00B03EAF"/>
    <w:rsid w:val="00B03F4B"/>
    <w:rsid w:val="00B03FFF"/>
    <w:rsid w:val="00B042E2"/>
    <w:rsid w:val="00B043A0"/>
    <w:rsid w:val="00B04404"/>
    <w:rsid w:val="00B04465"/>
    <w:rsid w:val="00B045FF"/>
    <w:rsid w:val="00B0463C"/>
    <w:rsid w:val="00B04844"/>
    <w:rsid w:val="00B0485B"/>
    <w:rsid w:val="00B04CF4"/>
    <w:rsid w:val="00B04D60"/>
    <w:rsid w:val="00B05067"/>
    <w:rsid w:val="00B050C8"/>
    <w:rsid w:val="00B05351"/>
    <w:rsid w:val="00B054C7"/>
    <w:rsid w:val="00B057A7"/>
    <w:rsid w:val="00B05DF0"/>
    <w:rsid w:val="00B06457"/>
    <w:rsid w:val="00B066D1"/>
    <w:rsid w:val="00B0686C"/>
    <w:rsid w:val="00B068AF"/>
    <w:rsid w:val="00B06BB4"/>
    <w:rsid w:val="00B06E18"/>
    <w:rsid w:val="00B06EB0"/>
    <w:rsid w:val="00B07017"/>
    <w:rsid w:val="00B07480"/>
    <w:rsid w:val="00B0796C"/>
    <w:rsid w:val="00B07B5A"/>
    <w:rsid w:val="00B1026B"/>
    <w:rsid w:val="00B1092E"/>
    <w:rsid w:val="00B1096B"/>
    <w:rsid w:val="00B10BF8"/>
    <w:rsid w:val="00B10DA0"/>
    <w:rsid w:val="00B10E1D"/>
    <w:rsid w:val="00B110DF"/>
    <w:rsid w:val="00B11251"/>
    <w:rsid w:val="00B112CE"/>
    <w:rsid w:val="00B1167A"/>
    <w:rsid w:val="00B1173C"/>
    <w:rsid w:val="00B117AF"/>
    <w:rsid w:val="00B117C7"/>
    <w:rsid w:val="00B11814"/>
    <w:rsid w:val="00B118C6"/>
    <w:rsid w:val="00B11B0E"/>
    <w:rsid w:val="00B11C9A"/>
    <w:rsid w:val="00B12326"/>
    <w:rsid w:val="00B12329"/>
    <w:rsid w:val="00B12474"/>
    <w:rsid w:val="00B124B0"/>
    <w:rsid w:val="00B12736"/>
    <w:rsid w:val="00B1285A"/>
    <w:rsid w:val="00B12C7D"/>
    <w:rsid w:val="00B133B1"/>
    <w:rsid w:val="00B133C9"/>
    <w:rsid w:val="00B137C7"/>
    <w:rsid w:val="00B13895"/>
    <w:rsid w:val="00B13A81"/>
    <w:rsid w:val="00B13E8F"/>
    <w:rsid w:val="00B13F58"/>
    <w:rsid w:val="00B14099"/>
    <w:rsid w:val="00B142CC"/>
    <w:rsid w:val="00B143B5"/>
    <w:rsid w:val="00B14562"/>
    <w:rsid w:val="00B14B13"/>
    <w:rsid w:val="00B14BD7"/>
    <w:rsid w:val="00B14BE4"/>
    <w:rsid w:val="00B14C4D"/>
    <w:rsid w:val="00B14D4C"/>
    <w:rsid w:val="00B14DB7"/>
    <w:rsid w:val="00B154E1"/>
    <w:rsid w:val="00B157FF"/>
    <w:rsid w:val="00B15A3F"/>
    <w:rsid w:val="00B163DA"/>
    <w:rsid w:val="00B16447"/>
    <w:rsid w:val="00B16978"/>
    <w:rsid w:val="00B16C34"/>
    <w:rsid w:val="00B16C9C"/>
    <w:rsid w:val="00B16E3E"/>
    <w:rsid w:val="00B17205"/>
    <w:rsid w:val="00B178EC"/>
    <w:rsid w:val="00B17928"/>
    <w:rsid w:val="00B17A2B"/>
    <w:rsid w:val="00B17B3B"/>
    <w:rsid w:val="00B17F05"/>
    <w:rsid w:val="00B200FB"/>
    <w:rsid w:val="00B204D0"/>
    <w:rsid w:val="00B20797"/>
    <w:rsid w:val="00B2090F"/>
    <w:rsid w:val="00B20BCA"/>
    <w:rsid w:val="00B21252"/>
    <w:rsid w:val="00B21589"/>
    <w:rsid w:val="00B215F3"/>
    <w:rsid w:val="00B21606"/>
    <w:rsid w:val="00B21818"/>
    <w:rsid w:val="00B218EA"/>
    <w:rsid w:val="00B21C20"/>
    <w:rsid w:val="00B21F1E"/>
    <w:rsid w:val="00B21F49"/>
    <w:rsid w:val="00B22071"/>
    <w:rsid w:val="00B22074"/>
    <w:rsid w:val="00B2219C"/>
    <w:rsid w:val="00B224BC"/>
    <w:rsid w:val="00B22888"/>
    <w:rsid w:val="00B22A16"/>
    <w:rsid w:val="00B22BE1"/>
    <w:rsid w:val="00B22E1C"/>
    <w:rsid w:val="00B230E8"/>
    <w:rsid w:val="00B23A17"/>
    <w:rsid w:val="00B23DA8"/>
    <w:rsid w:val="00B2421E"/>
    <w:rsid w:val="00B24389"/>
    <w:rsid w:val="00B24447"/>
    <w:rsid w:val="00B25197"/>
    <w:rsid w:val="00B25282"/>
    <w:rsid w:val="00B25520"/>
    <w:rsid w:val="00B2568A"/>
    <w:rsid w:val="00B258CA"/>
    <w:rsid w:val="00B25982"/>
    <w:rsid w:val="00B25E40"/>
    <w:rsid w:val="00B25FF5"/>
    <w:rsid w:val="00B26246"/>
    <w:rsid w:val="00B2675D"/>
    <w:rsid w:val="00B26CC1"/>
    <w:rsid w:val="00B26DDF"/>
    <w:rsid w:val="00B26DFD"/>
    <w:rsid w:val="00B26FC7"/>
    <w:rsid w:val="00B2731D"/>
    <w:rsid w:val="00B274AE"/>
    <w:rsid w:val="00B27661"/>
    <w:rsid w:val="00B27663"/>
    <w:rsid w:val="00B27801"/>
    <w:rsid w:val="00B27E0C"/>
    <w:rsid w:val="00B300B1"/>
    <w:rsid w:val="00B301F7"/>
    <w:rsid w:val="00B302C3"/>
    <w:rsid w:val="00B30317"/>
    <w:rsid w:val="00B30649"/>
    <w:rsid w:val="00B30723"/>
    <w:rsid w:val="00B3107D"/>
    <w:rsid w:val="00B31531"/>
    <w:rsid w:val="00B31A2E"/>
    <w:rsid w:val="00B31E73"/>
    <w:rsid w:val="00B32303"/>
    <w:rsid w:val="00B3238F"/>
    <w:rsid w:val="00B32583"/>
    <w:rsid w:val="00B3272B"/>
    <w:rsid w:val="00B32C0E"/>
    <w:rsid w:val="00B32ECA"/>
    <w:rsid w:val="00B32F5D"/>
    <w:rsid w:val="00B331EF"/>
    <w:rsid w:val="00B33614"/>
    <w:rsid w:val="00B3397B"/>
    <w:rsid w:val="00B33ABD"/>
    <w:rsid w:val="00B340FD"/>
    <w:rsid w:val="00B344A3"/>
    <w:rsid w:val="00B34D2E"/>
    <w:rsid w:val="00B3583D"/>
    <w:rsid w:val="00B3588E"/>
    <w:rsid w:val="00B35DCD"/>
    <w:rsid w:val="00B35F58"/>
    <w:rsid w:val="00B3602B"/>
    <w:rsid w:val="00B3619B"/>
    <w:rsid w:val="00B3619E"/>
    <w:rsid w:val="00B362F6"/>
    <w:rsid w:val="00B36379"/>
    <w:rsid w:val="00B36479"/>
    <w:rsid w:val="00B365D9"/>
    <w:rsid w:val="00B369E4"/>
    <w:rsid w:val="00B36A7D"/>
    <w:rsid w:val="00B36B27"/>
    <w:rsid w:val="00B36BDE"/>
    <w:rsid w:val="00B36E7C"/>
    <w:rsid w:val="00B371DF"/>
    <w:rsid w:val="00B376E3"/>
    <w:rsid w:val="00B37B90"/>
    <w:rsid w:val="00B40102"/>
    <w:rsid w:val="00B4026A"/>
    <w:rsid w:val="00B403F0"/>
    <w:rsid w:val="00B4054C"/>
    <w:rsid w:val="00B40667"/>
    <w:rsid w:val="00B40725"/>
    <w:rsid w:val="00B41453"/>
    <w:rsid w:val="00B41483"/>
    <w:rsid w:val="00B41534"/>
    <w:rsid w:val="00B41758"/>
    <w:rsid w:val="00B41B7C"/>
    <w:rsid w:val="00B41F9E"/>
    <w:rsid w:val="00B4202B"/>
    <w:rsid w:val="00B4210B"/>
    <w:rsid w:val="00B42166"/>
    <w:rsid w:val="00B421BA"/>
    <w:rsid w:val="00B4257D"/>
    <w:rsid w:val="00B428E2"/>
    <w:rsid w:val="00B4303B"/>
    <w:rsid w:val="00B433E4"/>
    <w:rsid w:val="00B43600"/>
    <w:rsid w:val="00B438F4"/>
    <w:rsid w:val="00B43E18"/>
    <w:rsid w:val="00B44318"/>
    <w:rsid w:val="00B44391"/>
    <w:rsid w:val="00B4455B"/>
    <w:rsid w:val="00B44CDD"/>
    <w:rsid w:val="00B45BF5"/>
    <w:rsid w:val="00B46793"/>
    <w:rsid w:val="00B46956"/>
    <w:rsid w:val="00B46BBE"/>
    <w:rsid w:val="00B472D9"/>
    <w:rsid w:val="00B47319"/>
    <w:rsid w:val="00B473FA"/>
    <w:rsid w:val="00B47B1E"/>
    <w:rsid w:val="00B47E38"/>
    <w:rsid w:val="00B47EB2"/>
    <w:rsid w:val="00B47F35"/>
    <w:rsid w:val="00B5062E"/>
    <w:rsid w:val="00B506EB"/>
    <w:rsid w:val="00B50C8C"/>
    <w:rsid w:val="00B510A4"/>
    <w:rsid w:val="00B51316"/>
    <w:rsid w:val="00B515D2"/>
    <w:rsid w:val="00B51732"/>
    <w:rsid w:val="00B51D69"/>
    <w:rsid w:val="00B51DB0"/>
    <w:rsid w:val="00B51FA7"/>
    <w:rsid w:val="00B52233"/>
    <w:rsid w:val="00B523A8"/>
    <w:rsid w:val="00B525B9"/>
    <w:rsid w:val="00B52629"/>
    <w:rsid w:val="00B528A6"/>
    <w:rsid w:val="00B52A99"/>
    <w:rsid w:val="00B5361A"/>
    <w:rsid w:val="00B536D8"/>
    <w:rsid w:val="00B53A8A"/>
    <w:rsid w:val="00B53B7A"/>
    <w:rsid w:val="00B53FD1"/>
    <w:rsid w:val="00B54280"/>
    <w:rsid w:val="00B5430B"/>
    <w:rsid w:val="00B545C5"/>
    <w:rsid w:val="00B546E1"/>
    <w:rsid w:val="00B558D2"/>
    <w:rsid w:val="00B55BA8"/>
    <w:rsid w:val="00B560DE"/>
    <w:rsid w:val="00B5615D"/>
    <w:rsid w:val="00B564A4"/>
    <w:rsid w:val="00B564F3"/>
    <w:rsid w:val="00B56638"/>
    <w:rsid w:val="00B56687"/>
    <w:rsid w:val="00B568C3"/>
    <w:rsid w:val="00B56D1E"/>
    <w:rsid w:val="00B56E10"/>
    <w:rsid w:val="00B56EFB"/>
    <w:rsid w:val="00B56F96"/>
    <w:rsid w:val="00B571AB"/>
    <w:rsid w:val="00B57ABA"/>
    <w:rsid w:val="00B57EBC"/>
    <w:rsid w:val="00B600B3"/>
    <w:rsid w:val="00B6015B"/>
    <w:rsid w:val="00B60235"/>
    <w:rsid w:val="00B6066A"/>
    <w:rsid w:val="00B607BF"/>
    <w:rsid w:val="00B60D72"/>
    <w:rsid w:val="00B60E60"/>
    <w:rsid w:val="00B61427"/>
    <w:rsid w:val="00B615D2"/>
    <w:rsid w:val="00B61803"/>
    <w:rsid w:val="00B6187B"/>
    <w:rsid w:val="00B61E25"/>
    <w:rsid w:val="00B61E50"/>
    <w:rsid w:val="00B61E89"/>
    <w:rsid w:val="00B61FE4"/>
    <w:rsid w:val="00B6203D"/>
    <w:rsid w:val="00B624B9"/>
    <w:rsid w:val="00B62813"/>
    <w:rsid w:val="00B62940"/>
    <w:rsid w:val="00B63059"/>
    <w:rsid w:val="00B63248"/>
    <w:rsid w:val="00B632E4"/>
    <w:rsid w:val="00B633FB"/>
    <w:rsid w:val="00B63D1D"/>
    <w:rsid w:val="00B640CA"/>
    <w:rsid w:val="00B643DC"/>
    <w:rsid w:val="00B646C5"/>
    <w:rsid w:val="00B6495B"/>
    <w:rsid w:val="00B649B3"/>
    <w:rsid w:val="00B64FFB"/>
    <w:rsid w:val="00B65385"/>
    <w:rsid w:val="00B65460"/>
    <w:rsid w:val="00B658BB"/>
    <w:rsid w:val="00B6594E"/>
    <w:rsid w:val="00B65A35"/>
    <w:rsid w:val="00B65CAC"/>
    <w:rsid w:val="00B65DE4"/>
    <w:rsid w:val="00B65E49"/>
    <w:rsid w:val="00B66089"/>
    <w:rsid w:val="00B66245"/>
    <w:rsid w:val="00B663F7"/>
    <w:rsid w:val="00B6642F"/>
    <w:rsid w:val="00B66594"/>
    <w:rsid w:val="00B669F1"/>
    <w:rsid w:val="00B66ACB"/>
    <w:rsid w:val="00B66F1C"/>
    <w:rsid w:val="00B67317"/>
    <w:rsid w:val="00B675C4"/>
    <w:rsid w:val="00B6765C"/>
    <w:rsid w:val="00B67F14"/>
    <w:rsid w:val="00B67F6C"/>
    <w:rsid w:val="00B70433"/>
    <w:rsid w:val="00B70B39"/>
    <w:rsid w:val="00B70D62"/>
    <w:rsid w:val="00B70EBB"/>
    <w:rsid w:val="00B70FC4"/>
    <w:rsid w:val="00B71879"/>
    <w:rsid w:val="00B71F44"/>
    <w:rsid w:val="00B72267"/>
    <w:rsid w:val="00B72408"/>
    <w:rsid w:val="00B7276D"/>
    <w:rsid w:val="00B72807"/>
    <w:rsid w:val="00B7302A"/>
    <w:rsid w:val="00B732BC"/>
    <w:rsid w:val="00B73A52"/>
    <w:rsid w:val="00B73AE4"/>
    <w:rsid w:val="00B73ED7"/>
    <w:rsid w:val="00B745BD"/>
    <w:rsid w:val="00B74849"/>
    <w:rsid w:val="00B74E20"/>
    <w:rsid w:val="00B7522A"/>
    <w:rsid w:val="00B75577"/>
    <w:rsid w:val="00B75613"/>
    <w:rsid w:val="00B75AA5"/>
    <w:rsid w:val="00B76302"/>
    <w:rsid w:val="00B76B22"/>
    <w:rsid w:val="00B76E3B"/>
    <w:rsid w:val="00B773F2"/>
    <w:rsid w:val="00B778E5"/>
    <w:rsid w:val="00B77BA9"/>
    <w:rsid w:val="00B77D98"/>
    <w:rsid w:val="00B80056"/>
    <w:rsid w:val="00B800D3"/>
    <w:rsid w:val="00B801BA"/>
    <w:rsid w:val="00B803C6"/>
    <w:rsid w:val="00B80425"/>
    <w:rsid w:val="00B80A66"/>
    <w:rsid w:val="00B80B77"/>
    <w:rsid w:val="00B8108D"/>
    <w:rsid w:val="00B8145A"/>
    <w:rsid w:val="00B81F5C"/>
    <w:rsid w:val="00B81FAC"/>
    <w:rsid w:val="00B81FE3"/>
    <w:rsid w:val="00B82265"/>
    <w:rsid w:val="00B822BE"/>
    <w:rsid w:val="00B8235C"/>
    <w:rsid w:val="00B8244F"/>
    <w:rsid w:val="00B82907"/>
    <w:rsid w:val="00B82F84"/>
    <w:rsid w:val="00B83030"/>
    <w:rsid w:val="00B83203"/>
    <w:rsid w:val="00B832CD"/>
    <w:rsid w:val="00B832DB"/>
    <w:rsid w:val="00B8361D"/>
    <w:rsid w:val="00B83858"/>
    <w:rsid w:val="00B83A8D"/>
    <w:rsid w:val="00B83DDE"/>
    <w:rsid w:val="00B8413F"/>
    <w:rsid w:val="00B842F8"/>
    <w:rsid w:val="00B84416"/>
    <w:rsid w:val="00B84672"/>
    <w:rsid w:val="00B84836"/>
    <w:rsid w:val="00B8506D"/>
    <w:rsid w:val="00B85073"/>
    <w:rsid w:val="00B853A7"/>
    <w:rsid w:val="00B853D2"/>
    <w:rsid w:val="00B85732"/>
    <w:rsid w:val="00B858EE"/>
    <w:rsid w:val="00B859F7"/>
    <w:rsid w:val="00B85EB0"/>
    <w:rsid w:val="00B862CA"/>
    <w:rsid w:val="00B862E2"/>
    <w:rsid w:val="00B864C8"/>
    <w:rsid w:val="00B86563"/>
    <w:rsid w:val="00B8698A"/>
    <w:rsid w:val="00B869F4"/>
    <w:rsid w:val="00B8734B"/>
    <w:rsid w:val="00B87407"/>
    <w:rsid w:val="00B875D1"/>
    <w:rsid w:val="00B901CA"/>
    <w:rsid w:val="00B908AF"/>
    <w:rsid w:val="00B90D00"/>
    <w:rsid w:val="00B90D7D"/>
    <w:rsid w:val="00B90DD4"/>
    <w:rsid w:val="00B91C61"/>
    <w:rsid w:val="00B91F20"/>
    <w:rsid w:val="00B92075"/>
    <w:rsid w:val="00B9251B"/>
    <w:rsid w:val="00B92653"/>
    <w:rsid w:val="00B92871"/>
    <w:rsid w:val="00B92A78"/>
    <w:rsid w:val="00B92C63"/>
    <w:rsid w:val="00B92D4B"/>
    <w:rsid w:val="00B92E45"/>
    <w:rsid w:val="00B93059"/>
    <w:rsid w:val="00B9316D"/>
    <w:rsid w:val="00B931BB"/>
    <w:rsid w:val="00B93794"/>
    <w:rsid w:val="00B93B38"/>
    <w:rsid w:val="00B93B7A"/>
    <w:rsid w:val="00B93C02"/>
    <w:rsid w:val="00B9404F"/>
    <w:rsid w:val="00B94405"/>
    <w:rsid w:val="00B94765"/>
    <w:rsid w:val="00B94C79"/>
    <w:rsid w:val="00B954E3"/>
    <w:rsid w:val="00B95555"/>
    <w:rsid w:val="00B95BF2"/>
    <w:rsid w:val="00B95D79"/>
    <w:rsid w:val="00B96015"/>
    <w:rsid w:val="00B963FC"/>
    <w:rsid w:val="00B96675"/>
    <w:rsid w:val="00B96A80"/>
    <w:rsid w:val="00B96A97"/>
    <w:rsid w:val="00B97028"/>
    <w:rsid w:val="00B9757F"/>
    <w:rsid w:val="00B9768D"/>
    <w:rsid w:val="00B978FC"/>
    <w:rsid w:val="00BA001C"/>
    <w:rsid w:val="00BA01D1"/>
    <w:rsid w:val="00BA03A6"/>
    <w:rsid w:val="00BA050A"/>
    <w:rsid w:val="00BA0704"/>
    <w:rsid w:val="00BA08DD"/>
    <w:rsid w:val="00BA08FA"/>
    <w:rsid w:val="00BA094B"/>
    <w:rsid w:val="00BA0A7A"/>
    <w:rsid w:val="00BA1142"/>
    <w:rsid w:val="00BA15CD"/>
    <w:rsid w:val="00BA16CA"/>
    <w:rsid w:val="00BA18D6"/>
    <w:rsid w:val="00BA1A49"/>
    <w:rsid w:val="00BA1C17"/>
    <w:rsid w:val="00BA1CFE"/>
    <w:rsid w:val="00BA1F2A"/>
    <w:rsid w:val="00BA2836"/>
    <w:rsid w:val="00BA2A72"/>
    <w:rsid w:val="00BA2E7A"/>
    <w:rsid w:val="00BA2E97"/>
    <w:rsid w:val="00BA3740"/>
    <w:rsid w:val="00BA3790"/>
    <w:rsid w:val="00BA39A2"/>
    <w:rsid w:val="00BA3F59"/>
    <w:rsid w:val="00BA3FC9"/>
    <w:rsid w:val="00BA431B"/>
    <w:rsid w:val="00BA44D5"/>
    <w:rsid w:val="00BA46D6"/>
    <w:rsid w:val="00BA489C"/>
    <w:rsid w:val="00BA498F"/>
    <w:rsid w:val="00BA4E9D"/>
    <w:rsid w:val="00BA5058"/>
    <w:rsid w:val="00BA5553"/>
    <w:rsid w:val="00BA5A2E"/>
    <w:rsid w:val="00BA5DF5"/>
    <w:rsid w:val="00BA5FC9"/>
    <w:rsid w:val="00BA6147"/>
    <w:rsid w:val="00BA6201"/>
    <w:rsid w:val="00BA65F3"/>
    <w:rsid w:val="00BA677C"/>
    <w:rsid w:val="00BA6873"/>
    <w:rsid w:val="00BA6D1E"/>
    <w:rsid w:val="00BA78F2"/>
    <w:rsid w:val="00BA7AA7"/>
    <w:rsid w:val="00BA7CC1"/>
    <w:rsid w:val="00BA7D5E"/>
    <w:rsid w:val="00BA7F8E"/>
    <w:rsid w:val="00BB026F"/>
    <w:rsid w:val="00BB02BC"/>
    <w:rsid w:val="00BB039D"/>
    <w:rsid w:val="00BB0766"/>
    <w:rsid w:val="00BB0B60"/>
    <w:rsid w:val="00BB0B91"/>
    <w:rsid w:val="00BB122B"/>
    <w:rsid w:val="00BB12E3"/>
    <w:rsid w:val="00BB13FA"/>
    <w:rsid w:val="00BB141B"/>
    <w:rsid w:val="00BB1487"/>
    <w:rsid w:val="00BB1A8C"/>
    <w:rsid w:val="00BB1D68"/>
    <w:rsid w:val="00BB2096"/>
    <w:rsid w:val="00BB25AB"/>
    <w:rsid w:val="00BB271E"/>
    <w:rsid w:val="00BB2950"/>
    <w:rsid w:val="00BB2FA2"/>
    <w:rsid w:val="00BB31AE"/>
    <w:rsid w:val="00BB31E2"/>
    <w:rsid w:val="00BB3252"/>
    <w:rsid w:val="00BB329D"/>
    <w:rsid w:val="00BB35C9"/>
    <w:rsid w:val="00BB35E1"/>
    <w:rsid w:val="00BB35E6"/>
    <w:rsid w:val="00BB4092"/>
    <w:rsid w:val="00BB40EA"/>
    <w:rsid w:val="00BB415B"/>
    <w:rsid w:val="00BB4201"/>
    <w:rsid w:val="00BB4405"/>
    <w:rsid w:val="00BB4596"/>
    <w:rsid w:val="00BB4D10"/>
    <w:rsid w:val="00BB4E29"/>
    <w:rsid w:val="00BB51AB"/>
    <w:rsid w:val="00BB5439"/>
    <w:rsid w:val="00BB54B3"/>
    <w:rsid w:val="00BB54E0"/>
    <w:rsid w:val="00BB5A82"/>
    <w:rsid w:val="00BB5DD7"/>
    <w:rsid w:val="00BB5EF0"/>
    <w:rsid w:val="00BB60A5"/>
    <w:rsid w:val="00BB644F"/>
    <w:rsid w:val="00BB651A"/>
    <w:rsid w:val="00BB6C59"/>
    <w:rsid w:val="00BB6CF2"/>
    <w:rsid w:val="00BB6F11"/>
    <w:rsid w:val="00BB7281"/>
    <w:rsid w:val="00BB7313"/>
    <w:rsid w:val="00BB7EEF"/>
    <w:rsid w:val="00BC00E8"/>
    <w:rsid w:val="00BC013B"/>
    <w:rsid w:val="00BC0183"/>
    <w:rsid w:val="00BC0475"/>
    <w:rsid w:val="00BC0560"/>
    <w:rsid w:val="00BC05A3"/>
    <w:rsid w:val="00BC082B"/>
    <w:rsid w:val="00BC0970"/>
    <w:rsid w:val="00BC1A09"/>
    <w:rsid w:val="00BC1A53"/>
    <w:rsid w:val="00BC1B5A"/>
    <w:rsid w:val="00BC1DE4"/>
    <w:rsid w:val="00BC1FEF"/>
    <w:rsid w:val="00BC2305"/>
    <w:rsid w:val="00BC259C"/>
    <w:rsid w:val="00BC268F"/>
    <w:rsid w:val="00BC2733"/>
    <w:rsid w:val="00BC29D5"/>
    <w:rsid w:val="00BC2CFD"/>
    <w:rsid w:val="00BC2E4D"/>
    <w:rsid w:val="00BC2EC4"/>
    <w:rsid w:val="00BC2F57"/>
    <w:rsid w:val="00BC2FC7"/>
    <w:rsid w:val="00BC303F"/>
    <w:rsid w:val="00BC3280"/>
    <w:rsid w:val="00BC35CA"/>
    <w:rsid w:val="00BC37B2"/>
    <w:rsid w:val="00BC380D"/>
    <w:rsid w:val="00BC3A1E"/>
    <w:rsid w:val="00BC3D61"/>
    <w:rsid w:val="00BC4069"/>
    <w:rsid w:val="00BC4349"/>
    <w:rsid w:val="00BC43D8"/>
    <w:rsid w:val="00BC4901"/>
    <w:rsid w:val="00BC49E8"/>
    <w:rsid w:val="00BC4B80"/>
    <w:rsid w:val="00BC5190"/>
    <w:rsid w:val="00BC531D"/>
    <w:rsid w:val="00BC543A"/>
    <w:rsid w:val="00BC570A"/>
    <w:rsid w:val="00BC5961"/>
    <w:rsid w:val="00BC5E95"/>
    <w:rsid w:val="00BC643C"/>
    <w:rsid w:val="00BC6608"/>
    <w:rsid w:val="00BC67BA"/>
    <w:rsid w:val="00BC738B"/>
    <w:rsid w:val="00BC7417"/>
    <w:rsid w:val="00BC743C"/>
    <w:rsid w:val="00BC75AE"/>
    <w:rsid w:val="00BC75F9"/>
    <w:rsid w:val="00BC7EB7"/>
    <w:rsid w:val="00BD0341"/>
    <w:rsid w:val="00BD0466"/>
    <w:rsid w:val="00BD05A0"/>
    <w:rsid w:val="00BD0837"/>
    <w:rsid w:val="00BD0A44"/>
    <w:rsid w:val="00BD103A"/>
    <w:rsid w:val="00BD11AD"/>
    <w:rsid w:val="00BD1858"/>
    <w:rsid w:val="00BD1C25"/>
    <w:rsid w:val="00BD1FDA"/>
    <w:rsid w:val="00BD2078"/>
    <w:rsid w:val="00BD2240"/>
    <w:rsid w:val="00BD230C"/>
    <w:rsid w:val="00BD2354"/>
    <w:rsid w:val="00BD2687"/>
    <w:rsid w:val="00BD2693"/>
    <w:rsid w:val="00BD27E0"/>
    <w:rsid w:val="00BD2CE2"/>
    <w:rsid w:val="00BD2D44"/>
    <w:rsid w:val="00BD32A4"/>
    <w:rsid w:val="00BD33F9"/>
    <w:rsid w:val="00BD34C0"/>
    <w:rsid w:val="00BD3641"/>
    <w:rsid w:val="00BD3741"/>
    <w:rsid w:val="00BD43B6"/>
    <w:rsid w:val="00BD446E"/>
    <w:rsid w:val="00BD45B5"/>
    <w:rsid w:val="00BD45CD"/>
    <w:rsid w:val="00BD4DEB"/>
    <w:rsid w:val="00BD56EA"/>
    <w:rsid w:val="00BD5937"/>
    <w:rsid w:val="00BD5D43"/>
    <w:rsid w:val="00BD6307"/>
    <w:rsid w:val="00BD63BE"/>
    <w:rsid w:val="00BD6412"/>
    <w:rsid w:val="00BD68F0"/>
    <w:rsid w:val="00BD6C8B"/>
    <w:rsid w:val="00BD72A1"/>
    <w:rsid w:val="00BD72CB"/>
    <w:rsid w:val="00BD748B"/>
    <w:rsid w:val="00BD76EE"/>
    <w:rsid w:val="00BD7A7A"/>
    <w:rsid w:val="00BD7DA7"/>
    <w:rsid w:val="00BD7DAC"/>
    <w:rsid w:val="00BE064A"/>
    <w:rsid w:val="00BE0AC5"/>
    <w:rsid w:val="00BE0D26"/>
    <w:rsid w:val="00BE11B9"/>
    <w:rsid w:val="00BE122F"/>
    <w:rsid w:val="00BE1369"/>
    <w:rsid w:val="00BE146A"/>
    <w:rsid w:val="00BE1545"/>
    <w:rsid w:val="00BE185F"/>
    <w:rsid w:val="00BE1DCD"/>
    <w:rsid w:val="00BE1DE3"/>
    <w:rsid w:val="00BE2003"/>
    <w:rsid w:val="00BE2112"/>
    <w:rsid w:val="00BE24D1"/>
    <w:rsid w:val="00BE25B9"/>
    <w:rsid w:val="00BE26BB"/>
    <w:rsid w:val="00BE26CD"/>
    <w:rsid w:val="00BE3018"/>
    <w:rsid w:val="00BE30F0"/>
    <w:rsid w:val="00BE32CA"/>
    <w:rsid w:val="00BE3773"/>
    <w:rsid w:val="00BE3942"/>
    <w:rsid w:val="00BE3E05"/>
    <w:rsid w:val="00BE40C1"/>
    <w:rsid w:val="00BE46C2"/>
    <w:rsid w:val="00BE4E4D"/>
    <w:rsid w:val="00BE4F07"/>
    <w:rsid w:val="00BE5298"/>
    <w:rsid w:val="00BE5299"/>
    <w:rsid w:val="00BE52A0"/>
    <w:rsid w:val="00BE5452"/>
    <w:rsid w:val="00BE577F"/>
    <w:rsid w:val="00BE592B"/>
    <w:rsid w:val="00BE5B34"/>
    <w:rsid w:val="00BE6589"/>
    <w:rsid w:val="00BE6A06"/>
    <w:rsid w:val="00BE6DB1"/>
    <w:rsid w:val="00BE7AD8"/>
    <w:rsid w:val="00BE7F74"/>
    <w:rsid w:val="00BE7FA4"/>
    <w:rsid w:val="00BF03E7"/>
    <w:rsid w:val="00BF0668"/>
    <w:rsid w:val="00BF0677"/>
    <w:rsid w:val="00BF0A3E"/>
    <w:rsid w:val="00BF0A40"/>
    <w:rsid w:val="00BF0AE7"/>
    <w:rsid w:val="00BF0FAB"/>
    <w:rsid w:val="00BF12B7"/>
    <w:rsid w:val="00BF1712"/>
    <w:rsid w:val="00BF1F36"/>
    <w:rsid w:val="00BF1F46"/>
    <w:rsid w:val="00BF245D"/>
    <w:rsid w:val="00BF2AE8"/>
    <w:rsid w:val="00BF2D66"/>
    <w:rsid w:val="00BF3130"/>
    <w:rsid w:val="00BF3194"/>
    <w:rsid w:val="00BF3305"/>
    <w:rsid w:val="00BF338B"/>
    <w:rsid w:val="00BF3499"/>
    <w:rsid w:val="00BF388C"/>
    <w:rsid w:val="00BF3AE9"/>
    <w:rsid w:val="00BF3CEE"/>
    <w:rsid w:val="00BF3D11"/>
    <w:rsid w:val="00BF3F8D"/>
    <w:rsid w:val="00BF4338"/>
    <w:rsid w:val="00BF484B"/>
    <w:rsid w:val="00BF4ED4"/>
    <w:rsid w:val="00BF5621"/>
    <w:rsid w:val="00BF5786"/>
    <w:rsid w:val="00BF5A86"/>
    <w:rsid w:val="00BF5DFB"/>
    <w:rsid w:val="00BF5ED1"/>
    <w:rsid w:val="00BF5EF5"/>
    <w:rsid w:val="00BF61AD"/>
    <w:rsid w:val="00BF62D9"/>
    <w:rsid w:val="00BF6379"/>
    <w:rsid w:val="00BF6612"/>
    <w:rsid w:val="00BF67BF"/>
    <w:rsid w:val="00BF6C4E"/>
    <w:rsid w:val="00BF6DD9"/>
    <w:rsid w:val="00BF6F41"/>
    <w:rsid w:val="00BF7026"/>
    <w:rsid w:val="00BF708D"/>
    <w:rsid w:val="00BF73BF"/>
    <w:rsid w:val="00BF7471"/>
    <w:rsid w:val="00BF78E2"/>
    <w:rsid w:val="00BF79AA"/>
    <w:rsid w:val="00BF7AE2"/>
    <w:rsid w:val="00BF7E74"/>
    <w:rsid w:val="00C00273"/>
    <w:rsid w:val="00C00356"/>
    <w:rsid w:val="00C006E3"/>
    <w:rsid w:val="00C00870"/>
    <w:rsid w:val="00C00C63"/>
    <w:rsid w:val="00C0107C"/>
    <w:rsid w:val="00C01372"/>
    <w:rsid w:val="00C0191A"/>
    <w:rsid w:val="00C01B24"/>
    <w:rsid w:val="00C01F53"/>
    <w:rsid w:val="00C0205E"/>
    <w:rsid w:val="00C02192"/>
    <w:rsid w:val="00C02477"/>
    <w:rsid w:val="00C02568"/>
    <w:rsid w:val="00C02B8D"/>
    <w:rsid w:val="00C02D84"/>
    <w:rsid w:val="00C02E9B"/>
    <w:rsid w:val="00C030AC"/>
    <w:rsid w:val="00C03493"/>
    <w:rsid w:val="00C03749"/>
    <w:rsid w:val="00C03831"/>
    <w:rsid w:val="00C03A99"/>
    <w:rsid w:val="00C03BC0"/>
    <w:rsid w:val="00C03D97"/>
    <w:rsid w:val="00C03E8C"/>
    <w:rsid w:val="00C0414B"/>
    <w:rsid w:val="00C046E2"/>
    <w:rsid w:val="00C04A8A"/>
    <w:rsid w:val="00C04D3A"/>
    <w:rsid w:val="00C04E88"/>
    <w:rsid w:val="00C04F1D"/>
    <w:rsid w:val="00C0507A"/>
    <w:rsid w:val="00C05111"/>
    <w:rsid w:val="00C052B5"/>
    <w:rsid w:val="00C0538B"/>
    <w:rsid w:val="00C05647"/>
    <w:rsid w:val="00C05A01"/>
    <w:rsid w:val="00C05A40"/>
    <w:rsid w:val="00C05BCA"/>
    <w:rsid w:val="00C05E96"/>
    <w:rsid w:val="00C062E2"/>
    <w:rsid w:val="00C06408"/>
    <w:rsid w:val="00C065D8"/>
    <w:rsid w:val="00C06963"/>
    <w:rsid w:val="00C06D63"/>
    <w:rsid w:val="00C07294"/>
    <w:rsid w:val="00C072CC"/>
    <w:rsid w:val="00C072D8"/>
    <w:rsid w:val="00C0753E"/>
    <w:rsid w:val="00C07B76"/>
    <w:rsid w:val="00C07CF7"/>
    <w:rsid w:val="00C1002A"/>
    <w:rsid w:val="00C10057"/>
    <w:rsid w:val="00C105A6"/>
    <w:rsid w:val="00C1086A"/>
    <w:rsid w:val="00C10935"/>
    <w:rsid w:val="00C10D77"/>
    <w:rsid w:val="00C10E6A"/>
    <w:rsid w:val="00C117F3"/>
    <w:rsid w:val="00C11C34"/>
    <w:rsid w:val="00C1274B"/>
    <w:rsid w:val="00C12BE2"/>
    <w:rsid w:val="00C12E02"/>
    <w:rsid w:val="00C13FDB"/>
    <w:rsid w:val="00C14051"/>
    <w:rsid w:val="00C14141"/>
    <w:rsid w:val="00C143C2"/>
    <w:rsid w:val="00C14BAD"/>
    <w:rsid w:val="00C14BF5"/>
    <w:rsid w:val="00C15004"/>
    <w:rsid w:val="00C150DE"/>
    <w:rsid w:val="00C151AF"/>
    <w:rsid w:val="00C15290"/>
    <w:rsid w:val="00C1552A"/>
    <w:rsid w:val="00C1562F"/>
    <w:rsid w:val="00C15B98"/>
    <w:rsid w:val="00C15DC1"/>
    <w:rsid w:val="00C15F87"/>
    <w:rsid w:val="00C160C4"/>
    <w:rsid w:val="00C161E2"/>
    <w:rsid w:val="00C1642A"/>
    <w:rsid w:val="00C1675B"/>
    <w:rsid w:val="00C16A1A"/>
    <w:rsid w:val="00C16E9C"/>
    <w:rsid w:val="00C17801"/>
    <w:rsid w:val="00C17966"/>
    <w:rsid w:val="00C1798E"/>
    <w:rsid w:val="00C20017"/>
    <w:rsid w:val="00C202AA"/>
    <w:rsid w:val="00C203D8"/>
    <w:rsid w:val="00C20650"/>
    <w:rsid w:val="00C2092F"/>
    <w:rsid w:val="00C20CFE"/>
    <w:rsid w:val="00C20E35"/>
    <w:rsid w:val="00C20FBF"/>
    <w:rsid w:val="00C21091"/>
    <w:rsid w:val="00C212AF"/>
    <w:rsid w:val="00C212F7"/>
    <w:rsid w:val="00C215B8"/>
    <w:rsid w:val="00C216F2"/>
    <w:rsid w:val="00C21A80"/>
    <w:rsid w:val="00C21D6B"/>
    <w:rsid w:val="00C21FAF"/>
    <w:rsid w:val="00C22179"/>
    <w:rsid w:val="00C222B7"/>
    <w:rsid w:val="00C223D1"/>
    <w:rsid w:val="00C22401"/>
    <w:rsid w:val="00C22B82"/>
    <w:rsid w:val="00C232FF"/>
    <w:rsid w:val="00C23814"/>
    <w:rsid w:val="00C23A90"/>
    <w:rsid w:val="00C23D66"/>
    <w:rsid w:val="00C23EA1"/>
    <w:rsid w:val="00C23FE8"/>
    <w:rsid w:val="00C2487A"/>
    <w:rsid w:val="00C24A3B"/>
    <w:rsid w:val="00C24D5F"/>
    <w:rsid w:val="00C24DCE"/>
    <w:rsid w:val="00C252EC"/>
    <w:rsid w:val="00C25370"/>
    <w:rsid w:val="00C25682"/>
    <w:rsid w:val="00C25989"/>
    <w:rsid w:val="00C25AFA"/>
    <w:rsid w:val="00C25C29"/>
    <w:rsid w:val="00C25F97"/>
    <w:rsid w:val="00C265F4"/>
    <w:rsid w:val="00C26A1D"/>
    <w:rsid w:val="00C26B44"/>
    <w:rsid w:val="00C272D4"/>
    <w:rsid w:val="00C27305"/>
    <w:rsid w:val="00C2757B"/>
    <w:rsid w:val="00C27662"/>
    <w:rsid w:val="00C278FE"/>
    <w:rsid w:val="00C279BD"/>
    <w:rsid w:val="00C27C9D"/>
    <w:rsid w:val="00C3007D"/>
    <w:rsid w:val="00C305BD"/>
    <w:rsid w:val="00C30A79"/>
    <w:rsid w:val="00C30B7C"/>
    <w:rsid w:val="00C31577"/>
    <w:rsid w:val="00C31B71"/>
    <w:rsid w:val="00C31BC1"/>
    <w:rsid w:val="00C3207A"/>
    <w:rsid w:val="00C3227F"/>
    <w:rsid w:val="00C32363"/>
    <w:rsid w:val="00C32B14"/>
    <w:rsid w:val="00C33071"/>
    <w:rsid w:val="00C3335B"/>
    <w:rsid w:val="00C33DD0"/>
    <w:rsid w:val="00C3419F"/>
    <w:rsid w:val="00C34461"/>
    <w:rsid w:val="00C34670"/>
    <w:rsid w:val="00C34E77"/>
    <w:rsid w:val="00C34F5E"/>
    <w:rsid w:val="00C350F7"/>
    <w:rsid w:val="00C3538F"/>
    <w:rsid w:val="00C35458"/>
    <w:rsid w:val="00C3557F"/>
    <w:rsid w:val="00C355EB"/>
    <w:rsid w:val="00C35877"/>
    <w:rsid w:val="00C35F57"/>
    <w:rsid w:val="00C3627D"/>
    <w:rsid w:val="00C3630F"/>
    <w:rsid w:val="00C36335"/>
    <w:rsid w:val="00C36ABE"/>
    <w:rsid w:val="00C36BA6"/>
    <w:rsid w:val="00C36BA8"/>
    <w:rsid w:val="00C36C80"/>
    <w:rsid w:val="00C36F78"/>
    <w:rsid w:val="00C37614"/>
    <w:rsid w:val="00C3763B"/>
    <w:rsid w:val="00C378C0"/>
    <w:rsid w:val="00C37973"/>
    <w:rsid w:val="00C379B3"/>
    <w:rsid w:val="00C4037B"/>
    <w:rsid w:val="00C404BC"/>
    <w:rsid w:val="00C405F7"/>
    <w:rsid w:val="00C41627"/>
    <w:rsid w:val="00C41BE1"/>
    <w:rsid w:val="00C41E0C"/>
    <w:rsid w:val="00C42235"/>
    <w:rsid w:val="00C4246C"/>
    <w:rsid w:val="00C42C91"/>
    <w:rsid w:val="00C434D1"/>
    <w:rsid w:val="00C4364F"/>
    <w:rsid w:val="00C4416A"/>
    <w:rsid w:val="00C44244"/>
    <w:rsid w:val="00C4439D"/>
    <w:rsid w:val="00C44569"/>
    <w:rsid w:val="00C445B5"/>
    <w:rsid w:val="00C44874"/>
    <w:rsid w:val="00C44B35"/>
    <w:rsid w:val="00C45C6B"/>
    <w:rsid w:val="00C45CC0"/>
    <w:rsid w:val="00C46029"/>
    <w:rsid w:val="00C463E5"/>
    <w:rsid w:val="00C46729"/>
    <w:rsid w:val="00C469D6"/>
    <w:rsid w:val="00C46D47"/>
    <w:rsid w:val="00C476D3"/>
    <w:rsid w:val="00C47BE7"/>
    <w:rsid w:val="00C47C04"/>
    <w:rsid w:val="00C504C3"/>
    <w:rsid w:val="00C5079B"/>
    <w:rsid w:val="00C50BBB"/>
    <w:rsid w:val="00C50D05"/>
    <w:rsid w:val="00C50E53"/>
    <w:rsid w:val="00C50F20"/>
    <w:rsid w:val="00C5183C"/>
    <w:rsid w:val="00C51AE0"/>
    <w:rsid w:val="00C5230B"/>
    <w:rsid w:val="00C52500"/>
    <w:rsid w:val="00C52893"/>
    <w:rsid w:val="00C52997"/>
    <w:rsid w:val="00C52BC3"/>
    <w:rsid w:val="00C52F1B"/>
    <w:rsid w:val="00C5333A"/>
    <w:rsid w:val="00C53622"/>
    <w:rsid w:val="00C53752"/>
    <w:rsid w:val="00C53904"/>
    <w:rsid w:val="00C53A1A"/>
    <w:rsid w:val="00C53CBC"/>
    <w:rsid w:val="00C53F80"/>
    <w:rsid w:val="00C53FCD"/>
    <w:rsid w:val="00C54349"/>
    <w:rsid w:val="00C543E2"/>
    <w:rsid w:val="00C54AFF"/>
    <w:rsid w:val="00C54C7F"/>
    <w:rsid w:val="00C54D01"/>
    <w:rsid w:val="00C55189"/>
    <w:rsid w:val="00C5589E"/>
    <w:rsid w:val="00C55E15"/>
    <w:rsid w:val="00C55F91"/>
    <w:rsid w:val="00C5618D"/>
    <w:rsid w:val="00C561D6"/>
    <w:rsid w:val="00C56422"/>
    <w:rsid w:val="00C5696E"/>
    <w:rsid w:val="00C56ACA"/>
    <w:rsid w:val="00C56B10"/>
    <w:rsid w:val="00C56D3D"/>
    <w:rsid w:val="00C56E12"/>
    <w:rsid w:val="00C56F94"/>
    <w:rsid w:val="00C57C06"/>
    <w:rsid w:val="00C57C6B"/>
    <w:rsid w:val="00C57D9D"/>
    <w:rsid w:val="00C57E44"/>
    <w:rsid w:val="00C6004A"/>
    <w:rsid w:val="00C60E34"/>
    <w:rsid w:val="00C60F16"/>
    <w:rsid w:val="00C61813"/>
    <w:rsid w:val="00C618EE"/>
    <w:rsid w:val="00C61A69"/>
    <w:rsid w:val="00C61BC8"/>
    <w:rsid w:val="00C61CFD"/>
    <w:rsid w:val="00C61D77"/>
    <w:rsid w:val="00C61EE7"/>
    <w:rsid w:val="00C61F8F"/>
    <w:rsid w:val="00C62063"/>
    <w:rsid w:val="00C620B0"/>
    <w:rsid w:val="00C62520"/>
    <w:rsid w:val="00C627A3"/>
    <w:rsid w:val="00C62B6B"/>
    <w:rsid w:val="00C6313B"/>
    <w:rsid w:val="00C631C7"/>
    <w:rsid w:val="00C6331E"/>
    <w:rsid w:val="00C6338C"/>
    <w:rsid w:val="00C639BB"/>
    <w:rsid w:val="00C639DB"/>
    <w:rsid w:val="00C63BF5"/>
    <w:rsid w:val="00C64072"/>
    <w:rsid w:val="00C64198"/>
    <w:rsid w:val="00C641DB"/>
    <w:rsid w:val="00C647E5"/>
    <w:rsid w:val="00C65A0C"/>
    <w:rsid w:val="00C663C1"/>
    <w:rsid w:val="00C663C3"/>
    <w:rsid w:val="00C6643E"/>
    <w:rsid w:val="00C667F6"/>
    <w:rsid w:val="00C66CBE"/>
    <w:rsid w:val="00C67048"/>
    <w:rsid w:val="00C673AF"/>
    <w:rsid w:val="00C673EB"/>
    <w:rsid w:val="00C6745D"/>
    <w:rsid w:val="00C674F7"/>
    <w:rsid w:val="00C67713"/>
    <w:rsid w:val="00C677AA"/>
    <w:rsid w:val="00C67871"/>
    <w:rsid w:val="00C67888"/>
    <w:rsid w:val="00C70150"/>
    <w:rsid w:val="00C703D1"/>
    <w:rsid w:val="00C704D9"/>
    <w:rsid w:val="00C70F61"/>
    <w:rsid w:val="00C70FA3"/>
    <w:rsid w:val="00C7118D"/>
    <w:rsid w:val="00C713EF"/>
    <w:rsid w:val="00C71AC9"/>
    <w:rsid w:val="00C71B44"/>
    <w:rsid w:val="00C71D8A"/>
    <w:rsid w:val="00C71E8F"/>
    <w:rsid w:val="00C7201F"/>
    <w:rsid w:val="00C7208E"/>
    <w:rsid w:val="00C7212A"/>
    <w:rsid w:val="00C725BF"/>
    <w:rsid w:val="00C726A8"/>
    <w:rsid w:val="00C727A5"/>
    <w:rsid w:val="00C72DD1"/>
    <w:rsid w:val="00C72E4D"/>
    <w:rsid w:val="00C73214"/>
    <w:rsid w:val="00C73990"/>
    <w:rsid w:val="00C73DD9"/>
    <w:rsid w:val="00C73F6F"/>
    <w:rsid w:val="00C7431A"/>
    <w:rsid w:val="00C74746"/>
    <w:rsid w:val="00C747C1"/>
    <w:rsid w:val="00C74B5A"/>
    <w:rsid w:val="00C74E45"/>
    <w:rsid w:val="00C74FCE"/>
    <w:rsid w:val="00C7508E"/>
    <w:rsid w:val="00C751FB"/>
    <w:rsid w:val="00C755A8"/>
    <w:rsid w:val="00C7563F"/>
    <w:rsid w:val="00C75AE0"/>
    <w:rsid w:val="00C76513"/>
    <w:rsid w:val="00C76A0E"/>
    <w:rsid w:val="00C7754F"/>
    <w:rsid w:val="00C7756E"/>
    <w:rsid w:val="00C77824"/>
    <w:rsid w:val="00C77D9A"/>
    <w:rsid w:val="00C8012B"/>
    <w:rsid w:val="00C802CC"/>
    <w:rsid w:val="00C804C0"/>
    <w:rsid w:val="00C805BD"/>
    <w:rsid w:val="00C80720"/>
    <w:rsid w:val="00C81513"/>
    <w:rsid w:val="00C81720"/>
    <w:rsid w:val="00C81C54"/>
    <w:rsid w:val="00C81EF5"/>
    <w:rsid w:val="00C82489"/>
    <w:rsid w:val="00C824B6"/>
    <w:rsid w:val="00C82914"/>
    <w:rsid w:val="00C82B26"/>
    <w:rsid w:val="00C83134"/>
    <w:rsid w:val="00C83235"/>
    <w:rsid w:val="00C83273"/>
    <w:rsid w:val="00C83514"/>
    <w:rsid w:val="00C83AC3"/>
    <w:rsid w:val="00C83BFC"/>
    <w:rsid w:val="00C845A5"/>
    <w:rsid w:val="00C84942"/>
    <w:rsid w:val="00C84A27"/>
    <w:rsid w:val="00C84AA5"/>
    <w:rsid w:val="00C84ECC"/>
    <w:rsid w:val="00C84F45"/>
    <w:rsid w:val="00C84F6B"/>
    <w:rsid w:val="00C854CE"/>
    <w:rsid w:val="00C8618F"/>
    <w:rsid w:val="00C86E4C"/>
    <w:rsid w:val="00C86E69"/>
    <w:rsid w:val="00C87214"/>
    <w:rsid w:val="00C87221"/>
    <w:rsid w:val="00C8727A"/>
    <w:rsid w:val="00C8730E"/>
    <w:rsid w:val="00C87327"/>
    <w:rsid w:val="00C87435"/>
    <w:rsid w:val="00C87561"/>
    <w:rsid w:val="00C87BFE"/>
    <w:rsid w:val="00C87D9E"/>
    <w:rsid w:val="00C90037"/>
    <w:rsid w:val="00C90167"/>
    <w:rsid w:val="00C90434"/>
    <w:rsid w:val="00C906D7"/>
    <w:rsid w:val="00C9072B"/>
    <w:rsid w:val="00C90A00"/>
    <w:rsid w:val="00C90A10"/>
    <w:rsid w:val="00C90D19"/>
    <w:rsid w:val="00C90DA4"/>
    <w:rsid w:val="00C90E1C"/>
    <w:rsid w:val="00C91350"/>
    <w:rsid w:val="00C913CC"/>
    <w:rsid w:val="00C916E5"/>
    <w:rsid w:val="00C9171F"/>
    <w:rsid w:val="00C91850"/>
    <w:rsid w:val="00C9198E"/>
    <w:rsid w:val="00C91B15"/>
    <w:rsid w:val="00C920DB"/>
    <w:rsid w:val="00C92162"/>
    <w:rsid w:val="00C921F8"/>
    <w:rsid w:val="00C922B1"/>
    <w:rsid w:val="00C9238C"/>
    <w:rsid w:val="00C926E0"/>
    <w:rsid w:val="00C92958"/>
    <w:rsid w:val="00C92B05"/>
    <w:rsid w:val="00C934E5"/>
    <w:rsid w:val="00C93A7C"/>
    <w:rsid w:val="00C93B00"/>
    <w:rsid w:val="00C93C90"/>
    <w:rsid w:val="00C9420B"/>
    <w:rsid w:val="00C94452"/>
    <w:rsid w:val="00C945BD"/>
    <w:rsid w:val="00C9461D"/>
    <w:rsid w:val="00C948FC"/>
    <w:rsid w:val="00C953DC"/>
    <w:rsid w:val="00C95644"/>
    <w:rsid w:val="00C9573F"/>
    <w:rsid w:val="00C95A5F"/>
    <w:rsid w:val="00C95E36"/>
    <w:rsid w:val="00C9623D"/>
    <w:rsid w:val="00C96340"/>
    <w:rsid w:val="00C967ED"/>
    <w:rsid w:val="00C9683F"/>
    <w:rsid w:val="00C968F7"/>
    <w:rsid w:val="00C96991"/>
    <w:rsid w:val="00C96A83"/>
    <w:rsid w:val="00C96FD9"/>
    <w:rsid w:val="00C971C4"/>
    <w:rsid w:val="00C972E3"/>
    <w:rsid w:val="00C97BBA"/>
    <w:rsid w:val="00CA0163"/>
    <w:rsid w:val="00CA023D"/>
    <w:rsid w:val="00CA08C0"/>
    <w:rsid w:val="00CA0D30"/>
    <w:rsid w:val="00CA1495"/>
    <w:rsid w:val="00CA1511"/>
    <w:rsid w:val="00CA15AA"/>
    <w:rsid w:val="00CA15C7"/>
    <w:rsid w:val="00CA1737"/>
    <w:rsid w:val="00CA1ADF"/>
    <w:rsid w:val="00CA1BEA"/>
    <w:rsid w:val="00CA1E0C"/>
    <w:rsid w:val="00CA1E84"/>
    <w:rsid w:val="00CA2318"/>
    <w:rsid w:val="00CA258E"/>
    <w:rsid w:val="00CA295F"/>
    <w:rsid w:val="00CA2B74"/>
    <w:rsid w:val="00CA2FEB"/>
    <w:rsid w:val="00CA39D7"/>
    <w:rsid w:val="00CA3EC7"/>
    <w:rsid w:val="00CA48CD"/>
    <w:rsid w:val="00CA4CFB"/>
    <w:rsid w:val="00CA4EB0"/>
    <w:rsid w:val="00CA4F8F"/>
    <w:rsid w:val="00CA505F"/>
    <w:rsid w:val="00CA61F4"/>
    <w:rsid w:val="00CA68C0"/>
    <w:rsid w:val="00CA6957"/>
    <w:rsid w:val="00CA6F4F"/>
    <w:rsid w:val="00CA753E"/>
    <w:rsid w:val="00CA75EE"/>
    <w:rsid w:val="00CA7ABE"/>
    <w:rsid w:val="00CA7C31"/>
    <w:rsid w:val="00CA7F8E"/>
    <w:rsid w:val="00CB0254"/>
    <w:rsid w:val="00CB043C"/>
    <w:rsid w:val="00CB06AE"/>
    <w:rsid w:val="00CB096E"/>
    <w:rsid w:val="00CB0971"/>
    <w:rsid w:val="00CB0CA9"/>
    <w:rsid w:val="00CB0EF4"/>
    <w:rsid w:val="00CB12F7"/>
    <w:rsid w:val="00CB1F23"/>
    <w:rsid w:val="00CB21A1"/>
    <w:rsid w:val="00CB2284"/>
    <w:rsid w:val="00CB2806"/>
    <w:rsid w:val="00CB2D03"/>
    <w:rsid w:val="00CB2DB1"/>
    <w:rsid w:val="00CB3168"/>
    <w:rsid w:val="00CB3187"/>
    <w:rsid w:val="00CB3D2D"/>
    <w:rsid w:val="00CB3EF8"/>
    <w:rsid w:val="00CB40E7"/>
    <w:rsid w:val="00CB45BB"/>
    <w:rsid w:val="00CB4798"/>
    <w:rsid w:val="00CB4C7E"/>
    <w:rsid w:val="00CB52D2"/>
    <w:rsid w:val="00CB534C"/>
    <w:rsid w:val="00CB582D"/>
    <w:rsid w:val="00CB5A7B"/>
    <w:rsid w:val="00CB5AC3"/>
    <w:rsid w:val="00CB5B19"/>
    <w:rsid w:val="00CB5B7F"/>
    <w:rsid w:val="00CB5C11"/>
    <w:rsid w:val="00CB653C"/>
    <w:rsid w:val="00CB6B54"/>
    <w:rsid w:val="00CB6D16"/>
    <w:rsid w:val="00CB6E6F"/>
    <w:rsid w:val="00CB7693"/>
    <w:rsid w:val="00CB78C1"/>
    <w:rsid w:val="00CC00F4"/>
    <w:rsid w:val="00CC0B53"/>
    <w:rsid w:val="00CC0F82"/>
    <w:rsid w:val="00CC16A4"/>
    <w:rsid w:val="00CC170C"/>
    <w:rsid w:val="00CC1AA1"/>
    <w:rsid w:val="00CC1F5A"/>
    <w:rsid w:val="00CC1FFC"/>
    <w:rsid w:val="00CC2282"/>
    <w:rsid w:val="00CC2695"/>
    <w:rsid w:val="00CC272F"/>
    <w:rsid w:val="00CC27F2"/>
    <w:rsid w:val="00CC296D"/>
    <w:rsid w:val="00CC2D4C"/>
    <w:rsid w:val="00CC2DB6"/>
    <w:rsid w:val="00CC3278"/>
    <w:rsid w:val="00CC3545"/>
    <w:rsid w:val="00CC39DD"/>
    <w:rsid w:val="00CC39F4"/>
    <w:rsid w:val="00CC3BCD"/>
    <w:rsid w:val="00CC3FC4"/>
    <w:rsid w:val="00CC4177"/>
    <w:rsid w:val="00CC4454"/>
    <w:rsid w:val="00CC44E7"/>
    <w:rsid w:val="00CC45F8"/>
    <w:rsid w:val="00CC469E"/>
    <w:rsid w:val="00CC47B7"/>
    <w:rsid w:val="00CC48AA"/>
    <w:rsid w:val="00CC4AB5"/>
    <w:rsid w:val="00CC4CE8"/>
    <w:rsid w:val="00CC53DA"/>
    <w:rsid w:val="00CC5B4F"/>
    <w:rsid w:val="00CC5EAC"/>
    <w:rsid w:val="00CC6452"/>
    <w:rsid w:val="00CC66C3"/>
    <w:rsid w:val="00CC69DA"/>
    <w:rsid w:val="00CC6BB5"/>
    <w:rsid w:val="00CC6EE3"/>
    <w:rsid w:val="00CC7612"/>
    <w:rsid w:val="00CC7A37"/>
    <w:rsid w:val="00CC7ACE"/>
    <w:rsid w:val="00CC7DE1"/>
    <w:rsid w:val="00CC7E66"/>
    <w:rsid w:val="00CC7FAD"/>
    <w:rsid w:val="00CD020D"/>
    <w:rsid w:val="00CD02EA"/>
    <w:rsid w:val="00CD0535"/>
    <w:rsid w:val="00CD05B5"/>
    <w:rsid w:val="00CD0975"/>
    <w:rsid w:val="00CD0A53"/>
    <w:rsid w:val="00CD189E"/>
    <w:rsid w:val="00CD197E"/>
    <w:rsid w:val="00CD1A78"/>
    <w:rsid w:val="00CD1CA4"/>
    <w:rsid w:val="00CD204E"/>
    <w:rsid w:val="00CD20DF"/>
    <w:rsid w:val="00CD213E"/>
    <w:rsid w:val="00CD29C3"/>
    <w:rsid w:val="00CD2BEA"/>
    <w:rsid w:val="00CD3105"/>
    <w:rsid w:val="00CD321D"/>
    <w:rsid w:val="00CD329C"/>
    <w:rsid w:val="00CD343B"/>
    <w:rsid w:val="00CD3460"/>
    <w:rsid w:val="00CD3622"/>
    <w:rsid w:val="00CD3772"/>
    <w:rsid w:val="00CD424C"/>
    <w:rsid w:val="00CD427D"/>
    <w:rsid w:val="00CD42B5"/>
    <w:rsid w:val="00CD430A"/>
    <w:rsid w:val="00CD468B"/>
    <w:rsid w:val="00CD4E83"/>
    <w:rsid w:val="00CD5194"/>
    <w:rsid w:val="00CD521E"/>
    <w:rsid w:val="00CD53C3"/>
    <w:rsid w:val="00CD5AAD"/>
    <w:rsid w:val="00CD5D2D"/>
    <w:rsid w:val="00CD5F3D"/>
    <w:rsid w:val="00CD6163"/>
    <w:rsid w:val="00CD6356"/>
    <w:rsid w:val="00CD6423"/>
    <w:rsid w:val="00CD6561"/>
    <w:rsid w:val="00CD65CD"/>
    <w:rsid w:val="00CD66FB"/>
    <w:rsid w:val="00CD68E8"/>
    <w:rsid w:val="00CD69D1"/>
    <w:rsid w:val="00CD6BA2"/>
    <w:rsid w:val="00CD6C9E"/>
    <w:rsid w:val="00CD6E23"/>
    <w:rsid w:val="00CD71AD"/>
    <w:rsid w:val="00CD7276"/>
    <w:rsid w:val="00CD72BF"/>
    <w:rsid w:val="00CD7356"/>
    <w:rsid w:val="00CD757D"/>
    <w:rsid w:val="00CD7811"/>
    <w:rsid w:val="00CD7B49"/>
    <w:rsid w:val="00CD7D99"/>
    <w:rsid w:val="00CE0012"/>
    <w:rsid w:val="00CE008E"/>
    <w:rsid w:val="00CE03B6"/>
    <w:rsid w:val="00CE0593"/>
    <w:rsid w:val="00CE0671"/>
    <w:rsid w:val="00CE0B97"/>
    <w:rsid w:val="00CE0DCE"/>
    <w:rsid w:val="00CE12F3"/>
    <w:rsid w:val="00CE18A2"/>
    <w:rsid w:val="00CE18CD"/>
    <w:rsid w:val="00CE18D8"/>
    <w:rsid w:val="00CE1EB4"/>
    <w:rsid w:val="00CE2117"/>
    <w:rsid w:val="00CE22F3"/>
    <w:rsid w:val="00CE265C"/>
    <w:rsid w:val="00CE2675"/>
    <w:rsid w:val="00CE30DD"/>
    <w:rsid w:val="00CE3556"/>
    <w:rsid w:val="00CE3638"/>
    <w:rsid w:val="00CE3BDA"/>
    <w:rsid w:val="00CE4AEF"/>
    <w:rsid w:val="00CE64D7"/>
    <w:rsid w:val="00CE6695"/>
    <w:rsid w:val="00CE6831"/>
    <w:rsid w:val="00CE697F"/>
    <w:rsid w:val="00CE712C"/>
    <w:rsid w:val="00CE7199"/>
    <w:rsid w:val="00CE76AD"/>
    <w:rsid w:val="00CE783C"/>
    <w:rsid w:val="00CE7DFA"/>
    <w:rsid w:val="00CE7E64"/>
    <w:rsid w:val="00CF098B"/>
    <w:rsid w:val="00CF0B3F"/>
    <w:rsid w:val="00CF0CDA"/>
    <w:rsid w:val="00CF0CE0"/>
    <w:rsid w:val="00CF0E30"/>
    <w:rsid w:val="00CF104C"/>
    <w:rsid w:val="00CF1DBE"/>
    <w:rsid w:val="00CF20D2"/>
    <w:rsid w:val="00CF235F"/>
    <w:rsid w:val="00CF248D"/>
    <w:rsid w:val="00CF252C"/>
    <w:rsid w:val="00CF2DAB"/>
    <w:rsid w:val="00CF2DC5"/>
    <w:rsid w:val="00CF35F4"/>
    <w:rsid w:val="00CF38A1"/>
    <w:rsid w:val="00CF39E3"/>
    <w:rsid w:val="00CF3A39"/>
    <w:rsid w:val="00CF3BB7"/>
    <w:rsid w:val="00CF3DD3"/>
    <w:rsid w:val="00CF3ED3"/>
    <w:rsid w:val="00CF432F"/>
    <w:rsid w:val="00CF43CC"/>
    <w:rsid w:val="00CF442B"/>
    <w:rsid w:val="00CF5048"/>
    <w:rsid w:val="00CF507A"/>
    <w:rsid w:val="00CF533A"/>
    <w:rsid w:val="00CF59B0"/>
    <w:rsid w:val="00CF5F02"/>
    <w:rsid w:val="00CF652E"/>
    <w:rsid w:val="00CF658B"/>
    <w:rsid w:val="00CF68D0"/>
    <w:rsid w:val="00CF691C"/>
    <w:rsid w:val="00CF6B11"/>
    <w:rsid w:val="00CF6D22"/>
    <w:rsid w:val="00CF6F7B"/>
    <w:rsid w:val="00CF710C"/>
    <w:rsid w:val="00CF79E8"/>
    <w:rsid w:val="00CF7CC1"/>
    <w:rsid w:val="00D005B0"/>
    <w:rsid w:val="00D00844"/>
    <w:rsid w:val="00D008AA"/>
    <w:rsid w:val="00D00B4F"/>
    <w:rsid w:val="00D00D03"/>
    <w:rsid w:val="00D00FF1"/>
    <w:rsid w:val="00D01010"/>
    <w:rsid w:val="00D01386"/>
    <w:rsid w:val="00D0168F"/>
    <w:rsid w:val="00D01CCC"/>
    <w:rsid w:val="00D01DCD"/>
    <w:rsid w:val="00D01E43"/>
    <w:rsid w:val="00D01ECF"/>
    <w:rsid w:val="00D01F30"/>
    <w:rsid w:val="00D025A1"/>
    <w:rsid w:val="00D02946"/>
    <w:rsid w:val="00D03526"/>
    <w:rsid w:val="00D037BD"/>
    <w:rsid w:val="00D03900"/>
    <w:rsid w:val="00D0405B"/>
    <w:rsid w:val="00D04093"/>
    <w:rsid w:val="00D0427B"/>
    <w:rsid w:val="00D043D3"/>
    <w:rsid w:val="00D04B96"/>
    <w:rsid w:val="00D0533A"/>
    <w:rsid w:val="00D056B8"/>
    <w:rsid w:val="00D05BA4"/>
    <w:rsid w:val="00D060FA"/>
    <w:rsid w:val="00D062D0"/>
    <w:rsid w:val="00D06FCD"/>
    <w:rsid w:val="00D0716A"/>
    <w:rsid w:val="00D07301"/>
    <w:rsid w:val="00D07306"/>
    <w:rsid w:val="00D074E3"/>
    <w:rsid w:val="00D0769D"/>
    <w:rsid w:val="00D07DD9"/>
    <w:rsid w:val="00D07F9F"/>
    <w:rsid w:val="00D1024A"/>
    <w:rsid w:val="00D102BB"/>
    <w:rsid w:val="00D10627"/>
    <w:rsid w:val="00D10CD8"/>
    <w:rsid w:val="00D10F5D"/>
    <w:rsid w:val="00D11089"/>
    <w:rsid w:val="00D118BB"/>
    <w:rsid w:val="00D11AAB"/>
    <w:rsid w:val="00D12442"/>
    <w:rsid w:val="00D12481"/>
    <w:rsid w:val="00D12732"/>
    <w:rsid w:val="00D12C50"/>
    <w:rsid w:val="00D12DC6"/>
    <w:rsid w:val="00D12E3F"/>
    <w:rsid w:val="00D1306B"/>
    <w:rsid w:val="00D13307"/>
    <w:rsid w:val="00D13DAF"/>
    <w:rsid w:val="00D1415F"/>
    <w:rsid w:val="00D1416F"/>
    <w:rsid w:val="00D141C1"/>
    <w:rsid w:val="00D141DB"/>
    <w:rsid w:val="00D1427B"/>
    <w:rsid w:val="00D1457C"/>
    <w:rsid w:val="00D154ED"/>
    <w:rsid w:val="00D157B6"/>
    <w:rsid w:val="00D158C2"/>
    <w:rsid w:val="00D15FE6"/>
    <w:rsid w:val="00D15FF8"/>
    <w:rsid w:val="00D16074"/>
    <w:rsid w:val="00D165FD"/>
    <w:rsid w:val="00D16E62"/>
    <w:rsid w:val="00D17119"/>
    <w:rsid w:val="00D1716D"/>
    <w:rsid w:val="00D176AB"/>
    <w:rsid w:val="00D176F7"/>
    <w:rsid w:val="00D17959"/>
    <w:rsid w:val="00D17962"/>
    <w:rsid w:val="00D179D4"/>
    <w:rsid w:val="00D17A98"/>
    <w:rsid w:val="00D17F1B"/>
    <w:rsid w:val="00D20414"/>
    <w:rsid w:val="00D20445"/>
    <w:rsid w:val="00D207CC"/>
    <w:rsid w:val="00D207F3"/>
    <w:rsid w:val="00D209C6"/>
    <w:rsid w:val="00D20F7C"/>
    <w:rsid w:val="00D21AA9"/>
    <w:rsid w:val="00D21D97"/>
    <w:rsid w:val="00D21DF3"/>
    <w:rsid w:val="00D220B0"/>
    <w:rsid w:val="00D221D6"/>
    <w:rsid w:val="00D2226C"/>
    <w:rsid w:val="00D22B47"/>
    <w:rsid w:val="00D22FA2"/>
    <w:rsid w:val="00D2320E"/>
    <w:rsid w:val="00D237A0"/>
    <w:rsid w:val="00D23912"/>
    <w:rsid w:val="00D239D1"/>
    <w:rsid w:val="00D23B4E"/>
    <w:rsid w:val="00D24341"/>
    <w:rsid w:val="00D24767"/>
    <w:rsid w:val="00D2477B"/>
    <w:rsid w:val="00D247F3"/>
    <w:rsid w:val="00D248F3"/>
    <w:rsid w:val="00D24D90"/>
    <w:rsid w:val="00D250CE"/>
    <w:rsid w:val="00D25216"/>
    <w:rsid w:val="00D25423"/>
    <w:rsid w:val="00D258E3"/>
    <w:rsid w:val="00D25995"/>
    <w:rsid w:val="00D25A91"/>
    <w:rsid w:val="00D25C46"/>
    <w:rsid w:val="00D25CED"/>
    <w:rsid w:val="00D26496"/>
    <w:rsid w:val="00D264A9"/>
    <w:rsid w:val="00D267C8"/>
    <w:rsid w:val="00D26AE4"/>
    <w:rsid w:val="00D27121"/>
    <w:rsid w:val="00D274BB"/>
    <w:rsid w:val="00D27689"/>
    <w:rsid w:val="00D27ACE"/>
    <w:rsid w:val="00D3017E"/>
    <w:rsid w:val="00D30443"/>
    <w:rsid w:val="00D306D3"/>
    <w:rsid w:val="00D307DC"/>
    <w:rsid w:val="00D3080D"/>
    <w:rsid w:val="00D30929"/>
    <w:rsid w:val="00D30AF3"/>
    <w:rsid w:val="00D30BCF"/>
    <w:rsid w:val="00D30C53"/>
    <w:rsid w:val="00D30D0A"/>
    <w:rsid w:val="00D3118B"/>
    <w:rsid w:val="00D31211"/>
    <w:rsid w:val="00D31559"/>
    <w:rsid w:val="00D3192F"/>
    <w:rsid w:val="00D31D3B"/>
    <w:rsid w:val="00D31FA6"/>
    <w:rsid w:val="00D32054"/>
    <w:rsid w:val="00D324E6"/>
    <w:rsid w:val="00D326ED"/>
    <w:rsid w:val="00D32C4B"/>
    <w:rsid w:val="00D32E37"/>
    <w:rsid w:val="00D32F22"/>
    <w:rsid w:val="00D338FF"/>
    <w:rsid w:val="00D34156"/>
    <w:rsid w:val="00D34263"/>
    <w:rsid w:val="00D34F0A"/>
    <w:rsid w:val="00D355B1"/>
    <w:rsid w:val="00D35A77"/>
    <w:rsid w:val="00D35AD6"/>
    <w:rsid w:val="00D36291"/>
    <w:rsid w:val="00D3653C"/>
    <w:rsid w:val="00D3655A"/>
    <w:rsid w:val="00D37217"/>
    <w:rsid w:val="00D3741C"/>
    <w:rsid w:val="00D37442"/>
    <w:rsid w:val="00D3794C"/>
    <w:rsid w:val="00D37A35"/>
    <w:rsid w:val="00D37B4F"/>
    <w:rsid w:val="00D37FC3"/>
    <w:rsid w:val="00D402A0"/>
    <w:rsid w:val="00D407CB"/>
    <w:rsid w:val="00D40CBB"/>
    <w:rsid w:val="00D40DC5"/>
    <w:rsid w:val="00D4160C"/>
    <w:rsid w:val="00D41639"/>
    <w:rsid w:val="00D416F0"/>
    <w:rsid w:val="00D41DDD"/>
    <w:rsid w:val="00D41DF2"/>
    <w:rsid w:val="00D41E3B"/>
    <w:rsid w:val="00D4271A"/>
    <w:rsid w:val="00D42A23"/>
    <w:rsid w:val="00D42CC3"/>
    <w:rsid w:val="00D42F7A"/>
    <w:rsid w:val="00D436F9"/>
    <w:rsid w:val="00D4388E"/>
    <w:rsid w:val="00D438A1"/>
    <w:rsid w:val="00D43BBB"/>
    <w:rsid w:val="00D43D23"/>
    <w:rsid w:val="00D4412D"/>
    <w:rsid w:val="00D4479C"/>
    <w:rsid w:val="00D454EA"/>
    <w:rsid w:val="00D455AE"/>
    <w:rsid w:val="00D45776"/>
    <w:rsid w:val="00D4593A"/>
    <w:rsid w:val="00D45C42"/>
    <w:rsid w:val="00D4621F"/>
    <w:rsid w:val="00D463AD"/>
    <w:rsid w:val="00D46452"/>
    <w:rsid w:val="00D466AA"/>
    <w:rsid w:val="00D469CA"/>
    <w:rsid w:val="00D46A90"/>
    <w:rsid w:val="00D46AB6"/>
    <w:rsid w:val="00D47040"/>
    <w:rsid w:val="00D475CB"/>
    <w:rsid w:val="00D4777B"/>
    <w:rsid w:val="00D477E1"/>
    <w:rsid w:val="00D47B58"/>
    <w:rsid w:val="00D5096F"/>
    <w:rsid w:val="00D50BC3"/>
    <w:rsid w:val="00D50E67"/>
    <w:rsid w:val="00D5109E"/>
    <w:rsid w:val="00D51210"/>
    <w:rsid w:val="00D519B9"/>
    <w:rsid w:val="00D51CD8"/>
    <w:rsid w:val="00D51FF7"/>
    <w:rsid w:val="00D52549"/>
    <w:rsid w:val="00D52929"/>
    <w:rsid w:val="00D52CCA"/>
    <w:rsid w:val="00D53BBB"/>
    <w:rsid w:val="00D53E25"/>
    <w:rsid w:val="00D54188"/>
    <w:rsid w:val="00D5426F"/>
    <w:rsid w:val="00D54429"/>
    <w:rsid w:val="00D547FB"/>
    <w:rsid w:val="00D54A63"/>
    <w:rsid w:val="00D54D10"/>
    <w:rsid w:val="00D552F6"/>
    <w:rsid w:val="00D5553B"/>
    <w:rsid w:val="00D55551"/>
    <w:rsid w:val="00D558D6"/>
    <w:rsid w:val="00D558EE"/>
    <w:rsid w:val="00D55A62"/>
    <w:rsid w:val="00D5605A"/>
    <w:rsid w:val="00D5644A"/>
    <w:rsid w:val="00D567A7"/>
    <w:rsid w:val="00D56AF9"/>
    <w:rsid w:val="00D56DF1"/>
    <w:rsid w:val="00D56F76"/>
    <w:rsid w:val="00D57248"/>
    <w:rsid w:val="00D5769D"/>
    <w:rsid w:val="00D578AA"/>
    <w:rsid w:val="00D57CBB"/>
    <w:rsid w:val="00D57D1E"/>
    <w:rsid w:val="00D60007"/>
    <w:rsid w:val="00D60128"/>
    <w:rsid w:val="00D609CC"/>
    <w:rsid w:val="00D60BA3"/>
    <w:rsid w:val="00D60E58"/>
    <w:rsid w:val="00D61093"/>
    <w:rsid w:val="00D6149B"/>
    <w:rsid w:val="00D61738"/>
    <w:rsid w:val="00D61B2D"/>
    <w:rsid w:val="00D62501"/>
    <w:rsid w:val="00D62827"/>
    <w:rsid w:val="00D62D88"/>
    <w:rsid w:val="00D62DD1"/>
    <w:rsid w:val="00D6305C"/>
    <w:rsid w:val="00D632DA"/>
    <w:rsid w:val="00D6357D"/>
    <w:rsid w:val="00D641C5"/>
    <w:rsid w:val="00D64230"/>
    <w:rsid w:val="00D64243"/>
    <w:rsid w:val="00D64441"/>
    <w:rsid w:val="00D64B21"/>
    <w:rsid w:val="00D6574E"/>
    <w:rsid w:val="00D65F25"/>
    <w:rsid w:val="00D6627B"/>
    <w:rsid w:val="00D666E7"/>
    <w:rsid w:val="00D66754"/>
    <w:rsid w:val="00D66889"/>
    <w:rsid w:val="00D66ABC"/>
    <w:rsid w:val="00D671D6"/>
    <w:rsid w:val="00D67483"/>
    <w:rsid w:val="00D676E0"/>
    <w:rsid w:val="00D67B4A"/>
    <w:rsid w:val="00D67BD9"/>
    <w:rsid w:val="00D704B1"/>
    <w:rsid w:val="00D70740"/>
    <w:rsid w:val="00D70CEC"/>
    <w:rsid w:val="00D711FB"/>
    <w:rsid w:val="00D71247"/>
    <w:rsid w:val="00D71361"/>
    <w:rsid w:val="00D7165D"/>
    <w:rsid w:val="00D718A4"/>
    <w:rsid w:val="00D71D5A"/>
    <w:rsid w:val="00D71EA1"/>
    <w:rsid w:val="00D72116"/>
    <w:rsid w:val="00D7260E"/>
    <w:rsid w:val="00D7292C"/>
    <w:rsid w:val="00D72972"/>
    <w:rsid w:val="00D72AAB"/>
    <w:rsid w:val="00D72D7B"/>
    <w:rsid w:val="00D734EE"/>
    <w:rsid w:val="00D7389E"/>
    <w:rsid w:val="00D73D1D"/>
    <w:rsid w:val="00D73DF4"/>
    <w:rsid w:val="00D744EE"/>
    <w:rsid w:val="00D74C8D"/>
    <w:rsid w:val="00D75223"/>
    <w:rsid w:val="00D754FD"/>
    <w:rsid w:val="00D7580B"/>
    <w:rsid w:val="00D7582D"/>
    <w:rsid w:val="00D75C9A"/>
    <w:rsid w:val="00D75E3E"/>
    <w:rsid w:val="00D75E4A"/>
    <w:rsid w:val="00D75F68"/>
    <w:rsid w:val="00D75FD0"/>
    <w:rsid w:val="00D76141"/>
    <w:rsid w:val="00D76BA1"/>
    <w:rsid w:val="00D76E06"/>
    <w:rsid w:val="00D77408"/>
    <w:rsid w:val="00D778EE"/>
    <w:rsid w:val="00D779A9"/>
    <w:rsid w:val="00D77AA7"/>
    <w:rsid w:val="00D80220"/>
    <w:rsid w:val="00D802E1"/>
    <w:rsid w:val="00D8081B"/>
    <w:rsid w:val="00D80976"/>
    <w:rsid w:val="00D80A97"/>
    <w:rsid w:val="00D80F12"/>
    <w:rsid w:val="00D8104F"/>
    <w:rsid w:val="00D8135F"/>
    <w:rsid w:val="00D81429"/>
    <w:rsid w:val="00D81A62"/>
    <w:rsid w:val="00D81AA7"/>
    <w:rsid w:val="00D81B2E"/>
    <w:rsid w:val="00D81C59"/>
    <w:rsid w:val="00D81D72"/>
    <w:rsid w:val="00D81EC0"/>
    <w:rsid w:val="00D821A2"/>
    <w:rsid w:val="00D821E6"/>
    <w:rsid w:val="00D82470"/>
    <w:rsid w:val="00D826D2"/>
    <w:rsid w:val="00D828FE"/>
    <w:rsid w:val="00D82CD5"/>
    <w:rsid w:val="00D8303A"/>
    <w:rsid w:val="00D83157"/>
    <w:rsid w:val="00D8355B"/>
    <w:rsid w:val="00D837C3"/>
    <w:rsid w:val="00D8437F"/>
    <w:rsid w:val="00D84A6A"/>
    <w:rsid w:val="00D84FA1"/>
    <w:rsid w:val="00D851C1"/>
    <w:rsid w:val="00D85B4A"/>
    <w:rsid w:val="00D860C2"/>
    <w:rsid w:val="00D861B3"/>
    <w:rsid w:val="00D861D7"/>
    <w:rsid w:val="00D86312"/>
    <w:rsid w:val="00D864E5"/>
    <w:rsid w:val="00D86542"/>
    <w:rsid w:val="00D8657E"/>
    <w:rsid w:val="00D86717"/>
    <w:rsid w:val="00D86CBF"/>
    <w:rsid w:val="00D87021"/>
    <w:rsid w:val="00D871CC"/>
    <w:rsid w:val="00D873B0"/>
    <w:rsid w:val="00D87506"/>
    <w:rsid w:val="00D87591"/>
    <w:rsid w:val="00D878BC"/>
    <w:rsid w:val="00D87C8D"/>
    <w:rsid w:val="00D87F7D"/>
    <w:rsid w:val="00D903E5"/>
    <w:rsid w:val="00D906A5"/>
    <w:rsid w:val="00D906E3"/>
    <w:rsid w:val="00D9133D"/>
    <w:rsid w:val="00D914EA"/>
    <w:rsid w:val="00D91F08"/>
    <w:rsid w:val="00D91F2D"/>
    <w:rsid w:val="00D9201B"/>
    <w:rsid w:val="00D92207"/>
    <w:rsid w:val="00D92554"/>
    <w:rsid w:val="00D92754"/>
    <w:rsid w:val="00D92841"/>
    <w:rsid w:val="00D928EC"/>
    <w:rsid w:val="00D92C6B"/>
    <w:rsid w:val="00D9309B"/>
    <w:rsid w:val="00D9374B"/>
    <w:rsid w:val="00D937CC"/>
    <w:rsid w:val="00D93A66"/>
    <w:rsid w:val="00D93A7F"/>
    <w:rsid w:val="00D93BA7"/>
    <w:rsid w:val="00D93C1D"/>
    <w:rsid w:val="00D93F7A"/>
    <w:rsid w:val="00D9409F"/>
    <w:rsid w:val="00D949EA"/>
    <w:rsid w:val="00D94BC7"/>
    <w:rsid w:val="00D94F23"/>
    <w:rsid w:val="00D9514B"/>
    <w:rsid w:val="00D954EF"/>
    <w:rsid w:val="00D955E9"/>
    <w:rsid w:val="00D9597E"/>
    <w:rsid w:val="00D959CB"/>
    <w:rsid w:val="00D95C9D"/>
    <w:rsid w:val="00D95D25"/>
    <w:rsid w:val="00D963C8"/>
    <w:rsid w:val="00D968B1"/>
    <w:rsid w:val="00D97615"/>
    <w:rsid w:val="00D9764D"/>
    <w:rsid w:val="00D978E5"/>
    <w:rsid w:val="00D978E6"/>
    <w:rsid w:val="00D97B7A"/>
    <w:rsid w:val="00D97FA3"/>
    <w:rsid w:val="00D97FC8"/>
    <w:rsid w:val="00DA0027"/>
    <w:rsid w:val="00DA02A8"/>
    <w:rsid w:val="00DA07C9"/>
    <w:rsid w:val="00DA0D94"/>
    <w:rsid w:val="00DA0FDF"/>
    <w:rsid w:val="00DA110D"/>
    <w:rsid w:val="00DA1225"/>
    <w:rsid w:val="00DA15FA"/>
    <w:rsid w:val="00DA168E"/>
    <w:rsid w:val="00DA16E2"/>
    <w:rsid w:val="00DA18CD"/>
    <w:rsid w:val="00DA1910"/>
    <w:rsid w:val="00DA1A2E"/>
    <w:rsid w:val="00DA1D7D"/>
    <w:rsid w:val="00DA25C7"/>
    <w:rsid w:val="00DA2842"/>
    <w:rsid w:val="00DA29CA"/>
    <w:rsid w:val="00DA2D90"/>
    <w:rsid w:val="00DA314D"/>
    <w:rsid w:val="00DA3559"/>
    <w:rsid w:val="00DA35F4"/>
    <w:rsid w:val="00DA3820"/>
    <w:rsid w:val="00DA3973"/>
    <w:rsid w:val="00DA41F3"/>
    <w:rsid w:val="00DA4488"/>
    <w:rsid w:val="00DA46BA"/>
    <w:rsid w:val="00DA498A"/>
    <w:rsid w:val="00DA49A1"/>
    <w:rsid w:val="00DA49D9"/>
    <w:rsid w:val="00DA4B0F"/>
    <w:rsid w:val="00DA4B71"/>
    <w:rsid w:val="00DA4C65"/>
    <w:rsid w:val="00DA51E5"/>
    <w:rsid w:val="00DA5238"/>
    <w:rsid w:val="00DA5323"/>
    <w:rsid w:val="00DA53E1"/>
    <w:rsid w:val="00DA59AD"/>
    <w:rsid w:val="00DA59EB"/>
    <w:rsid w:val="00DA5C63"/>
    <w:rsid w:val="00DA5DDF"/>
    <w:rsid w:val="00DA6160"/>
    <w:rsid w:val="00DA61C3"/>
    <w:rsid w:val="00DA66CF"/>
    <w:rsid w:val="00DA6B3B"/>
    <w:rsid w:val="00DA6CA5"/>
    <w:rsid w:val="00DA6D2F"/>
    <w:rsid w:val="00DA6DE3"/>
    <w:rsid w:val="00DA724F"/>
    <w:rsid w:val="00DA7475"/>
    <w:rsid w:val="00DA79F7"/>
    <w:rsid w:val="00DA7A4C"/>
    <w:rsid w:val="00DA7AA0"/>
    <w:rsid w:val="00DA7D03"/>
    <w:rsid w:val="00DB00A8"/>
    <w:rsid w:val="00DB06F0"/>
    <w:rsid w:val="00DB093C"/>
    <w:rsid w:val="00DB0964"/>
    <w:rsid w:val="00DB0BAC"/>
    <w:rsid w:val="00DB101F"/>
    <w:rsid w:val="00DB11D2"/>
    <w:rsid w:val="00DB12DE"/>
    <w:rsid w:val="00DB16F4"/>
    <w:rsid w:val="00DB171A"/>
    <w:rsid w:val="00DB180B"/>
    <w:rsid w:val="00DB186E"/>
    <w:rsid w:val="00DB1891"/>
    <w:rsid w:val="00DB1916"/>
    <w:rsid w:val="00DB1C18"/>
    <w:rsid w:val="00DB20A9"/>
    <w:rsid w:val="00DB22FB"/>
    <w:rsid w:val="00DB2613"/>
    <w:rsid w:val="00DB281F"/>
    <w:rsid w:val="00DB31C6"/>
    <w:rsid w:val="00DB357C"/>
    <w:rsid w:val="00DB3629"/>
    <w:rsid w:val="00DB362C"/>
    <w:rsid w:val="00DB39C9"/>
    <w:rsid w:val="00DB3A05"/>
    <w:rsid w:val="00DB3C8E"/>
    <w:rsid w:val="00DB421E"/>
    <w:rsid w:val="00DB46A4"/>
    <w:rsid w:val="00DB46B5"/>
    <w:rsid w:val="00DB48D1"/>
    <w:rsid w:val="00DB4D54"/>
    <w:rsid w:val="00DB4E86"/>
    <w:rsid w:val="00DB4F80"/>
    <w:rsid w:val="00DB5090"/>
    <w:rsid w:val="00DB5306"/>
    <w:rsid w:val="00DB531C"/>
    <w:rsid w:val="00DB542A"/>
    <w:rsid w:val="00DB55D5"/>
    <w:rsid w:val="00DB575B"/>
    <w:rsid w:val="00DB5C04"/>
    <w:rsid w:val="00DB5E2C"/>
    <w:rsid w:val="00DB62CE"/>
    <w:rsid w:val="00DB6599"/>
    <w:rsid w:val="00DB675D"/>
    <w:rsid w:val="00DB69BE"/>
    <w:rsid w:val="00DB6B60"/>
    <w:rsid w:val="00DB6B76"/>
    <w:rsid w:val="00DB78DE"/>
    <w:rsid w:val="00DB79AA"/>
    <w:rsid w:val="00DB7D1B"/>
    <w:rsid w:val="00DC0097"/>
    <w:rsid w:val="00DC030D"/>
    <w:rsid w:val="00DC089F"/>
    <w:rsid w:val="00DC0970"/>
    <w:rsid w:val="00DC0977"/>
    <w:rsid w:val="00DC0F3D"/>
    <w:rsid w:val="00DC1074"/>
    <w:rsid w:val="00DC1166"/>
    <w:rsid w:val="00DC140D"/>
    <w:rsid w:val="00DC15EA"/>
    <w:rsid w:val="00DC18B0"/>
    <w:rsid w:val="00DC1A43"/>
    <w:rsid w:val="00DC1F3B"/>
    <w:rsid w:val="00DC2104"/>
    <w:rsid w:val="00DC2364"/>
    <w:rsid w:val="00DC252F"/>
    <w:rsid w:val="00DC28D8"/>
    <w:rsid w:val="00DC2989"/>
    <w:rsid w:val="00DC2A74"/>
    <w:rsid w:val="00DC3720"/>
    <w:rsid w:val="00DC378E"/>
    <w:rsid w:val="00DC4170"/>
    <w:rsid w:val="00DC43A0"/>
    <w:rsid w:val="00DC4721"/>
    <w:rsid w:val="00DC48AB"/>
    <w:rsid w:val="00DC4CAF"/>
    <w:rsid w:val="00DC4D0E"/>
    <w:rsid w:val="00DC5280"/>
    <w:rsid w:val="00DC5686"/>
    <w:rsid w:val="00DC5A4D"/>
    <w:rsid w:val="00DC5C38"/>
    <w:rsid w:val="00DC5F0F"/>
    <w:rsid w:val="00DC62A4"/>
    <w:rsid w:val="00DC6311"/>
    <w:rsid w:val="00DC64B8"/>
    <w:rsid w:val="00DC6850"/>
    <w:rsid w:val="00DC6B32"/>
    <w:rsid w:val="00DC6FD7"/>
    <w:rsid w:val="00DC7104"/>
    <w:rsid w:val="00DC73B0"/>
    <w:rsid w:val="00DC73BD"/>
    <w:rsid w:val="00DC7566"/>
    <w:rsid w:val="00DC762F"/>
    <w:rsid w:val="00DC7987"/>
    <w:rsid w:val="00DC7A9C"/>
    <w:rsid w:val="00DC7AA9"/>
    <w:rsid w:val="00DC7D1F"/>
    <w:rsid w:val="00DD00B7"/>
    <w:rsid w:val="00DD02DA"/>
    <w:rsid w:val="00DD0350"/>
    <w:rsid w:val="00DD07B0"/>
    <w:rsid w:val="00DD0E69"/>
    <w:rsid w:val="00DD0F78"/>
    <w:rsid w:val="00DD114B"/>
    <w:rsid w:val="00DD11D4"/>
    <w:rsid w:val="00DD175A"/>
    <w:rsid w:val="00DD17A6"/>
    <w:rsid w:val="00DD1B37"/>
    <w:rsid w:val="00DD203F"/>
    <w:rsid w:val="00DD3AF9"/>
    <w:rsid w:val="00DD3B9C"/>
    <w:rsid w:val="00DD3C1B"/>
    <w:rsid w:val="00DD455A"/>
    <w:rsid w:val="00DD4CA4"/>
    <w:rsid w:val="00DD4CA7"/>
    <w:rsid w:val="00DD4E73"/>
    <w:rsid w:val="00DD561A"/>
    <w:rsid w:val="00DD5A1B"/>
    <w:rsid w:val="00DD626D"/>
    <w:rsid w:val="00DD651A"/>
    <w:rsid w:val="00DD6648"/>
    <w:rsid w:val="00DD66B1"/>
    <w:rsid w:val="00DD6B86"/>
    <w:rsid w:val="00DD6EAF"/>
    <w:rsid w:val="00DD7571"/>
    <w:rsid w:val="00DD7A14"/>
    <w:rsid w:val="00DD7A77"/>
    <w:rsid w:val="00DD7EDB"/>
    <w:rsid w:val="00DD7EF8"/>
    <w:rsid w:val="00DE07CB"/>
    <w:rsid w:val="00DE0825"/>
    <w:rsid w:val="00DE0B34"/>
    <w:rsid w:val="00DE1590"/>
    <w:rsid w:val="00DE1728"/>
    <w:rsid w:val="00DE1A74"/>
    <w:rsid w:val="00DE1E2E"/>
    <w:rsid w:val="00DE1F2E"/>
    <w:rsid w:val="00DE1FE6"/>
    <w:rsid w:val="00DE2541"/>
    <w:rsid w:val="00DE2656"/>
    <w:rsid w:val="00DE2719"/>
    <w:rsid w:val="00DE28D0"/>
    <w:rsid w:val="00DE35D6"/>
    <w:rsid w:val="00DE36A8"/>
    <w:rsid w:val="00DE4218"/>
    <w:rsid w:val="00DE42EC"/>
    <w:rsid w:val="00DE45D4"/>
    <w:rsid w:val="00DE48FD"/>
    <w:rsid w:val="00DE4E15"/>
    <w:rsid w:val="00DE5335"/>
    <w:rsid w:val="00DE5630"/>
    <w:rsid w:val="00DE5C2C"/>
    <w:rsid w:val="00DE5CC7"/>
    <w:rsid w:val="00DE61C3"/>
    <w:rsid w:val="00DE65AB"/>
    <w:rsid w:val="00DE6E0B"/>
    <w:rsid w:val="00DE6EA6"/>
    <w:rsid w:val="00DE73D0"/>
    <w:rsid w:val="00DE776E"/>
    <w:rsid w:val="00DE7843"/>
    <w:rsid w:val="00DE7C9B"/>
    <w:rsid w:val="00DE7DEE"/>
    <w:rsid w:val="00DE7E58"/>
    <w:rsid w:val="00DF02FC"/>
    <w:rsid w:val="00DF0375"/>
    <w:rsid w:val="00DF118D"/>
    <w:rsid w:val="00DF14DC"/>
    <w:rsid w:val="00DF1516"/>
    <w:rsid w:val="00DF15CE"/>
    <w:rsid w:val="00DF16F3"/>
    <w:rsid w:val="00DF1D47"/>
    <w:rsid w:val="00DF1F46"/>
    <w:rsid w:val="00DF259E"/>
    <w:rsid w:val="00DF297C"/>
    <w:rsid w:val="00DF2A95"/>
    <w:rsid w:val="00DF32F3"/>
    <w:rsid w:val="00DF38AB"/>
    <w:rsid w:val="00DF3A02"/>
    <w:rsid w:val="00DF3D7B"/>
    <w:rsid w:val="00DF3DF5"/>
    <w:rsid w:val="00DF52EC"/>
    <w:rsid w:val="00DF5571"/>
    <w:rsid w:val="00DF599C"/>
    <w:rsid w:val="00DF5C2B"/>
    <w:rsid w:val="00DF62AE"/>
    <w:rsid w:val="00DF66E6"/>
    <w:rsid w:val="00DF6771"/>
    <w:rsid w:val="00DF6932"/>
    <w:rsid w:val="00DF6DB1"/>
    <w:rsid w:val="00DF705D"/>
    <w:rsid w:val="00DF715C"/>
    <w:rsid w:val="00DF732D"/>
    <w:rsid w:val="00DF7B18"/>
    <w:rsid w:val="00DF7BBE"/>
    <w:rsid w:val="00DF7D33"/>
    <w:rsid w:val="00DF7DCD"/>
    <w:rsid w:val="00DF7DED"/>
    <w:rsid w:val="00E000A5"/>
    <w:rsid w:val="00E00B87"/>
    <w:rsid w:val="00E012B3"/>
    <w:rsid w:val="00E013E0"/>
    <w:rsid w:val="00E01A95"/>
    <w:rsid w:val="00E01AAC"/>
    <w:rsid w:val="00E01BAB"/>
    <w:rsid w:val="00E01C97"/>
    <w:rsid w:val="00E01DC4"/>
    <w:rsid w:val="00E01E9C"/>
    <w:rsid w:val="00E02036"/>
    <w:rsid w:val="00E0217E"/>
    <w:rsid w:val="00E02811"/>
    <w:rsid w:val="00E033AE"/>
    <w:rsid w:val="00E034BC"/>
    <w:rsid w:val="00E035FB"/>
    <w:rsid w:val="00E0361B"/>
    <w:rsid w:val="00E03850"/>
    <w:rsid w:val="00E0387A"/>
    <w:rsid w:val="00E03A98"/>
    <w:rsid w:val="00E03AC7"/>
    <w:rsid w:val="00E03D31"/>
    <w:rsid w:val="00E03DFC"/>
    <w:rsid w:val="00E03ECC"/>
    <w:rsid w:val="00E0403B"/>
    <w:rsid w:val="00E0453C"/>
    <w:rsid w:val="00E04749"/>
    <w:rsid w:val="00E047A8"/>
    <w:rsid w:val="00E04F65"/>
    <w:rsid w:val="00E0553D"/>
    <w:rsid w:val="00E05FD8"/>
    <w:rsid w:val="00E06C00"/>
    <w:rsid w:val="00E06C1F"/>
    <w:rsid w:val="00E06D89"/>
    <w:rsid w:val="00E0714D"/>
    <w:rsid w:val="00E071CE"/>
    <w:rsid w:val="00E073FD"/>
    <w:rsid w:val="00E10158"/>
    <w:rsid w:val="00E107F5"/>
    <w:rsid w:val="00E108BC"/>
    <w:rsid w:val="00E10D88"/>
    <w:rsid w:val="00E10D8B"/>
    <w:rsid w:val="00E112C9"/>
    <w:rsid w:val="00E1147C"/>
    <w:rsid w:val="00E1154A"/>
    <w:rsid w:val="00E115A8"/>
    <w:rsid w:val="00E117A2"/>
    <w:rsid w:val="00E11BD5"/>
    <w:rsid w:val="00E11CAB"/>
    <w:rsid w:val="00E11DFD"/>
    <w:rsid w:val="00E122C2"/>
    <w:rsid w:val="00E124C3"/>
    <w:rsid w:val="00E125A0"/>
    <w:rsid w:val="00E127D4"/>
    <w:rsid w:val="00E12CD3"/>
    <w:rsid w:val="00E12E58"/>
    <w:rsid w:val="00E12EDD"/>
    <w:rsid w:val="00E13A68"/>
    <w:rsid w:val="00E14246"/>
    <w:rsid w:val="00E1516D"/>
    <w:rsid w:val="00E15430"/>
    <w:rsid w:val="00E15808"/>
    <w:rsid w:val="00E15A9F"/>
    <w:rsid w:val="00E15C79"/>
    <w:rsid w:val="00E1612B"/>
    <w:rsid w:val="00E16428"/>
    <w:rsid w:val="00E200AE"/>
    <w:rsid w:val="00E20110"/>
    <w:rsid w:val="00E20147"/>
    <w:rsid w:val="00E203E2"/>
    <w:rsid w:val="00E205AE"/>
    <w:rsid w:val="00E209B0"/>
    <w:rsid w:val="00E210CF"/>
    <w:rsid w:val="00E21389"/>
    <w:rsid w:val="00E21768"/>
    <w:rsid w:val="00E218F0"/>
    <w:rsid w:val="00E21D2D"/>
    <w:rsid w:val="00E22023"/>
    <w:rsid w:val="00E222E6"/>
    <w:rsid w:val="00E227FD"/>
    <w:rsid w:val="00E228E6"/>
    <w:rsid w:val="00E22922"/>
    <w:rsid w:val="00E22EE3"/>
    <w:rsid w:val="00E22F37"/>
    <w:rsid w:val="00E23106"/>
    <w:rsid w:val="00E2313F"/>
    <w:rsid w:val="00E23280"/>
    <w:rsid w:val="00E232DD"/>
    <w:rsid w:val="00E23339"/>
    <w:rsid w:val="00E234D8"/>
    <w:rsid w:val="00E234E2"/>
    <w:rsid w:val="00E23AB1"/>
    <w:rsid w:val="00E23DD3"/>
    <w:rsid w:val="00E23DE6"/>
    <w:rsid w:val="00E24220"/>
    <w:rsid w:val="00E24393"/>
    <w:rsid w:val="00E24436"/>
    <w:rsid w:val="00E24C1F"/>
    <w:rsid w:val="00E24C8F"/>
    <w:rsid w:val="00E255B6"/>
    <w:rsid w:val="00E25B12"/>
    <w:rsid w:val="00E25E1C"/>
    <w:rsid w:val="00E25F4C"/>
    <w:rsid w:val="00E2612A"/>
    <w:rsid w:val="00E26ABC"/>
    <w:rsid w:val="00E26ADA"/>
    <w:rsid w:val="00E27095"/>
    <w:rsid w:val="00E2713B"/>
    <w:rsid w:val="00E27278"/>
    <w:rsid w:val="00E27B5A"/>
    <w:rsid w:val="00E27B78"/>
    <w:rsid w:val="00E27BCF"/>
    <w:rsid w:val="00E27CFF"/>
    <w:rsid w:val="00E27F47"/>
    <w:rsid w:val="00E30AA4"/>
    <w:rsid w:val="00E30FE1"/>
    <w:rsid w:val="00E310E4"/>
    <w:rsid w:val="00E31399"/>
    <w:rsid w:val="00E31489"/>
    <w:rsid w:val="00E31884"/>
    <w:rsid w:val="00E31A12"/>
    <w:rsid w:val="00E31CDA"/>
    <w:rsid w:val="00E322DE"/>
    <w:rsid w:val="00E322F1"/>
    <w:rsid w:val="00E323D9"/>
    <w:rsid w:val="00E32915"/>
    <w:rsid w:val="00E32A14"/>
    <w:rsid w:val="00E32A4A"/>
    <w:rsid w:val="00E333B6"/>
    <w:rsid w:val="00E33796"/>
    <w:rsid w:val="00E33B60"/>
    <w:rsid w:val="00E341EE"/>
    <w:rsid w:val="00E3442E"/>
    <w:rsid w:val="00E34660"/>
    <w:rsid w:val="00E34704"/>
    <w:rsid w:val="00E3549F"/>
    <w:rsid w:val="00E35DDD"/>
    <w:rsid w:val="00E36556"/>
    <w:rsid w:val="00E367B0"/>
    <w:rsid w:val="00E368E2"/>
    <w:rsid w:val="00E36DC8"/>
    <w:rsid w:val="00E36EC6"/>
    <w:rsid w:val="00E37129"/>
    <w:rsid w:val="00E37300"/>
    <w:rsid w:val="00E374C8"/>
    <w:rsid w:val="00E376B6"/>
    <w:rsid w:val="00E378D5"/>
    <w:rsid w:val="00E37D5B"/>
    <w:rsid w:val="00E37D79"/>
    <w:rsid w:val="00E37F3B"/>
    <w:rsid w:val="00E4037A"/>
    <w:rsid w:val="00E40517"/>
    <w:rsid w:val="00E408A2"/>
    <w:rsid w:val="00E410F0"/>
    <w:rsid w:val="00E41537"/>
    <w:rsid w:val="00E415C3"/>
    <w:rsid w:val="00E416C4"/>
    <w:rsid w:val="00E41F9B"/>
    <w:rsid w:val="00E42094"/>
    <w:rsid w:val="00E4241C"/>
    <w:rsid w:val="00E43125"/>
    <w:rsid w:val="00E4329D"/>
    <w:rsid w:val="00E43397"/>
    <w:rsid w:val="00E43A15"/>
    <w:rsid w:val="00E43FD0"/>
    <w:rsid w:val="00E44089"/>
    <w:rsid w:val="00E44331"/>
    <w:rsid w:val="00E443A2"/>
    <w:rsid w:val="00E444CE"/>
    <w:rsid w:val="00E44846"/>
    <w:rsid w:val="00E44964"/>
    <w:rsid w:val="00E44CEF"/>
    <w:rsid w:val="00E4512C"/>
    <w:rsid w:val="00E45162"/>
    <w:rsid w:val="00E453D9"/>
    <w:rsid w:val="00E454E8"/>
    <w:rsid w:val="00E45672"/>
    <w:rsid w:val="00E45A60"/>
    <w:rsid w:val="00E45C9D"/>
    <w:rsid w:val="00E45CA6"/>
    <w:rsid w:val="00E464AF"/>
    <w:rsid w:val="00E4652B"/>
    <w:rsid w:val="00E466C5"/>
    <w:rsid w:val="00E468D3"/>
    <w:rsid w:val="00E46994"/>
    <w:rsid w:val="00E46C40"/>
    <w:rsid w:val="00E46D02"/>
    <w:rsid w:val="00E46D79"/>
    <w:rsid w:val="00E46EF1"/>
    <w:rsid w:val="00E47AF3"/>
    <w:rsid w:val="00E47E24"/>
    <w:rsid w:val="00E50557"/>
    <w:rsid w:val="00E50707"/>
    <w:rsid w:val="00E50B0F"/>
    <w:rsid w:val="00E50F23"/>
    <w:rsid w:val="00E5115B"/>
    <w:rsid w:val="00E51360"/>
    <w:rsid w:val="00E5138B"/>
    <w:rsid w:val="00E514FC"/>
    <w:rsid w:val="00E5154B"/>
    <w:rsid w:val="00E518A1"/>
    <w:rsid w:val="00E51AED"/>
    <w:rsid w:val="00E51C6E"/>
    <w:rsid w:val="00E524A6"/>
    <w:rsid w:val="00E5261E"/>
    <w:rsid w:val="00E52B0A"/>
    <w:rsid w:val="00E52F74"/>
    <w:rsid w:val="00E52F83"/>
    <w:rsid w:val="00E53E72"/>
    <w:rsid w:val="00E5443B"/>
    <w:rsid w:val="00E545AC"/>
    <w:rsid w:val="00E548B2"/>
    <w:rsid w:val="00E54A0A"/>
    <w:rsid w:val="00E54AAA"/>
    <w:rsid w:val="00E54B07"/>
    <w:rsid w:val="00E55382"/>
    <w:rsid w:val="00E553DB"/>
    <w:rsid w:val="00E553E3"/>
    <w:rsid w:val="00E55486"/>
    <w:rsid w:val="00E558DB"/>
    <w:rsid w:val="00E56092"/>
    <w:rsid w:val="00E560BF"/>
    <w:rsid w:val="00E563D1"/>
    <w:rsid w:val="00E56452"/>
    <w:rsid w:val="00E567BD"/>
    <w:rsid w:val="00E56C34"/>
    <w:rsid w:val="00E56CC7"/>
    <w:rsid w:val="00E56D87"/>
    <w:rsid w:val="00E5719B"/>
    <w:rsid w:val="00E573BE"/>
    <w:rsid w:val="00E5740C"/>
    <w:rsid w:val="00E57B37"/>
    <w:rsid w:val="00E57B6D"/>
    <w:rsid w:val="00E57BF8"/>
    <w:rsid w:val="00E57C04"/>
    <w:rsid w:val="00E57D30"/>
    <w:rsid w:val="00E57E35"/>
    <w:rsid w:val="00E601CA"/>
    <w:rsid w:val="00E601F6"/>
    <w:rsid w:val="00E60594"/>
    <w:rsid w:val="00E608EB"/>
    <w:rsid w:val="00E60A15"/>
    <w:rsid w:val="00E60B8E"/>
    <w:rsid w:val="00E60FC1"/>
    <w:rsid w:val="00E613D7"/>
    <w:rsid w:val="00E6151D"/>
    <w:rsid w:val="00E6178C"/>
    <w:rsid w:val="00E61920"/>
    <w:rsid w:val="00E61B3D"/>
    <w:rsid w:val="00E61B62"/>
    <w:rsid w:val="00E61D3B"/>
    <w:rsid w:val="00E6220B"/>
    <w:rsid w:val="00E6228C"/>
    <w:rsid w:val="00E624F7"/>
    <w:rsid w:val="00E6261E"/>
    <w:rsid w:val="00E627B1"/>
    <w:rsid w:val="00E627C1"/>
    <w:rsid w:val="00E62A28"/>
    <w:rsid w:val="00E62F39"/>
    <w:rsid w:val="00E63090"/>
    <w:rsid w:val="00E6333D"/>
    <w:rsid w:val="00E634AB"/>
    <w:rsid w:val="00E635A8"/>
    <w:rsid w:val="00E63655"/>
    <w:rsid w:val="00E63911"/>
    <w:rsid w:val="00E63A64"/>
    <w:rsid w:val="00E63CC3"/>
    <w:rsid w:val="00E640D2"/>
    <w:rsid w:val="00E64211"/>
    <w:rsid w:val="00E64814"/>
    <w:rsid w:val="00E64F23"/>
    <w:rsid w:val="00E650F3"/>
    <w:rsid w:val="00E65DA5"/>
    <w:rsid w:val="00E65E9B"/>
    <w:rsid w:val="00E660B9"/>
    <w:rsid w:val="00E664AE"/>
    <w:rsid w:val="00E66519"/>
    <w:rsid w:val="00E66EC8"/>
    <w:rsid w:val="00E66F16"/>
    <w:rsid w:val="00E67644"/>
    <w:rsid w:val="00E679B6"/>
    <w:rsid w:val="00E67BBB"/>
    <w:rsid w:val="00E67BD0"/>
    <w:rsid w:val="00E67CEF"/>
    <w:rsid w:val="00E67D4F"/>
    <w:rsid w:val="00E701F7"/>
    <w:rsid w:val="00E7024B"/>
    <w:rsid w:val="00E702ED"/>
    <w:rsid w:val="00E70325"/>
    <w:rsid w:val="00E7037D"/>
    <w:rsid w:val="00E706B1"/>
    <w:rsid w:val="00E70701"/>
    <w:rsid w:val="00E7077A"/>
    <w:rsid w:val="00E7084A"/>
    <w:rsid w:val="00E70EE5"/>
    <w:rsid w:val="00E711B0"/>
    <w:rsid w:val="00E71343"/>
    <w:rsid w:val="00E714C0"/>
    <w:rsid w:val="00E715E5"/>
    <w:rsid w:val="00E71883"/>
    <w:rsid w:val="00E7189E"/>
    <w:rsid w:val="00E719A4"/>
    <w:rsid w:val="00E719A7"/>
    <w:rsid w:val="00E71F75"/>
    <w:rsid w:val="00E720D3"/>
    <w:rsid w:val="00E720EE"/>
    <w:rsid w:val="00E727D8"/>
    <w:rsid w:val="00E72816"/>
    <w:rsid w:val="00E72BCA"/>
    <w:rsid w:val="00E72F20"/>
    <w:rsid w:val="00E7314B"/>
    <w:rsid w:val="00E731AE"/>
    <w:rsid w:val="00E731E6"/>
    <w:rsid w:val="00E735E9"/>
    <w:rsid w:val="00E7390E"/>
    <w:rsid w:val="00E73CB4"/>
    <w:rsid w:val="00E73D40"/>
    <w:rsid w:val="00E73EEE"/>
    <w:rsid w:val="00E740B6"/>
    <w:rsid w:val="00E7439C"/>
    <w:rsid w:val="00E7458A"/>
    <w:rsid w:val="00E74712"/>
    <w:rsid w:val="00E74848"/>
    <w:rsid w:val="00E748E7"/>
    <w:rsid w:val="00E74DF6"/>
    <w:rsid w:val="00E74E88"/>
    <w:rsid w:val="00E74F4E"/>
    <w:rsid w:val="00E75032"/>
    <w:rsid w:val="00E750E6"/>
    <w:rsid w:val="00E753F1"/>
    <w:rsid w:val="00E753FC"/>
    <w:rsid w:val="00E759CF"/>
    <w:rsid w:val="00E75A17"/>
    <w:rsid w:val="00E75B0E"/>
    <w:rsid w:val="00E75DF5"/>
    <w:rsid w:val="00E764E0"/>
    <w:rsid w:val="00E7662F"/>
    <w:rsid w:val="00E76BE3"/>
    <w:rsid w:val="00E76D44"/>
    <w:rsid w:val="00E77349"/>
    <w:rsid w:val="00E77B4A"/>
    <w:rsid w:val="00E77BEF"/>
    <w:rsid w:val="00E80055"/>
    <w:rsid w:val="00E80757"/>
    <w:rsid w:val="00E80D4A"/>
    <w:rsid w:val="00E81155"/>
    <w:rsid w:val="00E813FA"/>
    <w:rsid w:val="00E815B9"/>
    <w:rsid w:val="00E81CD3"/>
    <w:rsid w:val="00E822B3"/>
    <w:rsid w:val="00E82B91"/>
    <w:rsid w:val="00E82C8F"/>
    <w:rsid w:val="00E82CB3"/>
    <w:rsid w:val="00E82D6B"/>
    <w:rsid w:val="00E83127"/>
    <w:rsid w:val="00E83324"/>
    <w:rsid w:val="00E83383"/>
    <w:rsid w:val="00E8375B"/>
    <w:rsid w:val="00E838C9"/>
    <w:rsid w:val="00E83961"/>
    <w:rsid w:val="00E839AC"/>
    <w:rsid w:val="00E83A88"/>
    <w:rsid w:val="00E83B25"/>
    <w:rsid w:val="00E84029"/>
    <w:rsid w:val="00E846E3"/>
    <w:rsid w:val="00E847EB"/>
    <w:rsid w:val="00E84A7D"/>
    <w:rsid w:val="00E84B34"/>
    <w:rsid w:val="00E8502B"/>
    <w:rsid w:val="00E85E29"/>
    <w:rsid w:val="00E85E33"/>
    <w:rsid w:val="00E86306"/>
    <w:rsid w:val="00E86775"/>
    <w:rsid w:val="00E86A78"/>
    <w:rsid w:val="00E86C23"/>
    <w:rsid w:val="00E8764B"/>
    <w:rsid w:val="00E879FA"/>
    <w:rsid w:val="00E87AD1"/>
    <w:rsid w:val="00E87C33"/>
    <w:rsid w:val="00E87EE1"/>
    <w:rsid w:val="00E90153"/>
    <w:rsid w:val="00E90427"/>
    <w:rsid w:val="00E90FA0"/>
    <w:rsid w:val="00E90FA4"/>
    <w:rsid w:val="00E9106B"/>
    <w:rsid w:val="00E910E4"/>
    <w:rsid w:val="00E91133"/>
    <w:rsid w:val="00E9127E"/>
    <w:rsid w:val="00E912A3"/>
    <w:rsid w:val="00E913E8"/>
    <w:rsid w:val="00E913F2"/>
    <w:rsid w:val="00E91563"/>
    <w:rsid w:val="00E9158E"/>
    <w:rsid w:val="00E91B1B"/>
    <w:rsid w:val="00E91E6A"/>
    <w:rsid w:val="00E91F76"/>
    <w:rsid w:val="00E92087"/>
    <w:rsid w:val="00E92393"/>
    <w:rsid w:val="00E92844"/>
    <w:rsid w:val="00E929B7"/>
    <w:rsid w:val="00E92DDD"/>
    <w:rsid w:val="00E93375"/>
    <w:rsid w:val="00E93644"/>
    <w:rsid w:val="00E9373E"/>
    <w:rsid w:val="00E938B2"/>
    <w:rsid w:val="00E93924"/>
    <w:rsid w:val="00E93A70"/>
    <w:rsid w:val="00E93D2C"/>
    <w:rsid w:val="00E93EF1"/>
    <w:rsid w:val="00E93F5A"/>
    <w:rsid w:val="00E94074"/>
    <w:rsid w:val="00E942AE"/>
    <w:rsid w:val="00E94356"/>
    <w:rsid w:val="00E94518"/>
    <w:rsid w:val="00E94B0B"/>
    <w:rsid w:val="00E94F0D"/>
    <w:rsid w:val="00E9500C"/>
    <w:rsid w:val="00E95313"/>
    <w:rsid w:val="00E95922"/>
    <w:rsid w:val="00E95AB7"/>
    <w:rsid w:val="00E95AC2"/>
    <w:rsid w:val="00E9630B"/>
    <w:rsid w:val="00E965B4"/>
    <w:rsid w:val="00E967B5"/>
    <w:rsid w:val="00E967E8"/>
    <w:rsid w:val="00E96D50"/>
    <w:rsid w:val="00E97122"/>
    <w:rsid w:val="00E973FA"/>
    <w:rsid w:val="00E976E1"/>
    <w:rsid w:val="00E977D7"/>
    <w:rsid w:val="00E97BD4"/>
    <w:rsid w:val="00E97E15"/>
    <w:rsid w:val="00E97E53"/>
    <w:rsid w:val="00EA0008"/>
    <w:rsid w:val="00EA05A2"/>
    <w:rsid w:val="00EA0FD5"/>
    <w:rsid w:val="00EA18B9"/>
    <w:rsid w:val="00EA1AE8"/>
    <w:rsid w:val="00EA1C92"/>
    <w:rsid w:val="00EA1CBB"/>
    <w:rsid w:val="00EA1CE9"/>
    <w:rsid w:val="00EA1DB3"/>
    <w:rsid w:val="00EA237D"/>
    <w:rsid w:val="00EA23DB"/>
    <w:rsid w:val="00EA24E5"/>
    <w:rsid w:val="00EA2D4B"/>
    <w:rsid w:val="00EA2EDD"/>
    <w:rsid w:val="00EA459D"/>
    <w:rsid w:val="00EA496C"/>
    <w:rsid w:val="00EA4CE4"/>
    <w:rsid w:val="00EA551A"/>
    <w:rsid w:val="00EA5792"/>
    <w:rsid w:val="00EA5E89"/>
    <w:rsid w:val="00EA6055"/>
    <w:rsid w:val="00EA662A"/>
    <w:rsid w:val="00EA6927"/>
    <w:rsid w:val="00EA6A59"/>
    <w:rsid w:val="00EA6ADA"/>
    <w:rsid w:val="00EA6B30"/>
    <w:rsid w:val="00EA763C"/>
    <w:rsid w:val="00EA7C35"/>
    <w:rsid w:val="00EA7FB8"/>
    <w:rsid w:val="00EA7FE2"/>
    <w:rsid w:val="00EB06E7"/>
    <w:rsid w:val="00EB0CBD"/>
    <w:rsid w:val="00EB0CCE"/>
    <w:rsid w:val="00EB0EF7"/>
    <w:rsid w:val="00EB14EC"/>
    <w:rsid w:val="00EB1B37"/>
    <w:rsid w:val="00EB1F07"/>
    <w:rsid w:val="00EB1F58"/>
    <w:rsid w:val="00EB2058"/>
    <w:rsid w:val="00EB225D"/>
    <w:rsid w:val="00EB2384"/>
    <w:rsid w:val="00EB24F8"/>
    <w:rsid w:val="00EB2C68"/>
    <w:rsid w:val="00EB3258"/>
    <w:rsid w:val="00EB3289"/>
    <w:rsid w:val="00EB3708"/>
    <w:rsid w:val="00EB3B88"/>
    <w:rsid w:val="00EB3C8F"/>
    <w:rsid w:val="00EB3D42"/>
    <w:rsid w:val="00EB3E94"/>
    <w:rsid w:val="00EB3EC9"/>
    <w:rsid w:val="00EB4013"/>
    <w:rsid w:val="00EB41BD"/>
    <w:rsid w:val="00EB42C6"/>
    <w:rsid w:val="00EB44B5"/>
    <w:rsid w:val="00EB4513"/>
    <w:rsid w:val="00EB472F"/>
    <w:rsid w:val="00EB490D"/>
    <w:rsid w:val="00EB4DED"/>
    <w:rsid w:val="00EB5235"/>
    <w:rsid w:val="00EB5388"/>
    <w:rsid w:val="00EB5525"/>
    <w:rsid w:val="00EB55DA"/>
    <w:rsid w:val="00EB5A95"/>
    <w:rsid w:val="00EB5CFD"/>
    <w:rsid w:val="00EB5E3B"/>
    <w:rsid w:val="00EB61A5"/>
    <w:rsid w:val="00EB62D8"/>
    <w:rsid w:val="00EB6412"/>
    <w:rsid w:val="00EB6D0E"/>
    <w:rsid w:val="00EB6D81"/>
    <w:rsid w:val="00EB6DF6"/>
    <w:rsid w:val="00EB731A"/>
    <w:rsid w:val="00EB74B9"/>
    <w:rsid w:val="00EB7754"/>
    <w:rsid w:val="00EB7E86"/>
    <w:rsid w:val="00EB7F0D"/>
    <w:rsid w:val="00EC0103"/>
    <w:rsid w:val="00EC041C"/>
    <w:rsid w:val="00EC0647"/>
    <w:rsid w:val="00EC0C59"/>
    <w:rsid w:val="00EC1428"/>
    <w:rsid w:val="00EC18C9"/>
    <w:rsid w:val="00EC19CB"/>
    <w:rsid w:val="00EC19E1"/>
    <w:rsid w:val="00EC1D49"/>
    <w:rsid w:val="00EC1E62"/>
    <w:rsid w:val="00EC21F2"/>
    <w:rsid w:val="00EC22CD"/>
    <w:rsid w:val="00EC2790"/>
    <w:rsid w:val="00EC298E"/>
    <w:rsid w:val="00EC2D0C"/>
    <w:rsid w:val="00EC35FC"/>
    <w:rsid w:val="00EC3EDD"/>
    <w:rsid w:val="00EC3F9D"/>
    <w:rsid w:val="00EC3FFD"/>
    <w:rsid w:val="00EC47E4"/>
    <w:rsid w:val="00EC485A"/>
    <w:rsid w:val="00EC4913"/>
    <w:rsid w:val="00EC4AE8"/>
    <w:rsid w:val="00EC4D19"/>
    <w:rsid w:val="00EC4D75"/>
    <w:rsid w:val="00EC4DDF"/>
    <w:rsid w:val="00EC5065"/>
    <w:rsid w:val="00EC5981"/>
    <w:rsid w:val="00EC5A96"/>
    <w:rsid w:val="00EC5ADA"/>
    <w:rsid w:val="00EC5E9F"/>
    <w:rsid w:val="00EC621B"/>
    <w:rsid w:val="00EC6352"/>
    <w:rsid w:val="00EC653A"/>
    <w:rsid w:val="00EC6645"/>
    <w:rsid w:val="00EC669B"/>
    <w:rsid w:val="00EC6967"/>
    <w:rsid w:val="00EC69E5"/>
    <w:rsid w:val="00EC6B1D"/>
    <w:rsid w:val="00EC6B3A"/>
    <w:rsid w:val="00EC6E7D"/>
    <w:rsid w:val="00EC7036"/>
    <w:rsid w:val="00EC7319"/>
    <w:rsid w:val="00EC759F"/>
    <w:rsid w:val="00EC75A8"/>
    <w:rsid w:val="00EC7688"/>
    <w:rsid w:val="00EC7B09"/>
    <w:rsid w:val="00EC7FE4"/>
    <w:rsid w:val="00ED04AC"/>
    <w:rsid w:val="00ED05EC"/>
    <w:rsid w:val="00ED0A31"/>
    <w:rsid w:val="00ED0AA1"/>
    <w:rsid w:val="00ED0EC0"/>
    <w:rsid w:val="00ED116A"/>
    <w:rsid w:val="00ED1D15"/>
    <w:rsid w:val="00ED234B"/>
    <w:rsid w:val="00ED26E9"/>
    <w:rsid w:val="00ED2968"/>
    <w:rsid w:val="00ED2BD2"/>
    <w:rsid w:val="00ED2DCE"/>
    <w:rsid w:val="00ED3236"/>
    <w:rsid w:val="00ED3706"/>
    <w:rsid w:val="00ED3778"/>
    <w:rsid w:val="00ED39A3"/>
    <w:rsid w:val="00ED3AAC"/>
    <w:rsid w:val="00ED3BF3"/>
    <w:rsid w:val="00ED3FEB"/>
    <w:rsid w:val="00ED41AF"/>
    <w:rsid w:val="00ED43E8"/>
    <w:rsid w:val="00ED49A6"/>
    <w:rsid w:val="00ED49BD"/>
    <w:rsid w:val="00ED4A91"/>
    <w:rsid w:val="00ED4D15"/>
    <w:rsid w:val="00ED500F"/>
    <w:rsid w:val="00ED5042"/>
    <w:rsid w:val="00ED5154"/>
    <w:rsid w:val="00ED5241"/>
    <w:rsid w:val="00ED5320"/>
    <w:rsid w:val="00ED5747"/>
    <w:rsid w:val="00ED59B7"/>
    <w:rsid w:val="00ED625E"/>
    <w:rsid w:val="00ED63AA"/>
    <w:rsid w:val="00ED6468"/>
    <w:rsid w:val="00ED674C"/>
    <w:rsid w:val="00ED686A"/>
    <w:rsid w:val="00ED6C59"/>
    <w:rsid w:val="00ED6DAF"/>
    <w:rsid w:val="00ED6DC2"/>
    <w:rsid w:val="00ED732D"/>
    <w:rsid w:val="00ED77B1"/>
    <w:rsid w:val="00ED78E4"/>
    <w:rsid w:val="00ED7AB9"/>
    <w:rsid w:val="00ED7C1A"/>
    <w:rsid w:val="00ED7DF8"/>
    <w:rsid w:val="00EE059B"/>
    <w:rsid w:val="00EE05CC"/>
    <w:rsid w:val="00EE0628"/>
    <w:rsid w:val="00EE0679"/>
    <w:rsid w:val="00EE0B9F"/>
    <w:rsid w:val="00EE0EEC"/>
    <w:rsid w:val="00EE10F1"/>
    <w:rsid w:val="00EE120C"/>
    <w:rsid w:val="00EE1337"/>
    <w:rsid w:val="00EE1B85"/>
    <w:rsid w:val="00EE1FB8"/>
    <w:rsid w:val="00EE202C"/>
    <w:rsid w:val="00EE2873"/>
    <w:rsid w:val="00EE2D0D"/>
    <w:rsid w:val="00EE303A"/>
    <w:rsid w:val="00EE31D2"/>
    <w:rsid w:val="00EE35D5"/>
    <w:rsid w:val="00EE37F3"/>
    <w:rsid w:val="00EE3858"/>
    <w:rsid w:val="00EE389E"/>
    <w:rsid w:val="00EE3926"/>
    <w:rsid w:val="00EE3BD1"/>
    <w:rsid w:val="00EE41C4"/>
    <w:rsid w:val="00EE4AA4"/>
    <w:rsid w:val="00EE506B"/>
    <w:rsid w:val="00EE58D8"/>
    <w:rsid w:val="00EE5A28"/>
    <w:rsid w:val="00EE5CD2"/>
    <w:rsid w:val="00EE5D30"/>
    <w:rsid w:val="00EE60A3"/>
    <w:rsid w:val="00EE64FA"/>
    <w:rsid w:val="00EE6630"/>
    <w:rsid w:val="00EE6CFE"/>
    <w:rsid w:val="00EE6D12"/>
    <w:rsid w:val="00EE7214"/>
    <w:rsid w:val="00EE796B"/>
    <w:rsid w:val="00EE7A03"/>
    <w:rsid w:val="00EE7CFD"/>
    <w:rsid w:val="00EE7EF3"/>
    <w:rsid w:val="00EE7FEC"/>
    <w:rsid w:val="00EF0134"/>
    <w:rsid w:val="00EF018E"/>
    <w:rsid w:val="00EF0E50"/>
    <w:rsid w:val="00EF10BB"/>
    <w:rsid w:val="00EF1232"/>
    <w:rsid w:val="00EF14EB"/>
    <w:rsid w:val="00EF1694"/>
    <w:rsid w:val="00EF1756"/>
    <w:rsid w:val="00EF1CB1"/>
    <w:rsid w:val="00EF1D16"/>
    <w:rsid w:val="00EF2252"/>
    <w:rsid w:val="00EF2856"/>
    <w:rsid w:val="00EF2E0C"/>
    <w:rsid w:val="00EF32B5"/>
    <w:rsid w:val="00EF3394"/>
    <w:rsid w:val="00EF33C2"/>
    <w:rsid w:val="00EF354A"/>
    <w:rsid w:val="00EF3723"/>
    <w:rsid w:val="00EF39BC"/>
    <w:rsid w:val="00EF3A82"/>
    <w:rsid w:val="00EF3CAF"/>
    <w:rsid w:val="00EF3D42"/>
    <w:rsid w:val="00EF4018"/>
    <w:rsid w:val="00EF41A1"/>
    <w:rsid w:val="00EF44B7"/>
    <w:rsid w:val="00EF4950"/>
    <w:rsid w:val="00EF4E90"/>
    <w:rsid w:val="00EF51F1"/>
    <w:rsid w:val="00EF573A"/>
    <w:rsid w:val="00EF58B2"/>
    <w:rsid w:val="00EF5B6D"/>
    <w:rsid w:val="00EF5F05"/>
    <w:rsid w:val="00EF628A"/>
    <w:rsid w:val="00EF6B24"/>
    <w:rsid w:val="00EF6B68"/>
    <w:rsid w:val="00EF6B99"/>
    <w:rsid w:val="00EF6C20"/>
    <w:rsid w:val="00EF6D9A"/>
    <w:rsid w:val="00EF7AD0"/>
    <w:rsid w:val="00EF7B89"/>
    <w:rsid w:val="00EF7BEC"/>
    <w:rsid w:val="00EF7C9F"/>
    <w:rsid w:val="00EF7F69"/>
    <w:rsid w:val="00F0001A"/>
    <w:rsid w:val="00F0011E"/>
    <w:rsid w:val="00F00154"/>
    <w:rsid w:val="00F00A85"/>
    <w:rsid w:val="00F00A92"/>
    <w:rsid w:val="00F00B2C"/>
    <w:rsid w:val="00F00EB0"/>
    <w:rsid w:val="00F01326"/>
    <w:rsid w:val="00F0145A"/>
    <w:rsid w:val="00F01703"/>
    <w:rsid w:val="00F01CA9"/>
    <w:rsid w:val="00F020E6"/>
    <w:rsid w:val="00F02378"/>
    <w:rsid w:val="00F024F5"/>
    <w:rsid w:val="00F02821"/>
    <w:rsid w:val="00F02824"/>
    <w:rsid w:val="00F0315E"/>
    <w:rsid w:val="00F031DC"/>
    <w:rsid w:val="00F033E9"/>
    <w:rsid w:val="00F034FE"/>
    <w:rsid w:val="00F03509"/>
    <w:rsid w:val="00F03CD6"/>
    <w:rsid w:val="00F04175"/>
    <w:rsid w:val="00F0422F"/>
    <w:rsid w:val="00F04E54"/>
    <w:rsid w:val="00F04F84"/>
    <w:rsid w:val="00F0501E"/>
    <w:rsid w:val="00F05048"/>
    <w:rsid w:val="00F05053"/>
    <w:rsid w:val="00F05507"/>
    <w:rsid w:val="00F055F6"/>
    <w:rsid w:val="00F05990"/>
    <w:rsid w:val="00F05B38"/>
    <w:rsid w:val="00F05E29"/>
    <w:rsid w:val="00F0615E"/>
    <w:rsid w:val="00F06440"/>
    <w:rsid w:val="00F06822"/>
    <w:rsid w:val="00F06A16"/>
    <w:rsid w:val="00F06A28"/>
    <w:rsid w:val="00F06B25"/>
    <w:rsid w:val="00F06FFB"/>
    <w:rsid w:val="00F07613"/>
    <w:rsid w:val="00F07830"/>
    <w:rsid w:val="00F07991"/>
    <w:rsid w:val="00F07998"/>
    <w:rsid w:val="00F07A4B"/>
    <w:rsid w:val="00F07AFB"/>
    <w:rsid w:val="00F07D81"/>
    <w:rsid w:val="00F10C0A"/>
    <w:rsid w:val="00F11600"/>
    <w:rsid w:val="00F118DA"/>
    <w:rsid w:val="00F11D4A"/>
    <w:rsid w:val="00F1202A"/>
    <w:rsid w:val="00F120A5"/>
    <w:rsid w:val="00F1264F"/>
    <w:rsid w:val="00F12C32"/>
    <w:rsid w:val="00F12FEC"/>
    <w:rsid w:val="00F1321C"/>
    <w:rsid w:val="00F13343"/>
    <w:rsid w:val="00F136E0"/>
    <w:rsid w:val="00F1385E"/>
    <w:rsid w:val="00F13C12"/>
    <w:rsid w:val="00F13E32"/>
    <w:rsid w:val="00F13E60"/>
    <w:rsid w:val="00F140F8"/>
    <w:rsid w:val="00F141D5"/>
    <w:rsid w:val="00F142DE"/>
    <w:rsid w:val="00F143E3"/>
    <w:rsid w:val="00F144FA"/>
    <w:rsid w:val="00F145BE"/>
    <w:rsid w:val="00F14D18"/>
    <w:rsid w:val="00F151BE"/>
    <w:rsid w:val="00F1534E"/>
    <w:rsid w:val="00F153B3"/>
    <w:rsid w:val="00F15AAD"/>
    <w:rsid w:val="00F15BB5"/>
    <w:rsid w:val="00F15D65"/>
    <w:rsid w:val="00F1673C"/>
    <w:rsid w:val="00F16AD4"/>
    <w:rsid w:val="00F17686"/>
    <w:rsid w:val="00F17694"/>
    <w:rsid w:val="00F17E86"/>
    <w:rsid w:val="00F2031C"/>
    <w:rsid w:val="00F20422"/>
    <w:rsid w:val="00F2084B"/>
    <w:rsid w:val="00F20BBF"/>
    <w:rsid w:val="00F20DFE"/>
    <w:rsid w:val="00F211A6"/>
    <w:rsid w:val="00F2182A"/>
    <w:rsid w:val="00F21A29"/>
    <w:rsid w:val="00F21C96"/>
    <w:rsid w:val="00F22177"/>
    <w:rsid w:val="00F22186"/>
    <w:rsid w:val="00F22270"/>
    <w:rsid w:val="00F22691"/>
    <w:rsid w:val="00F22BA1"/>
    <w:rsid w:val="00F22D24"/>
    <w:rsid w:val="00F23056"/>
    <w:rsid w:val="00F231E6"/>
    <w:rsid w:val="00F233F4"/>
    <w:rsid w:val="00F23464"/>
    <w:rsid w:val="00F23718"/>
    <w:rsid w:val="00F23C07"/>
    <w:rsid w:val="00F24007"/>
    <w:rsid w:val="00F240D9"/>
    <w:rsid w:val="00F243F0"/>
    <w:rsid w:val="00F24515"/>
    <w:rsid w:val="00F250A2"/>
    <w:rsid w:val="00F250A4"/>
    <w:rsid w:val="00F25658"/>
    <w:rsid w:val="00F25846"/>
    <w:rsid w:val="00F25BC1"/>
    <w:rsid w:val="00F25EF0"/>
    <w:rsid w:val="00F2611A"/>
    <w:rsid w:val="00F2620E"/>
    <w:rsid w:val="00F262FC"/>
    <w:rsid w:val="00F265AF"/>
    <w:rsid w:val="00F27188"/>
    <w:rsid w:val="00F27281"/>
    <w:rsid w:val="00F2775B"/>
    <w:rsid w:val="00F277DD"/>
    <w:rsid w:val="00F27C01"/>
    <w:rsid w:val="00F27E2A"/>
    <w:rsid w:val="00F3038B"/>
    <w:rsid w:val="00F305C1"/>
    <w:rsid w:val="00F30B0A"/>
    <w:rsid w:val="00F30B80"/>
    <w:rsid w:val="00F30FE0"/>
    <w:rsid w:val="00F313E7"/>
    <w:rsid w:val="00F31628"/>
    <w:rsid w:val="00F324F6"/>
    <w:rsid w:val="00F32821"/>
    <w:rsid w:val="00F32CBF"/>
    <w:rsid w:val="00F32ECE"/>
    <w:rsid w:val="00F32F67"/>
    <w:rsid w:val="00F3341D"/>
    <w:rsid w:val="00F33476"/>
    <w:rsid w:val="00F33C05"/>
    <w:rsid w:val="00F33E25"/>
    <w:rsid w:val="00F34108"/>
    <w:rsid w:val="00F341ED"/>
    <w:rsid w:val="00F343D4"/>
    <w:rsid w:val="00F34848"/>
    <w:rsid w:val="00F348EB"/>
    <w:rsid w:val="00F34CB7"/>
    <w:rsid w:val="00F34CD4"/>
    <w:rsid w:val="00F34E25"/>
    <w:rsid w:val="00F353A1"/>
    <w:rsid w:val="00F3552C"/>
    <w:rsid w:val="00F3555B"/>
    <w:rsid w:val="00F35EB3"/>
    <w:rsid w:val="00F362D4"/>
    <w:rsid w:val="00F36642"/>
    <w:rsid w:val="00F36B7E"/>
    <w:rsid w:val="00F36C69"/>
    <w:rsid w:val="00F37080"/>
    <w:rsid w:val="00F374FB"/>
    <w:rsid w:val="00F378CD"/>
    <w:rsid w:val="00F37B35"/>
    <w:rsid w:val="00F40326"/>
    <w:rsid w:val="00F40A52"/>
    <w:rsid w:val="00F40BFB"/>
    <w:rsid w:val="00F40C09"/>
    <w:rsid w:val="00F411A0"/>
    <w:rsid w:val="00F429E1"/>
    <w:rsid w:val="00F432D2"/>
    <w:rsid w:val="00F433D5"/>
    <w:rsid w:val="00F436F8"/>
    <w:rsid w:val="00F43724"/>
    <w:rsid w:val="00F43890"/>
    <w:rsid w:val="00F43D79"/>
    <w:rsid w:val="00F43EAD"/>
    <w:rsid w:val="00F4489A"/>
    <w:rsid w:val="00F44D85"/>
    <w:rsid w:val="00F452BE"/>
    <w:rsid w:val="00F4557A"/>
    <w:rsid w:val="00F4588D"/>
    <w:rsid w:val="00F45A2F"/>
    <w:rsid w:val="00F462E5"/>
    <w:rsid w:val="00F4649A"/>
    <w:rsid w:val="00F46598"/>
    <w:rsid w:val="00F46A6C"/>
    <w:rsid w:val="00F4723E"/>
    <w:rsid w:val="00F474D3"/>
    <w:rsid w:val="00F47B38"/>
    <w:rsid w:val="00F47D0F"/>
    <w:rsid w:val="00F50029"/>
    <w:rsid w:val="00F5030B"/>
    <w:rsid w:val="00F504D1"/>
    <w:rsid w:val="00F5052E"/>
    <w:rsid w:val="00F5065B"/>
    <w:rsid w:val="00F50893"/>
    <w:rsid w:val="00F509B5"/>
    <w:rsid w:val="00F51519"/>
    <w:rsid w:val="00F518F0"/>
    <w:rsid w:val="00F51C82"/>
    <w:rsid w:val="00F52540"/>
    <w:rsid w:val="00F528CF"/>
    <w:rsid w:val="00F52F2B"/>
    <w:rsid w:val="00F53C57"/>
    <w:rsid w:val="00F53F0F"/>
    <w:rsid w:val="00F543A4"/>
    <w:rsid w:val="00F54474"/>
    <w:rsid w:val="00F54D06"/>
    <w:rsid w:val="00F55290"/>
    <w:rsid w:val="00F55376"/>
    <w:rsid w:val="00F55585"/>
    <w:rsid w:val="00F55EDA"/>
    <w:rsid w:val="00F563AD"/>
    <w:rsid w:val="00F56DC5"/>
    <w:rsid w:val="00F56DF6"/>
    <w:rsid w:val="00F57045"/>
    <w:rsid w:val="00F576FC"/>
    <w:rsid w:val="00F577F5"/>
    <w:rsid w:val="00F578F4"/>
    <w:rsid w:val="00F57962"/>
    <w:rsid w:val="00F57ADF"/>
    <w:rsid w:val="00F57D6E"/>
    <w:rsid w:val="00F57E8A"/>
    <w:rsid w:val="00F606D0"/>
    <w:rsid w:val="00F60817"/>
    <w:rsid w:val="00F60BB6"/>
    <w:rsid w:val="00F60C01"/>
    <w:rsid w:val="00F61747"/>
    <w:rsid w:val="00F61794"/>
    <w:rsid w:val="00F61FEE"/>
    <w:rsid w:val="00F62564"/>
    <w:rsid w:val="00F6260C"/>
    <w:rsid w:val="00F62AB2"/>
    <w:rsid w:val="00F62ABC"/>
    <w:rsid w:val="00F62F73"/>
    <w:rsid w:val="00F63064"/>
    <w:rsid w:val="00F63431"/>
    <w:rsid w:val="00F63440"/>
    <w:rsid w:val="00F63534"/>
    <w:rsid w:val="00F6363E"/>
    <w:rsid w:val="00F63BBE"/>
    <w:rsid w:val="00F63EF0"/>
    <w:rsid w:val="00F641AD"/>
    <w:rsid w:val="00F647AC"/>
    <w:rsid w:val="00F64E0A"/>
    <w:rsid w:val="00F65457"/>
    <w:rsid w:val="00F655A4"/>
    <w:rsid w:val="00F656AF"/>
    <w:rsid w:val="00F65AD1"/>
    <w:rsid w:val="00F65BF7"/>
    <w:rsid w:val="00F65C4D"/>
    <w:rsid w:val="00F6640C"/>
    <w:rsid w:val="00F664B0"/>
    <w:rsid w:val="00F66774"/>
    <w:rsid w:val="00F66A06"/>
    <w:rsid w:val="00F66CAE"/>
    <w:rsid w:val="00F66D20"/>
    <w:rsid w:val="00F672D2"/>
    <w:rsid w:val="00F672F0"/>
    <w:rsid w:val="00F6780B"/>
    <w:rsid w:val="00F67D70"/>
    <w:rsid w:val="00F703F8"/>
    <w:rsid w:val="00F708A9"/>
    <w:rsid w:val="00F70A95"/>
    <w:rsid w:val="00F70E62"/>
    <w:rsid w:val="00F71021"/>
    <w:rsid w:val="00F71500"/>
    <w:rsid w:val="00F7159A"/>
    <w:rsid w:val="00F718A7"/>
    <w:rsid w:val="00F71915"/>
    <w:rsid w:val="00F71C72"/>
    <w:rsid w:val="00F71FBD"/>
    <w:rsid w:val="00F72210"/>
    <w:rsid w:val="00F7228B"/>
    <w:rsid w:val="00F72986"/>
    <w:rsid w:val="00F72D5F"/>
    <w:rsid w:val="00F730AF"/>
    <w:rsid w:val="00F73562"/>
    <w:rsid w:val="00F736C6"/>
    <w:rsid w:val="00F73999"/>
    <w:rsid w:val="00F73BBA"/>
    <w:rsid w:val="00F7403A"/>
    <w:rsid w:val="00F744C4"/>
    <w:rsid w:val="00F74C96"/>
    <w:rsid w:val="00F74D38"/>
    <w:rsid w:val="00F74E1A"/>
    <w:rsid w:val="00F7511A"/>
    <w:rsid w:val="00F759E7"/>
    <w:rsid w:val="00F75E59"/>
    <w:rsid w:val="00F76073"/>
    <w:rsid w:val="00F76094"/>
    <w:rsid w:val="00F763F4"/>
    <w:rsid w:val="00F764B0"/>
    <w:rsid w:val="00F769CD"/>
    <w:rsid w:val="00F76D7F"/>
    <w:rsid w:val="00F7734B"/>
    <w:rsid w:val="00F7738C"/>
    <w:rsid w:val="00F777A3"/>
    <w:rsid w:val="00F77965"/>
    <w:rsid w:val="00F77EAA"/>
    <w:rsid w:val="00F804FD"/>
    <w:rsid w:val="00F805BA"/>
    <w:rsid w:val="00F805E4"/>
    <w:rsid w:val="00F80639"/>
    <w:rsid w:val="00F80C00"/>
    <w:rsid w:val="00F80E95"/>
    <w:rsid w:val="00F812CE"/>
    <w:rsid w:val="00F8164A"/>
    <w:rsid w:val="00F8177D"/>
    <w:rsid w:val="00F818FA"/>
    <w:rsid w:val="00F81D88"/>
    <w:rsid w:val="00F82064"/>
    <w:rsid w:val="00F8276B"/>
    <w:rsid w:val="00F82913"/>
    <w:rsid w:val="00F82B29"/>
    <w:rsid w:val="00F82D12"/>
    <w:rsid w:val="00F83271"/>
    <w:rsid w:val="00F83A12"/>
    <w:rsid w:val="00F83A58"/>
    <w:rsid w:val="00F83D97"/>
    <w:rsid w:val="00F83E71"/>
    <w:rsid w:val="00F83F97"/>
    <w:rsid w:val="00F84861"/>
    <w:rsid w:val="00F84A4C"/>
    <w:rsid w:val="00F84C6F"/>
    <w:rsid w:val="00F84CD2"/>
    <w:rsid w:val="00F84D96"/>
    <w:rsid w:val="00F84F8C"/>
    <w:rsid w:val="00F85196"/>
    <w:rsid w:val="00F8529C"/>
    <w:rsid w:val="00F85387"/>
    <w:rsid w:val="00F85577"/>
    <w:rsid w:val="00F856AE"/>
    <w:rsid w:val="00F85AC0"/>
    <w:rsid w:val="00F85C35"/>
    <w:rsid w:val="00F85D56"/>
    <w:rsid w:val="00F860F5"/>
    <w:rsid w:val="00F86155"/>
    <w:rsid w:val="00F862C5"/>
    <w:rsid w:val="00F86306"/>
    <w:rsid w:val="00F865BC"/>
    <w:rsid w:val="00F8670A"/>
    <w:rsid w:val="00F86925"/>
    <w:rsid w:val="00F86A20"/>
    <w:rsid w:val="00F86CEC"/>
    <w:rsid w:val="00F86F64"/>
    <w:rsid w:val="00F86FBA"/>
    <w:rsid w:val="00F8773F"/>
    <w:rsid w:val="00F87A4A"/>
    <w:rsid w:val="00F87AED"/>
    <w:rsid w:val="00F87C5B"/>
    <w:rsid w:val="00F87DA4"/>
    <w:rsid w:val="00F87E7E"/>
    <w:rsid w:val="00F87EA6"/>
    <w:rsid w:val="00F87EFE"/>
    <w:rsid w:val="00F87F89"/>
    <w:rsid w:val="00F904B5"/>
    <w:rsid w:val="00F908E9"/>
    <w:rsid w:val="00F90C09"/>
    <w:rsid w:val="00F91091"/>
    <w:rsid w:val="00F9135D"/>
    <w:rsid w:val="00F913CE"/>
    <w:rsid w:val="00F915BD"/>
    <w:rsid w:val="00F91A0D"/>
    <w:rsid w:val="00F91ABF"/>
    <w:rsid w:val="00F91CB1"/>
    <w:rsid w:val="00F91E7B"/>
    <w:rsid w:val="00F92004"/>
    <w:rsid w:val="00F92100"/>
    <w:rsid w:val="00F923B5"/>
    <w:rsid w:val="00F924D2"/>
    <w:rsid w:val="00F92791"/>
    <w:rsid w:val="00F92C94"/>
    <w:rsid w:val="00F931AB"/>
    <w:rsid w:val="00F933F2"/>
    <w:rsid w:val="00F93454"/>
    <w:rsid w:val="00F93AFC"/>
    <w:rsid w:val="00F943DB"/>
    <w:rsid w:val="00F943E4"/>
    <w:rsid w:val="00F94531"/>
    <w:rsid w:val="00F945C5"/>
    <w:rsid w:val="00F9471B"/>
    <w:rsid w:val="00F949BD"/>
    <w:rsid w:val="00F94D5E"/>
    <w:rsid w:val="00F95137"/>
    <w:rsid w:val="00F953E5"/>
    <w:rsid w:val="00F95735"/>
    <w:rsid w:val="00F96AD1"/>
    <w:rsid w:val="00F96B56"/>
    <w:rsid w:val="00F9710B"/>
    <w:rsid w:val="00F97459"/>
    <w:rsid w:val="00F975AF"/>
    <w:rsid w:val="00F977E5"/>
    <w:rsid w:val="00F977F5"/>
    <w:rsid w:val="00F97998"/>
    <w:rsid w:val="00F979C0"/>
    <w:rsid w:val="00F97A67"/>
    <w:rsid w:val="00F97AEA"/>
    <w:rsid w:val="00F97B1B"/>
    <w:rsid w:val="00F97D40"/>
    <w:rsid w:val="00FA0052"/>
    <w:rsid w:val="00FA0196"/>
    <w:rsid w:val="00FA01E6"/>
    <w:rsid w:val="00FA052D"/>
    <w:rsid w:val="00FA053B"/>
    <w:rsid w:val="00FA09F8"/>
    <w:rsid w:val="00FA0A03"/>
    <w:rsid w:val="00FA0F48"/>
    <w:rsid w:val="00FA132E"/>
    <w:rsid w:val="00FA1529"/>
    <w:rsid w:val="00FA16CD"/>
    <w:rsid w:val="00FA1B4A"/>
    <w:rsid w:val="00FA1B89"/>
    <w:rsid w:val="00FA1EAF"/>
    <w:rsid w:val="00FA1F2E"/>
    <w:rsid w:val="00FA2167"/>
    <w:rsid w:val="00FA2241"/>
    <w:rsid w:val="00FA22C9"/>
    <w:rsid w:val="00FA269F"/>
    <w:rsid w:val="00FA271A"/>
    <w:rsid w:val="00FA2785"/>
    <w:rsid w:val="00FA2B0F"/>
    <w:rsid w:val="00FA2B3E"/>
    <w:rsid w:val="00FA2C72"/>
    <w:rsid w:val="00FA2F08"/>
    <w:rsid w:val="00FA2F26"/>
    <w:rsid w:val="00FA37D1"/>
    <w:rsid w:val="00FA389D"/>
    <w:rsid w:val="00FA38F8"/>
    <w:rsid w:val="00FA3B6A"/>
    <w:rsid w:val="00FA3C92"/>
    <w:rsid w:val="00FA3E8F"/>
    <w:rsid w:val="00FA3F8C"/>
    <w:rsid w:val="00FA4027"/>
    <w:rsid w:val="00FA466C"/>
    <w:rsid w:val="00FA496A"/>
    <w:rsid w:val="00FA4AB6"/>
    <w:rsid w:val="00FA4FB7"/>
    <w:rsid w:val="00FA5C26"/>
    <w:rsid w:val="00FA5CF8"/>
    <w:rsid w:val="00FA611F"/>
    <w:rsid w:val="00FA62D5"/>
    <w:rsid w:val="00FA644A"/>
    <w:rsid w:val="00FA647F"/>
    <w:rsid w:val="00FA65B8"/>
    <w:rsid w:val="00FA667F"/>
    <w:rsid w:val="00FA66BA"/>
    <w:rsid w:val="00FA66CE"/>
    <w:rsid w:val="00FA66D2"/>
    <w:rsid w:val="00FA67D8"/>
    <w:rsid w:val="00FA681D"/>
    <w:rsid w:val="00FA7176"/>
    <w:rsid w:val="00FA719D"/>
    <w:rsid w:val="00FA71DD"/>
    <w:rsid w:val="00FA7395"/>
    <w:rsid w:val="00FA77A1"/>
    <w:rsid w:val="00FA7DEC"/>
    <w:rsid w:val="00FB013F"/>
    <w:rsid w:val="00FB04A9"/>
    <w:rsid w:val="00FB04E1"/>
    <w:rsid w:val="00FB0948"/>
    <w:rsid w:val="00FB0A65"/>
    <w:rsid w:val="00FB0B78"/>
    <w:rsid w:val="00FB140E"/>
    <w:rsid w:val="00FB151C"/>
    <w:rsid w:val="00FB1717"/>
    <w:rsid w:val="00FB1826"/>
    <w:rsid w:val="00FB2133"/>
    <w:rsid w:val="00FB231D"/>
    <w:rsid w:val="00FB2557"/>
    <w:rsid w:val="00FB27DD"/>
    <w:rsid w:val="00FB3013"/>
    <w:rsid w:val="00FB355B"/>
    <w:rsid w:val="00FB377D"/>
    <w:rsid w:val="00FB394F"/>
    <w:rsid w:val="00FB3BD7"/>
    <w:rsid w:val="00FB3D73"/>
    <w:rsid w:val="00FB4514"/>
    <w:rsid w:val="00FB46E4"/>
    <w:rsid w:val="00FB47B8"/>
    <w:rsid w:val="00FB48ED"/>
    <w:rsid w:val="00FB49BC"/>
    <w:rsid w:val="00FB4BA6"/>
    <w:rsid w:val="00FB4BF5"/>
    <w:rsid w:val="00FB4DC6"/>
    <w:rsid w:val="00FB50E2"/>
    <w:rsid w:val="00FB5125"/>
    <w:rsid w:val="00FB5223"/>
    <w:rsid w:val="00FB5982"/>
    <w:rsid w:val="00FB64AF"/>
    <w:rsid w:val="00FB694E"/>
    <w:rsid w:val="00FB6DBA"/>
    <w:rsid w:val="00FB7125"/>
    <w:rsid w:val="00FB7174"/>
    <w:rsid w:val="00FB76C2"/>
    <w:rsid w:val="00FB7E94"/>
    <w:rsid w:val="00FB7F51"/>
    <w:rsid w:val="00FC0242"/>
    <w:rsid w:val="00FC02E6"/>
    <w:rsid w:val="00FC048D"/>
    <w:rsid w:val="00FC1689"/>
    <w:rsid w:val="00FC1900"/>
    <w:rsid w:val="00FC201A"/>
    <w:rsid w:val="00FC232E"/>
    <w:rsid w:val="00FC2877"/>
    <w:rsid w:val="00FC29FD"/>
    <w:rsid w:val="00FC2E71"/>
    <w:rsid w:val="00FC2EA2"/>
    <w:rsid w:val="00FC2F43"/>
    <w:rsid w:val="00FC34DD"/>
    <w:rsid w:val="00FC3845"/>
    <w:rsid w:val="00FC3BEB"/>
    <w:rsid w:val="00FC3DC5"/>
    <w:rsid w:val="00FC4019"/>
    <w:rsid w:val="00FC414F"/>
    <w:rsid w:val="00FC4645"/>
    <w:rsid w:val="00FC474B"/>
    <w:rsid w:val="00FC498C"/>
    <w:rsid w:val="00FC4B86"/>
    <w:rsid w:val="00FC5206"/>
    <w:rsid w:val="00FC5685"/>
    <w:rsid w:val="00FC5C6C"/>
    <w:rsid w:val="00FC5F02"/>
    <w:rsid w:val="00FC643F"/>
    <w:rsid w:val="00FC69D4"/>
    <w:rsid w:val="00FC6AE7"/>
    <w:rsid w:val="00FC702A"/>
    <w:rsid w:val="00FC709D"/>
    <w:rsid w:val="00FC7197"/>
    <w:rsid w:val="00FC753F"/>
    <w:rsid w:val="00FC76DB"/>
    <w:rsid w:val="00FC7B0B"/>
    <w:rsid w:val="00FD0166"/>
    <w:rsid w:val="00FD047A"/>
    <w:rsid w:val="00FD050E"/>
    <w:rsid w:val="00FD07F3"/>
    <w:rsid w:val="00FD0A96"/>
    <w:rsid w:val="00FD0B12"/>
    <w:rsid w:val="00FD0D5B"/>
    <w:rsid w:val="00FD16E4"/>
    <w:rsid w:val="00FD1A63"/>
    <w:rsid w:val="00FD1D4B"/>
    <w:rsid w:val="00FD1E3E"/>
    <w:rsid w:val="00FD2383"/>
    <w:rsid w:val="00FD2982"/>
    <w:rsid w:val="00FD2B19"/>
    <w:rsid w:val="00FD2F84"/>
    <w:rsid w:val="00FD3068"/>
    <w:rsid w:val="00FD3BED"/>
    <w:rsid w:val="00FD3C23"/>
    <w:rsid w:val="00FD3C8F"/>
    <w:rsid w:val="00FD3E11"/>
    <w:rsid w:val="00FD3FE1"/>
    <w:rsid w:val="00FD4283"/>
    <w:rsid w:val="00FD4502"/>
    <w:rsid w:val="00FD4508"/>
    <w:rsid w:val="00FD45EB"/>
    <w:rsid w:val="00FD467F"/>
    <w:rsid w:val="00FD46E1"/>
    <w:rsid w:val="00FD47AB"/>
    <w:rsid w:val="00FD4802"/>
    <w:rsid w:val="00FD4F1B"/>
    <w:rsid w:val="00FD4FD3"/>
    <w:rsid w:val="00FD52BE"/>
    <w:rsid w:val="00FD588B"/>
    <w:rsid w:val="00FD5897"/>
    <w:rsid w:val="00FD58C1"/>
    <w:rsid w:val="00FD594C"/>
    <w:rsid w:val="00FD6710"/>
    <w:rsid w:val="00FD7250"/>
    <w:rsid w:val="00FD74C5"/>
    <w:rsid w:val="00FD75C0"/>
    <w:rsid w:val="00FD79A9"/>
    <w:rsid w:val="00FE053D"/>
    <w:rsid w:val="00FE05D3"/>
    <w:rsid w:val="00FE0644"/>
    <w:rsid w:val="00FE06A1"/>
    <w:rsid w:val="00FE0CAE"/>
    <w:rsid w:val="00FE0E14"/>
    <w:rsid w:val="00FE0E65"/>
    <w:rsid w:val="00FE13DE"/>
    <w:rsid w:val="00FE1541"/>
    <w:rsid w:val="00FE1765"/>
    <w:rsid w:val="00FE1AA3"/>
    <w:rsid w:val="00FE1EEE"/>
    <w:rsid w:val="00FE1F10"/>
    <w:rsid w:val="00FE2768"/>
    <w:rsid w:val="00FE2909"/>
    <w:rsid w:val="00FE2CC1"/>
    <w:rsid w:val="00FE320E"/>
    <w:rsid w:val="00FE352F"/>
    <w:rsid w:val="00FE369D"/>
    <w:rsid w:val="00FE3890"/>
    <w:rsid w:val="00FE38F7"/>
    <w:rsid w:val="00FE3CC5"/>
    <w:rsid w:val="00FE41B3"/>
    <w:rsid w:val="00FE43FF"/>
    <w:rsid w:val="00FE447E"/>
    <w:rsid w:val="00FE459D"/>
    <w:rsid w:val="00FE45F6"/>
    <w:rsid w:val="00FE46CC"/>
    <w:rsid w:val="00FE4B0F"/>
    <w:rsid w:val="00FE4F57"/>
    <w:rsid w:val="00FE5202"/>
    <w:rsid w:val="00FE5E73"/>
    <w:rsid w:val="00FE5F78"/>
    <w:rsid w:val="00FE62B8"/>
    <w:rsid w:val="00FE6510"/>
    <w:rsid w:val="00FE6760"/>
    <w:rsid w:val="00FE6921"/>
    <w:rsid w:val="00FE6AE6"/>
    <w:rsid w:val="00FE6CA6"/>
    <w:rsid w:val="00FE765A"/>
    <w:rsid w:val="00FE7700"/>
    <w:rsid w:val="00FE7AFC"/>
    <w:rsid w:val="00FE7B60"/>
    <w:rsid w:val="00FE7F63"/>
    <w:rsid w:val="00FF02AD"/>
    <w:rsid w:val="00FF0348"/>
    <w:rsid w:val="00FF0592"/>
    <w:rsid w:val="00FF07AE"/>
    <w:rsid w:val="00FF0894"/>
    <w:rsid w:val="00FF0CA4"/>
    <w:rsid w:val="00FF0DE8"/>
    <w:rsid w:val="00FF1152"/>
    <w:rsid w:val="00FF14F1"/>
    <w:rsid w:val="00FF16B8"/>
    <w:rsid w:val="00FF1719"/>
    <w:rsid w:val="00FF1810"/>
    <w:rsid w:val="00FF1AB7"/>
    <w:rsid w:val="00FF1D49"/>
    <w:rsid w:val="00FF230C"/>
    <w:rsid w:val="00FF2502"/>
    <w:rsid w:val="00FF2858"/>
    <w:rsid w:val="00FF30C7"/>
    <w:rsid w:val="00FF30FA"/>
    <w:rsid w:val="00FF3123"/>
    <w:rsid w:val="00FF363A"/>
    <w:rsid w:val="00FF3C94"/>
    <w:rsid w:val="00FF3E28"/>
    <w:rsid w:val="00FF3FC1"/>
    <w:rsid w:val="00FF403D"/>
    <w:rsid w:val="00FF463E"/>
    <w:rsid w:val="00FF4B4B"/>
    <w:rsid w:val="00FF4B95"/>
    <w:rsid w:val="00FF4BFC"/>
    <w:rsid w:val="00FF4CF1"/>
    <w:rsid w:val="00FF4DF0"/>
    <w:rsid w:val="00FF50C4"/>
    <w:rsid w:val="00FF56BB"/>
    <w:rsid w:val="00FF5720"/>
    <w:rsid w:val="00FF592C"/>
    <w:rsid w:val="00FF5B00"/>
    <w:rsid w:val="00FF5D8A"/>
    <w:rsid w:val="00FF6BFC"/>
    <w:rsid w:val="00FF6F44"/>
    <w:rsid w:val="00FF77DF"/>
    <w:rsid w:val="00FF7BAF"/>
    <w:rsid w:val="00FF7E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EE8D68"/>
  <w15:docId w15:val="{539F1074-CA8C-4572-AD14-0AFAC7376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20B0"/>
    <w:rPr>
      <w:rFonts w:eastAsia="Times New Roman"/>
      <w:sz w:val="24"/>
      <w:szCs w:val="24"/>
    </w:rPr>
  </w:style>
  <w:style w:type="paragraph" w:styleId="Heading1">
    <w:name w:val="heading 1"/>
    <w:next w:val="BodyText"/>
    <w:link w:val="Heading1Char"/>
    <w:qFormat/>
    <w:rsid w:val="000966A1"/>
    <w:pPr>
      <w:keepNext/>
      <w:keepLines/>
      <w:numPr>
        <w:numId w:val="11"/>
      </w:numPr>
      <w:pBdr>
        <w:bottom w:val="single" w:sz="4" w:space="0" w:color="606064"/>
      </w:pBdr>
      <w:spacing w:before="540" w:after="240"/>
      <w:outlineLvl w:val="0"/>
    </w:pPr>
    <w:rPr>
      <w:rFonts w:ascii="Century Gothic" w:hAnsi="Century Gothic" w:cstheme="minorBidi"/>
      <w:color w:val="606064"/>
      <w:kern w:val="32"/>
      <w:sz w:val="44"/>
      <w:szCs w:val="44"/>
      <w:lang w:val="en-GB"/>
    </w:rPr>
  </w:style>
  <w:style w:type="paragraph" w:styleId="Heading2">
    <w:name w:val="heading 2"/>
    <w:basedOn w:val="AppendixHeading1"/>
    <w:next w:val="BodyText"/>
    <w:link w:val="Heading2Char"/>
    <w:qFormat/>
    <w:rsid w:val="00AA0800"/>
    <w:pPr>
      <w:numPr>
        <w:ilvl w:val="1"/>
        <w:numId w:val="11"/>
      </w:numPr>
      <w:pBdr>
        <w:bottom w:val="none" w:sz="0" w:space="0" w:color="auto"/>
      </w:pBdr>
      <w:tabs>
        <w:tab w:val="clear" w:pos="1530"/>
        <w:tab w:val="num" w:pos="1440"/>
      </w:tabs>
      <w:spacing w:before="360" w:after="120"/>
      <w:ind w:left="1440"/>
      <w:outlineLvl w:val="1"/>
    </w:pPr>
    <w:rPr>
      <w:sz w:val="36"/>
      <w:szCs w:val="36"/>
    </w:rPr>
  </w:style>
  <w:style w:type="paragraph" w:styleId="Heading3">
    <w:name w:val="heading 3"/>
    <w:basedOn w:val="Heading2"/>
    <w:next w:val="BodyText"/>
    <w:qFormat/>
    <w:rsid w:val="00A94A98"/>
    <w:pPr>
      <w:numPr>
        <w:ilvl w:val="2"/>
      </w:numPr>
      <w:tabs>
        <w:tab w:val="clear" w:pos="1260"/>
        <w:tab w:val="num" w:pos="1080"/>
      </w:tabs>
      <w:spacing w:before="240"/>
      <w:ind w:left="1080"/>
      <w:outlineLvl w:val="2"/>
    </w:pPr>
    <w:rPr>
      <w:sz w:val="28"/>
      <w:szCs w:val="28"/>
    </w:rPr>
  </w:style>
  <w:style w:type="paragraph" w:styleId="Heading4">
    <w:name w:val="heading 4"/>
    <w:basedOn w:val="Heading3"/>
    <w:next w:val="BodyText"/>
    <w:qFormat/>
    <w:rsid w:val="00A94A98"/>
    <w:pPr>
      <w:numPr>
        <w:ilvl w:val="3"/>
      </w:numPr>
      <w:tabs>
        <w:tab w:val="clear" w:pos="1530"/>
        <w:tab w:val="num" w:pos="1080"/>
      </w:tabs>
      <w:ind w:left="1080"/>
      <w:outlineLvl w:val="3"/>
    </w:pPr>
    <w:rPr>
      <w:sz w:val="24"/>
      <w:szCs w:val="22"/>
    </w:rPr>
  </w:style>
  <w:style w:type="paragraph" w:styleId="Heading5">
    <w:name w:val="heading 5"/>
    <w:basedOn w:val="Heading4"/>
    <w:next w:val="BodyText"/>
    <w:qFormat/>
    <w:rsid w:val="00A94A98"/>
    <w:pPr>
      <w:numPr>
        <w:ilvl w:val="4"/>
      </w:numPr>
      <w:tabs>
        <w:tab w:val="clear" w:pos="1620"/>
        <w:tab w:val="num" w:pos="1080"/>
      </w:tabs>
      <w:outlineLvl w:val="4"/>
    </w:pPr>
    <w:rPr>
      <w:szCs w:val="20"/>
    </w:rPr>
  </w:style>
  <w:style w:type="paragraph" w:styleId="Heading6">
    <w:name w:val="heading 6"/>
    <w:basedOn w:val="Heading5"/>
    <w:next w:val="BodyText"/>
    <w:qFormat/>
    <w:rsid w:val="00AA0800"/>
    <w:pPr>
      <w:numPr>
        <w:ilvl w:val="5"/>
      </w:numPr>
      <w:spacing w:after="60"/>
      <w:outlineLvl w:val="5"/>
    </w:pPr>
    <w:rPr>
      <w:sz w:val="18"/>
      <w:szCs w:val="18"/>
    </w:rPr>
  </w:style>
  <w:style w:type="paragraph" w:styleId="Heading7">
    <w:name w:val="heading 7"/>
    <w:basedOn w:val="Heading6"/>
    <w:next w:val="BodyText"/>
    <w:qFormat/>
    <w:rsid w:val="00AA0800"/>
    <w:pPr>
      <w:numPr>
        <w:ilvl w:val="6"/>
      </w:numPr>
      <w:tabs>
        <w:tab w:val="left" w:pos="1368"/>
      </w:tabs>
      <w:spacing w:after="120"/>
      <w:outlineLvl w:val="6"/>
    </w:pPr>
  </w:style>
  <w:style w:type="paragraph" w:styleId="Heading8">
    <w:name w:val="heading 8"/>
    <w:basedOn w:val="Heading7"/>
    <w:next w:val="BodyText"/>
    <w:qFormat/>
    <w:rsid w:val="00AA0800"/>
    <w:pPr>
      <w:numPr>
        <w:ilvl w:val="7"/>
      </w:numPr>
      <w:tabs>
        <w:tab w:val="clear" w:pos="1368"/>
        <w:tab w:val="left" w:pos="1361"/>
      </w:tabs>
      <w:outlineLvl w:val="7"/>
    </w:pPr>
  </w:style>
  <w:style w:type="paragraph" w:styleId="Heading9">
    <w:name w:val="heading 9"/>
    <w:basedOn w:val="Heading8"/>
    <w:next w:val="BodyText"/>
    <w:qFormat/>
    <w:rsid w:val="00AA0800"/>
    <w:pPr>
      <w:numPr>
        <w:ilvl w:val="8"/>
      </w:numPr>
      <w:spacing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AA0800"/>
    <w:pPr>
      <w:spacing w:before="120" w:after="120"/>
      <w:ind w:left="1440"/>
    </w:pPr>
  </w:style>
  <w:style w:type="paragraph" w:styleId="Header">
    <w:name w:val="header"/>
    <w:basedOn w:val="Normal"/>
    <w:link w:val="HeaderChar"/>
    <w:rsid w:val="00AA0800"/>
    <w:pPr>
      <w:pBdr>
        <w:bottom w:val="single" w:sz="4" w:space="1" w:color="6B7000"/>
      </w:pBdr>
      <w:tabs>
        <w:tab w:val="center" w:pos="4320"/>
        <w:tab w:val="right" w:pos="8640"/>
      </w:tabs>
      <w:jc w:val="right"/>
    </w:pPr>
    <w:rPr>
      <w:rFonts w:ascii="Arial" w:hAnsi="Arial" w:cs="Arial"/>
      <w:color w:val="6B7000"/>
      <w:sz w:val="18"/>
      <w:szCs w:val="18"/>
    </w:rPr>
  </w:style>
  <w:style w:type="paragraph" w:styleId="DocumentMap">
    <w:name w:val="Document Map"/>
    <w:basedOn w:val="Normal"/>
    <w:rsid w:val="00AA0800"/>
    <w:pPr>
      <w:shd w:val="clear" w:color="auto" w:fill="000080"/>
    </w:pPr>
    <w:rPr>
      <w:rFonts w:ascii="Tahoma" w:hAnsi="Tahoma" w:cs="Tahoma"/>
      <w:sz w:val="16"/>
      <w:szCs w:val="20"/>
    </w:rPr>
  </w:style>
  <w:style w:type="paragraph" w:customStyle="1" w:styleId="Contents">
    <w:name w:val="Contents"/>
    <w:rsid w:val="00AA0800"/>
    <w:pPr>
      <w:keepNext/>
      <w:keepLines/>
      <w:spacing w:before="800" w:after="480"/>
      <w:outlineLvl w:val="3"/>
    </w:pPr>
    <w:rPr>
      <w:rFonts w:ascii="Arial" w:hAnsi="Arial" w:cs="Arial"/>
      <w:color w:val="606064"/>
      <w:sz w:val="36"/>
      <w:szCs w:val="36"/>
    </w:rPr>
  </w:style>
  <w:style w:type="character" w:styleId="PageNumber">
    <w:name w:val="page number"/>
    <w:basedOn w:val="DefaultParagraphFont"/>
    <w:rsid w:val="00AA0800"/>
    <w:rPr>
      <w:rFonts w:ascii="Arial" w:hAnsi="Arial" w:cs="Arial"/>
      <w:noProof w:val="0"/>
      <w:color w:val="6B7000"/>
      <w:sz w:val="18"/>
      <w:szCs w:val="18"/>
      <w:bdr w:val="none" w:sz="0" w:space="0" w:color="auto"/>
      <w:shd w:val="clear" w:color="auto" w:fill="auto"/>
      <w:lang w:val="en-US"/>
    </w:rPr>
  </w:style>
  <w:style w:type="paragraph" w:customStyle="1" w:styleId="BodyTextTable">
    <w:name w:val="Body Text Table"/>
    <w:basedOn w:val="BodyText"/>
    <w:link w:val="BodyTextTableChar"/>
    <w:rsid w:val="00AA0800"/>
    <w:pPr>
      <w:spacing w:before="40" w:after="40"/>
      <w:ind w:left="0"/>
    </w:pPr>
    <w:rPr>
      <w:sz w:val="20"/>
      <w:szCs w:val="20"/>
    </w:rPr>
  </w:style>
  <w:style w:type="paragraph" w:styleId="Footer">
    <w:name w:val="footer"/>
    <w:link w:val="FooterChar"/>
    <w:rsid w:val="00AA0800"/>
    <w:pPr>
      <w:pBdr>
        <w:top w:val="single" w:sz="4" w:space="1" w:color="6B7000"/>
      </w:pBdr>
      <w:tabs>
        <w:tab w:val="right" w:pos="9360"/>
      </w:tabs>
    </w:pPr>
    <w:rPr>
      <w:rFonts w:ascii="Arial" w:hAnsi="Arial" w:cs="Arial"/>
      <w:color w:val="6B7000"/>
      <w:sz w:val="18"/>
      <w:szCs w:val="18"/>
    </w:rPr>
  </w:style>
  <w:style w:type="character" w:styleId="Hyperlink">
    <w:name w:val="Hyperlink"/>
    <w:basedOn w:val="DefaultParagraphFont"/>
    <w:uiPriority w:val="99"/>
    <w:rsid w:val="00AA0800"/>
    <w:rPr>
      <w:color w:val="6B7000"/>
      <w:u w:val="none"/>
      <w:lang w:val="en-US"/>
    </w:rPr>
  </w:style>
  <w:style w:type="character" w:customStyle="1" w:styleId="CrossReference">
    <w:name w:val="Cross Reference"/>
    <w:basedOn w:val="DefaultParagraphFont"/>
    <w:rsid w:val="00AA0800"/>
    <w:rPr>
      <w:color w:val="505400"/>
      <w:lang w:val="en-US"/>
    </w:rPr>
  </w:style>
  <w:style w:type="paragraph" w:customStyle="1" w:styleId="AppendixHeading1">
    <w:name w:val="Appendix Heading 1"/>
    <w:basedOn w:val="Heading1"/>
    <w:next w:val="BodyText"/>
    <w:rsid w:val="00AA0800"/>
    <w:pPr>
      <w:numPr>
        <w:numId w:val="10"/>
      </w:numPr>
      <w:spacing w:before="740"/>
    </w:pPr>
    <w:rPr>
      <w:bCs/>
      <w:lang w:val="en-US"/>
    </w:rPr>
  </w:style>
  <w:style w:type="paragraph" w:customStyle="1" w:styleId="IndexTitle">
    <w:name w:val="Index Title"/>
    <w:basedOn w:val="Contents"/>
    <w:next w:val="Index1"/>
    <w:rsid w:val="00AA0800"/>
    <w:pPr>
      <w:spacing w:after="0"/>
      <w:outlineLvl w:val="0"/>
    </w:pPr>
  </w:style>
  <w:style w:type="paragraph" w:styleId="Index1">
    <w:name w:val="index 1"/>
    <w:uiPriority w:val="99"/>
    <w:rsid w:val="00AA0800"/>
    <w:pPr>
      <w:ind w:left="144" w:hanging="144"/>
    </w:pPr>
  </w:style>
  <w:style w:type="paragraph" w:customStyle="1" w:styleId="ReleaseNotesTitle">
    <w:name w:val="ReleaseNotes Title"/>
    <w:basedOn w:val="Contents"/>
    <w:next w:val="BodyText"/>
    <w:rsid w:val="00AA0800"/>
    <w:pPr>
      <w:widowControl w:val="0"/>
      <w:spacing w:before="240" w:after="240"/>
    </w:pPr>
    <w:rPr>
      <w:sz w:val="28"/>
      <w:szCs w:val="28"/>
    </w:rPr>
  </w:style>
  <w:style w:type="character" w:customStyle="1" w:styleId="UserInput">
    <w:name w:val="User Input"/>
    <w:basedOn w:val="DefaultParagraphFont"/>
    <w:rsid w:val="00AA0800"/>
    <w:rPr>
      <w:b/>
      <w:lang w:val="en-US"/>
    </w:rPr>
  </w:style>
  <w:style w:type="paragraph" w:customStyle="1" w:styleId="Code">
    <w:name w:val="Code"/>
    <w:basedOn w:val="Normal"/>
    <w:link w:val="CodeChar"/>
    <w:rsid w:val="00AA0800"/>
    <w:pPr>
      <w:spacing w:before="60" w:after="60"/>
      <w:ind w:left="1440"/>
    </w:pPr>
    <w:rPr>
      <w:rFonts w:ascii="Courier New" w:hAnsi="Courier New" w:cs="Courier New"/>
      <w:noProof/>
      <w:sz w:val="18"/>
      <w:szCs w:val="18"/>
    </w:rPr>
  </w:style>
  <w:style w:type="paragraph" w:styleId="ListBullet5">
    <w:name w:val="List Bullet 5"/>
    <w:basedOn w:val="Normal"/>
    <w:rsid w:val="00AA0800"/>
    <w:pPr>
      <w:tabs>
        <w:tab w:val="num" w:pos="1800"/>
      </w:tabs>
      <w:ind w:left="1800" w:hanging="360"/>
    </w:pPr>
  </w:style>
  <w:style w:type="character" w:customStyle="1" w:styleId="Query">
    <w:name w:val="Query"/>
    <w:basedOn w:val="DefaultParagraphFont"/>
    <w:rsid w:val="00AA0800"/>
    <w:rPr>
      <w:rFonts w:ascii="Courier New" w:hAnsi="Courier New" w:cs="Courier New"/>
      <w:b/>
      <w:bCs/>
      <w:color w:val="FF0000"/>
      <w:sz w:val="20"/>
      <w:szCs w:val="20"/>
      <w:bdr w:val="none" w:sz="0" w:space="0" w:color="auto"/>
      <w:shd w:val="clear" w:color="auto" w:fill="FFFF00"/>
      <w:lang w:val="en-US"/>
    </w:rPr>
  </w:style>
  <w:style w:type="paragraph" w:customStyle="1" w:styleId="FooterLandscape">
    <w:name w:val="Footer Landscape"/>
    <w:basedOn w:val="Footer"/>
    <w:rsid w:val="00AA0800"/>
    <w:pPr>
      <w:tabs>
        <w:tab w:val="clear" w:pos="9360"/>
        <w:tab w:val="right" w:pos="12960"/>
      </w:tabs>
      <w:jc w:val="right"/>
    </w:pPr>
  </w:style>
  <w:style w:type="paragraph" w:customStyle="1" w:styleId="InternalHeading">
    <w:name w:val="Internal Heading"/>
    <w:basedOn w:val="BodyText"/>
    <w:next w:val="BodyText"/>
    <w:rsid w:val="00AA0800"/>
    <w:pPr>
      <w:keepNext/>
      <w:keepLines/>
    </w:pPr>
    <w:rPr>
      <w:b/>
      <w:bCs/>
    </w:rPr>
  </w:style>
  <w:style w:type="paragraph" w:styleId="Caption">
    <w:name w:val="caption"/>
    <w:next w:val="BodyText"/>
    <w:qFormat/>
    <w:rsid w:val="00AA0800"/>
    <w:pPr>
      <w:keepNext/>
      <w:keepLines/>
      <w:spacing w:before="80" w:after="80"/>
      <w:ind w:left="2760" w:hanging="1320"/>
    </w:pPr>
    <w:rPr>
      <w:rFonts w:ascii="Arial" w:hAnsi="Arial" w:cs="Arial"/>
      <w:b/>
      <w:bCs/>
      <w:color w:val="505400"/>
      <w:sz w:val="20"/>
    </w:rPr>
  </w:style>
  <w:style w:type="paragraph" w:customStyle="1" w:styleId="NoteIndentTable">
    <w:name w:val="Note Indent Table"/>
    <w:basedOn w:val="NoteIndent"/>
    <w:next w:val="BodyTextTable"/>
    <w:rsid w:val="00AA0800"/>
    <w:pPr>
      <w:spacing w:before="40" w:after="40"/>
      <w:ind w:left="360"/>
    </w:pPr>
    <w:rPr>
      <w:sz w:val="18"/>
    </w:rPr>
  </w:style>
  <w:style w:type="paragraph" w:customStyle="1" w:styleId="ForInternalUseOnly">
    <w:name w:val="For Internal Use Only"/>
    <w:rsid w:val="00AA0800"/>
    <w:pPr>
      <w:jc w:val="center"/>
    </w:pPr>
    <w:rPr>
      <w:rFonts w:ascii="Arial" w:hAnsi="Arial"/>
      <w:color w:val="808084"/>
      <w:sz w:val="32"/>
      <w:szCs w:val="32"/>
    </w:rPr>
  </w:style>
  <w:style w:type="paragraph" w:customStyle="1" w:styleId="NoteIndent">
    <w:name w:val="Note Indent"/>
    <w:basedOn w:val="Normal"/>
    <w:next w:val="BodyText"/>
    <w:rsid w:val="00AA0800"/>
    <w:pPr>
      <w:spacing w:before="120" w:after="120"/>
      <w:ind w:left="1944"/>
    </w:pPr>
    <w:rPr>
      <w:rFonts w:ascii="Arial" w:hAnsi="Arial" w:cs="Arial"/>
      <w:i/>
      <w:sz w:val="20"/>
      <w:szCs w:val="20"/>
    </w:rPr>
  </w:style>
  <w:style w:type="paragraph" w:customStyle="1" w:styleId="Message">
    <w:name w:val="Message"/>
    <w:link w:val="MessageChar"/>
    <w:rsid w:val="00AA0800"/>
    <w:pPr>
      <w:ind w:left="1428"/>
    </w:pPr>
    <w:rPr>
      <w:rFonts w:asciiTheme="majorBidi" w:hAnsiTheme="majorBidi" w:cstheme="majorBidi"/>
      <w:i/>
      <w:iCs/>
    </w:rPr>
  </w:style>
  <w:style w:type="paragraph" w:customStyle="1" w:styleId="CalloutText">
    <w:name w:val="Callout Text"/>
    <w:basedOn w:val="Normal"/>
    <w:rsid w:val="00AA0800"/>
    <w:rPr>
      <w:rFonts w:ascii="Arial" w:hAnsi="Arial" w:cs="Arial"/>
      <w:b/>
      <w:bCs/>
      <w:sz w:val="16"/>
      <w:szCs w:val="16"/>
    </w:rPr>
  </w:style>
  <w:style w:type="paragraph" w:customStyle="1" w:styleId="Example">
    <w:name w:val="Example"/>
    <w:basedOn w:val="BodyText"/>
    <w:rsid w:val="00AA0800"/>
    <w:pPr>
      <w:ind w:left="1800"/>
    </w:pPr>
    <w:rPr>
      <w:rFonts w:ascii="Arial" w:hAnsi="Arial"/>
      <w:sz w:val="20"/>
    </w:rPr>
  </w:style>
  <w:style w:type="paragraph" w:customStyle="1" w:styleId="NoteTable">
    <w:name w:val="Note Table"/>
    <w:basedOn w:val="Normal"/>
    <w:next w:val="BodyTextTable"/>
    <w:rsid w:val="00AA0800"/>
    <w:pPr>
      <w:spacing w:before="40" w:after="40"/>
      <w:ind w:left="522" w:hanging="522"/>
    </w:pPr>
    <w:rPr>
      <w:rFonts w:ascii="Arial" w:hAnsi="Arial" w:cs="Arial"/>
      <w:i/>
      <w:sz w:val="18"/>
      <w:szCs w:val="20"/>
    </w:rPr>
  </w:style>
  <w:style w:type="character" w:styleId="FollowedHyperlink">
    <w:name w:val="FollowedHyperlink"/>
    <w:basedOn w:val="DefaultParagraphFont"/>
    <w:rsid w:val="00AA0800"/>
    <w:rPr>
      <w:rFonts w:ascii="Times New Roman" w:hAnsi="Times New Roman"/>
      <w:color w:val="990099"/>
      <w:sz w:val="22"/>
      <w:u w:val="none"/>
      <w:lang w:val="en-US"/>
    </w:rPr>
  </w:style>
  <w:style w:type="paragraph" w:customStyle="1" w:styleId="ExampleTable">
    <w:name w:val="Example Table"/>
    <w:basedOn w:val="Example"/>
    <w:rsid w:val="00AA0800"/>
    <w:pPr>
      <w:keepNext/>
      <w:keepLines/>
      <w:spacing w:before="40" w:after="40"/>
      <w:ind w:left="216"/>
    </w:pPr>
    <w:rPr>
      <w:iCs/>
      <w:sz w:val="16"/>
    </w:rPr>
  </w:style>
  <w:style w:type="paragraph" w:styleId="BalloonText">
    <w:name w:val="Balloon Text"/>
    <w:basedOn w:val="Normal"/>
    <w:semiHidden/>
    <w:rsid w:val="00AA0800"/>
    <w:rPr>
      <w:rFonts w:ascii="Tahoma" w:hAnsi="Tahoma" w:cs="Tahoma"/>
      <w:sz w:val="16"/>
      <w:szCs w:val="16"/>
    </w:rPr>
  </w:style>
  <w:style w:type="paragraph" w:customStyle="1" w:styleId="AppendixHeading2">
    <w:name w:val="Appendix Heading 2"/>
    <w:next w:val="BodyText"/>
    <w:rsid w:val="00AA0800"/>
    <w:pPr>
      <w:keepNext/>
      <w:keepLines/>
      <w:numPr>
        <w:ilvl w:val="1"/>
        <w:numId w:val="10"/>
      </w:numPr>
      <w:spacing w:before="360" w:after="120"/>
      <w:outlineLvl w:val="1"/>
    </w:pPr>
    <w:rPr>
      <w:rFonts w:ascii="Arial" w:hAnsi="Arial" w:cs="Arial"/>
      <w:color w:val="606064"/>
      <w:kern w:val="32"/>
      <w:sz w:val="36"/>
      <w:szCs w:val="36"/>
    </w:rPr>
  </w:style>
  <w:style w:type="paragraph" w:customStyle="1" w:styleId="AppendixHeading3">
    <w:name w:val="Appendix Heading 3"/>
    <w:basedOn w:val="AppendixHeading2"/>
    <w:next w:val="BodyText"/>
    <w:rsid w:val="00AA0800"/>
    <w:pPr>
      <w:numPr>
        <w:ilvl w:val="2"/>
      </w:numPr>
      <w:spacing w:before="240"/>
      <w:outlineLvl w:val="2"/>
    </w:pPr>
    <w:rPr>
      <w:sz w:val="28"/>
      <w:szCs w:val="28"/>
    </w:rPr>
  </w:style>
  <w:style w:type="paragraph" w:customStyle="1" w:styleId="AppendixHeading4">
    <w:name w:val="Appendix Heading 4"/>
    <w:basedOn w:val="AppendixHeading3"/>
    <w:next w:val="BodyText"/>
    <w:rsid w:val="00AA0800"/>
    <w:pPr>
      <w:numPr>
        <w:ilvl w:val="3"/>
      </w:numPr>
      <w:outlineLvl w:val="3"/>
    </w:pPr>
    <w:rPr>
      <w:sz w:val="22"/>
      <w:szCs w:val="22"/>
    </w:rPr>
  </w:style>
  <w:style w:type="paragraph" w:customStyle="1" w:styleId="SidebarText">
    <w:name w:val="Sidebar Text"/>
    <w:basedOn w:val="Normal"/>
    <w:rsid w:val="00AA0800"/>
    <w:rPr>
      <w:rFonts w:ascii="Arial" w:hAnsi="Arial" w:cs="Arial"/>
      <w:color w:val="FFFFFF"/>
      <w:sz w:val="22"/>
      <w:szCs w:val="22"/>
    </w:rPr>
  </w:style>
  <w:style w:type="paragraph" w:styleId="Index4">
    <w:name w:val="index 4"/>
    <w:basedOn w:val="Normal"/>
    <w:next w:val="Normal"/>
    <w:autoRedefine/>
    <w:rsid w:val="00AA0800"/>
    <w:pPr>
      <w:ind w:left="960" w:hanging="240"/>
    </w:pPr>
    <w:rPr>
      <w:sz w:val="20"/>
      <w:szCs w:val="21"/>
    </w:rPr>
  </w:style>
  <w:style w:type="paragraph" w:customStyle="1" w:styleId="MessageTable">
    <w:name w:val="Message Table"/>
    <w:basedOn w:val="Message"/>
    <w:link w:val="MessageTableChar"/>
    <w:rsid w:val="00AA0800"/>
    <w:pPr>
      <w:spacing w:before="40" w:after="40"/>
      <w:ind w:left="0"/>
    </w:pPr>
    <w:rPr>
      <w:sz w:val="18"/>
    </w:rPr>
  </w:style>
  <w:style w:type="paragraph" w:customStyle="1" w:styleId="ToDoTable">
    <w:name w:val="ToDo Table"/>
    <w:basedOn w:val="ToDo"/>
    <w:next w:val="BodyTextTable"/>
    <w:rsid w:val="00AA0800"/>
    <w:pPr>
      <w:spacing w:before="40" w:after="40"/>
      <w:ind w:left="0"/>
    </w:pPr>
    <w:rPr>
      <w:sz w:val="20"/>
      <w:szCs w:val="20"/>
    </w:rPr>
  </w:style>
  <w:style w:type="paragraph" w:customStyle="1" w:styleId="InternalHeadingTable">
    <w:name w:val="Internal Heading Table"/>
    <w:basedOn w:val="InternalHeading"/>
    <w:next w:val="BodyTextTable"/>
    <w:rsid w:val="00AA0800"/>
    <w:pPr>
      <w:spacing w:before="40" w:after="40"/>
      <w:ind w:left="0"/>
    </w:pPr>
    <w:rPr>
      <w:sz w:val="20"/>
      <w:szCs w:val="20"/>
    </w:rPr>
  </w:style>
  <w:style w:type="paragraph" w:styleId="Index5">
    <w:name w:val="index 5"/>
    <w:basedOn w:val="Normal"/>
    <w:next w:val="Normal"/>
    <w:autoRedefine/>
    <w:rsid w:val="00AA0800"/>
    <w:pPr>
      <w:ind w:left="1200" w:hanging="240"/>
    </w:pPr>
    <w:rPr>
      <w:sz w:val="20"/>
    </w:rPr>
  </w:style>
  <w:style w:type="paragraph" w:styleId="Index6">
    <w:name w:val="index 6"/>
    <w:basedOn w:val="Normal"/>
    <w:next w:val="Normal"/>
    <w:autoRedefine/>
    <w:rsid w:val="00AA0800"/>
    <w:pPr>
      <w:ind w:left="1440" w:hanging="240"/>
    </w:pPr>
    <w:rPr>
      <w:sz w:val="20"/>
    </w:rPr>
  </w:style>
  <w:style w:type="paragraph" w:customStyle="1" w:styleId="BookIntroHeading1">
    <w:name w:val="BookIntroHeading1"/>
    <w:basedOn w:val="Heading1"/>
    <w:next w:val="BodyText"/>
    <w:rsid w:val="00AA0800"/>
    <w:pPr>
      <w:numPr>
        <w:numId w:val="0"/>
      </w:numPr>
    </w:pPr>
    <w:rPr>
      <w:lang w:val="en-US"/>
    </w:rPr>
  </w:style>
  <w:style w:type="paragraph" w:customStyle="1" w:styleId="BookIntroHeading2">
    <w:name w:val="BookIntroHeading2"/>
    <w:basedOn w:val="Heading2"/>
    <w:next w:val="BodyText"/>
    <w:rsid w:val="00AA0800"/>
    <w:pPr>
      <w:numPr>
        <w:ilvl w:val="0"/>
        <w:numId w:val="0"/>
      </w:numPr>
    </w:pPr>
  </w:style>
  <w:style w:type="paragraph" w:customStyle="1" w:styleId="BookIntroHeading3">
    <w:name w:val="BookIntroHeading3"/>
    <w:basedOn w:val="Heading3"/>
    <w:next w:val="BodyText"/>
    <w:autoRedefine/>
    <w:rsid w:val="00AA0800"/>
    <w:pPr>
      <w:numPr>
        <w:ilvl w:val="0"/>
        <w:numId w:val="0"/>
      </w:numPr>
    </w:pPr>
  </w:style>
  <w:style w:type="paragraph" w:styleId="IndexHeading">
    <w:name w:val="index heading"/>
    <w:next w:val="Index1"/>
    <w:uiPriority w:val="99"/>
    <w:rsid w:val="00AA0800"/>
    <w:pPr>
      <w:keepNext/>
      <w:keepLines/>
      <w:spacing w:before="240" w:after="40"/>
    </w:pPr>
    <w:rPr>
      <w:rFonts w:ascii="Arial Bold" w:hAnsi="Arial Bold" w:cs="Arial"/>
      <w:b/>
      <w:bCs/>
      <w:color w:val="808084"/>
      <w:sz w:val="24"/>
      <w:szCs w:val="24"/>
    </w:rPr>
  </w:style>
  <w:style w:type="paragraph" w:customStyle="1" w:styleId="ToDo">
    <w:name w:val="ToDo"/>
    <w:basedOn w:val="BodyText"/>
    <w:next w:val="BodyText"/>
    <w:rsid w:val="00AA0800"/>
    <w:pPr>
      <w:keepNext/>
      <w:keepLines/>
    </w:pPr>
    <w:rPr>
      <w:b/>
      <w:bCs/>
    </w:rPr>
  </w:style>
  <w:style w:type="paragraph" w:styleId="Index2">
    <w:name w:val="index 2"/>
    <w:basedOn w:val="Index1"/>
    <w:autoRedefine/>
    <w:rsid w:val="00AA0800"/>
    <w:pPr>
      <w:ind w:left="432"/>
    </w:pPr>
  </w:style>
  <w:style w:type="paragraph" w:styleId="Index3">
    <w:name w:val="index 3"/>
    <w:basedOn w:val="Index2"/>
    <w:autoRedefine/>
    <w:rsid w:val="00AA0800"/>
    <w:pPr>
      <w:ind w:left="720"/>
    </w:pPr>
  </w:style>
  <w:style w:type="paragraph" w:styleId="MacroText">
    <w:name w:val="macro"/>
    <w:rsid w:val="00AA08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PartTitle">
    <w:name w:val="Part Title"/>
    <w:basedOn w:val="Heading1"/>
    <w:next w:val="BodyText"/>
    <w:rsid w:val="00AA0800"/>
    <w:pPr>
      <w:numPr>
        <w:numId w:val="12"/>
      </w:numPr>
      <w:spacing w:before="740" w:after="440"/>
    </w:pPr>
    <w:rPr>
      <w:sz w:val="48"/>
      <w:szCs w:val="48"/>
      <w:lang w:val="en-US"/>
    </w:rPr>
  </w:style>
  <w:style w:type="paragraph" w:customStyle="1" w:styleId="AppendixHeading5">
    <w:name w:val="Appendix Heading 5"/>
    <w:basedOn w:val="AppendixHeading4"/>
    <w:next w:val="BodyText"/>
    <w:rsid w:val="00AA0800"/>
    <w:pPr>
      <w:numPr>
        <w:ilvl w:val="4"/>
      </w:numPr>
      <w:outlineLvl w:val="4"/>
    </w:pPr>
    <w:rPr>
      <w:sz w:val="20"/>
      <w:szCs w:val="20"/>
    </w:rPr>
  </w:style>
  <w:style w:type="paragraph" w:customStyle="1" w:styleId="AppendixHeading6">
    <w:name w:val="Appendix Heading 6"/>
    <w:basedOn w:val="AppendixHeading5"/>
    <w:next w:val="BodyText"/>
    <w:rsid w:val="00AA0800"/>
    <w:pPr>
      <w:numPr>
        <w:ilvl w:val="5"/>
      </w:numPr>
      <w:outlineLvl w:val="5"/>
    </w:pPr>
    <w:rPr>
      <w:sz w:val="18"/>
      <w:szCs w:val="18"/>
    </w:rPr>
  </w:style>
  <w:style w:type="paragraph" w:customStyle="1" w:styleId="AppendixHeading7">
    <w:name w:val="Appendix Heading 7"/>
    <w:basedOn w:val="AppendixHeading6"/>
    <w:next w:val="BodyText"/>
    <w:rsid w:val="00AA0800"/>
    <w:pPr>
      <w:numPr>
        <w:ilvl w:val="6"/>
      </w:numPr>
      <w:tabs>
        <w:tab w:val="left" w:pos="1361"/>
      </w:tabs>
      <w:outlineLvl w:val="6"/>
    </w:pPr>
  </w:style>
  <w:style w:type="paragraph" w:customStyle="1" w:styleId="AppendixHeading8">
    <w:name w:val="Appendix Heading 8"/>
    <w:basedOn w:val="AppendixHeading7"/>
    <w:next w:val="BodyText"/>
    <w:rsid w:val="00AA0800"/>
    <w:pPr>
      <w:numPr>
        <w:ilvl w:val="7"/>
      </w:numPr>
      <w:outlineLvl w:val="7"/>
    </w:pPr>
  </w:style>
  <w:style w:type="paragraph" w:customStyle="1" w:styleId="AppendixHeading9">
    <w:name w:val="Appendix Heading 9"/>
    <w:basedOn w:val="AppendixHeading8"/>
    <w:next w:val="BodyText"/>
    <w:rsid w:val="00AA0800"/>
    <w:pPr>
      <w:numPr>
        <w:ilvl w:val="8"/>
      </w:numPr>
      <w:outlineLvl w:val="8"/>
    </w:pPr>
  </w:style>
  <w:style w:type="numbering" w:styleId="1ai">
    <w:name w:val="Outline List 1"/>
    <w:basedOn w:val="NoList"/>
    <w:rsid w:val="00AA0800"/>
    <w:pPr>
      <w:numPr>
        <w:numId w:val="1"/>
      </w:numPr>
    </w:pPr>
  </w:style>
  <w:style w:type="character" w:customStyle="1" w:styleId="BodyTextChar">
    <w:name w:val="Body Text Char"/>
    <w:basedOn w:val="DefaultParagraphFont"/>
    <w:link w:val="BodyText"/>
    <w:rsid w:val="00AA0800"/>
  </w:style>
  <w:style w:type="paragraph" w:styleId="Index7">
    <w:name w:val="index 7"/>
    <w:basedOn w:val="Normal"/>
    <w:next w:val="Normal"/>
    <w:autoRedefine/>
    <w:rsid w:val="00AA0800"/>
    <w:pPr>
      <w:ind w:left="1680" w:hanging="240"/>
    </w:pPr>
  </w:style>
  <w:style w:type="paragraph" w:styleId="Index8">
    <w:name w:val="index 8"/>
    <w:basedOn w:val="Normal"/>
    <w:next w:val="Normal"/>
    <w:autoRedefine/>
    <w:rsid w:val="00AA0800"/>
    <w:pPr>
      <w:ind w:left="1920" w:hanging="240"/>
    </w:pPr>
  </w:style>
  <w:style w:type="paragraph" w:styleId="Index9">
    <w:name w:val="index 9"/>
    <w:basedOn w:val="Normal"/>
    <w:next w:val="Normal"/>
    <w:autoRedefine/>
    <w:rsid w:val="00AA0800"/>
    <w:pPr>
      <w:ind w:left="2160" w:hanging="240"/>
    </w:pPr>
  </w:style>
  <w:style w:type="paragraph" w:styleId="NormalIndent">
    <w:name w:val="Normal Indent"/>
    <w:basedOn w:val="Normal"/>
    <w:rsid w:val="00AA0800"/>
    <w:pPr>
      <w:ind w:left="720"/>
    </w:pPr>
  </w:style>
  <w:style w:type="paragraph" w:styleId="FootnoteText">
    <w:name w:val="footnote text"/>
    <w:basedOn w:val="Normal"/>
    <w:link w:val="FootnoteTextChar"/>
    <w:rsid w:val="00AA0800"/>
    <w:rPr>
      <w:sz w:val="20"/>
      <w:szCs w:val="20"/>
    </w:rPr>
  </w:style>
  <w:style w:type="character" w:customStyle="1" w:styleId="FootnoteTextChar">
    <w:name w:val="Footnote Text Char"/>
    <w:basedOn w:val="DefaultParagraphFont"/>
    <w:link w:val="FootnoteText"/>
    <w:rsid w:val="00AA0800"/>
    <w:rPr>
      <w:sz w:val="20"/>
      <w:szCs w:val="20"/>
    </w:rPr>
  </w:style>
  <w:style w:type="paragraph" w:styleId="CommentText">
    <w:name w:val="annotation text"/>
    <w:basedOn w:val="Normal"/>
    <w:link w:val="CommentTextChar"/>
    <w:uiPriority w:val="99"/>
    <w:rsid w:val="00AA0800"/>
    <w:rPr>
      <w:sz w:val="20"/>
      <w:szCs w:val="20"/>
    </w:rPr>
  </w:style>
  <w:style w:type="character" w:customStyle="1" w:styleId="CommentTextChar">
    <w:name w:val="Comment Text Char"/>
    <w:basedOn w:val="DefaultParagraphFont"/>
    <w:link w:val="CommentText"/>
    <w:uiPriority w:val="99"/>
    <w:rsid w:val="00AA0800"/>
    <w:rPr>
      <w:sz w:val="20"/>
      <w:szCs w:val="20"/>
    </w:rPr>
  </w:style>
  <w:style w:type="paragraph" w:styleId="TableofFigures">
    <w:name w:val="table of figures"/>
    <w:basedOn w:val="Normal"/>
    <w:next w:val="Normal"/>
    <w:rsid w:val="00AA0800"/>
  </w:style>
  <w:style w:type="paragraph" w:styleId="EnvelopeAddress">
    <w:name w:val="envelope address"/>
    <w:basedOn w:val="Normal"/>
    <w:rsid w:val="00AA0800"/>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sid w:val="00AA0800"/>
    <w:rPr>
      <w:rFonts w:asciiTheme="majorHAnsi" w:eastAsiaTheme="majorEastAsia" w:hAnsiTheme="majorHAnsi" w:cstheme="majorBidi"/>
      <w:sz w:val="20"/>
      <w:szCs w:val="20"/>
    </w:rPr>
  </w:style>
  <w:style w:type="character" w:styleId="FootnoteReference">
    <w:name w:val="footnote reference"/>
    <w:basedOn w:val="DefaultParagraphFont"/>
    <w:rsid w:val="00AA0800"/>
    <w:rPr>
      <w:vertAlign w:val="superscript"/>
      <w:lang w:val="en-US"/>
    </w:rPr>
  </w:style>
  <w:style w:type="character" w:styleId="CommentReference">
    <w:name w:val="annotation reference"/>
    <w:basedOn w:val="DefaultParagraphFont"/>
    <w:uiPriority w:val="99"/>
    <w:rsid w:val="00AA0800"/>
    <w:rPr>
      <w:sz w:val="16"/>
      <w:szCs w:val="16"/>
      <w:lang w:val="en-US"/>
    </w:rPr>
  </w:style>
  <w:style w:type="character" w:styleId="LineNumber">
    <w:name w:val="line number"/>
    <w:basedOn w:val="DefaultParagraphFont"/>
    <w:rsid w:val="00AA0800"/>
    <w:rPr>
      <w:lang w:val="en-US"/>
    </w:rPr>
  </w:style>
  <w:style w:type="character" w:styleId="EndnoteReference">
    <w:name w:val="endnote reference"/>
    <w:basedOn w:val="DefaultParagraphFont"/>
    <w:rsid w:val="00AA0800"/>
    <w:rPr>
      <w:vertAlign w:val="superscript"/>
      <w:lang w:val="en-US"/>
    </w:rPr>
  </w:style>
  <w:style w:type="paragraph" w:styleId="EndnoteText">
    <w:name w:val="endnote text"/>
    <w:basedOn w:val="Normal"/>
    <w:link w:val="EndnoteTextChar"/>
    <w:rsid w:val="00AA0800"/>
    <w:rPr>
      <w:sz w:val="20"/>
      <w:szCs w:val="20"/>
    </w:rPr>
  </w:style>
  <w:style w:type="character" w:customStyle="1" w:styleId="EndnoteTextChar">
    <w:name w:val="Endnote Text Char"/>
    <w:basedOn w:val="DefaultParagraphFont"/>
    <w:link w:val="EndnoteText"/>
    <w:rsid w:val="00AA0800"/>
    <w:rPr>
      <w:sz w:val="20"/>
      <w:szCs w:val="20"/>
    </w:rPr>
  </w:style>
  <w:style w:type="paragraph" w:styleId="TableofAuthorities">
    <w:name w:val="table of authorities"/>
    <w:basedOn w:val="Normal"/>
    <w:next w:val="Normal"/>
    <w:rsid w:val="00AA0800"/>
    <w:pPr>
      <w:ind w:left="240" w:hanging="240"/>
    </w:pPr>
  </w:style>
  <w:style w:type="paragraph" w:styleId="TOAHeading">
    <w:name w:val="toa heading"/>
    <w:basedOn w:val="Normal"/>
    <w:next w:val="Normal"/>
    <w:rsid w:val="00AA0800"/>
    <w:pPr>
      <w:spacing w:before="120"/>
    </w:pPr>
    <w:rPr>
      <w:rFonts w:asciiTheme="majorHAnsi" w:eastAsiaTheme="majorEastAsia" w:hAnsiTheme="majorHAnsi" w:cstheme="majorBidi"/>
      <w:b/>
      <w:bCs/>
    </w:rPr>
  </w:style>
  <w:style w:type="paragraph" w:styleId="List">
    <w:name w:val="List"/>
    <w:basedOn w:val="Normal"/>
    <w:rsid w:val="00AA0800"/>
    <w:pPr>
      <w:ind w:left="360" w:hanging="360"/>
      <w:contextualSpacing/>
    </w:pPr>
  </w:style>
  <w:style w:type="paragraph" w:styleId="ListBullet">
    <w:name w:val="List Bullet"/>
    <w:basedOn w:val="Normal"/>
    <w:rsid w:val="00AA0800"/>
    <w:pPr>
      <w:tabs>
        <w:tab w:val="num" w:pos="360"/>
      </w:tabs>
      <w:ind w:left="360" w:hanging="360"/>
      <w:contextualSpacing/>
    </w:pPr>
  </w:style>
  <w:style w:type="paragraph" w:styleId="ListNumber">
    <w:name w:val="List Number"/>
    <w:basedOn w:val="Normal"/>
    <w:rsid w:val="00AA0800"/>
    <w:pPr>
      <w:tabs>
        <w:tab w:val="num" w:pos="360"/>
      </w:tabs>
      <w:ind w:left="360" w:hanging="360"/>
      <w:contextualSpacing/>
    </w:pPr>
  </w:style>
  <w:style w:type="paragraph" w:styleId="List2">
    <w:name w:val="List 2"/>
    <w:basedOn w:val="Normal"/>
    <w:rsid w:val="00AA0800"/>
    <w:pPr>
      <w:ind w:left="720" w:hanging="360"/>
      <w:contextualSpacing/>
    </w:pPr>
  </w:style>
  <w:style w:type="paragraph" w:styleId="List3">
    <w:name w:val="List 3"/>
    <w:basedOn w:val="Normal"/>
    <w:rsid w:val="00AA0800"/>
    <w:pPr>
      <w:ind w:left="1080" w:hanging="360"/>
      <w:contextualSpacing/>
    </w:pPr>
  </w:style>
  <w:style w:type="paragraph" w:styleId="List4">
    <w:name w:val="List 4"/>
    <w:basedOn w:val="Normal"/>
    <w:rsid w:val="00AA0800"/>
    <w:pPr>
      <w:ind w:left="1440" w:hanging="360"/>
      <w:contextualSpacing/>
    </w:pPr>
  </w:style>
  <w:style w:type="paragraph" w:styleId="List5">
    <w:name w:val="List 5"/>
    <w:basedOn w:val="Normal"/>
    <w:rsid w:val="00AA0800"/>
    <w:pPr>
      <w:ind w:left="1800" w:hanging="360"/>
      <w:contextualSpacing/>
    </w:pPr>
  </w:style>
  <w:style w:type="paragraph" w:styleId="ListBullet2">
    <w:name w:val="List Bullet 2"/>
    <w:basedOn w:val="Normal"/>
    <w:rsid w:val="00AA0800"/>
    <w:pPr>
      <w:tabs>
        <w:tab w:val="num" w:pos="720"/>
      </w:tabs>
      <w:ind w:left="720" w:hanging="360"/>
      <w:contextualSpacing/>
    </w:pPr>
  </w:style>
  <w:style w:type="paragraph" w:styleId="ListBullet3">
    <w:name w:val="List Bullet 3"/>
    <w:basedOn w:val="Normal"/>
    <w:rsid w:val="00AA0800"/>
    <w:pPr>
      <w:tabs>
        <w:tab w:val="num" w:pos="1080"/>
      </w:tabs>
      <w:ind w:left="1080" w:hanging="360"/>
      <w:contextualSpacing/>
    </w:pPr>
  </w:style>
  <w:style w:type="paragraph" w:styleId="ListBullet4">
    <w:name w:val="List Bullet 4"/>
    <w:basedOn w:val="Normal"/>
    <w:rsid w:val="00AA0800"/>
    <w:pPr>
      <w:tabs>
        <w:tab w:val="num" w:pos="1440"/>
      </w:tabs>
      <w:ind w:left="1440" w:hanging="360"/>
      <w:contextualSpacing/>
    </w:pPr>
  </w:style>
  <w:style w:type="paragraph" w:styleId="ListNumber2">
    <w:name w:val="List Number 2"/>
    <w:basedOn w:val="Normal"/>
    <w:rsid w:val="00AA0800"/>
    <w:pPr>
      <w:tabs>
        <w:tab w:val="num" w:pos="720"/>
      </w:tabs>
      <w:ind w:left="720" w:hanging="360"/>
      <w:contextualSpacing/>
    </w:pPr>
  </w:style>
  <w:style w:type="paragraph" w:styleId="ListNumber3">
    <w:name w:val="List Number 3"/>
    <w:basedOn w:val="Normal"/>
    <w:rsid w:val="00AA0800"/>
    <w:pPr>
      <w:tabs>
        <w:tab w:val="num" w:pos="1080"/>
      </w:tabs>
      <w:ind w:left="1080" w:hanging="360"/>
      <w:contextualSpacing/>
    </w:pPr>
  </w:style>
  <w:style w:type="paragraph" w:styleId="ListNumber4">
    <w:name w:val="List Number 4"/>
    <w:basedOn w:val="Normal"/>
    <w:rsid w:val="00AA0800"/>
    <w:pPr>
      <w:tabs>
        <w:tab w:val="num" w:pos="1440"/>
      </w:tabs>
      <w:ind w:left="1440" w:hanging="360"/>
      <w:contextualSpacing/>
    </w:pPr>
  </w:style>
  <w:style w:type="paragraph" w:styleId="ListNumber5">
    <w:name w:val="List Number 5"/>
    <w:basedOn w:val="Normal"/>
    <w:rsid w:val="00AA0800"/>
    <w:pPr>
      <w:tabs>
        <w:tab w:val="num" w:pos="1800"/>
      </w:tabs>
      <w:ind w:left="1800" w:hanging="360"/>
      <w:contextualSpacing/>
    </w:pPr>
  </w:style>
  <w:style w:type="paragraph" w:styleId="Title">
    <w:name w:val="Title"/>
    <w:basedOn w:val="Normal"/>
    <w:next w:val="Normal"/>
    <w:link w:val="TitleChar"/>
    <w:qFormat/>
    <w:rsid w:val="00AA08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A0800"/>
    <w:rPr>
      <w:rFonts w:asciiTheme="majorHAnsi" w:eastAsiaTheme="majorEastAsia" w:hAnsiTheme="majorHAnsi" w:cstheme="majorBidi"/>
      <w:color w:val="17365D" w:themeColor="text2" w:themeShade="BF"/>
      <w:spacing w:val="5"/>
      <w:kern w:val="28"/>
      <w:sz w:val="52"/>
      <w:szCs w:val="52"/>
    </w:rPr>
  </w:style>
  <w:style w:type="paragraph" w:styleId="Closing">
    <w:name w:val="Closing"/>
    <w:basedOn w:val="Normal"/>
    <w:link w:val="ClosingChar"/>
    <w:rsid w:val="00AA0800"/>
    <w:pPr>
      <w:ind w:left="4320"/>
    </w:pPr>
  </w:style>
  <w:style w:type="character" w:customStyle="1" w:styleId="ClosingChar">
    <w:name w:val="Closing Char"/>
    <w:basedOn w:val="DefaultParagraphFont"/>
    <w:link w:val="Closing"/>
    <w:rsid w:val="00AA0800"/>
    <w:rPr>
      <w:sz w:val="24"/>
      <w:szCs w:val="24"/>
    </w:rPr>
  </w:style>
  <w:style w:type="paragraph" w:styleId="Signature">
    <w:name w:val="Signature"/>
    <w:basedOn w:val="Normal"/>
    <w:link w:val="SignatureChar"/>
    <w:rsid w:val="00AA0800"/>
    <w:pPr>
      <w:ind w:left="4320"/>
    </w:pPr>
  </w:style>
  <w:style w:type="character" w:customStyle="1" w:styleId="SignatureChar">
    <w:name w:val="Signature Char"/>
    <w:basedOn w:val="DefaultParagraphFont"/>
    <w:link w:val="Signature"/>
    <w:rsid w:val="00AA0800"/>
    <w:rPr>
      <w:sz w:val="24"/>
      <w:szCs w:val="24"/>
    </w:rPr>
  </w:style>
  <w:style w:type="paragraph" w:styleId="BodyTextIndent">
    <w:name w:val="Body Text Indent"/>
    <w:basedOn w:val="Normal"/>
    <w:link w:val="BodyTextIndentChar"/>
    <w:rsid w:val="00AA0800"/>
    <w:pPr>
      <w:spacing w:after="120"/>
      <w:ind w:left="360"/>
    </w:pPr>
    <w:rPr>
      <w:lang w:val="en-GB"/>
    </w:rPr>
  </w:style>
  <w:style w:type="character" w:customStyle="1" w:styleId="BodyTextIndentChar">
    <w:name w:val="Body Text Indent Char"/>
    <w:basedOn w:val="DefaultParagraphFont"/>
    <w:link w:val="BodyTextIndent"/>
    <w:rsid w:val="00AA0800"/>
    <w:rPr>
      <w:sz w:val="24"/>
      <w:szCs w:val="24"/>
    </w:rPr>
  </w:style>
  <w:style w:type="paragraph" w:styleId="ListContinue">
    <w:name w:val="List Continue"/>
    <w:basedOn w:val="Normal"/>
    <w:rsid w:val="00AA0800"/>
    <w:pPr>
      <w:spacing w:after="120"/>
      <w:ind w:left="360"/>
      <w:contextualSpacing/>
    </w:pPr>
  </w:style>
  <w:style w:type="paragraph" w:styleId="ListContinue2">
    <w:name w:val="List Continue 2"/>
    <w:basedOn w:val="Normal"/>
    <w:rsid w:val="00AA0800"/>
    <w:pPr>
      <w:spacing w:after="120"/>
      <w:ind w:left="720"/>
      <w:contextualSpacing/>
    </w:pPr>
  </w:style>
  <w:style w:type="paragraph" w:styleId="ListContinue3">
    <w:name w:val="List Continue 3"/>
    <w:basedOn w:val="Normal"/>
    <w:rsid w:val="00AA0800"/>
    <w:pPr>
      <w:spacing w:after="120"/>
      <w:ind w:left="1080"/>
      <w:contextualSpacing/>
    </w:pPr>
  </w:style>
  <w:style w:type="paragraph" w:styleId="ListContinue4">
    <w:name w:val="List Continue 4"/>
    <w:basedOn w:val="Normal"/>
    <w:rsid w:val="00AA0800"/>
    <w:pPr>
      <w:spacing w:after="120"/>
      <w:ind w:left="1440"/>
      <w:contextualSpacing/>
    </w:pPr>
  </w:style>
  <w:style w:type="paragraph" w:styleId="ListContinue5">
    <w:name w:val="List Continue 5"/>
    <w:basedOn w:val="Normal"/>
    <w:rsid w:val="00AA0800"/>
    <w:pPr>
      <w:spacing w:after="120"/>
      <w:ind w:left="1800"/>
      <w:contextualSpacing/>
    </w:pPr>
  </w:style>
  <w:style w:type="paragraph" w:styleId="MessageHeader">
    <w:name w:val="Message Header"/>
    <w:basedOn w:val="Normal"/>
    <w:link w:val="MessageHeaderChar"/>
    <w:rsid w:val="00AA0800"/>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AA0800"/>
    <w:rPr>
      <w:rFonts w:asciiTheme="majorHAnsi" w:eastAsiaTheme="majorEastAsia" w:hAnsiTheme="majorHAnsi" w:cstheme="majorBidi"/>
      <w:sz w:val="24"/>
      <w:szCs w:val="24"/>
      <w:shd w:val="pct20" w:color="auto" w:fill="auto"/>
    </w:rPr>
  </w:style>
  <w:style w:type="paragraph" w:styleId="Subtitle">
    <w:name w:val="Subtitle"/>
    <w:basedOn w:val="Normal"/>
    <w:next w:val="Normal"/>
    <w:link w:val="SubtitleChar"/>
    <w:qFormat/>
    <w:rsid w:val="00AA080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AA0800"/>
    <w:rPr>
      <w:rFonts w:asciiTheme="majorHAnsi" w:eastAsiaTheme="majorEastAsia" w:hAnsiTheme="majorHAnsi" w:cstheme="majorBidi"/>
      <w:i/>
      <w:iCs/>
      <w:color w:val="4F81BD" w:themeColor="accent1"/>
      <w:spacing w:val="15"/>
      <w:sz w:val="24"/>
      <w:szCs w:val="24"/>
    </w:rPr>
  </w:style>
  <w:style w:type="paragraph" w:styleId="Salutation">
    <w:name w:val="Salutation"/>
    <w:basedOn w:val="Normal"/>
    <w:next w:val="Normal"/>
    <w:link w:val="SalutationChar"/>
    <w:rsid w:val="00AA0800"/>
  </w:style>
  <w:style w:type="character" w:customStyle="1" w:styleId="SalutationChar">
    <w:name w:val="Salutation Char"/>
    <w:basedOn w:val="DefaultParagraphFont"/>
    <w:link w:val="Salutation"/>
    <w:rsid w:val="00AA0800"/>
    <w:rPr>
      <w:sz w:val="24"/>
      <w:szCs w:val="24"/>
    </w:rPr>
  </w:style>
  <w:style w:type="paragraph" w:styleId="Date">
    <w:name w:val="Date"/>
    <w:basedOn w:val="Normal"/>
    <w:next w:val="Normal"/>
    <w:link w:val="DateChar"/>
    <w:rsid w:val="00AA0800"/>
  </w:style>
  <w:style w:type="character" w:customStyle="1" w:styleId="DateChar">
    <w:name w:val="Date Char"/>
    <w:basedOn w:val="DefaultParagraphFont"/>
    <w:link w:val="Date"/>
    <w:rsid w:val="00AA0800"/>
    <w:rPr>
      <w:sz w:val="24"/>
      <w:szCs w:val="24"/>
    </w:rPr>
  </w:style>
  <w:style w:type="paragraph" w:styleId="BodyTextFirstIndent">
    <w:name w:val="Body Text First Indent"/>
    <w:basedOn w:val="BodyText"/>
    <w:link w:val="BodyTextFirstIndentChar"/>
    <w:rsid w:val="00AA0800"/>
    <w:pPr>
      <w:spacing w:before="0" w:after="0"/>
      <w:ind w:left="0" w:firstLine="360"/>
    </w:pPr>
    <w:rPr>
      <w:sz w:val="24"/>
      <w:szCs w:val="24"/>
    </w:rPr>
  </w:style>
  <w:style w:type="character" w:customStyle="1" w:styleId="BodyTextFirstIndentChar">
    <w:name w:val="Body Text First Indent Char"/>
    <w:basedOn w:val="BodyTextChar"/>
    <w:link w:val="BodyTextFirstIndent"/>
    <w:rsid w:val="00AA0800"/>
    <w:rPr>
      <w:sz w:val="24"/>
      <w:szCs w:val="24"/>
    </w:rPr>
  </w:style>
  <w:style w:type="paragraph" w:styleId="BodyTextFirstIndent2">
    <w:name w:val="Body Text First Indent 2"/>
    <w:basedOn w:val="BodyTextIndent"/>
    <w:link w:val="BodyTextFirstIndent2Char"/>
    <w:rsid w:val="00AA0800"/>
    <w:pPr>
      <w:spacing w:after="0"/>
      <w:ind w:firstLine="360"/>
    </w:pPr>
  </w:style>
  <w:style w:type="character" w:customStyle="1" w:styleId="BodyTextFirstIndent2Char">
    <w:name w:val="Body Text First Indent 2 Char"/>
    <w:basedOn w:val="BodyTextIndentChar"/>
    <w:link w:val="BodyTextFirstIndent2"/>
    <w:rsid w:val="00AA0800"/>
    <w:rPr>
      <w:sz w:val="24"/>
      <w:szCs w:val="24"/>
    </w:rPr>
  </w:style>
  <w:style w:type="paragraph" w:styleId="NoteHeading">
    <w:name w:val="Note Heading"/>
    <w:basedOn w:val="Normal"/>
    <w:next w:val="Normal"/>
    <w:link w:val="NoteHeadingChar"/>
    <w:rsid w:val="00AA0800"/>
  </w:style>
  <w:style w:type="character" w:customStyle="1" w:styleId="NoteHeadingChar">
    <w:name w:val="Note Heading Char"/>
    <w:basedOn w:val="DefaultParagraphFont"/>
    <w:link w:val="NoteHeading"/>
    <w:rsid w:val="00AA0800"/>
    <w:rPr>
      <w:sz w:val="24"/>
      <w:szCs w:val="24"/>
    </w:rPr>
  </w:style>
  <w:style w:type="paragraph" w:styleId="BodyText2">
    <w:name w:val="Body Text 2"/>
    <w:basedOn w:val="Normal"/>
    <w:link w:val="BodyText2Char"/>
    <w:rsid w:val="00AA0800"/>
    <w:pPr>
      <w:spacing w:after="120" w:line="480" w:lineRule="auto"/>
    </w:pPr>
    <w:rPr>
      <w:lang w:val="en-GB"/>
    </w:rPr>
  </w:style>
  <w:style w:type="character" w:customStyle="1" w:styleId="BodyText2Char">
    <w:name w:val="Body Text 2 Char"/>
    <w:basedOn w:val="DefaultParagraphFont"/>
    <w:link w:val="BodyText2"/>
    <w:rsid w:val="00AA0800"/>
    <w:rPr>
      <w:sz w:val="24"/>
      <w:szCs w:val="24"/>
    </w:rPr>
  </w:style>
  <w:style w:type="paragraph" w:styleId="BodyText3">
    <w:name w:val="Body Text 3"/>
    <w:basedOn w:val="Normal"/>
    <w:link w:val="BodyText3Char"/>
    <w:rsid w:val="00AA0800"/>
    <w:pPr>
      <w:spacing w:after="120"/>
    </w:pPr>
    <w:rPr>
      <w:sz w:val="16"/>
      <w:szCs w:val="16"/>
      <w:lang w:val="en-GB"/>
    </w:rPr>
  </w:style>
  <w:style w:type="character" w:customStyle="1" w:styleId="BodyText3Char">
    <w:name w:val="Body Text 3 Char"/>
    <w:basedOn w:val="DefaultParagraphFont"/>
    <w:link w:val="BodyText3"/>
    <w:rsid w:val="00AA0800"/>
    <w:rPr>
      <w:sz w:val="16"/>
      <w:szCs w:val="16"/>
    </w:rPr>
  </w:style>
  <w:style w:type="paragraph" w:styleId="BodyTextIndent2">
    <w:name w:val="Body Text Indent 2"/>
    <w:basedOn w:val="Normal"/>
    <w:link w:val="BodyTextIndent2Char"/>
    <w:rsid w:val="00AA0800"/>
    <w:pPr>
      <w:spacing w:after="120" w:line="480" w:lineRule="auto"/>
      <w:ind w:left="360"/>
    </w:pPr>
    <w:rPr>
      <w:lang w:val="en-GB"/>
    </w:rPr>
  </w:style>
  <w:style w:type="character" w:customStyle="1" w:styleId="BodyTextIndent2Char">
    <w:name w:val="Body Text Indent 2 Char"/>
    <w:basedOn w:val="DefaultParagraphFont"/>
    <w:link w:val="BodyTextIndent2"/>
    <w:rsid w:val="00AA0800"/>
    <w:rPr>
      <w:sz w:val="24"/>
      <w:szCs w:val="24"/>
    </w:rPr>
  </w:style>
  <w:style w:type="paragraph" w:styleId="BodyTextIndent3">
    <w:name w:val="Body Text Indent 3"/>
    <w:basedOn w:val="Normal"/>
    <w:link w:val="BodyTextIndent3Char"/>
    <w:rsid w:val="00AA0800"/>
    <w:pPr>
      <w:spacing w:after="120"/>
      <w:ind w:left="360"/>
    </w:pPr>
    <w:rPr>
      <w:sz w:val="16"/>
      <w:szCs w:val="16"/>
      <w:lang w:val="en-GB"/>
    </w:rPr>
  </w:style>
  <w:style w:type="character" w:customStyle="1" w:styleId="BodyTextIndent3Char">
    <w:name w:val="Body Text Indent 3 Char"/>
    <w:basedOn w:val="DefaultParagraphFont"/>
    <w:link w:val="BodyTextIndent3"/>
    <w:rsid w:val="00AA0800"/>
    <w:rPr>
      <w:sz w:val="16"/>
      <w:szCs w:val="16"/>
    </w:rPr>
  </w:style>
  <w:style w:type="paragraph" w:styleId="BlockText">
    <w:name w:val="Block Text"/>
    <w:basedOn w:val="Normal"/>
    <w:rsid w:val="00AA080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hAnsiTheme="minorHAnsi" w:cstheme="minorBidi"/>
      <w:i/>
      <w:iCs/>
      <w:color w:val="4F81BD" w:themeColor="accent1"/>
    </w:rPr>
  </w:style>
  <w:style w:type="character" w:styleId="Strong">
    <w:name w:val="Strong"/>
    <w:basedOn w:val="DefaultParagraphFont"/>
    <w:qFormat/>
    <w:rsid w:val="00AA0800"/>
    <w:rPr>
      <w:b/>
      <w:bCs/>
      <w:lang w:val="en-US"/>
    </w:rPr>
  </w:style>
  <w:style w:type="character" w:styleId="Emphasis">
    <w:name w:val="Emphasis"/>
    <w:basedOn w:val="DefaultParagraphFont"/>
    <w:qFormat/>
    <w:rsid w:val="00AA0800"/>
    <w:rPr>
      <w:i/>
      <w:iCs/>
      <w:lang w:val="en-US"/>
    </w:rPr>
  </w:style>
  <w:style w:type="paragraph" w:styleId="PlainText">
    <w:name w:val="Plain Text"/>
    <w:basedOn w:val="Normal"/>
    <w:link w:val="PlainTextChar"/>
    <w:rsid w:val="00AA0800"/>
    <w:rPr>
      <w:rFonts w:ascii="Consolas" w:hAnsi="Consolas"/>
      <w:sz w:val="21"/>
      <w:szCs w:val="21"/>
    </w:rPr>
  </w:style>
  <w:style w:type="character" w:customStyle="1" w:styleId="PlainTextChar">
    <w:name w:val="Plain Text Char"/>
    <w:basedOn w:val="DefaultParagraphFont"/>
    <w:link w:val="PlainText"/>
    <w:rsid w:val="00AA0800"/>
    <w:rPr>
      <w:rFonts w:ascii="Consolas" w:hAnsi="Consolas"/>
      <w:sz w:val="21"/>
      <w:szCs w:val="21"/>
    </w:rPr>
  </w:style>
  <w:style w:type="paragraph" w:styleId="E-mailSignature">
    <w:name w:val="E-mail Signature"/>
    <w:basedOn w:val="Normal"/>
    <w:link w:val="E-mailSignatureChar"/>
    <w:rsid w:val="00AA0800"/>
  </w:style>
  <w:style w:type="character" w:customStyle="1" w:styleId="E-mailSignatureChar">
    <w:name w:val="E-mail Signature Char"/>
    <w:basedOn w:val="DefaultParagraphFont"/>
    <w:link w:val="E-mailSignature"/>
    <w:rsid w:val="00AA0800"/>
    <w:rPr>
      <w:sz w:val="24"/>
      <w:szCs w:val="24"/>
    </w:rPr>
  </w:style>
  <w:style w:type="paragraph" w:styleId="NormalWeb">
    <w:name w:val="Normal (Web)"/>
    <w:basedOn w:val="Normal"/>
    <w:uiPriority w:val="99"/>
    <w:rsid w:val="00AA0800"/>
  </w:style>
  <w:style w:type="character" w:styleId="HTMLAcronym">
    <w:name w:val="HTML Acronym"/>
    <w:basedOn w:val="DefaultParagraphFont"/>
    <w:rsid w:val="00AA0800"/>
    <w:rPr>
      <w:lang w:val="en-US"/>
    </w:rPr>
  </w:style>
  <w:style w:type="paragraph" w:styleId="HTMLAddress">
    <w:name w:val="HTML Address"/>
    <w:basedOn w:val="Normal"/>
    <w:link w:val="HTMLAddressChar"/>
    <w:rsid w:val="00AA0800"/>
    <w:rPr>
      <w:i/>
      <w:iCs/>
    </w:rPr>
  </w:style>
  <w:style w:type="character" w:customStyle="1" w:styleId="HTMLAddressChar">
    <w:name w:val="HTML Address Char"/>
    <w:basedOn w:val="DefaultParagraphFont"/>
    <w:link w:val="HTMLAddress"/>
    <w:rsid w:val="00AA0800"/>
    <w:rPr>
      <w:i/>
      <w:iCs/>
      <w:sz w:val="24"/>
      <w:szCs w:val="24"/>
    </w:rPr>
  </w:style>
  <w:style w:type="character" w:styleId="HTMLCite">
    <w:name w:val="HTML Cite"/>
    <w:basedOn w:val="DefaultParagraphFont"/>
    <w:rsid w:val="00AA0800"/>
    <w:rPr>
      <w:i/>
      <w:iCs/>
      <w:lang w:val="en-US"/>
    </w:rPr>
  </w:style>
  <w:style w:type="character" w:styleId="HTMLCode">
    <w:name w:val="HTML Code"/>
    <w:basedOn w:val="DefaultParagraphFont"/>
    <w:rsid w:val="00AA0800"/>
    <w:rPr>
      <w:rFonts w:ascii="Consolas" w:hAnsi="Consolas"/>
      <w:sz w:val="20"/>
      <w:szCs w:val="20"/>
      <w:lang w:val="en-US"/>
    </w:rPr>
  </w:style>
  <w:style w:type="character" w:styleId="HTMLDefinition">
    <w:name w:val="HTML Definition"/>
    <w:basedOn w:val="DefaultParagraphFont"/>
    <w:rsid w:val="00AA0800"/>
    <w:rPr>
      <w:i/>
      <w:iCs/>
      <w:lang w:val="en-US"/>
    </w:rPr>
  </w:style>
  <w:style w:type="character" w:styleId="HTMLKeyboard">
    <w:name w:val="HTML Keyboard"/>
    <w:basedOn w:val="DefaultParagraphFont"/>
    <w:rsid w:val="00AA0800"/>
    <w:rPr>
      <w:rFonts w:ascii="Consolas" w:hAnsi="Consolas"/>
      <w:sz w:val="20"/>
      <w:szCs w:val="20"/>
      <w:lang w:val="en-US"/>
    </w:rPr>
  </w:style>
  <w:style w:type="paragraph" w:styleId="HTMLPreformatted">
    <w:name w:val="HTML Preformatted"/>
    <w:basedOn w:val="Normal"/>
    <w:link w:val="HTMLPreformattedChar"/>
    <w:rsid w:val="00AA0800"/>
    <w:rPr>
      <w:rFonts w:ascii="Consolas" w:hAnsi="Consolas"/>
      <w:sz w:val="20"/>
      <w:szCs w:val="20"/>
    </w:rPr>
  </w:style>
  <w:style w:type="character" w:customStyle="1" w:styleId="HTMLPreformattedChar">
    <w:name w:val="HTML Preformatted Char"/>
    <w:basedOn w:val="DefaultParagraphFont"/>
    <w:link w:val="HTMLPreformatted"/>
    <w:rsid w:val="00AA0800"/>
    <w:rPr>
      <w:rFonts w:ascii="Consolas" w:hAnsi="Consolas"/>
      <w:sz w:val="20"/>
      <w:szCs w:val="20"/>
    </w:rPr>
  </w:style>
  <w:style w:type="character" w:styleId="HTMLSample">
    <w:name w:val="HTML Sample"/>
    <w:basedOn w:val="DefaultParagraphFont"/>
    <w:rsid w:val="00AA0800"/>
    <w:rPr>
      <w:rFonts w:ascii="Consolas" w:hAnsi="Consolas"/>
      <w:sz w:val="24"/>
      <w:szCs w:val="24"/>
      <w:lang w:val="en-US"/>
    </w:rPr>
  </w:style>
  <w:style w:type="character" w:styleId="HTMLTypewriter">
    <w:name w:val="HTML Typewriter"/>
    <w:basedOn w:val="DefaultParagraphFont"/>
    <w:rsid w:val="00AA0800"/>
    <w:rPr>
      <w:rFonts w:ascii="Consolas" w:hAnsi="Consolas"/>
      <w:sz w:val="20"/>
      <w:szCs w:val="20"/>
      <w:lang w:val="en-US"/>
    </w:rPr>
  </w:style>
  <w:style w:type="character" w:styleId="HTMLVariable">
    <w:name w:val="HTML Variable"/>
    <w:basedOn w:val="DefaultParagraphFont"/>
    <w:rsid w:val="00AA0800"/>
    <w:rPr>
      <w:i/>
      <w:iCs/>
      <w:lang w:val="en-US"/>
    </w:rPr>
  </w:style>
  <w:style w:type="paragraph" w:styleId="CommentSubject">
    <w:name w:val="annotation subject"/>
    <w:basedOn w:val="CommentText"/>
    <w:next w:val="CommentText"/>
    <w:link w:val="CommentSubjectChar"/>
    <w:rsid w:val="00AA0800"/>
    <w:rPr>
      <w:b/>
      <w:bCs/>
    </w:rPr>
  </w:style>
  <w:style w:type="character" w:customStyle="1" w:styleId="CommentSubjectChar">
    <w:name w:val="Comment Subject Char"/>
    <w:basedOn w:val="CommentTextChar"/>
    <w:link w:val="CommentSubject"/>
    <w:rsid w:val="00AA0800"/>
    <w:rPr>
      <w:b/>
      <w:bCs/>
      <w:sz w:val="20"/>
      <w:szCs w:val="20"/>
    </w:rPr>
  </w:style>
  <w:style w:type="table" w:styleId="TableSimple1">
    <w:name w:val="Table Simple 1"/>
    <w:basedOn w:val="TableNormal"/>
    <w:rsid w:val="00AA0800"/>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AA080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AA0800"/>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AA0800"/>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A080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AA080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AA080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A080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AA0800"/>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AA0800"/>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AA0800"/>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AA0800"/>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AA0800"/>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A080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AA0800"/>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AA080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AA0800"/>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AA0800"/>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AA0800"/>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AA0800"/>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AA0800"/>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AA080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AA0800"/>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AA080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AA080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AA080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AA0800"/>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AA0800"/>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AA0800"/>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AA080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AA080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rsid w:val="00AA0800"/>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A0800"/>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A080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AA080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AA080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rsid w:val="00AA080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AA080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A080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AA080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AA0800"/>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AA0800"/>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59"/>
    <w:rsid w:val="00AA080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Theme">
    <w:name w:val="Table Theme"/>
    <w:basedOn w:val="TableNormal"/>
    <w:rsid w:val="00AA0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A0800"/>
    <w:rPr>
      <w:color w:val="808080"/>
      <w:lang w:val="en-US"/>
    </w:rPr>
  </w:style>
  <w:style w:type="paragraph" w:styleId="NoSpacing">
    <w:name w:val="No Spacing"/>
    <w:uiPriority w:val="1"/>
    <w:qFormat/>
    <w:rsid w:val="00AA0800"/>
    <w:rPr>
      <w:sz w:val="24"/>
      <w:szCs w:val="24"/>
    </w:rPr>
  </w:style>
  <w:style w:type="table" w:customStyle="1" w:styleId="LightShading1">
    <w:name w:val="Light Shading1"/>
    <w:basedOn w:val="TableNormal"/>
    <w:uiPriority w:val="60"/>
    <w:rsid w:val="00AA08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AA08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AA08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AA080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AA0800"/>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21">
    <w:name w:val="Medium List 21"/>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AA080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
    <w:name w:val="Medium Grid 21"/>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DarkList1">
    <w:name w:val="Dark List1"/>
    <w:basedOn w:val="TableNormal"/>
    <w:uiPriority w:val="70"/>
    <w:rsid w:val="00AA080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Shading1">
    <w:name w:val="Colorful Shading1"/>
    <w:basedOn w:val="TableNormal"/>
    <w:uiPriority w:val="71"/>
    <w:rsid w:val="00AA0800"/>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AA0800"/>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Grid1">
    <w:name w:val="Colorful Grid1"/>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Shading-Accent11">
    <w:name w:val="Light Shading - Accent 11"/>
    <w:basedOn w:val="TableNormal"/>
    <w:uiPriority w:val="60"/>
    <w:rsid w:val="00AA080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AA080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AA080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AA080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AA0800"/>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ListParagraph">
    <w:name w:val="List Paragraph"/>
    <w:aliases w:val="Figure_name,Equipment,Numbered Indented Text,List Paragraph Char Char Char,List Paragraph Char Char,Ref,List Paragraph1,lp1,List Paragraph11,List_TIS,Alpha List Paragraph,Bullet 1,b1,Number_1,List Paragraph2,new,SGLText List Paragraph,bu"/>
    <w:basedOn w:val="Normal"/>
    <w:link w:val="ListParagraphChar"/>
    <w:uiPriority w:val="34"/>
    <w:qFormat/>
    <w:rsid w:val="00AA0800"/>
    <w:pPr>
      <w:ind w:left="720"/>
      <w:contextualSpacing/>
    </w:pPr>
  </w:style>
  <w:style w:type="paragraph" w:styleId="Quote">
    <w:name w:val="Quote"/>
    <w:basedOn w:val="Normal"/>
    <w:next w:val="Normal"/>
    <w:link w:val="QuoteChar"/>
    <w:uiPriority w:val="29"/>
    <w:qFormat/>
    <w:rsid w:val="00AA0800"/>
    <w:rPr>
      <w:i/>
      <w:iCs/>
      <w:color w:val="000000" w:themeColor="text1"/>
    </w:rPr>
  </w:style>
  <w:style w:type="character" w:customStyle="1" w:styleId="QuoteChar">
    <w:name w:val="Quote Char"/>
    <w:basedOn w:val="DefaultParagraphFont"/>
    <w:link w:val="Quote"/>
    <w:uiPriority w:val="29"/>
    <w:rsid w:val="00AA0800"/>
    <w:rPr>
      <w:i/>
      <w:iCs/>
      <w:color w:val="000000" w:themeColor="text1"/>
      <w:sz w:val="24"/>
      <w:szCs w:val="24"/>
    </w:rPr>
  </w:style>
  <w:style w:type="paragraph" w:styleId="IntenseQuote">
    <w:name w:val="Intense Quote"/>
    <w:basedOn w:val="Normal"/>
    <w:next w:val="Normal"/>
    <w:link w:val="IntenseQuoteChar"/>
    <w:uiPriority w:val="30"/>
    <w:qFormat/>
    <w:rsid w:val="00AA080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A0800"/>
    <w:rPr>
      <w:b/>
      <w:bCs/>
      <w:i/>
      <w:iCs/>
      <w:color w:val="4F81BD" w:themeColor="accent1"/>
      <w:sz w:val="24"/>
      <w:szCs w:val="24"/>
    </w:rPr>
  </w:style>
  <w:style w:type="table" w:styleId="MediumList2-Accent1">
    <w:name w:val="Medium List 2 Accent 1"/>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AA080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AA080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71"/>
    <w:rsid w:val="00AA0800"/>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AA080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60"/>
    <w:rsid w:val="00AA0800"/>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AA080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AA080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63"/>
    <w:rsid w:val="00AA080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AA0800"/>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AA080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70"/>
    <w:rsid w:val="00AA080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71"/>
    <w:rsid w:val="00AA0800"/>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72"/>
    <w:rsid w:val="00AA0800"/>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60"/>
    <w:rsid w:val="00AA0800"/>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AA080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AA080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63"/>
    <w:rsid w:val="00AA080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AA0800"/>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67"/>
    <w:rsid w:val="00AA080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70"/>
    <w:rsid w:val="00AA080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71"/>
    <w:rsid w:val="00AA0800"/>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72"/>
    <w:rsid w:val="00AA0800"/>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60"/>
    <w:rsid w:val="00AA0800"/>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AA080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rsid w:val="00AA080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AA080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AA0800"/>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AA080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70"/>
    <w:rsid w:val="00AA080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71"/>
    <w:rsid w:val="00AA0800"/>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72"/>
    <w:rsid w:val="00AA0800"/>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60"/>
    <w:rsid w:val="00AA0800"/>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AA080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AA080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AA0800"/>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AA0800"/>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rsid w:val="00AA0800"/>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AA080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71"/>
    <w:rsid w:val="00AA0800"/>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rsid w:val="00AA0800"/>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60"/>
    <w:rsid w:val="00AA080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61"/>
    <w:rsid w:val="00AA0800"/>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AA0800"/>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AA0800"/>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rsid w:val="00AA0800"/>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67"/>
    <w:rsid w:val="00AA0800"/>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70"/>
    <w:rsid w:val="00AA080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AA0800"/>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72"/>
    <w:rsid w:val="00AA0800"/>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SubtleEmphasis">
    <w:name w:val="Subtle Emphasis"/>
    <w:basedOn w:val="DefaultParagraphFont"/>
    <w:uiPriority w:val="19"/>
    <w:qFormat/>
    <w:rsid w:val="00AA0800"/>
    <w:rPr>
      <w:i/>
      <w:iCs/>
      <w:color w:val="808080" w:themeColor="text1" w:themeTint="7F"/>
      <w:lang w:val="en-US"/>
    </w:rPr>
  </w:style>
  <w:style w:type="character" w:styleId="IntenseEmphasis">
    <w:name w:val="Intense Emphasis"/>
    <w:basedOn w:val="DefaultParagraphFont"/>
    <w:uiPriority w:val="21"/>
    <w:qFormat/>
    <w:rsid w:val="00AA0800"/>
    <w:rPr>
      <w:b/>
      <w:bCs/>
      <w:i/>
      <w:iCs/>
      <w:color w:val="4F81BD" w:themeColor="accent1"/>
      <w:lang w:val="en-US"/>
    </w:rPr>
  </w:style>
  <w:style w:type="character" w:styleId="SubtleReference">
    <w:name w:val="Subtle Reference"/>
    <w:basedOn w:val="DefaultParagraphFont"/>
    <w:uiPriority w:val="31"/>
    <w:qFormat/>
    <w:rsid w:val="00AA0800"/>
    <w:rPr>
      <w:smallCaps/>
      <w:color w:val="C0504D" w:themeColor="accent2"/>
      <w:u w:val="single"/>
      <w:lang w:val="en-US"/>
    </w:rPr>
  </w:style>
  <w:style w:type="character" w:styleId="IntenseReference">
    <w:name w:val="Intense Reference"/>
    <w:basedOn w:val="DefaultParagraphFont"/>
    <w:uiPriority w:val="32"/>
    <w:qFormat/>
    <w:rsid w:val="00AA0800"/>
    <w:rPr>
      <w:b/>
      <w:bCs/>
      <w:smallCaps/>
      <w:color w:val="C0504D" w:themeColor="accent2"/>
      <w:spacing w:val="5"/>
      <w:u w:val="single"/>
      <w:lang w:val="en-US"/>
    </w:rPr>
  </w:style>
  <w:style w:type="character" w:styleId="BookTitle">
    <w:name w:val="Book Title"/>
    <w:basedOn w:val="DefaultParagraphFont"/>
    <w:uiPriority w:val="33"/>
    <w:qFormat/>
    <w:rsid w:val="00AA0800"/>
    <w:rPr>
      <w:b/>
      <w:bCs/>
      <w:smallCaps/>
      <w:spacing w:val="5"/>
      <w:lang w:val="en-US"/>
    </w:rPr>
  </w:style>
  <w:style w:type="paragraph" w:styleId="Bibliography">
    <w:name w:val="Bibliography"/>
    <w:basedOn w:val="Normal"/>
    <w:next w:val="Normal"/>
    <w:uiPriority w:val="37"/>
    <w:semiHidden/>
    <w:unhideWhenUsed/>
    <w:rsid w:val="00AA0800"/>
  </w:style>
  <w:style w:type="paragraph" w:styleId="TOCHeading">
    <w:name w:val="TOC Heading"/>
    <w:basedOn w:val="Heading1"/>
    <w:next w:val="Normal"/>
    <w:uiPriority w:val="39"/>
    <w:semiHidden/>
    <w:unhideWhenUsed/>
    <w:qFormat/>
    <w:rsid w:val="00AA0800"/>
    <w:pPr>
      <w:numPr>
        <w:numId w:val="0"/>
      </w:numPr>
      <w:spacing w:before="480" w:after="0"/>
      <w:outlineLvl w:val="9"/>
    </w:pPr>
    <w:rPr>
      <w:rFonts w:asciiTheme="majorHAnsi" w:eastAsiaTheme="majorEastAsia" w:hAnsiTheme="majorHAnsi" w:cstheme="majorBidi"/>
      <w:b/>
      <w:bCs/>
      <w:color w:val="365F91" w:themeColor="accent1" w:themeShade="BF"/>
      <w:kern w:val="0"/>
      <w:sz w:val="28"/>
      <w:szCs w:val="28"/>
      <w:lang w:val="en-US"/>
    </w:rPr>
  </w:style>
  <w:style w:type="paragraph" w:customStyle="1" w:styleId="TableList1number">
    <w:name w:val="Table List 1 (number)"/>
    <w:rsid w:val="00AA0800"/>
    <w:pPr>
      <w:tabs>
        <w:tab w:val="num" w:pos="360"/>
      </w:tabs>
      <w:spacing w:before="80" w:after="80"/>
      <w:ind w:left="360" w:hanging="360"/>
    </w:pPr>
  </w:style>
  <w:style w:type="paragraph" w:customStyle="1" w:styleId="TableList2alpha">
    <w:name w:val="Table List 2 (alpha)"/>
    <w:rsid w:val="00AA0800"/>
    <w:pPr>
      <w:tabs>
        <w:tab w:val="num" w:pos="720"/>
      </w:tabs>
      <w:spacing w:before="80" w:after="80"/>
      <w:ind w:left="720" w:hanging="360"/>
    </w:pPr>
  </w:style>
  <w:style w:type="paragraph" w:customStyle="1" w:styleId="TableList3roman">
    <w:name w:val="Table List 3 (roman)"/>
    <w:rsid w:val="00AA0800"/>
    <w:pPr>
      <w:tabs>
        <w:tab w:val="left" w:pos="1080"/>
        <w:tab w:val="num" w:pos="1440"/>
      </w:tabs>
      <w:spacing w:before="80" w:after="80"/>
      <w:ind w:left="1080" w:hanging="360"/>
    </w:pPr>
  </w:style>
  <w:style w:type="paragraph" w:customStyle="1" w:styleId="SubStep">
    <w:name w:val="SubStep"/>
    <w:rsid w:val="00AA0800"/>
    <w:pPr>
      <w:tabs>
        <w:tab w:val="num" w:pos="1584"/>
      </w:tabs>
      <w:spacing w:before="80" w:after="80"/>
      <w:ind w:left="1584" w:hanging="144"/>
    </w:pPr>
  </w:style>
  <w:style w:type="paragraph" w:customStyle="1" w:styleId="List1number">
    <w:name w:val="List 1 (number)"/>
    <w:rsid w:val="00AA0800"/>
    <w:pPr>
      <w:tabs>
        <w:tab w:val="num" w:pos="1800"/>
      </w:tabs>
      <w:spacing w:before="80" w:after="80"/>
      <w:ind w:left="1800" w:hanging="360"/>
    </w:pPr>
  </w:style>
  <w:style w:type="paragraph" w:customStyle="1" w:styleId="List2alpha">
    <w:name w:val="List 2 (alpha)"/>
    <w:rsid w:val="00AA0800"/>
    <w:pPr>
      <w:tabs>
        <w:tab w:val="num" w:pos="2146"/>
      </w:tabs>
      <w:spacing w:after="80"/>
      <w:ind w:left="2160" w:hanging="360"/>
    </w:pPr>
  </w:style>
  <w:style w:type="paragraph" w:customStyle="1" w:styleId="List3roman">
    <w:name w:val="List 3 (roman)"/>
    <w:rsid w:val="00AA0800"/>
    <w:pPr>
      <w:tabs>
        <w:tab w:val="left" w:pos="2520"/>
        <w:tab w:val="num" w:pos="2880"/>
      </w:tabs>
      <w:spacing w:after="80"/>
      <w:ind w:left="2520" w:hanging="360"/>
    </w:pPr>
  </w:style>
  <w:style w:type="paragraph" w:customStyle="1" w:styleId="Step">
    <w:name w:val="Step"/>
    <w:rsid w:val="00AA0800"/>
    <w:pPr>
      <w:tabs>
        <w:tab w:val="num" w:pos="1800"/>
      </w:tabs>
      <w:spacing w:before="80" w:after="80"/>
      <w:ind w:left="1800" w:hanging="360"/>
    </w:pPr>
  </w:style>
  <w:style w:type="numbering" w:customStyle="1" w:styleId="UBulletTable">
    <w:name w:val="UBullet Table"/>
    <w:basedOn w:val="UBullet"/>
    <w:uiPriority w:val="99"/>
    <w:rsid w:val="00AA0800"/>
    <w:pPr>
      <w:numPr>
        <w:numId w:val="3"/>
      </w:numPr>
    </w:pPr>
  </w:style>
  <w:style w:type="numbering" w:customStyle="1" w:styleId="UList">
    <w:name w:val="UList"/>
    <w:basedOn w:val="UBullet"/>
    <w:uiPriority w:val="99"/>
    <w:rsid w:val="00AA0800"/>
    <w:pPr>
      <w:numPr>
        <w:numId w:val="4"/>
      </w:numPr>
    </w:pPr>
  </w:style>
  <w:style w:type="numbering" w:customStyle="1" w:styleId="UListTable">
    <w:name w:val="UList Table"/>
    <w:basedOn w:val="NoList"/>
    <w:uiPriority w:val="99"/>
    <w:rsid w:val="00AA0800"/>
    <w:pPr>
      <w:numPr>
        <w:numId w:val="5"/>
      </w:numPr>
    </w:pPr>
  </w:style>
  <w:style w:type="numbering" w:customStyle="1" w:styleId="UStep">
    <w:name w:val="UStep"/>
    <w:basedOn w:val="NoList"/>
    <w:uiPriority w:val="99"/>
    <w:rsid w:val="00AA0800"/>
    <w:pPr>
      <w:numPr>
        <w:numId w:val="6"/>
      </w:numPr>
    </w:pPr>
  </w:style>
  <w:style w:type="numbering" w:customStyle="1" w:styleId="UStepTable">
    <w:name w:val="UStep Table"/>
    <w:basedOn w:val="NoList"/>
    <w:uiPriority w:val="99"/>
    <w:rsid w:val="00AA0800"/>
    <w:pPr>
      <w:numPr>
        <w:numId w:val="7"/>
      </w:numPr>
    </w:pPr>
  </w:style>
  <w:style w:type="paragraph" w:customStyle="1" w:styleId="PartHeader">
    <w:name w:val="Part Header"/>
    <w:rsid w:val="00AA0800"/>
    <w:pPr>
      <w:tabs>
        <w:tab w:val="num" w:pos="1440"/>
      </w:tabs>
      <w:spacing w:before="4080"/>
      <w:ind w:left="1440" w:hanging="360"/>
    </w:pPr>
    <w:rPr>
      <w:rFonts w:ascii="Verdana" w:hAnsi="Verdana"/>
      <w:b/>
      <w:bCs/>
      <w:color w:val="FFFFFF"/>
      <w:sz w:val="18"/>
      <w:szCs w:val="240"/>
    </w:rPr>
  </w:style>
  <w:style w:type="character" w:customStyle="1" w:styleId="CodeChar">
    <w:name w:val="Code Char"/>
    <w:basedOn w:val="DefaultParagraphFont"/>
    <w:link w:val="Code"/>
    <w:rsid w:val="00AA0800"/>
    <w:rPr>
      <w:rFonts w:ascii="Courier New" w:hAnsi="Courier New" w:cs="Courier New"/>
      <w:noProof/>
      <w:sz w:val="18"/>
      <w:szCs w:val="18"/>
    </w:rPr>
  </w:style>
  <w:style w:type="character" w:customStyle="1" w:styleId="MessageChar">
    <w:name w:val="Message Char"/>
    <w:basedOn w:val="DefaultParagraphFont"/>
    <w:link w:val="Message"/>
    <w:rsid w:val="00AA0800"/>
    <w:rPr>
      <w:rFonts w:asciiTheme="majorBidi" w:hAnsiTheme="majorBidi" w:cstheme="majorBidi"/>
      <w:i/>
      <w:iCs/>
    </w:rPr>
  </w:style>
  <w:style w:type="character" w:customStyle="1" w:styleId="MessageTableChar">
    <w:name w:val="Message Table Char"/>
    <w:basedOn w:val="MessageChar"/>
    <w:link w:val="MessageTable"/>
    <w:rsid w:val="00AA0800"/>
    <w:rPr>
      <w:rFonts w:asciiTheme="majorBidi" w:hAnsiTheme="majorBidi" w:cstheme="majorBidi"/>
      <w:i/>
      <w:iCs/>
      <w:sz w:val="18"/>
    </w:rPr>
  </w:style>
  <w:style w:type="numbering" w:customStyle="1" w:styleId="UBullet">
    <w:name w:val="UBullet"/>
    <w:basedOn w:val="NoList"/>
    <w:uiPriority w:val="99"/>
    <w:rsid w:val="00AA0800"/>
    <w:pPr>
      <w:numPr>
        <w:numId w:val="2"/>
      </w:numPr>
    </w:pPr>
  </w:style>
  <w:style w:type="paragraph" w:customStyle="1" w:styleId="DocumentType">
    <w:name w:val="Document Type"/>
    <w:qFormat/>
    <w:rsid w:val="00AA0800"/>
    <w:pPr>
      <w:spacing w:before="240" w:after="240"/>
    </w:pPr>
    <w:rPr>
      <w:rFonts w:ascii="Arial" w:hAnsi="Arial" w:cs="Arial"/>
      <w:bCs/>
      <w:color w:val="606064"/>
      <w:sz w:val="40"/>
      <w:szCs w:val="56"/>
    </w:rPr>
  </w:style>
  <w:style w:type="paragraph" w:customStyle="1" w:styleId="DocumentName">
    <w:name w:val="Document Name"/>
    <w:basedOn w:val="DocumentType"/>
    <w:qFormat/>
    <w:rsid w:val="00AA0800"/>
    <w:pPr>
      <w:spacing w:before="1880" w:after="300"/>
    </w:pPr>
    <w:rPr>
      <w:sz w:val="52"/>
      <w:szCs w:val="52"/>
    </w:rPr>
  </w:style>
  <w:style w:type="paragraph" w:customStyle="1" w:styleId="AccountName">
    <w:name w:val="Account Name"/>
    <w:basedOn w:val="Normal"/>
    <w:rsid w:val="00AA0800"/>
    <w:rPr>
      <w:rFonts w:ascii="Arial" w:hAnsi="Arial"/>
      <w:caps/>
      <w:color w:val="606064"/>
      <w:spacing w:val="20"/>
      <w:sz w:val="32"/>
      <w:szCs w:val="32"/>
    </w:rPr>
  </w:style>
  <w:style w:type="paragraph" w:styleId="TOC1">
    <w:name w:val="toc 1"/>
    <w:basedOn w:val="Normal"/>
    <w:next w:val="Normal"/>
    <w:autoRedefine/>
    <w:uiPriority w:val="39"/>
    <w:rsid w:val="00B04465"/>
    <w:pPr>
      <w:tabs>
        <w:tab w:val="right" w:leader="dot" w:pos="9360"/>
      </w:tabs>
      <w:ind w:left="504" w:right="288" w:hanging="504"/>
    </w:pPr>
    <w:rPr>
      <w:rFonts w:ascii="Arial" w:hAnsi="Arial"/>
      <w:b/>
      <w:noProof/>
      <w:color w:val="808084"/>
      <w:sz w:val="22"/>
    </w:rPr>
  </w:style>
  <w:style w:type="paragraph" w:styleId="TOC2">
    <w:name w:val="toc 2"/>
    <w:next w:val="BodyText"/>
    <w:autoRedefine/>
    <w:uiPriority w:val="39"/>
    <w:rsid w:val="00AA0800"/>
    <w:pPr>
      <w:tabs>
        <w:tab w:val="left" w:pos="1080"/>
        <w:tab w:val="right" w:leader="dot" w:pos="9360"/>
      </w:tabs>
      <w:spacing w:before="120"/>
      <w:ind w:left="1080" w:right="288" w:hanging="576"/>
    </w:pPr>
    <w:rPr>
      <w:rFonts w:ascii="Arial" w:hAnsi="Arial"/>
      <w:color w:val="606064"/>
      <w:sz w:val="20"/>
      <w:szCs w:val="24"/>
    </w:rPr>
  </w:style>
  <w:style w:type="paragraph" w:styleId="TOC7">
    <w:name w:val="toc 7"/>
    <w:basedOn w:val="TOC1"/>
    <w:next w:val="Normal"/>
    <w:autoRedefine/>
    <w:uiPriority w:val="39"/>
    <w:rsid w:val="00AA0800"/>
    <w:pPr>
      <w:ind w:left="1584" w:hanging="1584"/>
    </w:pPr>
    <w:rPr>
      <w:rFonts w:cs="Arial"/>
      <w:bCs/>
    </w:rPr>
  </w:style>
  <w:style w:type="paragraph" w:customStyle="1" w:styleId="BannerAppendixLetter">
    <w:name w:val="Banner Appendix Letter"/>
    <w:rsid w:val="00AA0800"/>
    <w:pPr>
      <w:tabs>
        <w:tab w:val="num" w:pos="2520"/>
      </w:tabs>
      <w:spacing w:before="380"/>
      <w:ind w:left="7704"/>
    </w:pPr>
    <w:rPr>
      <w:rFonts w:ascii="Arial" w:hAnsi="Arial"/>
      <w:b/>
      <w:bCs/>
      <w:color w:val="FFFFFF"/>
      <w:sz w:val="200"/>
      <w:szCs w:val="200"/>
    </w:rPr>
  </w:style>
  <w:style w:type="paragraph" w:styleId="TOC8">
    <w:name w:val="toc 8"/>
    <w:basedOn w:val="TOC1"/>
    <w:next w:val="Normal"/>
    <w:uiPriority w:val="39"/>
    <w:rsid w:val="00AA0800"/>
    <w:pPr>
      <w:tabs>
        <w:tab w:val="left" w:pos="2880"/>
      </w:tabs>
      <w:spacing w:before="100"/>
      <w:ind w:left="2880" w:hanging="720"/>
    </w:pPr>
    <w:rPr>
      <w:rFonts w:cs="Arial"/>
      <w:bCs/>
    </w:rPr>
  </w:style>
  <w:style w:type="character" w:customStyle="1" w:styleId="HeaderChar">
    <w:name w:val="Header Char"/>
    <w:basedOn w:val="DefaultParagraphFont"/>
    <w:link w:val="Header"/>
    <w:rsid w:val="00AA0800"/>
    <w:rPr>
      <w:rFonts w:ascii="Arial" w:hAnsi="Arial" w:cs="Arial"/>
      <w:color w:val="6B7000"/>
      <w:sz w:val="18"/>
      <w:szCs w:val="18"/>
    </w:rPr>
  </w:style>
  <w:style w:type="paragraph" w:styleId="TOC9">
    <w:name w:val="toc 9"/>
    <w:basedOn w:val="TOC1"/>
    <w:next w:val="Normal"/>
    <w:autoRedefine/>
    <w:uiPriority w:val="39"/>
    <w:rsid w:val="00AA0800"/>
    <w:pPr>
      <w:ind w:left="1152" w:hanging="1152"/>
    </w:pPr>
  </w:style>
  <w:style w:type="paragraph" w:styleId="TOC6">
    <w:name w:val="toc 6"/>
    <w:basedOn w:val="TOC8"/>
    <w:next w:val="BodyText"/>
    <w:autoRedefine/>
    <w:uiPriority w:val="39"/>
    <w:rsid w:val="00AA0800"/>
    <w:pPr>
      <w:tabs>
        <w:tab w:val="clear" w:pos="9360"/>
        <w:tab w:val="right" w:leader="dot" w:pos="9350"/>
      </w:tabs>
      <w:ind w:left="3787" w:hanging="1627"/>
    </w:pPr>
  </w:style>
  <w:style w:type="paragraph" w:styleId="TOC3">
    <w:name w:val="toc 3"/>
    <w:basedOn w:val="Normal"/>
    <w:next w:val="Normal"/>
    <w:autoRedefine/>
    <w:uiPriority w:val="39"/>
    <w:rsid w:val="00032932"/>
    <w:pPr>
      <w:tabs>
        <w:tab w:val="left" w:pos="1872"/>
        <w:tab w:val="right" w:leader="dot" w:pos="9360"/>
      </w:tabs>
      <w:ind w:left="1872" w:right="432" w:hanging="792"/>
    </w:pPr>
    <w:rPr>
      <w:rFonts w:ascii="Arial" w:hAnsi="Arial"/>
      <w:color w:val="606064"/>
      <w:sz w:val="20"/>
    </w:rPr>
  </w:style>
  <w:style w:type="paragraph" w:customStyle="1" w:styleId="DocumentInformation">
    <w:name w:val="Document Information"/>
    <w:qFormat/>
    <w:rsid w:val="00AA0800"/>
    <w:pPr>
      <w:pageBreakBefore/>
      <w:spacing w:before="960" w:after="240"/>
    </w:pPr>
    <w:rPr>
      <w:rFonts w:ascii="Arial" w:hAnsi="Arial" w:cs="Arial"/>
      <w:b/>
      <w:bCs/>
      <w:color w:val="606064"/>
    </w:rPr>
  </w:style>
  <w:style w:type="numbering" w:styleId="111111">
    <w:name w:val="Outline List 2"/>
    <w:basedOn w:val="NoList"/>
    <w:rsid w:val="00AA0800"/>
    <w:pPr>
      <w:numPr>
        <w:numId w:val="8"/>
      </w:numPr>
    </w:pPr>
  </w:style>
  <w:style w:type="numbering" w:styleId="ArticleSection">
    <w:name w:val="Outline List 3"/>
    <w:basedOn w:val="NoList"/>
    <w:rsid w:val="00AA0800"/>
    <w:pPr>
      <w:numPr>
        <w:numId w:val="9"/>
      </w:numPr>
    </w:pPr>
  </w:style>
  <w:style w:type="character" w:customStyle="1" w:styleId="FooterChar">
    <w:name w:val="Footer Char"/>
    <w:basedOn w:val="DefaultParagraphFont"/>
    <w:link w:val="Footer"/>
    <w:rsid w:val="00AA0800"/>
    <w:rPr>
      <w:rFonts w:ascii="Arial" w:hAnsi="Arial" w:cs="Arial"/>
      <w:color w:val="6B7000"/>
      <w:sz w:val="18"/>
      <w:szCs w:val="18"/>
    </w:rPr>
  </w:style>
  <w:style w:type="paragraph" w:customStyle="1" w:styleId="Note">
    <w:name w:val="Note"/>
    <w:next w:val="BodyText"/>
    <w:link w:val="NoteChar"/>
    <w:qFormat/>
    <w:rsid w:val="00AA0800"/>
    <w:pPr>
      <w:spacing w:before="120" w:after="120"/>
      <w:ind w:left="1944" w:hanging="504"/>
    </w:pPr>
    <w:rPr>
      <w:rFonts w:ascii="Arial" w:hAnsi="Arial" w:cs="Arial"/>
      <w:bCs/>
      <w:i/>
      <w:kern w:val="32"/>
      <w:sz w:val="20"/>
      <w:szCs w:val="20"/>
    </w:rPr>
  </w:style>
  <w:style w:type="paragraph" w:customStyle="1" w:styleId="HeaderTable">
    <w:name w:val="Header Table"/>
    <w:link w:val="HeaderTableChar"/>
    <w:qFormat/>
    <w:rsid w:val="00AA0800"/>
    <w:pPr>
      <w:keepNext/>
      <w:keepLines/>
      <w:spacing w:before="40" w:after="40"/>
    </w:pPr>
    <w:rPr>
      <w:rFonts w:ascii="Arial" w:hAnsi="Arial"/>
      <w:b/>
      <w:sz w:val="18"/>
      <w:szCs w:val="20"/>
    </w:rPr>
  </w:style>
  <w:style w:type="paragraph" w:styleId="TOC4">
    <w:name w:val="toc 4"/>
    <w:basedOn w:val="Normal"/>
    <w:next w:val="Normal"/>
    <w:autoRedefine/>
    <w:uiPriority w:val="39"/>
    <w:rsid w:val="00AA0800"/>
    <w:pPr>
      <w:spacing w:after="100"/>
      <w:ind w:left="720"/>
    </w:pPr>
    <w:rPr>
      <w:color w:val="606064"/>
    </w:rPr>
  </w:style>
  <w:style w:type="character" w:customStyle="1" w:styleId="NoteChar">
    <w:name w:val="Note Char"/>
    <w:basedOn w:val="BodyTextChar"/>
    <w:link w:val="Note"/>
    <w:rsid w:val="00AA0800"/>
    <w:rPr>
      <w:rFonts w:ascii="Arial" w:hAnsi="Arial" w:cs="Arial"/>
      <w:bCs/>
      <w:i/>
      <w:kern w:val="32"/>
      <w:sz w:val="20"/>
      <w:szCs w:val="20"/>
    </w:rPr>
  </w:style>
  <w:style w:type="character" w:customStyle="1" w:styleId="Heading1Char">
    <w:name w:val="Heading 1 Char"/>
    <w:basedOn w:val="DefaultParagraphFont"/>
    <w:link w:val="Heading1"/>
    <w:rsid w:val="000966A1"/>
    <w:rPr>
      <w:rFonts w:ascii="Century Gothic" w:hAnsi="Century Gothic" w:cstheme="minorBidi"/>
      <w:color w:val="606064"/>
      <w:kern w:val="32"/>
      <w:sz w:val="44"/>
      <w:szCs w:val="44"/>
      <w:lang w:val="en-GB"/>
    </w:rPr>
  </w:style>
  <w:style w:type="paragraph" w:customStyle="1" w:styleId="Client">
    <w:name w:val="Client"/>
    <w:link w:val="ClientChar"/>
    <w:qFormat/>
    <w:rsid w:val="00AA0800"/>
    <w:pPr>
      <w:ind w:left="1440"/>
    </w:pPr>
    <w:rPr>
      <w:rFonts w:asciiTheme="minorHAnsi" w:hAnsiTheme="minorHAnsi"/>
      <w:noProof/>
      <w:spacing w:val="20"/>
      <w:sz w:val="20"/>
      <w:szCs w:val="32"/>
    </w:rPr>
  </w:style>
  <w:style w:type="character" w:customStyle="1" w:styleId="ClientChar">
    <w:name w:val="Client Char"/>
    <w:basedOn w:val="DefaultParagraphFont"/>
    <w:link w:val="Client"/>
    <w:rsid w:val="00AA0800"/>
    <w:rPr>
      <w:rFonts w:asciiTheme="minorHAnsi" w:hAnsiTheme="minorHAnsi"/>
      <w:noProof/>
      <w:spacing w:val="20"/>
      <w:sz w:val="20"/>
      <w:szCs w:val="32"/>
    </w:rPr>
  </w:style>
  <w:style w:type="paragraph" w:customStyle="1" w:styleId="ClientTable">
    <w:name w:val="Client Table"/>
    <w:basedOn w:val="Client"/>
    <w:link w:val="ClientTableChar"/>
    <w:qFormat/>
    <w:rsid w:val="00AA0800"/>
    <w:pPr>
      <w:ind w:left="0"/>
    </w:pPr>
    <w:rPr>
      <w:sz w:val="18"/>
    </w:rPr>
  </w:style>
  <w:style w:type="character" w:customStyle="1" w:styleId="ClientTableChar">
    <w:name w:val="Client Table Char"/>
    <w:basedOn w:val="ClientChar"/>
    <w:link w:val="ClientTable"/>
    <w:rsid w:val="00AA0800"/>
    <w:rPr>
      <w:rFonts w:asciiTheme="minorHAnsi" w:hAnsiTheme="minorHAnsi"/>
      <w:noProof/>
      <w:spacing w:val="20"/>
      <w:sz w:val="18"/>
      <w:szCs w:val="32"/>
    </w:rPr>
  </w:style>
  <w:style w:type="paragraph" w:styleId="TOC5">
    <w:name w:val="toc 5"/>
    <w:basedOn w:val="Normal"/>
    <w:next w:val="Normal"/>
    <w:autoRedefine/>
    <w:rsid w:val="00AA0800"/>
    <w:pPr>
      <w:spacing w:after="100"/>
      <w:ind w:left="960"/>
    </w:pPr>
  </w:style>
  <w:style w:type="table" w:styleId="LightShading">
    <w:name w:val="Light Shading"/>
    <w:basedOn w:val="TableNormal"/>
    <w:uiPriority w:val="60"/>
    <w:rsid w:val="00AA08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AA08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AA08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AA080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AA0800"/>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AA080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AA080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AA080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AA08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rsid w:val="00AA080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
    <w:name w:val="Colorful Shading"/>
    <w:basedOn w:val="TableNormal"/>
    <w:uiPriority w:val="71"/>
    <w:rsid w:val="00AA0800"/>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AA0800"/>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
    <w:name w:val="Colorful Grid"/>
    <w:basedOn w:val="TableNormal"/>
    <w:uiPriority w:val="73"/>
    <w:rsid w:val="00AA080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1">
    <w:name w:val="Light Shading Accent 1"/>
    <w:basedOn w:val="TableNormal"/>
    <w:uiPriority w:val="60"/>
    <w:rsid w:val="00AA080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AA080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A080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AA080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AA08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AA0800"/>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customStyle="1" w:styleId="CodeTable">
    <w:name w:val="Code Table"/>
    <w:basedOn w:val="Code"/>
    <w:qFormat/>
    <w:rsid w:val="00AA0800"/>
    <w:pPr>
      <w:keepNext/>
      <w:ind w:left="0"/>
    </w:pPr>
  </w:style>
  <w:style w:type="character" w:customStyle="1" w:styleId="TableBodyCharChar">
    <w:name w:val="Table Body Char Char"/>
    <w:basedOn w:val="DefaultParagraphFont"/>
    <w:link w:val="TableBody"/>
    <w:locked/>
    <w:rsid w:val="00AA0800"/>
  </w:style>
  <w:style w:type="paragraph" w:customStyle="1" w:styleId="TableBody">
    <w:name w:val="Table Body"/>
    <w:aliases w:val="tb"/>
    <w:basedOn w:val="Normal"/>
    <w:link w:val="TableBodyCharChar"/>
    <w:qFormat/>
    <w:rsid w:val="00AA0800"/>
    <w:pPr>
      <w:keepNext/>
      <w:spacing w:before="40" w:after="40"/>
    </w:pPr>
    <w:rPr>
      <w:sz w:val="22"/>
      <w:szCs w:val="22"/>
    </w:rPr>
  </w:style>
  <w:style w:type="character" w:customStyle="1" w:styleId="Command">
    <w:name w:val="Command"/>
    <w:basedOn w:val="DefaultParagraphFont"/>
    <w:rsid w:val="00AA0800"/>
    <w:rPr>
      <w:rFonts w:ascii="Arial" w:hAnsi="Arial" w:cs="Arial" w:hint="default"/>
      <w:b/>
      <w:bCs/>
    </w:rPr>
  </w:style>
  <w:style w:type="paragraph" w:customStyle="1" w:styleId="TableHeader">
    <w:name w:val="Table Header"/>
    <w:link w:val="TableHeaderChar"/>
    <w:rsid w:val="00F00B2C"/>
    <w:pPr>
      <w:keepNext/>
      <w:keepLines/>
      <w:spacing w:before="40" w:after="40"/>
    </w:pPr>
    <w:rPr>
      <w:rFonts w:ascii="Arial" w:hAnsi="Arial" w:cs="Arial"/>
      <w:b/>
      <w:bCs/>
      <w:color w:val="003366"/>
      <w:sz w:val="18"/>
      <w:szCs w:val="18"/>
    </w:rPr>
  </w:style>
  <w:style w:type="character" w:customStyle="1" w:styleId="TableHeaderChar">
    <w:name w:val="Table Header Char"/>
    <w:link w:val="TableHeader"/>
    <w:locked/>
    <w:rsid w:val="00F00B2C"/>
    <w:rPr>
      <w:rFonts w:ascii="Arial" w:hAnsi="Arial" w:cs="Arial"/>
      <w:b/>
      <w:bCs/>
      <w:color w:val="003366"/>
      <w:sz w:val="18"/>
      <w:szCs w:val="18"/>
    </w:rPr>
  </w:style>
  <w:style w:type="paragraph" w:customStyle="1" w:styleId="TableText">
    <w:name w:val="Table Text"/>
    <w:basedOn w:val="Normal"/>
    <w:rsid w:val="00734BE3"/>
    <w:pPr>
      <w:spacing w:before="80" w:after="80"/>
    </w:pPr>
    <w:rPr>
      <w:rFonts w:ascii="Arial" w:hAnsi="Arial" w:cs="Arial"/>
      <w:color w:val="000000"/>
      <w:sz w:val="18"/>
      <w:szCs w:val="18"/>
    </w:rPr>
  </w:style>
  <w:style w:type="character" w:customStyle="1" w:styleId="Heading2Char">
    <w:name w:val="Heading 2 Char"/>
    <w:basedOn w:val="DefaultParagraphFont"/>
    <w:link w:val="Heading2"/>
    <w:rsid w:val="000D6322"/>
    <w:rPr>
      <w:rFonts w:ascii="Century Gothic" w:hAnsi="Century Gothic" w:cstheme="minorBidi"/>
      <w:bCs/>
      <w:color w:val="606064"/>
      <w:kern w:val="32"/>
      <w:sz w:val="36"/>
      <w:szCs w:val="36"/>
    </w:rPr>
  </w:style>
  <w:style w:type="character" w:customStyle="1" w:styleId="TableBodyChar">
    <w:name w:val="Table Body Char"/>
    <w:basedOn w:val="DefaultParagraphFont"/>
    <w:locked/>
    <w:rsid w:val="00C96FD9"/>
  </w:style>
  <w:style w:type="character" w:customStyle="1" w:styleId="HeaderTableChar">
    <w:name w:val="Header Table Char"/>
    <w:basedOn w:val="DefaultParagraphFont"/>
    <w:link w:val="HeaderTable"/>
    <w:locked/>
    <w:rsid w:val="00C96FD9"/>
    <w:rPr>
      <w:rFonts w:ascii="Arial" w:hAnsi="Arial"/>
      <w:b/>
      <w:sz w:val="18"/>
      <w:szCs w:val="20"/>
    </w:rPr>
  </w:style>
  <w:style w:type="character" w:customStyle="1" w:styleId="Bullet1squareChar">
    <w:name w:val="Bullet 1 (square) Char"/>
    <w:basedOn w:val="DefaultParagraphFont"/>
    <w:link w:val="Bullet1square"/>
    <w:locked/>
    <w:rsid w:val="00A23AE9"/>
    <w:rPr>
      <w:rFonts w:eastAsia="Times New Roman"/>
    </w:rPr>
  </w:style>
  <w:style w:type="paragraph" w:customStyle="1" w:styleId="Bullet1square">
    <w:name w:val="Bullet 1 (square)"/>
    <w:basedOn w:val="Normal"/>
    <w:link w:val="Bullet1squareChar"/>
    <w:rsid w:val="00A23AE9"/>
    <w:pPr>
      <w:numPr>
        <w:numId w:val="13"/>
      </w:numPr>
      <w:spacing w:after="80"/>
    </w:pPr>
    <w:rPr>
      <w:sz w:val="22"/>
      <w:szCs w:val="22"/>
    </w:rPr>
  </w:style>
  <w:style w:type="character" w:customStyle="1" w:styleId="BodyTextTableChar">
    <w:name w:val="Body Text Table Char"/>
    <w:link w:val="BodyTextTable"/>
    <w:locked/>
    <w:rsid w:val="00A937AE"/>
    <w:rPr>
      <w:sz w:val="20"/>
      <w:szCs w:val="20"/>
    </w:rPr>
  </w:style>
  <w:style w:type="table" w:customStyle="1" w:styleId="TableGrid10">
    <w:name w:val="Table Grid1"/>
    <w:basedOn w:val="TableNormal"/>
    <w:uiPriority w:val="59"/>
    <w:rsid w:val="00A937AE"/>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65AE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20">
    <w:name w:val="Table Grid2"/>
    <w:basedOn w:val="TableNormal"/>
    <w:next w:val="TableGrid"/>
    <w:uiPriority w:val="59"/>
    <w:rsid w:val="000F4029"/>
    <w:rPr>
      <w:rFonts w:asciiTheme="minorHAnsi" w:eastAsiaTheme="minorHAnsi" w:hAnsiTheme="minorHAnsi" w:cstheme="minorBid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4029"/>
    <w:pPr>
      <w:autoSpaceDE w:val="0"/>
      <w:autoSpaceDN w:val="0"/>
      <w:adjustRightInd w:val="0"/>
    </w:pPr>
    <w:rPr>
      <w:color w:val="000000"/>
      <w:sz w:val="24"/>
      <w:szCs w:val="24"/>
      <w:lang w:bidi="ar-SA"/>
    </w:rPr>
  </w:style>
  <w:style w:type="paragraph" w:customStyle="1" w:styleId="Num1">
    <w:name w:val="Num1"/>
    <w:basedOn w:val="BodyText"/>
    <w:qFormat/>
    <w:rsid w:val="00CB40E7"/>
    <w:pPr>
      <w:numPr>
        <w:numId w:val="15"/>
      </w:numPr>
    </w:pPr>
    <w:rPr>
      <w:rFonts w:ascii="Century Gothic" w:eastAsia="Times New Roman" w:hAnsi="Century Gothic"/>
      <w:sz w:val="20"/>
    </w:rPr>
  </w:style>
  <w:style w:type="paragraph" w:customStyle="1" w:styleId="Num2">
    <w:name w:val="Num2"/>
    <w:basedOn w:val="BodyText"/>
    <w:rsid w:val="00CB40E7"/>
    <w:pPr>
      <w:numPr>
        <w:ilvl w:val="1"/>
        <w:numId w:val="15"/>
      </w:numPr>
    </w:pPr>
    <w:rPr>
      <w:rFonts w:ascii="Century Gothic" w:eastAsia="Times New Roman" w:hAnsi="Century Gothic"/>
      <w:sz w:val="20"/>
    </w:rPr>
  </w:style>
  <w:style w:type="paragraph" w:customStyle="1" w:styleId="Num3">
    <w:name w:val="Num3"/>
    <w:basedOn w:val="Num2"/>
    <w:uiPriority w:val="99"/>
    <w:rsid w:val="00CB40E7"/>
    <w:pPr>
      <w:numPr>
        <w:ilvl w:val="2"/>
      </w:numPr>
    </w:pPr>
  </w:style>
  <w:style w:type="paragraph" w:customStyle="1" w:styleId="Num4">
    <w:name w:val="Num4"/>
    <w:basedOn w:val="Num2"/>
    <w:uiPriority w:val="99"/>
    <w:rsid w:val="00CB40E7"/>
    <w:pPr>
      <w:numPr>
        <w:ilvl w:val="3"/>
      </w:numPr>
    </w:pPr>
  </w:style>
  <w:style w:type="character" w:customStyle="1" w:styleId="ListParagraphChar">
    <w:name w:val="List Paragraph Char"/>
    <w:aliases w:val="Figure_name Char,Equipment Char,Numbered Indented Text Char,List Paragraph Char Char Char Char,List Paragraph Char Char Char1,Ref Char,List Paragraph1 Char,lp1 Char,List Paragraph11 Char,List_TIS Char,Alpha List Paragraph Char"/>
    <w:link w:val="ListParagraph"/>
    <w:uiPriority w:val="34"/>
    <w:qFormat/>
    <w:locked/>
    <w:rsid w:val="00BC05A3"/>
    <w:rPr>
      <w:sz w:val="24"/>
      <w:szCs w:val="24"/>
    </w:rPr>
  </w:style>
  <w:style w:type="paragraph" w:customStyle="1" w:styleId="Heading11">
    <w:name w:val="Heading 11"/>
    <w:basedOn w:val="Normal"/>
    <w:next w:val="Normal"/>
    <w:uiPriority w:val="9"/>
    <w:qFormat/>
    <w:rsid w:val="00FE0E65"/>
    <w:pPr>
      <w:pBdr>
        <w:bottom w:val="single" w:sz="12" w:space="1" w:color="365F91"/>
      </w:pBdr>
      <w:spacing w:before="600" w:after="80"/>
      <w:outlineLvl w:val="0"/>
    </w:pPr>
    <w:rPr>
      <w:rFonts w:ascii="Cambria" w:hAnsi="Cambria"/>
      <w:b/>
      <w:bCs/>
      <w:color w:val="365F91"/>
      <w:lang w:val="x-none" w:eastAsia="x-none" w:bidi="ar-SA"/>
    </w:rPr>
  </w:style>
  <w:style w:type="paragraph" w:customStyle="1" w:styleId="Body1">
    <w:name w:val="Body1"/>
    <w:basedOn w:val="Normal"/>
    <w:link w:val="Body1Char"/>
    <w:qFormat/>
    <w:rsid w:val="00FE0E65"/>
    <w:pPr>
      <w:spacing w:before="120"/>
      <w:ind w:left="1440" w:firstLine="360"/>
    </w:pPr>
    <w:rPr>
      <w:rFonts w:ascii="Calibri" w:hAnsi="Calibri"/>
      <w:sz w:val="22"/>
      <w:szCs w:val="22"/>
      <w:lang w:val="x-none" w:eastAsia="x-none" w:bidi="ar-SA"/>
    </w:rPr>
  </w:style>
  <w:style w:type="character" w:customStyle="1" w:styleId="Body1Char">
    <w:name w:val="Body1 Char"/>
    <w:link w:val="Body1"/>
    <w:rsid w:val="00FE0E65"/>
    <w:rPr>
      <w:rFonts w:ascii="Calibri" w:eastAsia="Times New Roman" w:hAnsi="Calibri"/>
      <w:lang w:val="x-none" w:eastAsia="x-none" w:bidi="ar-SA"/>
    </w:rPr>
  </w:style>
  <w:style w:type="character" w:styleId="UnresolvedMention">
    <w:name w:val="Unresolved Mention"/>
    <w:basedOn w:val="DefaultParagraphFont"/>
    <w:uiPriority w:val="99"/>
    <w:semiHidden/>
    <w:unhideWhenUsed/>
    <w:rsid w:val="008C2A2D"/>
    <w:rPr>
      <w:color w:val="808080"/>
      <w:shd w:val="clear" w:color="auto" w:fill="E6E6E6"/>
    </w:rPr>
  </w:style>
  <w:style w:type="table" w:styleId="GridTable6Colorful-Accent1">
    <w:name w:val="Grid Table 6 Colorful Accent 1"/>
    <w:basedOn w:val="TableNormal"/>
    <w:uiPriority w:val="51"/>
    <w:rsid w:val="00D70740"/>
    <w:rPr>
      <w:rFonts w:asciiTheme="minorHAnsi" w:hAnsiTheme="minorHAnsi" w:cstheme="minorBidi"/>
      <w:color w:val="365F91" w:themeColor="accent1" w:themeShade="BF"/>
      <w:sz w:val="21"/>
      <w:szCs w:val="21"/>
      <w:lang w:bidi="ar-S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SubStep">
    <w:name w:val="TabSubStep"/>
    <w:basedOn w:val="Normal"/>
    <w:rsid w:val="004C7426"/>
    <w:pPr>
      <w:numPr>
        <w:ilvl w:val="5"/>
        <w:numId w:val="14"/>
      </w:numPr>
      <w:spacing w:before="60" w:after="120"/>
    </w:pPr>
    <w:rPr>
      <w:rFonts w:ascii="Century Gothic" w:hAnsi="Century Gothic"/>
      <w:sz w:val="18"/>
      <w:szCs w:val="20"/>
    </w:rPr>
  </w:style>
  <w:style w:type="paragraph" w:customStyle="1" w:styleId="xmsonormal">
    <w:name w:val="x_msonormal"/>
    <w:basedOn w:val="Normal"/>
    <w:rsid w:val="003839DD"/>
    <w:pPr>
      <w:spacing w:before="100" w:beforeAutospacing="1" w:after="100" w:afterAutospacing="1"/>
    </w:pPr>
    <w:rPr>
      <w:rFonts w:ascii="Calibri" w:eastAsiaTheme="minorHAnsi" w:hAnsi="Calibri" w:cs="Calibri"/>
      <w:sz w:val="22"/>
      <w:szCs w:val="22"/>
    </w:rPr>
  </w:style>
  <w:style w:type="paragraph" w:customStyle="1" w:styleId="xmsolistparagraph">
    <w:name w:val="x_msolistparagraph"/>
    <w:basedOn w:val="Normal"/>
    <w:rsid w:val="003839DD"/>
    <w:pPr>
      <w:spacing w:before="100" w:beforeAutospacing="1" w:after="100" w:afterAutospacing="1"/>
    </w:pPr>
    <w:rPr>
      <w:rFonts w:ascii="Calibri" w:eastAsiaTheme="minorHAnsi" w:hAnsi="Calibri" w:cs="Calibri"/>
      <w:sz w:val="22"/>
      <w:szCs w:val="22"/>
    </w:rPr>
  </w:style>
  <w:style w:type="paragraph" w:styleId="Revision">
    <w:name w:val="Revision"/>
    <w:hidden/>
    <w:uiPriority w:val="99"/>
    <w:semiHidden/>
    <w:rsid w:val="009248C0"/>
    <w:rPr>
      <w:sz w:val="24"/>
      <w:szCs w:val="24"/>
    </w:rPr>
  </w:style>
  <w:style w:type="paragraph" w:customStyle="1" w:styleId="xxtabletext">
    <w:name w:val="x_x_tabletext"/>
    <w:basedOn w:val="Normal"/>
    <w:rsid w:val="008F2E5A"/>
    <w:pPr>
      <w:spacing w:before="100" w:beforeAutospacing="1" w:after="100" w:afterAutospacing="1"/>
    </w:pPr>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521">
      <w:bodyDiv w:val="1"/>
      <w:marLeft w:val="0"/>
      <w:marRight w:val="0"/>
      <w:marTop w:val="0"/>
      <w:marBottom w:val="0"/>
      <w:divBdr>
        <w:top w:val="none" w:sz="0" w:space="0" w:color="auto"/>
        <w:left w:val="none" w:sz="0" w:space="0" w:color="auto"/>
        <w:bottom w:val="none" w:sz="0" w:space="0" w:color="auto"/>
        <w:right w:val="none" w:sz="0" w:space="0" w:color="auto"/>
      </w:divBdr>
    </w:div>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20206641">
      <w:bodyDiv w:val="1"/>
      <w:marLeft w:val="0"/>
      <w:marRight w:val="0"/>
      <w:marTop w:val="0"/>
      <w:marBottom w:val="0"/>
      <w:divBdr>
        <w:top w:val="none" w:sz="0" w:space="0" w:color="auto"/>
        <w:left w:val="none" w:sz="0" w:space="0" w:color="auto"/>
        <w:bottom w:val="none" w:sz="0" w:space="0" w:color="auto"/>
        <w:right w:val="none" w:sz="0" w:space="0" w:color="auto"/>
      </w:divBdr>
    </w:div>
    <w:div w:id="22681150">
      <w:bodyDiv w:val="1"/>
      <w:marLeft w:val="0"/>
      <w:marRight w:val="0"/>
      <w:marTop w:val="0"/>
      <w:marBottom w:val="0"/>
      <w:divBdr>
        <w:top w:val="none" w:sz="0" w:space="0" w:color="auto"/>
        <w:left w:val="none" w:sz="0" w:space="0" w:color="auto"/>
        <w:bottom w:val="none" w:sz="0" w:space="0" w:color="auto"/>
        <w:right w:val="none" w:sz="0" w:space="0" w:color="auto"/>
      </w:divBdr>
    </w:div>
    <w:div w:id="31156302">
      <w:bodyDiv w:val="1"/>
      <w:marLeft w:val="0"/>
      <w:marRight w:val="0"/>
      <w:marTop w:val="0"/>
      <w:marBottom w:val="0"/>
      <w:divBdr>
        <w:top w:val="none" w:sz="0" w:space="0" w:color="auto"/>
        <w:left w:val="none" w:sz="0" w:space="0" w:color="auto"/>
        <w:bottom w:val="none" w:sz="0" w:space="0" w:color="auto"/>
        <w:right w:val="none" w:sz="0" w:space="0" w:color="auto"/>
      </w:divBdr>
      <w:divsChild>
        <w:div w:id="422458891">
          <w:marLeft w:val="360"/>
          <w:marRight w:val="0"/>
          <w:marTop w:val="0"/>
          <w:marBottom w:val="0"/>
          <w:divBdr>
            <w:top w:val="none" w:sz="0" w:space="0" w:color="auto"/>
            <w:left w:val="none" w:sz="0" w:space="0" w:color="auto"/>
            <w:bottom w:val="none" w:sz="0" w:space="0" w:color="auto"/>
            <w:right w:val="none" w:sz="0" w:space="0" w:color="auto"/>
          </w:divBdr>
        </w:div>
        <w:div w:id="859007234">
          <w:marLeft w:val="360"/>
          <w:marRight w:val="0"/>
          <w:marTop w:val="0"/>
          <w:marBottom w:val="0"/>
          <w:divBdr>
            <w:top w:val="none" w:sz="0" w:space="0" w:color="auto"/>
            <w:left w:val="none" w:sz="0" w:space="0" w:color="auto"/>
            <w:bottom w:val="none" w:sz="0" w:space="0" w:color="auto"/>
            <w:right w:val="none" w:sz="0" w:space="0" w:color="auto"/>
          </w:divBdr>
        </w:div>
        <w:div w:id="1093817472">
          <w:marLeft w:val="360"/>
          <w:marRight w:val="0"/>
          <w:marTop w:val="0"/>
          <w:marBottom w:val="0"/>
          <w:divBdr>
            <w:top w:val="none" w:sz="0" w:space="0" w:color="auto"/>
            <w:left w:val="none" w:sz="0" w:space="0" w:color="auto"/>
            <w:bottom w:val="none" w:sz="0" w:space="0" w:color="auto"/>
            <w:right w:val="none" w:sz="0" w:space="0" w:color="auto"/>
          </w:divBdr>
        </w:div>
        <w:div w:id="1395082678">
          <w:marLeft w:val="360"/>
          <w:marRight w:val="0"/>
          <w:marTop w:val="0"/>
          <w:marBottom w:val="0"/>
          <w:divBdr>
            <w:top w:val="none" w:sz="0" w:space="0" w:color="auto"/>
            <w:left w:val="none" w:sz="0" w:space="0" w:color="auto"/>
            <w:bottom w:val="none" w:sz="0" w:space="0" w:color="auto"/>
            <w:right w:val="none" w:sz="0" w:space="0" w:color="auto"/>
          </w:divBdr>
        </w:div>
      </w:divsChild>
    </w:div>
    <w:div w:id="46489011">
      <w:bodyDiv w:val="1"/>
      <w:marLeft w:val="0"/>
      <w:marRight w:val="0"/>
      <w:marTop w:val="0"/>
      <w:marBottom w:val="0"/>
      <w:divBdr>
        <w:top w:val="none" w:sz="0" w:space="0" w:color="auto"/>
        <w:left w:val="none" w:sz="0" w:space="0" w:color="auto"/>
        <w:bottom w:val="none" w:sz="0" w:space="0" w:color="auto"/>
        <w:right w:val="none" w:sz="0" w:space="0" w:color="auto"/>
      </w:divBdr>
    </w:div>
    <w:div w:id="66146910">
      <w:bodyDiv w:val="1"/>
      <w:marLeft w:val="0"/>
      <w:marRight w:val="0"/>
      <w:marTop w:val="0"/>
      <w:marBottom w:val="0"/>
      <w:divBdr>
        <w:top w:val="none" w:sz="0" w:space="0" w:color="auto"/>
        <w:left w:val="none" w:sz="0" w:space="0" w:color="auto"/>
        <w:bottom w:val="none" w:sz="0" w:space="0" w:color="auto"/>
        <w:right w:val="none" w:sz="0" w:space="0" w:color="auto"/>
      </w:divBdr>
    </w:div>
    <w:div w:id="67772584">
      <w:bodyDiv w:val="1"/>
      <w:marLeft w:val="0"/>
      <w:marRight w:val="0"/>
      <w:marTop w:val="0"/>
      <w:marBottom w:val="0"/>
      <w:divBdr>
        <w:top w:val="none" w:sz="0" w:space="0" w:color="auto"/>
        <w:left w:val="none" w:sz="0" w:space="0" w:color="auto"/>
        <w:bottom w:val="none" w:sz="0" w:space="0" w:color="auto"/>
        <w:right w:val="none" w:sz="0" w:space="0" w:color="auto"/>
      </w:divBdr>
    </w:div>
    <w:div w:id="72701685">
      <w:bodyDiv w:val="1"/>
      <w:marLeft w:val="0"/>
      <w:marRight w:val="0"/>
      <w:marTop w:val="0"/>
      <w:marBottom w:val="0"/>
      <w:divBdr>
        <w:top w:val="none" w:sz="0" w:space="0" w:color="auto"/>
        <w:left w:val="none" w:sz="0" w:space="0" w:color="auto"/>
        <w:bottom w:val="none" w:sz="0" w:space="0" w:color="auto"/>
        <w:right w:val="none" w:sz="0" w:space="0" w:color="auto"/>
      </w:divBdr>
    </w:div>
    <w:div w:id="73860942">
      <w:bodyDiv w:val="1"/>
      <w:marLeft w:val="0"/>
      <w:marRight w:val="0"/>
      <w:marTop w:val="0"/>
      <w:marBottom w:val="0"/>
      <w:divBdr>
        <w:top w:val="none" w:sz="0" w:space="0" w:color="auto"/>
        <w:left w:val="none" w:sz="0" w:space="0" w:color="auto"/>
        <w:bottom w:val="none" w:sz="0" w:space="0" w:color="auto"/>
        <w:right w:val="none" w:sz="0" w:space="0" w:color="auto"/>
      </w:divBdr>
    </w:div>
    <w:div w:id="74521666">
      <w:bodyDiv w:val="1"/>
      <w:marLeft w:val="0"/>
      <w:marRight w:val="0"/>
      <w:marTop w:val="0"/>
      <w:marBottom w:val="0"/>
      <w:divBdr>
        <w:top w:val="none" w:sz="0" w:space="0" w:color="auto"/>
        <w:left w:val="none" w:sz="0" w:space="0" w:color="auto"/>
        <w:bottom w:val="none" w:sz="0" w:space="0" w:color="auto"/>
        <w:right w:val="none" w:sz="0" w:space="0" w:color="auto"/>
      </w:divBdr>
    </w:div>
    <w:div w:id="86118834">
      <w:bodyDiv w:val="1"/>
      <w:marLeft w:val="0"/>
      <w:marRight w:val="0"/>
      <w:marTop w:val="0"/>
      <w:marBottom w:val="0"/>
      <w:divBdr>
        <w:top w:val="none" w:sz="0" w:space="0" w:color="auto"/>
        <w:left w:val="none" w:sz="0" w:space="0" w:color="auto"/>
        <w:bottom w:val="none" w:sz="0" w:space="0" w:color="auto"/>
        <w:right w:val="none" w:sz="0" w:space="0" w:color="auto"/>
      </w:divBdr>
    </w:div>
    <w:div w:id="90590625">
      <w:bodyDiv w:val="1"/>
      <w:marLeft w:val="0"/>
      <w:marRight w:val="0"/>
      <w:marTop w:val="0"/>
      <w:marBottom w:val="0"/>
      <w:divBdr>
        <w:top w:val="none" w:sz="0" w:space="0" w:color="auto"/>
        <w:left w:val="none" w:sz="0" w:space="0" w:color="auto"/>
        <w:bottom w:val="none" w:sz="0" w:space="0" w:color="auto"/>
        <w:right w:val="none" w:sz="0" w:space="0" w:color="auto"/>
      </w:divBdr>
      <w:divsChild>
        <w:div w:id="371733484">
          <w:marLeft w:val="360"/>
          <w:marRight w:val="0"/>
          <w:marTop w:val="0"/>
          <w:marBottom w:val="0"/>
          <w:divBdr>
            <w:top w:val="none" w:sz="0" w:space="0" w:color="auto"/>
            <w:left w:val="none" w:sz="0" w:space="0" w:color="auto"/>
            <w:bottom w:val="none" w:sz="0" w:space="0" w:color="auto"/>
            <w:right w:val="none" w:sz="0" w:space="0" w:color="auto"/>
          </w:divBdr>
        </w:div>
        <w:div w:id="2146921471">
          <w:marLeft w:val="360"/>
          <w:marRight w:val="0"/>
          <w:marTop w:val="0"/>
          <w:marBottom w:val="0"/>
          <w:divBdr>
            <w:top w:val="none" w:sz="0" w:space="0" w:color="auto"/>
            <w:left w:val="none" w:sz="0" w:space="0" w:color="auto"/>
            <w:bottom w:val="none" w:sz="0" w:space="0" w:color="auto"/>
            <w:right w:val="none" w:sz="0" w:space="0" w:color="auto"/>
          </w:divBdr>
        </w:div>
      </w:divsChild>
    </w:div>
    <w:div w:id="90977955">
      <w:bodyDiv w:val="1"/>
      <w:marLeft w:val="0"/>
      <w:marRight w:val="0"/>
      <w:marTop w:val="0"/>
      <w:marBottom w:val="0"/>
      <w:divBdr>
        <w:top w:val="none" w:sz="0" w:space="0" w:color="auto"/>
        <w:left w:val="none" w:sz="0" w:space="0" w:color="auto"/>
        <w:bottom w:val="none" w:sz="0" w:space="0" w:color="auto"/>
        <w:right w:val="none" w:sz="0" w:space="0" w:color="auto"/>
      </w:divBdr>
      <w:divsChild>
        <w:div w:id="481703649">
          <w:marLeft w:val="562"/>
          <w:marRight w:val="0"/>
          <w:marTop w:val="0"/>
          <w:marBottom w:val="0"/>
          <w:divBdr>
            <w:top w:val="none" w:sz="0" w:space="0" w:color="auto"/>
            <w:left w:val="none" w:sz="0" w:space="0" w:color="auto"/>
            <w:bottom w:val="none" w:sz="0" w:space="0" w:color="auto"/>
            <w:right w:val="none" w:sz="0" w:space="0" w:color="auto"/>
          </w:divBdr>
        </w:div>
        <w:div w:id="998652824">
          <w:marLeft w:val="562"/>
          <w:marRight w:val="0"/>
          <w:marTop w:val="0"/>
          <w:marBottom w:val="0"/>
          <w:divBdr>
            <w:top w:val="none" w:sz="0" w:space="0" w:color="auto"/>
            <w:left w:val="none" w:sz="0" w:space="0" w:color="auto"/>
            <w:bottom w:val="none" w:sz="0" w:space="0" w:color="auto"/>
            <w:right w:val="none" w:sz="0" w:space="0" w:color="auto"/>
          </w:divBdr>
        </w:div>
        <w:div w:id="504982458">
          <w:marLeft w:val="562"/>
          <w:marRight w:val="0"/>
          <w:marTop w:val="0"/>
          <w:marBottom w:val="0"/>
          <w:divBdr>
            <w:top w:val="none" w:sz="0" w:space="0" w:color="auto"/>
            <w:left w:val="none" w:sz="0" w:space="0" w:color="auto"/>
            <w:bottom w:val="none" w:sz="0" w:space="0" w:color="auto"/>
            <w:right w:val="none" w:sz="0" w:space="0" w:color="auto"/>
          </w:divBdr>
        </w:div>
        <w:div w:id="236407050">
          <w:marLeft w:val="562"/>
          <w:marRight w:val="0"/>
          <w:marTop w:val="0"/>
          <w:marBottom w:val="0"/>
          <w:divBdr>
            <w:top w:val="none" w:sz="0" w:space="0" w:color="auto"/>
            <w:left w:val="none" w:sz="0" w:space="0" w:color="auto"/>
            <w:bottom w:val="none" w:sz="0" w:space="0" w:color="auto"/>
            <w:right w:val="none" w:sz="0" w:space="0" w:color="auto"/>
          </w:divBdr>
        </w:div>
        <w:div w:id="1197737639">
          <w:marLeft w:val="562"/>
          <w:marRight w:val="0"/>
          <w:marTop w:val="0"/>
          <w:marBottom w:val="0"/>
          <w:divBdr>
            <w:top w:val="none" w:sz="0" w:space="0" w:color="auto"/>
            <w:left w:val="none" w:sz="0" w:space="0" w:color="auto"/>
            <w:bottom w:val="none" w:sz="0" w:space="0" w:color="auto"/>
            <w:right w:val="none" w:sz="0" w:space="0" w:color="auto"/>
          </w:divBdr>
        </w:div>
        <w:div w:id="1049722469">
          <w:marLeft w:val="562"/>
          <w:marRight w:val="0"/>
          <w:marTop w:val="0"/>
          <w:marBottom w:val="0"/>
          <w:divBdr>
            <w:top w:val="none" w:sz="0" w:space="0" w:color="auto"/>
            <w:left w:val="none" w:sz="0" w:space="0" w:color="auto"/>
            <w:bottom w:val="none" w:sz="0" w:space="0" w:color="auto"/>
            <w:right w:val="none" w:sz="0" w:space="0" w:color="auto"/>
          </w:divBdr>
        </w:div>
        <w:div w:id="2029016654">
          <w:marLeft w:val="562"/>
          <w:marRight w:val="0"/>
          <w:marTop w:val="0"/>
          <w:marBottom w:val="0"/>
          <w:divBdr>
            <w:top w:val="none" w:sz="0" w:space="0" w:color="auto"/>
            <w:left w:val="none" w:sz="0" w:space="0" w:color="auto"/>
            <w:bottom w:val="none" w:sz="0" w:space="0" w:color="auto"/>
            <w:right w:val="none" w:sz="0" w:space="0" w:color="auto"/>
          </w:divBdr>
        </w:div>
      </w:divsChild>
    </w:div>
    <w:div w:id="96677535">
      <w:bodyDiv w:val="1"/>
      <w:marLeft w:val="0"/>
      <w:marRight w:val="0"/>
      <w:marTop w:val="0"/>
      <w:marBottom w:val="0"/>
      <w:divBdr>
        <w:top w:val="none" w:sz="0" w:space="0" w:color="auto"/>
        <w:left w:val="none" w:sz="0" w:space="0" w:color="auto"/>
        <w:bottom w:val="none" w:sz="0" w:space="0" w:color="auto"/>
        <w:right w:val="none" w:sz="0" w:space="0" w:color="auto"/>
      </w:divBdr>
    </w:div>
    <w:div w:id="119150980">
      <w:bodyDiv w:val="1"/>
      <w:marLeft w:val="0"/>
      <w:marRight w:val="0"/>
      <w:marTop w:val="0"/>
      <w:marBottom w:val="0"/>
      <w:divBdr>
        <w:top w:val="none" w:sz="0" w:space="0" w:color="auto"/>
        <w:left w:val="none" w:sz="0" w:space="0" w:color="auto"/>
        <w:bottom w:val="none" w:sz="0" w:space="0" w:color="auto"/>
        <w:right w:val="none" w:sz="0" w:space="0" w:color="auto"/>
      </w:divBdr>
    </w:div>
    <w:div w:id="121264910">
      <w:bodyDiv w:val="1"/>
      <w:marLeft w:val="0"/>
      <w:marRight w:val="0"/>
      <w:marTop w:val="0"/>
      <w:marBottom w:val="0"/>
      <w:divBdr>
        <w:top w:val="none" w:sz="0" w:space="0" w:color="auto"/>
        <w:left w:val="none" w:sz="0" w:space="0" w:color="auto"/>
        <w:bottom w:val="none" w:sz="0" w:space="0" w:color="auto"/>
        <w:right w:val="none" w:sz="0" w:space="0" w:color="auto"/>
      </w:divBdr>
      <w:divsChild>
        <w:div w:id="547450187">
          <w:marLeft w:val="360"/>
          <w:marRight w:val="0"/>
          <w:marTop w:val="0"/>
          <w:marBottom w:val="0"/>
          <w:divBdr>
            <w:top w:val="none" w:sz="0" w:space="0" w:color="auto"/>
            <w:left w:val="none" w:sz="0" w:space="0" w:color="auto"/>
            <w:bottom w:val="none" w:sz="0" w:space="0" w:color="auto"/>
            <w:right w:val="none" w:sz="0" w:space="0" w:color="auto"/>
          </w:divBdr>
        </w:div>
      </w:divsChild>
    </w:div>
    <w:div w:id="129055683">
      <w:bodyDiv w:val="1"/>
      <w:marLeft w:val="0"/>
      <w:marRight w:val="0"/>
      <w:marTop w:val="0"/>
      <w:marBottom w:val="0"/>
      <w:divBdr>
        <w:top w:val="none" w:sz="0" w:space="0" w:color="auto"/>
        <w:left w:val="none" w:sz="0" w:space="0" w:color="auto"/>
        <w:bottom w:val="none" w:sz="0" w:space="0" w:color="auto"/>
        <w:right w:val="none" w:sz="0" w:space="0" w:color="auto"/>
      </w:divBdr>
    </w:div>
    <w:div w:id="147981962">
      <w:bodyDiv w:val="1"/>
      <w:marLeft w:val="0"/>
      <w:marRight w:val="0"/>
      <w:marTop w:val="0"/>
      <w:marBottom w:val="0"/>
      <w:divBdr>
        <w:top w:val="none" w:sz="0" w:space="0" w:color="auto"/>
        <w:left w:val="none" w:sz="0" w:space="0" w:color="auto"/>
        <w:bottom w:val="none" w:sz="0" w:space="0" w:color="auto"/>
        <w:right w:val="none" w:sz="0" w:space="0" w:color="auto"/>
      </w:divBdr>
      <w:divsChild>
        <w:div w:id="634529826">
          <w:marLeft w:val="360"/>
          <w:marRight w:val="0"/>
          <w:marTop w:val="0"/>
          <w:marBottom w:val="0"/>
          <w:divBdr>
            <w:top w:val="none" w:sz="0" w:space="0" w:color="auto"/>
            <w:left w:val="none" w:sz="0" w:space="0" w:color="auto"/>
            <w:bottom w:val="none" w:sz="0" w:space="0" w:color="auto"/>
            <w:right w:val="none" w:sz="0" w:space="0" w:color="auto"/>
          </w:divBdr>
        </w:div>
        <w:div w:id="1468817485">
          <w:marLeft w:val="360"/>
          <w:marRight w:val="0"/>
          <w:marTop w:val="0"/>
          <w:marBottom w:val="0"/>
          <w:divBdr>
            <w:top w:val="none" w:sz="0" w:space="0" w:color="auto"/>
            <w:left w:val="none" w:sz="0" w:space="0" w:color="auto"/>
            <w:bottom w:val="none" w:sz="0" w:space="0" w:color="auto"/>
            <w:right w:val="none" w:sz="0" w:space="0" w:color="auto"/>
          </w:divBdr>
        </w:div>
      </w:divsChild>
    </w:div>
    <w:div w:id="159350660">
      <w:bodyDiv w:val="1"/>
      <w:marLeft w:val="0"/>
      <w:marRight w:val="0"/>
      <w:marTop w:val="0"/>
      <w:marBottom w:val="0"/>
      <w:divBdr>
        <w:top w:val="none" w:sz="0" w:space="0" w:color="auto"/>
        <w:left w:val="none" w:sz="0" w:space="0" w:color="auto"/>
        <w:bottom w:val="none" w:sz="0" w:space="0" w:color="auto"/>
        <w:right w:val="none" w:sz="0" w:space="0" w:color="auto"/>
      </w:divBdr>
    </w:div>
    <w:div w:id="174736215">
      <w:bodyDiv w:val="1"/>
      <w:marLeft w:val="0"/>
      <w:marRight w:val="0"/>
      <w:marTop w:val="0"/>
      <w:marBottom w:val="0"/>
      <w:divBdr>
        <w:top w:val="none" w:sz="0" w:space="0" w:color="auto"/>
        <w:left w:val="none" w:sz="0" w:space="0" w:color="auto"/>
        <w:bottom w:val="none" w:sz="0" w:space="0" w:color="auto"/>
        <w:right w:val="none" w:sz="0" w:space="0" w:color="auto"/>
      </w:divBdr>
    </w:div>
    <w:div w:id="177357183">
      <w:bodyDiv w:val="1"/>
      <w:marLeft w:val="0"/>
      <w:marRight w:val="0"/>
      <w:marTop w:val="0"/>
      <w:marBottom w:val="0"/>
      <w:divBdr>
        <w:top w:val="none" w:sz="0" w:space="0" w:color="auto"/>
        <w:left w:val="none" w:sz="0" w:space="0" w:color="auto"/>
        <w:bottom w:val="none" w:sz="0" w:space="0" w:color="auto"/>
        <w:right w:val="none" w:sz="0" w:space="0" w:color="auto"/>
      </w:divBdr>
    </w:div>
    <w:div w:id="205333366">
      <w:bodyDiv w:val="1"/>
      <w:marLeft w:val="0"/>
      <w:marRight w:val="0"/>
      <w:marTop w:val="0"/>
      <w:marBottom w:val="0"/>
      <w:divBdr>
        <w:top w:val="none" w:sz="0" w:space="0" w:color="auto"/>
        <w:left w:val="none" w:sz="0" w:space="0" w:color="auto"/>
        <w:bottom w:val="none" w:sz="0" w:space="0" w:color="auto"/>
        <w:right w:val="none" w:sz="0" w:space="0" w:color="auto"/>
      </w:divBdr>
      <w:divsChild>
        <w:div w:id="674118092">
          <w:marLeft w:val="360"/>
          <w:marRight w:val="0"/>
          <w:marTop w:val="0"/>
          <w:marBottom w:val="0"/>
          <w:divBdr>
            <w:top w:val="none" w:sz="0" w:space="0" w:color="auto"/>
            <w:left w:val="none" w:sz="0" w:space="0" w:color="auto"/>
            <w:bottom w:val="none" w:sz="0" w:space="0" w:color="auto"/>
            <w:right w:val="none" w:sz="0" w:space="0" w:color="auto"/>
          </w:divBdr>
        </w:div>
        <w:div w:id="1113668582">
          <w:marLeft w:val="360"/>
          <w:marRight w:val="0"/>
          <w:marTop w:val="0"/>
          <w:marBottom w:val="0"/>
          <w:divBdr>
            <w:top w:val="none" w:sz="0" w:space="0" w:color="auto"/>
            <w:left w:val="none" w:sz="0" w:space="0" w:color="auto"/>
            <w:bottom w:val="none" w:sz="0" w:space="0" w:color="auto"/>
            <w:right w:val="none" w:sz="0" w:space="0" w:color="auto"/>
          </w:divBdr>
        </w:div>
        <w:div w:id="1852375237">
          <w:marLeft w:val="360"/>
          <w:marRight w:val="0"/>
          <w:marTop w:val="0"/>
          <w:marBottom w:val="0"/>
          <w:divBdr>
            <w:top w:val="none" w:sz="0" w:space="0" w:color="auto"/>
            <w:left w:val="none" w:sz="0" w:space="0" w:color="auto"/>
            <w:bottom w:val="none" w:sz="0" w:space="0" w:color="auto"/>
            <w:right w:val="none" w:sz="0" w:space="0" w:color="auto"/>
          </w:divBdr>
        </w:div>
      </w:divsChild>
    </w:div>
    <w:div w:id="219636506">
      <w:bodyDiv w:val="1"/>
      <w:marLeft w:val="0"/>
      <w:marRight w:val="0"/>
      <w:marTop w:val="0"/>
      <w:marBottom w:val="0"/>
      <w:divBdr>
        <w:top w:val="none" w:sz="0" w:space="0" w:color="auto"/>
        <w:left w:val="none" w:sz="0" w:space="0" w:color="auto"/>
        <w:bottom w:val="none" w:sz="0" w:space="0" w:color="auto"/>
        <w:right w:val="none" w:sz="0" w:space="0" w:color="auto"/>
      </w:divBdr>
      <w:divsChild>
        <w:div w:id="32197878">
          <w:marLeft w:val="360"/>
          <w:marRight w:val="0"/>
          <w:marTop w:val="0"/>
          <w:marBottom w:val="0"/>
          <w:divBdr>
            <w:top w:val="none" w:sz="0" w:space="0" w:color="auto"/>
            <w:left w:val="none" w:sz="0" w:space="0" w:color="auto"/>
            <w:bottom w:val="none" w:sz="0" w:space="0" w:color="auto"/>
            <w:right w:val="none" w:sz="0" w:space="0" w:color="auto"/>
          </w:divBdr>
        </w:div>
        <w:div w:id="472480192">
          <w:marLeft w:val="360"/>
          <w:marRight w:val="0"/>
          <w:marTop w:val="0"/>
          <w:marBottom w:val="0"/>
          <w:divBdr>
            <w:top w:val="none" w:sz="0" w:space="0" w:color="auto"/>
            <w:left w:val="none" w:sz="0" w:space="0" w:color="auto"/>
            <w:bottom w:val="none" w:sz="0" w:space="0" w:color="auto"/>
            <w:right w:val="none" w:sz="0" w:space="0" w:color="auto"/>
          </w:divBdr>
        </w:div>
        <w:div w:id="579215013">
          <w:marLeft w:val="360"/>
          <w:marRight w:val="0"/>
          <w:marTop w:val="0"/>
          <w:marBottom w:val="0"/>
          <w:divBdr>
            <w:top w:val="none" w:sz="0" w:space="0" w:color="auto"/>
            <w:left w:val="none" w:sz="0" w:space="0" w:color="auto"/>
            <w:bottom w:val="none" w:sz="0" w:space="0" w:color="auto"/>
            <w:right w:val="none" w:sz="0" w:space="0" w:color="auto"/>
          </w:divBdr>
        </w:div>
        <w:div w:id="1132555829">
          <w:marLeft w:val="360"/>
          <w:marRight w:val="0"/>
          <w:marTop w:val="0"/>
          <w:marBottom w:val="0"/>
          <w:divBdr>
            <w:top w:val="none" w:sz="0" w:space="0" w:color="auto"/>
            <w:left w:val="none" w:sz="0" w:space="0" w:color="auto"/>
            <w:bottom w:val="none" w:sz="0" w:space="0" w:color="auto"/>
            <w:right w:val="none" w:sz="0" w:space="0" w:color="auto"/>
          </w:divBdr>
        </w:div>
        <w:div w:id="1217426145">
          <w:marLeft w:val="360"/>
          <w:marRight w:val="0"/>
          <w:marTop w:val="0"/>
          <w:marBottom w:val="0"/>
          <w:divBdr>
            <w:top w:val="none" w:sz="0" w:space="0" w:color="auto"/>
            <w:left w:val="none" w:sz="0" w:space="0" w:color="auto"/>
            <w:bottom w:val="none" w:sz="0" w:space="0" w:color="auto"/>
            <w:right w:val="none" w:sz="0" w:space="0" w:color="auto"/>
          </w:divBdr>
        </w:div>
        <w:div w:id="1267998689">
          <w:marLeft w:val="360"/>
          <w:marRight w:val="0"/>
          <w:marTop w:val="0"/>
          <w:marBottom w:val="0"/>
          <w:divBdr>
            <w:top w:val="none" w:sz="0" w:space="0" w:color="auto"/>
            <w:left w:val="none" w:sz="0" w:space="0" w:color="auto"/>
            <w:bottom w:val="none" w:sz="0" w:space="0" w:color="auto"/>
            <w:right w:val="none" w:sz="0" w:space="0" w:color="auto"/>
          </w:divBdr>
        </w:div>
        <w:div w:id="2128158717">
          <w:marLeft w:val="360"/>
          <w:marRight w:val="0"/>
          <w:marTop w:val="0"/>
          <w:marBottom w:val="0"/>
          <w:divBdr>
            <w:top w:val="none" w:sz="0" w:space="0" w:color="auto"/>
            <w:left w:val="none" w:sz="0" w:space="0" w:color="auto"/>
            <w:bottom w:val="none" w:sz="0" w:space="0" w:color="auto"/>
            <w:right w:val="none" w:sz="0" w:space="0" w:color="auto"/>
          </w:divBdr>
        </w:div>
      </w:divsChild>
    </w:div>
    <w:div w:id="222445099">
      <w:bodyDiv w:val="1"/>
      <w:marLeft w:val="0"/>
      <w:marRight w:val="0"/>
      <w:marTop w:val="0"/>
      <w:marBottom w:val="0"/>
      <w:divBdr>
        <w:top w:val="none" w:sz="0" w:space="0" w:color="auto"/>
        <w:left w:val="none" w:sz="0" w:space="0" w:color="auto"/>
        <w:bottom w:val="none" w:sz="0" w:space="0" w:color="auto"/>
        <w:right w:val="none" w:sz="0" w:space="0" w:color="auto"/>
      </w:divBdr>
    </w:div>
    <w:div w:id="235820010">
      <w:bodyDiv w:val="1"/>
      <w:marLeft w:val="0"/>
      <w:marRight w:val="0"/>
      <w:marTop w:val="0"/>
      <w:marBottom w:val="0"/>
      <w:divBdr>
        <w:top w:val="none" w:sz="0" w:space="0" w:color="auto"/>
        <w:left w:val="none" w:sz="0" w:space="0" w:color="auto"/>
        <w:bottom w:val="none" w:sz="0" w:space="0" w:color="auto"/>
        <w:right w:val="none" w:sz="0" w:space="0" w:color="auto"/>
      </w:divBdr>
    </w:div>
    <w:div w:id="236404099">
      <w:bodyDiv w:val="1"/>
      <w:marLeft w:val="0"/>
      <w:marRight w:val="0"/>
      <w:marTop w:val="0"/>
      <w:marBottom w:val="0"/>
      <w:divBdr>
        <w:top w:val="none" w:sz="0" w:space="0" w:color="auto"/>
        <w:left w:val="none" w:sz="0" w:space="0" w:color="auto"/>
        <w:bottom w:val="none" w:sz="0" w:space="0" w:color="auto"/>
        <w:right w:val="none" w:sz="0" w:space="0" w:color="auto"/>
      </w:divBdr>
      <w:divsChild>
        <w:div w:id="643395147">
          <w:marLeft w:val="360"/>
          <w:marRight w:val="0"/>
          <w:marTop w:val="0"/>
          <w:marBottom w:val="0"/>
          <w:divBdr>
            <w:top w:val="none" w:sz="0" w:space="0" w:color="auto"/>
            <w:left w:val="none" w:sz="0" w:space="0" w:color="auto"/>
            <w:bottom w:val="none" w:sz="0" w:space="0" w:color="auto"/>
            <w:right w:val="none" w:sz="0" w:space="0" w:color="auto"/>
          </w:divBdr>
        </w:div>
        <w:div w:id="966930433">
          <w:marLeft w:val="360"/>
          <w:marRight w:val="0"/>
          <w:marTop w:val="0"/>
          <w:marBottom w:val="0"/>
          <w:divBdr>
            <w:top w:val="none" w:sz="0" w:space="0" w:color="auto"/>
            <w:left w:val="none" w:sz="0" w:space="0" w:color="auto"/>
            <w:bottom w:val="none" w:sz="0" w:space="0" w:color="auto"/>
            <w:right w:val="none" w:sz="0" w:space="0" w:color="auto"/>
          </w:divBdr>
        </w:div>
        <w:div w:id="1221669911">
          <w:marLeft w:val="360"/>
          <w:marRight w:val="0"/>
          <w:marTop w:val="0"/>
          <w:marBottom w:val="0"/>
          <w:divBdr>
            <w:top w:val="none" w:sz="0" w:space="0" w:color="auto"/>
            <w:left w:val="none" w:sz="0" w:space="0" w:color="auto"/>
            <w:bottom w:val="none" w:sz="0" w:space="0" w:color="auto"/>
            <w:right w:val="none" w:sz="0" w:space="0" w:color="auto"/>
          </w:divBdr>
        </w:div>
        <w:div w:id="1259867289">
          <w:marLeft w:val="360"/>
          <w:marRight w:val="0"/>
          <w:marTop w:val="0"/>
          <w:marBottom w:val="0"/>
          <w:divBdr>
            <w:top w:val="none" w:sz="0" w:space="0" w:color="auto"/>
            <w:left w:val="none" w:sz="0" w:space="0" w:color="auto"/>
            <w:bottom w:val="none" w:sz="0" w:space="0" w:color="auto"/>
            <w:right w:val="none" w:sz="0" w:space="0" w:color="auto"/>
          </w:divBdr>
        </w:div>
        <w:div w:id="1448815158">
          <w:marLeft w:val="360"/>
          <w:marRight w:val="0"/>
          <w:marTop w:val="0"/>
          <w:marBottom w:val="0"/>
          <w:divBdr>
            <w:top w:val="none" w:sz="0" w:space="0" w:color="auto"/>
            <w:left w:val="none" w:sz="0" w:space="0" w:color="auto"/>
            <w:bottom w:val="none" w:sz="0" w:space="0" w:color="auto"/>
            <w:right w:val="none" w:sz="0" w:space="0" w:color="auto"/>
          </w:divBdr>
        </w:div>
        <w:div w:id="1716538207">
          <w:marLeft w:val="360"/>
          <w:marRight w:val="0"/>
          <w:marTop w:val="0"/>
          <w:marBottom w:val="0"/>
          <w:divBdr>
            <w:top w:val="none" w:sz="0" w:space="0" w:color="auto"/>
            <w:left w:val="none" w:sz="0" w:space="0" w:color="auto"/>
            <w:bottom w:val="none" w:sz="0" w:space="0" w:color="auto"/>
            <w:right w:val="none" w:sz="0" w:space="0" w:color="auto"/>
          </w:divBdr>
        </w:div>
        <w:div w:id="2006664737">
          <w:marLeft w:val="360"/>
          <w:marRight w:val="0"/>
          <w:marTop w:val="0"/>
          <w:marBottom w:val="0"/>
          <w:divBdr>
            <w:top w:val="none" w:sz="0" w:space="0" w:color="auto"/>
            <w:left w:val="none" w:sz="0" w:space="0" w:color="auto"/>
            <w:bottom w:val="none" w:sz="0" w:space="0" w:color="auto"/>
            <w:right w:val="none" w:sz="0" w:space="0" w:color="auto"/>
          </w:divBdr>
        </w:div>
      </w:divsChild>
    </w:div>
    <w:div w:id="243685079">
      <w:bodyDiv w:val="1"/>
      <w:marLeft w:val="0"/>
      <w:marRight w:val="0"/>
      <w:marTop w:val="0"/>
      <w:marBottom w:val="0"/>
      <w:divBdr>
        <w:top w:val="none" w:sz="0" w:space="0" w:color="auto"/>
        <w:left w:val="none" w:sz="0" w:space="0" w:color="auto"/>
        <w:bottom w:val="none" w:sz="0" w:space="0" w:color="auto"/>
        <w:right w:val="none" w:sz="0" w:space="0" w:color="auto"/>
      </w:divBdr>
      <w:divsChild>
        <w:div w:id="204296111">
          <w:marLeft w:val="360"/>
          <w:marRight w:val="0"/>
          <w:marTop w:val="40"/>
          <w:marBottom w:val="40"/>
          <w:divBdr>
            <w:top w:val="none" w:sz="0" w:space="0" w:color="auto"/>
            <w:left w:val="none" w:sz="0" w:space="0" w:color="auto"/>
            <w:bottom w:val="none" w:sz="0" w:space="0" w:color="auto"/>
            <w:right w:val="none" w:sz="0" w:space="0" w:color="auto"/>
          </w:divBdr>
        </w:div>
        <w:div w:id="552888997">
          <w:marLeft w:val="360"/>
          <w:marRight w:val="0"/>
          <w:marTop w:val="40"/>
          <w:marBottom w:val="40"/>
          <w:divBdr>
            <w:top w:val="none" w:sz="0" w:space="0" w:color="auto"/>
            <w:left w:val="none" w:sz="0" w:space="0" w:color="auto"/>
            <w:bottom w:val="none" w:sz="0" w:space="0" w:color="auto"/>
            <w:right w:val="none" w:sz="0" w:space="0" w:color="auto"/>
          </w:divBdr>
        </w:div>
        <w:div w:id="1064448327">
          <w:marLeft w:val="360"/>
          <w:marRight w:val="0"/>
          <w:marTop w:val="40"/>
          <w:marBottom w:val="40"/>
          <w:divBdr>
            <w:top w:val="none" w:sz="0" w:space="0" w:color="auto"/>
            <w:left w:val="none" w:sz="0" w:space="0" w:color="auto"/>
            <w:bottom w:val="none" w:sz="0" w:space="0" w:color="auto"/>
            <w:right w:val="none" w:sz="0" w:space="0" w:color="auto"/>
          </w:divBdr>
        </w:div>
      </w:divsChild>
    </w:div>
    <w:div w:id="243690664">
      <w:bodyDiv w:val="1"/>
      <w:marLeft w:val="0"/>
      <w:marRight w:val="0"/>
      <w:marTop w:val="0"/>
      <w:marBottom w:val="0"/>
      <w:divBdr>
        <w:top w:val="none" w:sz="0" w:space="0" w:color="auto"/>
        <w:left w:val="none" w:sz="0" w:space="0" w:color="auto"/>
        <w:bottom w:val="none" w:sz="0" w:space="0" w:color="auto"/>
        <w:right w:val="none" w:sz="0" w:space="0" w:color="auto"/>
      </w:divBdr>
    </w:div>
    <w:div w:id="248542706">
      <w:bodyDiv w:val="1"/>
      <w:marLeft w:val="0"/>
      <w:marRight w:val="0"/>
      <w:marTop w:val="0"/>
      <w:marBottom w:val="0"/>
      <w:divBdr>
        <w:top w:val="none" w:sz="0" w:space="0" w:color="auto"/>
        <w:left w:val="none" w:sz="0" w:space="0" w:color="auto"/>
        <w:bottom w:val="none" w:sz="0" w:space="0" w:color="auto"/>
        <w:right w:val="none" w:sz="0" w:space="0" w:color="auto"/>
      </w:divBdr>
    </w:div>
    <w:div w:id="254941965">
      <w:bodyDiv w:val="1"/>
      <w:marLeft w:val="0"/>
      <w:marRight w:val="0"/>
      <w:marTop w:val="0"/>
      <w:marBottom w:val="0"/>
      <w:divBdr>
        <w:top w:val="none" w:sz="0" w:space="0" w:color="auto"/>
        <w:left w:val="none" w:sz="0" w:space="0" w:color="auto"/>
        <w:bottom w:val="none" w:sz="0" w:space="0" w:color="auto"/>
        <w:right w:val="none" w:sz="0" w:space="0" w:color="auto"/>
      </w:divBdr>
    </w:div>
    <w:div w:id="267350142">
      <w:bodyDiv w:val="1"/>
      <w:marLeft w:val="0"/>
      <w:marRight w:val="0"/>
      <w:marTop w:val="0"/>
      <w:marBottom w:val="0"/>
      <w:divBdr>
        <w:top w:val="none" w:sz="0" w:space="0" w:color="auto"/>
        <w:left w:val="none" w:sz="0" w:space="0" w:color="auto"/>
        <w:bottom w:val="none" w:sz="0" w:space="0" w:color="auto"/>
        <w:right w:val="none" w:sz="0" w:space="0" w:color="auto"/>
      </w:divBdr>
    </w:div>
    <w:div w:id="270818905">
      <w:bodyDiv w:val="1"/>
      <w:marLeft w:val="0"/>
      <w:marRight w:val="0"/>
      <w:marTop w:val="0"/>
      <w:marBottom w:val="0"/>
      <w:divBdr>
        <w:top w:val="none" w:sz="0" w:space="0" w:color="auto"/>
        <w:left w:val="none" w:sz="0" w:space="0" w:color="auto"/>
        <w:bottom w:val="none" w:sz="0" w:space="0" w:color="auto"/>
        <w:right w:val="none" w:sz="0" w:space="0" w:color="auto"/>
      </w:divBdr>
      <w:divsChild>
        <w:div w:id="799686190">
          <w:marLeft w:val="547"/>
          <w:marRight w:val="0"/>
          <w:marTop w:val="0"/>
          <w:marBottom w:val="0"/>
          <w:divBdr>
            <w:top w:val="none" w:sz="0" w:space="0" w:color="auto"/>
            <w:left w:val="none" w:sz="0" w:space="0" w:color="auto"/>
            <w:bottom w:val="none" w:sz="0" w:space="0" w:color="auto"/>
            <w:right w:val="none" w:sz="0" w:space="0" w:color="auto"/>
          </w:divBdr>
        </w:div>
        <w:div w:id="2099783897">
          <w:marLeft w:val="547"/>
          <w:marRight w:val="0"/>
          <w:marTop w:val="0"/>
          <w:marBottom w:val="0"/>
          <w:divBdr>
            <w:top w:val="none" w:sz="0" w:space="0" w:color="auto"/>
            <w:left w:val="none" w:sz="0" w:space="0" w:color="auto"/>
            <w:bottom w:val="none" w:sz="0" w:space="0" w:color="auto"/>
            <w:right w:val="none" w:sz="0" w:space="0" w:color="auto"/>
          </w:divBdr>
        </w:div>
      </w:divsChild>
    </w:div>
    <w:div w:id="276832290">
      <w:bodyDiv w:val="1"/>
      <w:marLeft w:val="0"/>
      <w:marRight w:val="0"/>
      <w:marTop w:val="0"/>
      <w:marBottom w:val="0"/>
      <w:divBdr>
        <w:top w:val="none" w:sz="0" w:space="0" w:color="auto"/>
        <w:left w:val="none" w:sz="0" w:space="0" w:color="auto"/>
        <w:bottom w:val="none" w:sz="0" w:space="0" w:color="auto"/>
        <w:right w:val="none" w:sz="0" w:space="0" w:color="auto"/>
      </w:divBdr>
    </w:div>
    <w:div w:id="279266184">
      <w:bodyDiv w:val="1"/>
      <w:marLeft w:val="0"/>
      <w:marRight w:val="0"/>
      <w:marTop w:val="0"/>
      <w:marBottom w:val="0"/>
      <w:divBdr>
        <w:top w:val="none" w:sz="0" w:space="0" w:color="auto"/>
        <w:left w:val="none" w:sz="0" w:space="0" w:color="auto"/>
        <w:bottom w:val="none" w:sz="0" w:space="0" w:color="auto"/>
        <w:right w:val="none" w:sz="0" w:space="0" w:color="auto"/>
      </w:divBdr>
    </w:div>
    <w:div w:id="286282013">
      <w:bodyDiv w:val="1"/>
      <w:marLeft w:val="0"/>
      <w:marRight w:val="0"/>
      <w:marTop w:val="0"/>
      <w:marBottom w:val="0"/>
      <w:divBdr>
        <w:top w:val="none" w:sz="0" w:space="0" w:color="auto"/>
        <w:left w:val="none" w:sz="0" w:space="0" w:color="auto"/>
        <w:bottom w:val="none" w:sz="0" w:space="0" w:color="auto"/>
        <w:right w:val="none" w:sz="0" w:space="0" w:color="auto"/>
      </w:divBdr>
    </w:div>
    <w:div w:id="295524749">
      <w:bodyDiv w:val="1"/>
      <w:marLeft w:val="0"/>
      <w:marRight w:val="0"/>
      <w:marTop w:val="0"/>
      <w:marBottom w:val="0"/>
      <w:divBdr>
        <w:top w:val="none" w:sz="0" w:space="0" w:color="auto"/>
        <w:left w:val="none" w:sz="0" w:space="0" w:color="auto"/>
        <w:bottom w:val="none" w:sz="0" w:space="0" w:color="auto"/>
        <w:right w:val="none" w:sz="0" w:space="0" w:color="auto"/>
      </w:divBdr>
    </w:div>
    <w:div w:id="300767867">
      <w:bodyDiv w:val="1"/>
      <w:marLeft w:val="0"/>
      <w:marRight w:val="0"/>
      <w:marTop w:val="0"/>
      <w:marBottom w:val="0"/>
      <w:divBdr>
        <w:top w:val="none" w:sz="0" w:space="0" w:color="auto"/>
        <w:left w:val="none" w:sz="0" w:space="0" w:color="auto"/>
        <w:bottom w:val="none" w:sz="0" w:space="0" w:color="auto"/>
        <w:right w:val="none" w:sz="0" w:space="0" w:color="auto"/>
      </w:divBdr>
      <w:divsChild>
        <w:div w:id="1003164931">
          <w:marLeft w:val="360"/>
          <w:marRight w:val="0"/>
          <w:marTop w:val="40"/>
          <w:marBottom w:val="40"/>
          <w:divBdr>
            <w:top w:val="none" w:sz="0" w:space="0" w:color="auto"/>
            <w:left w:val="none" w:sz="0" w:space="0" w:color="auto"/>
            <w:bottom w:val="none" w:sz="0" w:space="0" w:color="auto"/>
            <w:right w:val="none" w:sz="0" w:space="0" w:color="auto"/>
          </w:divBdr>
        </w:div>
        <w:div w:id="1177157796">
          <w:marLeft w:val="360"/>
          <w:marRight w:val="0"/>
          <w:marTop w:val="40"/>
          <w:marBottom w:val="40"/>
          <w:divBdr>
            <w:top w:val="none" w:sz="0" w:space="0" w:color="auto"/>
            <w:left w:val="none" w:sz="0" w:space="0" w:color="auto"/>
            <w:bottom w:val="none" w:sz="0" w:space="0" w:color="auto"/>
            <w:right w:val="none" w:sz="0" w:space="0" w:color="auto"/>
          </w:divBdr>
        </w:div>
        <w:div w:id="1653172750">
          <w:marLeft w:val="360"/>
          <w:marRight w:val="0"/>
          <w:marTop w:val="40"/>
          <w:marBottom w:val="40"/>
          <w:divBdr>
            <w:top w:val="none" w:sz="0" w:space="0" w:color="auto"/>
            <w:left w:val="none" w:sz="0" w:space="0" w:color="auto"/>
            <w:bottom w:val="none" w:sz="0" w:space="0" w:color="auto"/>
            <w:right w:val="none" w:sz="0" w:space="0" w:color="auto"/>
          </w:divBdr>
        </w:div>
      </w:divsChild>
    </w:div>
    <w:div w:id="312027470">
      <w:bodyDiv w:val="1"/>
      <w:marLeft w:val="0"/>
      <w:marRight w:val="0"/>
      <w:marTop w:val="0"/>
      <w:marBottom w:val="0"/>
      <w:divBdr>
        <w:top w:val="none" w:sz="0" w:space="0" w:color="auto"/>
        <w:left w:val="none" w:sz="0" w:space="0" w:color="auto"/>
        <w:bottom w:val="none" w:sz="0" w:space="0" w:color="auto"/>
        <w:right w:val="none" w:sz="0" w:space="0" w:color="auto"/>
      </w:divBdr>
    </w:div>
    <w:div w:id="335235620">
      <w:bodyDiv w:val="1"/>
      <w:marLeft w:val="0"/>
      <w:marRight w:val="0"/>
      <w:marTop w:val="0"/>
      <w:marBottom w:val="0"/>
      <w:divBdr>
        <w:top w:val="none" w:sz="0" w:space="0" w:color="auto"/>
        <w:left w:val="none" w:sz="0" w:space="0" w:color="auto"/>
        <w:bottom w:val="none" w:sz="0" w:space="0" w:color="auto"/>
        <w:right w:val="none" w:sz="0" w:space="0" w:color="auto"/>
      </w:divBdr>
    </w:div>
    <w:div w:id="337972859">
      <w:bodyDiv w:val="1"/>
      <w:marLeft w:val="0"/>
      <w:marRight w:val="0"/>
      <w:marTop w:val="0"/>
      <w:marBottom w:val="0"/>
      <w:divBdr>
        <w:top w:val="none" w:sz="0" w:space="0" w:color="auto"/>
        <w:left w:val="none" w:sz="0" w:space="0" w:color="auto"/>
        <w:bottom w:val="none" w:sz="0" w:space="0" w:color="auto"/>
        <w:right w:val="none" w:sz="0" w:space="0" w:color="auto"/>
      </w:divBdr>
    </w:div>
    <w:div w:id="355425609">
      <w:bodyDiv w:val="1"/>
      <w:marLeft w:val="0"/>
      <w:marRight w:val="0"/>
      <w:marTop w:val="0"/>
      <w:marBottom w:val="0"/>
      <w:divBdr>
        <w:top w:val="none" w:sz="0" w:space="0" w:color="auto"/>
        <w:left w:val="none" w:sz="0" w:space="0" w:color="auto"/>
        <w:bottom w:val="none" w:sz="0" w:space="0" w:color="auto"/>
        <w:right w:val="none" w:sz="0" w:space="0" w:color="auto"/>
      </w:divBdr>
    </w:div>
    <w:div w:id="359670659">
      <w:bodyDiv w:val="1"/>
      <w:marLeft w:val="0"/>
      <w:marRight w:val="0"/>
      <w:marTop w:val="0"/>
      <w:marBottom w:val="0"/>
      <w:divBdr>
        <w:top w:val="none" w:sz="0" w:space="0" w:color="auto"/>
        <w:left w:val="none" w:sz="0" w:space="0" w:color="auto"/>
        <w:bottom w:val="none" w:sz="0" w:space="0" w:color="auto"/>
        <w:right w:val="none" w:sz="0" w:space="0" w:color="auto"/>
      </w:divBdr>
      <w:divsChild>
        <w:div w:id="803548949">
          <w:marLeft w:val="360"/>
          <w:marRight w:val="0"/>
          <w:marTop w:val="0"/>
          <w:marBottom w:val="0"/>
          <w:divBdr>
            <w:top w:val="none" w:sz="0" w:space="0" w:color="auto"/>
            <w:left w:val="none" w:sz="0" w:space="0" w:color="auto"/>
            <w:bottom w:val="none" w:sz="0" w:space="0" w:color="auto"/>
            <w:right w:val="none" w:sz="0" w:space="0" w:color="auto"/>
          </w:divBdr>
        </w:div>
        <w:div w:id="1674260661">
          <w:marLeft w:val="360"/>
          <w:marRight w:val="0"/>
          <w:marTop w:val="0"/>
          <w:marBottom w:val="0"/>
          <w:divBdr>
            <w:top w:val="none" w:sz="0" w:space="0" w:color="auto"/>
            <w:left w:val="none" w:sz="0" w:space="0" w:color="auto"/>
            <w:bottom w:val="none" w:sz="0" w:space="0" w:color="auto"/>
            <w:right w:val="none" w:sz="0" w:space="0" w:color="auto"/>
          </w:divBdr>
        </w:div>
        <w:div w:id="1938555869">
          <w:marLeft w:val="360"/>
          <w:marRight w:val="0"/>
          <w:marTop w:val="0"/>
          <w:marBottom w:val="0"/>
          <w:divBdr>
            <w:top w:val="none" w:sz="0" w:space="0" w:color="auto"/>
            <w:left w:val="none" w:sz="0" w:space="0" w:color="auto"/>
            <w:bottom w:val="none" w:sz="0" w:space="0" w:color="auto"/>
            <w:right w:val="none" w:sz="0" w:space="0" w:color="auto"/>
          </w:divBdr>
        </w:div>
      </w:divsChild>
    </w:div>
    <w:div w:id="362288294">
      <w:bodyDiv w:val="1"/>
      <w:marLeft w:val="0"/>
      <w:marRight w:val="0"/>
      <w:marTop w:val="0"/>
      <w:marBottom w:val="0"/>
      <w:divBdr>
        <w:top w:val="none" w:sz="0" w:space="0" w:color="auto"/>
        <w:left w:val="none" w:sz="0" w:space="0" w:color="auto"/>
        <w:bottom w:val="none" w:sz="0" w:space="0" w:color="auto"/>
        <w:right w:val="none" w:sz="0" w:space="0" w:color="auto"/>
      </w:divBdr>
      <w:divsChild>
        <w:div w:id="391269314">
          <w:marLeft w:val="360"/>
          <w:marRight w:val="0"/>
          <w:marTop w:val="0"/>
          <w:marBottom w:val="0"/>
          <w:divBdr>
            <w:top w:val="none" w:sz="0" w:space="0" w:color="auto"/>
            <w:left w:val="none" w:sz="0" w:space="0" w:color="auto"/>
            <w:bottom w:val="none" w:sz="0" w:space="0" w:color="auto"/>
            <w:right w:val="none" w:sz="0" w:space="0" w:color="auto"/>
          </w:divBdr>
        </w:div>
        <w:div w:id="1197354635">
          <w:marLeft w:val="360"/>
          <w:marRight w:val="0"/>
          <w:marTop w:val="0"/>
          <w:marBottom w:val="0"/>
          <w:divBdr>
            <w:top w:val="none" w:sz="0" w:space="0" w:color="auto"/>
            <w:left w:val="none" w:sz="0" w:space="0" w:color="auto"/>
            <w:bottom w:val="none" w:sz="0" w:space="0" w:color="auto"/>
            <w:right w:val="none" w:sz="0" w:space="0" w:color="auto"/>
          </w:divBdr>
        </w:div>
        <w:div w:id="2059357067">
          <w:marLeft w:val="360"/>
          <w:marRight w:val="0"/>
          <w:marTop w:val="0"/>
          <w:marBottom w:val="0"/>
          <w:divBdr>
            <w:top w:val="none" w:sz="0" w:space="0" w:color="auto"/>
            <w:left w:val="none" w:sz="0" w:space="0" w:color="auto"/>
            <w:bottom w:val="none" w:sz="0" w:space="0" w:color="auto"/>
            <w:right w:val="none" w:sz="0" w:space="0" w:color="auto"/>
          </w:divBdr>
        </w:div>
      </w:divsChild>
    </w:div>
    <w:div w:id="371611991">
      <w:bodyDiv w:val="1"/>
      <w:marLeft w:val="0"/>
      <w:marRight w:val="0"/>
      <w:marTop w:val="0"/>
      <w:marBottom w:val="0"/>
      <w:divBdr>
        <w:top w:val="none" w:sz="0" w:space="0" w:color="auto"/>
        <w:left w:val="none" w:sz="0" w:space="0" w:color="auto"/>
        <w:bottom w:val="none" w:sz="0" w:space="0" w:color="auto"/>
        <w:right w:val="none" w:sz="0" w:space="0" w:color="auto"/>
      </w:divBdr>
      <w:divsChild>
        <w:div w:id="86387175">
          <w:marLeft w:val="360"/>
          <w:marRight w:val="0"/>
          <w:marTop w:val="0"/>
          <w:marBottom w:val="0"/>
          <w:divBdr>
            <w:top w:val="none" w:sz="0" w:space="0" w:color="auto"/>
            <w:left w:val="none" w:sz="0" w:space="0" w:color="auto"/>
            <w:bottom w:val="none" w:sz="0" w:space="0" w:color="auto"/>
            <w:right w:val="none" w:sz="0" w:space="0" w:color="auto"/>
          </w:divBdr>
        </w:div>
        <w:div w:id="184947333">
          <w:marLeft w:val="360"/>
          <w:marRight w:val="0"/>
          <w:marTop w:val="0"/>
          <w:marBottom w:val="0"/>
          <w:divBdr>
            <w:top w:val="none" w:sz="0" w:space="0" w:color="auto"/>
            <w:left w:val="none" w:sz="0" w:space="0" w:color="auto"/>
            <w:bottom w:val="none" w:sz="0" w:space="0" w:color="auto"/>
            <w:right w:val="none" w:sz="0" w:space="0" w:color="auto"/>
          </w:divBdr>
        </w:div>
        <w:div w:id="196477708">
          <w:marLeft w:val="360"/>
          <w:marRight w:val="0"/>
          <w:marTop w:val="0"/>
          <w:marBottom w:val="0"/>
          <w:divBdr>
            <w:top w:val="none" w:sz="0" w:space="0" w:color="auto"/>
            <w:left w:val="none" w:sz="0" w:space="0" w:color="auto"/>
            <w:bottom w:val="none" w:sz="0" w:space="0" w:color="auto"/>
            <w:right w:val="none" w:sz="0" w:space="0" w:color="auto"/>
          </w:divBdr>
        </w:div>
        <w:div w:id="849637393">
          <w:marLeft w:val="360"/>
          <w:marRight w:val="0"/>
          <w:marTop w:val="0"/>
          <w:marBottom w:val="0"/>
          <w:divBdr>
            <w:top w:val="none" w:sz="0" w:space="0" w:color="auto"/>
            <w:left w:val="none" w:sz="0" w:space="0" w:color="auto"/>
            <w:bottom w:val="none" w:sz="0" w:space="0" w:color="auto"/>
            <w:right w:val="none" w:sz="0" w:space="0" w:color="auto"/>
          </w:divBdr>
        </w:div>
        <w:div w:id="1369917029">
          <w:marLeft w:val="360"/>
          <w:marRight w:val="0"/>
          <w:marTop w:val="0"/>
          <w:marBottom w:val="0"/>
          <w:divBdr>
            <w:top w:val="none" w:sz="0" w:space="0" w:color="auto"/>
            <w:left w:val="none" w:sz="0" w:space="0" w:color="auto"/>
            <w:bottom w:val="none" w:sz="0" w:space="0" w:color="auto"/>
            <w:right w:val="none" w:sz="0" w:space="0" w:color="auto"/>
          </w:divBdr>
        </w:div>
        <w:div w:id="1880389298">
          <w:marLeft w:val="360"/>
          <w:marRight w:val="0"/>
          <w:marTop w:val="0"/>
          <w:marBottom w:val="0"/>
          <w:divBdr>
            <w:top w:val="none" w:sz="0" w:space="0" w:color="auto"/>
            <w:left w:val="none" w:sz="0" w:space="0" w:color="auto"/>
            <w:bottom w:val="none" w:sz="0" w:space="0" w:color="auto"/>
            <w:right w:val="none" w:sz="0" w:space="0" w:color="auto"/>
          </w:divBdr>
        </w:div>
        <w:div w:id="2051227756">
          <w:marLeft w:val="360"/>
          <w:marRight w:val="0"/>
          <w:marTop w:val="0"/>
          <w:marBottom w:val="0"/>
          <w:divBdr>
            <w:top w:val="none" w:sz="0" w:space="0" w:color="auto"/>
            <w:left w:val="none" w:sz="0" w:space="0" w:color="auto"/>
            <w:bottom w:val="none" w:sz="0" w:space="0" w:color="auto"/>
            <w:right w:val="none" w:sz="0" w:space="0" w:color="auto"/>
          </w:divBdr>
        </w:div>
        <w:div w:id="2081950247">
          <w:marLeft w:val="360"/>
          <w:marRight w:val="0"/>
          <w:marTop w:val="0"/>
          <w:marBottom w:val="0"/>
          <w:divBdr>
            <w:top w:val="none" w:sz="0" w:space="0" w:color="auto"/>
            <w:left w:val="none" w:sz="0" w:space="0" w:color="auto"/>
            <w:bottom w:val="none" w:sz="0" w:space="0" w:color="auto"/>
            <w:right w:val="none" w:sz="0" w:space="0" w:color="auto"/>
          </w:divBdr>
        </w:div>
      </w:divsChild>
    </w:div>
    <w:div w:id="380597091">
      <w:bodyDiv w:val="1"/>
      <w:marLeft w:val="0"/>
      <w:marRight w:val="0"/>
      <w:marTop w:val="0"/>
      <w:marBottom w:val="0"/>
      <w:divBdr>
        <w:top w:val="none" w:sz="0" w:space="0" w:color="auto"/>
        <w:left w:val="none" w:sz="0" w:space="0" w:color="auto"/>
        <w:bottom w:val="none" w:sz="0" w:space="0" w:color="auto"/>
        <w:right w:val="none" w:sz="0" w:space="0" w:color="auto"/>
      </w:divBdr>
    </w:div>
    <w:div w:id="388647310">
      <w:bodyDiv w:val="1"/>
      <w:marLeft w:val="0"/>
      <w:marRight w:val="0"/>
      <w:marTop w:val="0"/>
      <w:marBottom w:val="0"/>
      <w:divBdr>
        <w:top w:val="none" w:sz="0" w:space="0" w:color="auto"/>
        <w:left w:val="none" w:sz="0" w:space="0" w:color="auto"/>
        <w:bottom w:val="none" w:sz="0" w:space="0" w:color="auto"/>
        <w:right w:val="none" w:sz="0" w:space="0" w:color="auto"/>
      </w:divBdr>
    </w:div>
    <w:div w:id="408960449">
      <w:bodyDiv w:val="1"/>
      <w:marLeft w:val="0"/>
      <w:marRight w:val="0"/>
      <w:marTop w:val="0"/>
      <w:marBottom w:val="0"/>
      <w:divBdr>
        <w:top w:val="none" w:sz="0" w:space="0" w:color="auto"/>
        <w:left w:val="none" w:sz="0" w:space="0" w:color="auto"/>
        <w:bottom w:val="none" w:sz="0" w:space="0" w:color="auto"/>
        <w:right w:val="none" w:sz="0" w:space="0" w:color="auto"/>
      </w:divBdr>
    </w:div>
    <w:div w:id="419179055">
      <w:bodyDiv w:val="1"/>
      <w:marLeft w:val="0"/>
      <w:marRight w:val="0"/>
      <w:marTop w:val="0"/>
      <w:marBottom w:val="0"/>
      <w:divBdr>
        <w:top w:val="none" w:sz="0" w:space="0" w:color="auto"/>
        <w:left w:val="none" w:sz="0" w:space="0" w:color="auto"/>
        <w:bottom w:val="none" w:sz="0" w:space="0" w:color="auto"/>
        <w:right w:val="none" w:sz="0" w:space="0" w:color="auto"/>
      </w:divBdr>
    </w:div>
    <w:div w:id="426509605">
      <w:bodyDiv w:val="1"/>
      <w:marLeft w:val="0"/>
      <w:marRight w:val="0"/>
      <w:marTop w:val="0"/>
      <w:marBottom w:val="0"/>
      <w:divBdr>
        <w:top w:val="none" w:sz="0" w:space="0" w:color="auto"/>
        <w:left w:val="none" w:sz="0" w:space="0" w:color="auto"/>
        <w:bottom w:val="none" w:sz="0" w:space="0" w:color="auto"/>
        <w:right w:val="none" w:sz="0" w:space="0" w:color="auto"/>
      </w:divBdr>
    </w:div>
    <w:div w:id="426658447">
      <w:bodyDiv w:val="1"/>
      <w:marLeft w:val="0"/>
      <w:marRight w:val="0"/>
      <w:marTop w:val="0"/>
      <w:marBottom w:val="0"/>
      <w:divBdr>
        <w:top w:val="none" w:sz="0" w:space="0" w:color="auto"/>
        <w:left w:val="none" w:sz="0" w:space="0" w:color="auto"/>
        <w:bottom w:val="none" w:sz="0" w:space="0" w:color="auto"/>
        <w:right w:val="none" w:sz="0" w:space="0" w:color="auto"/>
      </w:divBdr>
    </w:div>
    <w:div w:id="427778096">
      <w:bodyDiv w:val="1"/>
      <w:marLeft w:val="0"/>
      <w:marRight w:val="0"/>
      <w:marTop w:val="0"/>
      <w:marBottom w:val="0"/>
      <w:divBdr>
        <w:top w:val="none" w:sz="0" w:space="0" w:color="auto"/>
        <w:left w:val="none" w:sz="0" w:space="0" w:color="auto"/>
        <w:bottom w:val="none" w:sz="0" w:space="0" w:color="auto"/>
        <w:right w:val="none" w:sz="0" w:space="0" w:color="auto"/>
      </w:divBdr>
    </w:div>
    <w:div w:id="429667135">
      <w:bodyDiv w:val="1"/>
      <w:marLeft w:val="0"/>
      <w:marRight w:val="0"/>
      <w:marTop w:val="0"/>
      <w:marBottom w:val="0"/>
      <w:divBdr>
        <w:top w:val="none" w:sz="0" w:space="0" w:color="auto"/>
        <w:left w:val="none" w:sz="0" w:space="0" w:color="auto"/>
        <w:bottom w:val="none" w:sz="0" w:space="0" w:color="auto"/>
        <w:right w:val="none" w:sz="0" w:space="0" w:color="auto"/>
      </w:divBdr>
    </w:div>
    <w:div w:id="435636519">
      <w:bodyDiv w:val="1"/>
      <w:marLeft w:val="0"/>
      <w:marRight w:val="0"/>
      <w:marTop w:val="0"/>
      <w:marBottom w:val="0"/>
      <w:divBdr>
        <w:top w:val="none" w:sz="0" w:space="0" w:color="auto"/>
        <w:left w:val="none" w:sz="0" w:space="0" w:color="auto"/>
        <w:bottom w:val="none" w:sz="0" w:space="0" w:color="auto"/>
        <w:right w:val="none" w:sz="0" w:space="0" w:color="auto"/>
      </w:divBdr>
    </w:div>
    <w:div w:id="442000642">
      <w:bodyDiv w:val="1"/>
      <w:marLeft w:val="0"/>
      <w:marRight w:val="0"/>
      <w:marTop w:val="0"/>
      <w:marBottom w:val="0"/>
      <w:divBdr>
        <w:top w:val="none" w:sz="0" w:space="0" w:color="auto"/>
        <w:left w:val="none" w:sz="0" w:space="0" w:color="auto"/>
        <w:bottom w:val="none" w:sz="0" w:space="0" w:color="auto"/>
        <w:right w:val="none" w:sz="0" w:space="0" w:color="auto"/>
      </w:divBdr>
      <w:divsChild>
        <w:div w:id="127626637">
          <w:marLeft w:val="360"/>
          <w:marRight w:val="0"/>
          <w:marTop w:val="0"/>
          <w:marBottom w:val="0"/>
          <w:divBdr>
            <w:top w:val="none" w:sz="0" w:space="0" w:color="auto"/>
            <w:left w:val="none" w:sz="0" w:space="0" w:color="auto"/>
            <w:bottom w:val="none" w:sz="0" w:space="0" w:color="auto"/>
            <w:right w:val="none" w:sz="0" w:space="0" w:color="auto"/>
          </w:divBdr>
        </w:div>
        <w:div w:id="689641579">
          <w:marLeft w:val="360"/>
          <w:marRight w:val="0"/>
          <w:marTop w:val="0"/>
          <w:marBottom w:val="0"/>
          <w:divBdr>
            <w:top w:val="none" w:sz="0" w:space="0" w:color="auto"/>
            <w:left w:val="none" w:sz="0" w:space="0" w:color="auto"/>
            <w:bottom w:val="none" w:sz="0" w:space="0" w:color="auto"/>
            <w:right w:val="none" w:sz="0" w:space="0" w:color="auto"/>
          </w:divBdr>
        </w:div>
        <w:div w:id="965937139">
          <w:marLeft w:val="360"/>
          <w:marRight w:val="0"/>
          <w:marTop w:val="0"/>
          <w:marBottom w:val="0"/>
          <w:divBdr>
            <w:top w:val="none" w:sz="0" w:space="0" w:color="auto"/>
            <w:left w:val="none" w:sz="0" w:space="0" w:color="auto"/>
            <w:bottom w:val="none" w:sz="0" w:space="0" w:color="auto"/>
            <w:right w:val="none" w:sz="0" w:space="0" w:color="auto"/>
          </w:divBdr>
        </w:div>
        <w:div w:id="1155951037">
          <w:marLeft w:val="360"/>
          <w:marRight w:val="0"/>
          <w:marTop w:val="0"/>
          <w:marBottom w:val="0"/>
          <w:divBdr>
            <w:top w:val="none" w:sz="0" w:space="0" w:color="auto"/>
            <w:left w:val="none" w:sz="0" w:space="0" w:color="auto"/>
            <w:bottom w:val="none" w:sz="0" w:space="0" w:color="auto"/>
            <w:right w:val="none" w:sz="0" w:space="0" w:color="auto"/>
          </w:divBdr>
        </w:div>
        <w:div w:id="1339699754">
          <w:marLeft w:val="360"/>
          <w:marRight w:val="0"/>
          <w:marTop w:val="0"/>
          <w:marBottom w:val="0"/>
          <w:divBdr>
            <w:top w:val="none" w:sz="0" w:space="0" w:color="auto"/>
            <w:left w:val="none" w:sz="0" w:space="0" w:color="auto"/>
            <w:bottom w:val="none" w:sz="0" w:space="0" w:color="auto"/>
            <w:right w:val="none" w:sz="0" w:space="0" w:color="auto"/>
          </w:divBdr>
        </w:div>
        <w:div w:id="1745252228">
          <w:marLeft w:val="360"/>
          <w:marRight w:val="0"/>
          <w:marTop w:val="0"/>
          <w:marBottom w:val="0"/>
          <w:divBdr>
            <w:top w:val="none" w:sz="0" w:space="0" w:color="auto"/>
            <w:left w:val="none" w:sz="0" w:space="0" w:color="auto"/>
            <w:bottom w:val="none" w:sz="0" w:space="0" w:color="auto"/>
            <w:right w:val="none" w:sz="0" w:space="0" w:color="auto"/>
          </w:divBdr>
        </w:div>
        <w:div w:id="1762485921">
          <w:marLeft w:val="360"/>
          <w:marRight w:val="0"/>
          <w:marTop w:val="0"/>
          <w:marBottom w:val="0"/>
          <w:divBdr>
            <w:top w:val="none" w:sz="0" w:space="0" w:color="auto"/>
            <w:left w:val="none" w:sz="0" w:space="0" w:color="auto"/>
            <w:bottom w:val="none" w:sz="0" w:space="0" w:color="auto"/>
            <w:right w:val="none" w:sz="0" w:space="0" w:color="auto"/>
          </w:divBdr>
        </w:div>
      </w:divsChild>
    </w:div>
    <w:div w:id="456067562">
      <w:bodyDiv w:val="1"/>
      <w:marLeft w:val="0"/>
      <w:marRight w:val="0"/>
      <w:marTop w:val="0"/>
      <w:marBottom w:val="0"/>
      <w:divBdr>
        <w:top w:val="none" w:sz="0" w:space="0" w:color="auto"/>
        <w:left w:val="none" w:sz="0" w:space="0" w:color="auto"/>
        <w:bottom w:val="none" w:sz="0" w:space="0" w:color="auto"/>
        <w:right w:val="none" w:sz="0" w:space="0" w:color="auto"/>
      </w:divBdr>
    </w:div>
    <w:div w:id="485172010">
      <w:bodyDiv w:val="1"/>
      <w:marLeft w:val="0"/>
      <w:marRight w:val="0"/>
      <w:marTop w:val="0"/>
      <w:marBottom w:val="0"/>
      <w:divBdr>
        <w:top w:val="none" w:sz="0" w:space="0" w:color="auto"/>
        <w:left w:val="none" w:sz="0" w:space="0" w:color="auto"/>
        <w:bottom w:val="none" w:sz="0" w:space="0" w:color="auto"/>
        <w:right w:val="none" w:sz="0" w:space="0" w:color="auto"/>
      </w:divBdr>
    </w:div>
    <w:div w:id="486944582">
      <w:bodyDiv w:val="1"/>
      <w:marLeft w:val="0"/>
      <w:marRight w:val="0"/>
      <w:marTop w:val="0"/>
      <w:marBottom w:val="0"/>
      <w:divBdr>
        <w:top w:val="none" w:sz="0" w:space="0" w:color="auto"/>
        <w:left w:val="none" w:sz="0" w:space="0" w:color="auto"/>
        <w:bottom w:val="none" w:sz="0" w:space="0" w:color="auto"/>
        <w:right w:val="none" w:sz="0" w:space="0" w:color="auto"/>
      </w:divBdr>
      <w:divsChild>
        <w:div w:id="348652486">
          <w:marLeft w:val="1080"/>
          <w:marRight w:val="0"/>
          <w:marTop w:val="0"/>
          <w:marBottom w:val="0"/>
          <w:divBdr>
            <w:top w:val="none" w:sz="0" w:space="0" w:color="auto"/>
            <w:left w:val="none" w:sz="0" w:space="0" w:color="auto"/>
            <w:bottom w:val="none" w:sz="0" w:space="0" w:color="auto"/>
            <w:right w:val="none" w:sz="0" w:space="0" w:color="auto"/>
          </w:divBdr>
        </w:div>
        <w:div w:id="391780382">
          <w:marLeft w:val="360"/>
          <w:marRight w:val="0"/>
          <w:marTop w:val="0"/>
          <w:marBottom w:val="0"/>
          <w:divBdr>
            <w:top w:val="none" w:sz="0" w:space="0" w:color="auto"/>
            <w:left w:val="none" w:sz="0" w:space="0" w:color="auto"/>
            <w:bottom w:val="none" w:sz="0" w:space="0" w:color="auto"/>
            <w:right w:val="none" w:sz="0" w:space="0" w:color="auto"/>
          </w:divBdr>
        </w:div>
        <w:div w:id="559251433">
          <w:marLeft w:val="1080"/>
          <w:marRight w:val="0"/>
          <w:marTop w:val="0"/>
          <w:marBottom w:val="0"/>
          <w:divBdr>
            <w:top w:val="none" w:sz="0" w:space="0" w:color="auto"/>
            <w:left w:val="none" w:sz="0" w:space="0" w:color="auto"/>
            <w:bottom w:val="none" w:sz="0" w:space="0" w:color="auto"/>
            <w:right w:val="none" w:sz="0" w:space="0" w:color="auto"/>
          </w:divBdr>
        </w:div>
        <w:div w:id="717628593">
          <w:marLeft w:val="360"/>
          <w:marRight w:val="0"/>
          <w:marTop w:val="0"/>
          <w:marBottom w:val="0"/>
          <w:divBdr>
            <w:top w:val="none" w:sz="0" w:space="0" w:color="auto"/>
            <w:left w:val="none" w:sz="0" w:space="0" w:color="auto"/>
            <w:bottom w:val="none" w:sz="0" w:space="0" w:color="auto"/>
            <w:right w:val="none" w:sz="0" w:space="0" w:color="auto"/>
          </w:divBdr>
        </w:div>
        <w:div w:id="1064375419">
          <w:marLeft w:val="360"/>
          <w:marRight w:val="0"/>
          <w:marTop w:val="0"/>
          <w:marBottom w:val="0"/>
          <w:divBdr>
            <w:top w:val="none" w:sz="0" w:space="0" w:color="auto"/>
            <w:left w:val="none" w:sz="0" w:space="0" w:color="auto"/>
            <w:bottom w:val="none" w:sz="0" w:space="0" w:color="auto"/>
            <w:right w:val="none" w:sz="0" w:space="0" w:color="auto"/>
          </w:divBdr>
        </w:div>
        <w:div w:id="1072388331">
          <w:marLeft w:val="360"/>
          <w:marRight w:val="0"/>
          <w:marTop w:val="0"/>
          <w:marBottom w:val="0"/>
          <w:divBdr>
            <w:top w:val="none" w:sz="0" w:space="0" w:color="auto"/>
            <w:left w:val="none" w:sz="0" w:space="0" w:color="auto"/>
            <w:bottom w:val="none" w:sz="0" w:space="0" w:color="auto"/>
            <w:right w:val="none" w:sz="0" w:space="0" w:color="auto"/>
          </w:divBdr>
        </w:div>
        <w:div w:id="1430540322">
          <w:marLeft w:val="360"/>
          <w:marRight w:val="0"/>
          <w:marTop w:val="0"/>
          <w:marBottom w:val="0"/>
          <w:divBdr>
            <w:top w:val="none" w:sz="0" w:space="0" w:color="auto"/>
            <w:left w:val="none" w:sz="0" w:space="0" w:color="auto"/>
            <w:bottom w:val="none" w:sz="0" w:space="0" w:color="auto"/>
            <w:right w:val="none" w:sz="0" w:space="0" w:color="auto"/>
          </w:divBdr>
        </w:div>
        <w:div w:id="1524128184">
          <w:marLeft w:val="360"/>
          <w:marRight w:val="0"/>
          <w:marTop w:val="0"/>
          <w:marBottom w:val="0"/>
          <w:divBdr>
            <w:top w:val="none" w:sz="0" w:space="0" w:color="auto"/>
            <w:left w:val="none" w:sz="0" w:space="0" w:color="auto"/>
            <w:bottom w:val="none" w:sz="0" w:space="0" w:color="auto"/>
            <w:right w:val="none" w:sz="0" w:space="0" w:color="auto"/>
          </w:divBdr>
        </w:div>
        <w:div w:id="1547597322">
          <w:marLeft w:val="360"/>
          <w:marRight w:val="0"/>
          <w:marTop w:val="0"/>
          <w:marBottom w:val="0"/>
          <w:divBdr>
            <w:top w:val="none" w:sz="0" w:space="0" w:color="auto"/>
            <w:left w:val="none" w:sz="0" w:space="0" w:color="auto"/>
            <w:bottom w:val="none" w:sz="0" w:space="0" w:color="auto"/>
            <w:right w:val="none" w:sz="0" w:space="0" w:color="auto"/>
          </w:divBdr>
        </w:div>
        <w:div w:id="2111194368">
          <w:marLeft w:val="360"/>
          <w:marRight w:val="0"/>
          <w:marTop w:val="0"/>
          <w:marBottom w:val="0"/>
          <w:divBdr>
            <w:top w:val="none" w:sz="0" w:space="0" w:color="auto"/>
            <w:left w:val="none" w:sz="0" w:space="0" w:color="auto"/>
            <w:bottom w:val="none" w:sz="0" w:space="0" w:color="auto"/>
            <w:right w:val="none" w:sz="0" w:space="0" w:color="auto"/>
          </w:divBdr>
        </w:div>
      </w:divsChild>
    </w:div>
    <w:div w:id="488909314">
      <w:bodyDiv w:val="1"/>
      <w:marLeft w:val="0"/>
      <w:marRight w:val="0"/>
      <w:marTop w:val="0"/>
      <w:marBottom w:val="0"/>
      <w:divBdr>
        <w:top w:val="none" w:sz="0" w:space="0" w:color="auto"/>
        <w:left w:val="none" w:sz="0" w:space="0" w:color="auto"/>
        <w:bottom w:val="none" w:sz="0" w:space="0" w:color="auto"/>
        <w:right w:val="none" w:sz="0" w:space="0" w:color="auto"/>
      </w:divBdr>
    </w:div>
    <w:div w:id="492767115">
      <w:bodyDiv w:val="1"/>
      <w:marLeft w:val="0"/>
      <w:marRight w:val="0"/>
      <w:marTop w:val="0"/>
      <w:marBottom w:val="0"/>
      <w:divBdr>
        <w:top w:val="none" w:sz="0" w:space="0" w:color="auto"/>
        <w:left w:val="none" w:sz="0" w:space="0" w:color="auto"/>
        <w:bottom w:val="none" w:sz="0" w:space="0" w:color="auto"/>
        <w:right w:val="none" w:sz="0" w:space="0" w:color="auto"/>
      </w:divBdr>
    </w:div>
    <w:div w:id="495148872">
      <w:bodyDiv w:val="1"/>
      <w:marLeft w:val="0"/>
      <w:marRight w:val="0"/>
      <w:marTop w:val="0"/>
      <w:marBottom w:val="0"/>
      <w:divBdr>
        <w:top w:val="none" w:sz="0" w:space="0" w:color="auto"/>
        <w:left w:val="none" w:sz="0" w:space="0" w:color="auto"/>
        <w:bottom w:val="none" w:sz="0" w:space="0" w:color="auto"/>
        <w:right w:val="none" w:sz="0" w:space="0" w:color="auto"/>
      </w:divBdr>
      <w:divsChild>
        <w:div w:id="4065276">
          <w:marLeft w:val="360"/>
          <w:marRight w:val="0"/>
          <w:marTop w:val="0"/>
          <w:marBottom w:val="0"/>
          <w:divBdr>
            <w:top w:val="none" w:sz="0" w:space="0" w:color="auto"/>
            <w:left w:val="none" w:sz="0" w:space="0" w:color="auto"/>
            <w:bottom w:val="none" w:sz="0" w:space="0" w:color="auto"/>
            <w:right w:val="none" w:sz="0" w:space="0" w:color="auto"/>
          </w:divBdr>
        </w:div>
        <w:div w:id="892425398">
          <w:marLeft w:val="360"/>
          <w:marRight w:val="0"/>
          <w:marTop w:val="0"/>
          <w:marBottom w:val="0"/>
          <w:divBdr>
            <w:top w:val="none" w:sz="0" w:space="0" w:color="auto"/>
            <w:left w:val="none" w:sz="0" w:space="0" w:color="auto"/>
            <w:bottom w:val="none" w:sz="0" w:space="0" w:color="auto"/>
            <w:right w:val="none" w:sz="0" w:space="0" w:color="auto"/>
          </w:divBdr>
        </w:div>
        <w:div w:id="1020083575">
          <w:marLeft w:val="360"/>
          <w:marRight w:val="0"/>
          <w:marTop w:val="0"/>
          <w:marBottom w:val="0"/>
          <w:divBdr>
            <w:top w:val="none" w:sz="0" w:space="0" w:color="auto"/>
            <w:left w:val="none" w:sz="0" w:space="0" w:color="auto"/>
            <w:bottom w:val="none" w:sz="0" w:space="0" w:color="auto"/>
            <w:right w:val="none" w:sz="0" w:space="0" w:color="auto"/>
          </w:divBdr>
        </w:div>
        <w:div w:id="1260331101">
          <w:marLeft w:val="360"/>
          <w:marRight w:val="0"/>
          <w:marTop w:val="0"/>
          <w:marBottom w:val="0"/>
          <w:divBdr>
            <w:top w:val="none" w:sz="0" w:space="0" w:color="auto"/>
            <w:left w:val="none" w:sz="0" w:space="0" w:color="auto"/>
            <w:bottom w:val="none" w:sz="0" w:space="0" w:color="auto"/>
            <w:right w:val="none" w:sz="0" w:space="0" w:color="auto"/>
          </w:divBdr>
        </w:div>
        <w:div w:id="1529413903">
          <w:marLeft w:val="360"/>
          <w:marRight w:val="0"/>
          <w:marTop w:val="0"/>
          <w:marBottom w:val="0"/>
          <w:divBdr>
            <w:top w:val="none" w:sz="0" w:space="0" w:color="auto"/>
            <w:left w:val="none" w:sz="0" w:space="0" w:color="auto"/>
            <w:bottom w:val="none" w:sz="0" w:space="0" w:color="auto"/>
            <w:right w:val="none" w:sz="0" w:space="0" w:color="auto"/>
          </w:divBdr>
        </w:div>
        <w:div w:id="1659653528">
          <w:marLeft w:val="360"/>
          <w:marRight w:val="0"/>
          <w:marTop w:val="0"/>
          <w:marBottom w:val="0"/>
          <w:divBdr>
            <w:top w:val="none" w:sz="0" w:space="0" w:color="auto"/>
            <w:left w:val="none" w:sz="0" w:space="0" w:color="auto"/>
            <w:bottom w:val="none" w:sz="0" w:space="0" w:color="auto"/>
            <w:right w:val="none" w:sz="0" w:space="0" w:color="auto"/>
          </w:divBdr>
        </w:div>
      </w:divsChild>
    </w:div>
    <w:div w:id="500901006">
      <w:bodyDiv w:val="1"/>
      <w:marLeft w:val="0"/>
      <w:marRight w:val="0"/>
      <w:marTop w:val="0"/>
      <w:marBottom w:val="0"/>
      <w:divBdr>
        <w:top w:val="none" w:sz="0" w:space="0" w:color="auto"/>
        <w:left w:val="none" w:sz="0" w:space="0" w:color="auto"/>
        <w:bottom w:val="none" w:sz="0" w:space="0" w:color="auto"/>
        <w:right w:val="none" w:sz="0" w:space="0" w:color="auto"/>
      </w:divBdr>
      <w:divsChild>
        <w:div w:id="582300987">
          <w:marLeft w:val="0"/>
          <w:marRight w:val="0"/>
          <w:marTop w:val="0"/>
          <w:marBottom w:val="0"/>
          <w:divBdr>
            <w:top w:val="none" w:sz="0" w:space="0" w:color="auto"/>
            <w:left w:val="none" w:sz="0" w:space="0" w:color="auto"/>
            <w:bottom w:val="none" w:sz="0" w:space="0" w:color="auto"/>
            <w:right w:val="none" w:sz="0" w:space="0" w:color="auto"/>
          </w:divBdr>
        </w:div>
      </w:divsChild>
    </w:div>
    <w:div w:id="514535864">
      <w:bodyDiv w:val="1"/>
      <w:marLeft w:val="0"/>
      <w:marRight w:val="0"/>
      <w:marTop w:val="0"/>
      <w:marBottom w:val="0"/>
      <w:divBdr>
        <w:top w:val="none" w:sz="0" w:space="0" w:color="auto"/>
        <w:left w:val="none" w:sz="0" w:space="0" w:color="auto"/>
        <w:bottom w:val="none" w:sz="0" w:space="0" w:color="auto"/>
        <w:right w:val="none" w:sz="0" w:space="0" w:color="auto"/>
      </w:divBdr>
    </w:div>
    <w:div w:id="520162768">
      <w:bodyDiv w:val="1"/>
      <w:marLeft w:val="0"/>
      <w:marRight w:val="0"/>
      <w:marTop w:val="0"/>
      <w:marBottom w:val="0"/>
      <w:divBdr>
        <w:top w:val="none" w:sz="0" w:space="0" w:color="auto"/>
        <w:left w:val="none" w:sz="0" w:space="0" w:color="auto"/>
        <w:bottom w:val="none" w:sz="0" w:space="0" w:color="auto"/>
        <w:right w:val="none" w:sz="0" w:space="0" w:color="auto"/>
      </w:divBdr>
      <w:divsChild>
        <w:div w:id="56321532">
          <w:marLeft w:val="360"/>
          <w:marRight w:val="0"/>
          <w:marTop w:val="0"/>
          <w:marBottom w:val="0"/>
          <w:divBdr>
            <w:top w:val="none" w:sz="0" w:space="0" w:color="auto"/>
            <w:left w:val="none" w:sz="0" w:space="0" w:color="auto"/>
            <w:bottom w:val="none" w:sz="0" w:space="0" w:color="auto"/>
            <w:right w:val="none" w:sz="0" w:space="0" w:color="auto"/>
          </w:divBdr>
        </w:div>
        <w:div w:id="280962398">
          <w:marLeft w:val="360"/>
          <w:marRight w:val="0"/>
          <w:marTop w:val="0"/>
          <w:marBottom w:val="0"/>
          <w:divBdr>
            <w:top w:val="none" w:sz="0" w:space="0" w:color="auto"/>
            <w:left w:val="none" w:sz="0" w:space="0" w:color="auto"/>
            <w:bottom w:val="none" w:sz="0" w:space="0" w:color="auto"/>
            <w:right w:val="none" w:sz="0" w:space="0" w:color="auto"/>
          </w:divBdr>
        </w:div>
        <w:div w:id="618024226">
          <w:marLeft w:val="360"/>
          <w:marRight w:val="0"/>
          <w:marTop w:val="0"/>
          <w:marBottom w:val="0"/>
          <w:divBdr>
            <w:top w:val="none" w:sz="0" w:space="0" w:color="auto"/>
            <w:left w:val="none" w:sz="0" w:space="0" w:color="auto"/>
            <w:bottom w:val="none" w:sz="0" w:space="0" w:color="auto"/>
            <w:right w:val="none" w:sz="0" w:space="0" w:color="auto"/>
          </w:divBdr>
        </w:div>
        <w:div w:id="777069002">
          <w:marLeft w:val="360"/>
          <w:marRight w:val="0"/>
          <w:marTop w:val="0"/>
          <w:marBottom w:val="0"/>
          <w:divBdr>
            <w:top w:val="none" w:sz="0" w:space="0" w:color="auto"/>
            <w:left w:val="none" w:sz="0" w:space="0" w:color="auto"/>
            <w:bottom w:val="none" w:sz="0" w:space="0" w:color="auto"/>
            <w:right w:val="none" w:sz="0" w:space="0" w:color="auto"/>
          </w:divBdr>
        </w:div>
        <w:div w:id="1757287940">
          <w:marLeft w:val="360"/>
          <w:marRight w:val="0"/>
          <w:marTop w:val="0"/>
          <w:marBottom w:val="0"/>
          <w:divBdr>
            <w:top w:val="none" w:sz="0" w:space="0" w:color="auto"/>
            <w:left w:val="none" w:sz="0" w:space="0" w:color="auto"/>
            <w:bottom w:val="none" w:sz="0" w:space="0" w:color="auto"/>
            <w:right w:val="none" w:sz="0" w:space="0" w:color="auto"/>
          </w:divBdr>
        </w:div>
        <w:div w:id="1823616323">
          <w:marLeft w:val="360"/>
          <w:marRight w:val="0"/>
          <w:marTop w:val="0"/>
          <w:marBottom w:val="0"/>
          <w:divBdr>
            <w:top w:val="none" w:sz="0" w:space="0" w:color="auto"/>
            <w:left w:val="none" w:sz="0" w:space="0" w:color="auto"/>
            <w:bottom w:val="none" w:sz="0" w:space="0" w:color="auto"/>
            <w:right w:val="none" w:sz="0" w:space="0" w:color="auto"/>
          </w:divBdr>
        </w:div>
        <w:div w:id="1830317903">
          <w:marLeft w:val="360"/>
          <w:marRight w:val="0"/>
          <w:marTop w:val="0"/>
          <w:marBottom w:val="0"/>
          <w:divBdr>
            <w:top w:val="none" w:sz="0" w:space="0" w:color="auto"/>
            <w:left w:val="none" w:sz="0" w:space="0" w:color="auto"/>
            <w:bottom w:val="none" w:sz="0" w:space="0" w:color="auto"/>
            <w:right w:val="none" w:sz="0" w:space="0" w:color="auto"/>
          </w:divBdr>
        </w:div>
        <w:div w:id="1918055281">
          <w:marLeft w:val="360"/>
          <w:marRight w:val="0"/>
          <w:marTop w:val="0"/>
          <w:marBottom w:val="0"/>
          <w:divBdr>
            <w:top w:val="none" w:sz="0" w:space="0" w:color="auto"/>
            <w:left w:val="none" w:sz="0" w:space="0" w:color="auto"/>
            <w:bottom w:val="none" w:sz="0" w:space="0" w:color="auto"/>
            <w:right w:val="none" w:sz="0" w:space="0" w:color="auto"/>
          </w:divBdr>
        </w:div>
      </w:divsChild>
    </w:div>
    <w:div w:id="525098572">
      <w:bodyDiv w:val="1"/>
      <w:marLeft w:val="0"/>
      <w:marRight w:val="0"/>
      <w:marTop w:val="0"/>
      <w:marBottom w:val="0"/>
      <w:divBdr>
        <w:top w:val="none" w:sz="0" w:space="0" w:color="auto"/>
        <w:left w:val="none" w:sz="0" w:space="0" w:color="auto"/>
        <w:bottom w:val="none" w:sz="0" w:space="0" w:color="auto"/>
        <w:right w:val="none" w:sz="0" w:space="0" w:color="auto"/>
      </w:divBdr>
      <w:divsChild>
        <w:div w:id="390470256">
          <w:marLeft w:val="360"/>
          <w:marRight w:val="0"/>
          <w:marTop w:val="0"/>
          <w:marBottom w:val="0"/>
          <w:divBdr>
            <w:top w:val="none" w:sz="0" w:space="0" w:color="auto"/>
            <w:left w:val="none" w:sz="0" w:space="0" w:color="auto"/>
            <w:bottom w:val="none" w:sz="0" w:space="0" w:color="auto"/>
            <w:right w:val="none" w:sz="0" w:space="0" w:color="auto"/>
          </w:divBdr>
        </w:div>
        <w:div w:id="533811837">
          <w:marLeft w:val="360"/>
          <w:marRight w:val="0"/>
          <w:marTop w:val="0"/>
          <w:marBottom w:val="0"/>
          <w:divBdr>
            <w:top w:val="none" w:sz="0" w:space="0" w:color="auto"/>
            <w:left w:val="none" w:sz="0" w:space="0" w:color="auto"/>
            <w:bottom w:val="none" w:sz="0" w:space="0" w:color="auto"/>
            <w:right w:val="none" w:sz="0" w:space="0" w:color="auto"/>
          </w:divBdr>
        </w:div>
        <w:div w:id="1030447321">
          <w:marLeft w:val="360"/>
          <w:marRight w:val="0"/>
          <w:marTop w:val="0"/>
          <w:marBottom w:val="0"/>
          <w:divBdr>
            <w:top w:val="none" w:sz="0" w:space="0" w:color="auto"/>
            <w:left w:val="none" w:sz="0" w:space="0" w:color="auto"/>
            <w:bottom w:val="none" w:sz="0" w:space="0" w:color="auto"/>
            <w:right w:val="none" w:sz="0" w:space="0" w:color="auto"/>
          </w:divBdr>
        </w:div>
        <w:div w:id="1173492736">
          <w:marLeft w:val="360"/>
          <w:marRight w:val="0"/>
          <w:marTop w:val="0"/>
          <w:marBottom w:val="0"/>
          <w:divBdr>
            <w:top w:val="none" w:sz="0" w:space="0" w:color="auto"/>
            <w:left w:val="none" w:sz="0" w:space="0" w:color="auto"/>
            <w:bottom w:val="none" w:sz="0" w:space="0" w:color="auto"/>
            <w:right w:val="none" w:sz="0" w:space="0" w:color="auto"/>
          </w:divBdr>
        </w:div>
        <w:div w:id="1269966734">
          <w:marLeft w:val="360"/>
          <w:marRight w:val="0"/>
          <w:marTop w:val="0"/>
          <w:marBottom w:val="0"/>
          <w:divBdr>
            <w:top w:val="none" w:sz="0" w:space="0" w:color="auto"/>
            <w:left w:val="none" w:sz="0" w:space="0" w:color="auto"/>
            <w:bottom w:val="none" w:sz="0" w:space="0" w:color="auto"/>
            <w:right w:val="none" w:sz="0" w:space="0" w:color="auto"/>
          </w:divBdr>
        </w:div>
        <w:div w:id="1596090865">
          <w:marLeft w:val="360"/>
          <w:marRight w:val="0"/>
          <w:marTop w:val="0"/>
          <w:marBottom w:val="0"/>
          <w:divBdr>
            <w:top w:val="none" w:sz="0" w:space="0" w:color="auto"/>
            <w:left w:val="none" w:sz="0" w:space="0" w:color="auto"/>
            <w:bottom w:val="none" w:sz="0" w:space="0" w:color="auto"/>
            <w:right w:val="none" w:sz="0" w:space="0" w:color="auto"/>
          </w:divBdr>
        </w:div>
      </w:divsChild>
    </w:div>
    <w:div w:id="526455445">
      <w:bodyDiv w:val="1"/>
      <w:marLeft w:val="0"/>
      <w:marRight w:val="0"/>
      <w:marTop w:val="0"/>
      <w:marBottom w:val="0"/>
      <w:divBdr>
        <w:top w:val="none" w:sz="0" w:space="0" w:color="auto"/>
        <w:left w:val="none" w:sz="0" w:space="0" w:color="auto"/>
        <w:bottom w:val="none" w:sz="0" w:space="0" w:color="auto"/>
        <w:right w:val="none" w:sz="0" w:space="0" w:color="auto"/>
      </w:divBdr>
    </w:div>
    <w:div w:id="527303827">
      <w:bodyDiv w:val="1"/>
      <w:marLeft w:val="0"/>
      <w:marRight w:val="0"/>
      <w:marTop w:val="0"/>
      <w:marBottom w:val="0"/>
      <w:divBdr>
        <w:top w:val="none" w:sz="0" w:space="0" w:color="auto"/>
        <w:left w:val="none" w:sz="0" w:space="0" w:color="auto"/>
        <w:bottom w:val="none" w:sz="0" w:space="0" w:color="auto"/>
        <w:right w:val="none" w:sz="0" w:space="0" w:color="auto"/>
      </w:divBdr>
      <w:divsChild>
        <w:div w:id="1648512587">
          <w:marLeft w:val="360"/>
          <w:marRight w:val="0"/>
          <w:marTop w:val="0"/>
          <w:marBottom w:val="0"/>
          <w:divBdr>
            <w:top w:val="none" w:sz="0" w:space="0" w:color="auto"/>
            <w:left w:val="none" w:sz="0" w:space="0" w:color="auto"/>
            <w:bottom w:val="none" w:sz="0" w:space="0" w:color="auto"/>
            <w:right w:val="none" w:sz="0" w:space="0" w:color="auto"/>
          </w:divBdr>
        </w:div>
        <w:div w:id="1860390526">
          <w:marLeft w:val="360"/>
          <w:marRight w:val="0"/>
          <w:marTop w:val="0"/>
          <w:marBottom w:val="0"/>
          <w:divBdr>
            <w:top w:val="none" w:sz="0" w:space="0" w:color="auto"/>
            <w:left w:val="none" w:sz="0" w:space="0" w:color="auto"/>
            <w:bottom w:val="none" w:sz="0" w:space="0" w:color="auto"/>
            <w:right w:val="none" w:sz="0" w:space="0" w:color="auto"/>
          </w:divBdr>
        </w:div>
      </w:divsChild>
    </w:div>
    <w:div w:id="529344628">
      <w:bodyDiv w:val="1"/>
      <w:marLeft w:val="0"/>
      <w:marRight w:val="0"/>
      <w:marTop w:val="0"/>
      <w:marBottom w:val="0"/>
      <w:divBdr>
        <w:top w:val="none" w:sz="0" w:space="0" w:color="auto"/>
        <w:left w:val="none" w:sz="0" w:space="0" w:color="auto"/>
        <w:bottom w:val="none" w:sz="0" w:space="0" w:color="auto"/>
        <w:right w:val="none" w:sz="0" w:space="0" w:color="auto"/>
      </w:divBdr>
    </w:div>
    <w:div w:id="541751137">
      <w:bodyDiv w:val="1"/>
      <w:marLeft w:val="0"/>
      <w:marRight w:val="0"/>
      <w:marTop w:val="0"/>
      <w:marBottom w:val="0"/>
      <w:divBdr>
        <w:top w:val="none" w:sz="0" w:space="0" w:color="auto"/>
        <w:left w:val="none" w:sz="0" w:space="0" w:color="auto"/>
        <w:bottom w:val="none" w:sz="0" w:space="0" w:color="auto"/>
        <w:right w:val="none" w:sz="0" w:space="0" w:color="auto"/>
      </w:divBdr>
    </w:div>
    <w:div w:id="544484624">
      <w:bodyDiv w:val="1"/>
      <w:marLeft w:val="0"/>
      <w:marRight w:val="0"/>
      <w:marTop w:val="0"/>
      <w:marBottom w:val="0"/>
      <w:divBdr>
        <w:top w:val="none" w:sz="0" w:space="0" w:color="auto"/>
        <w:left w:val="none" w:sz="0" w:space="0" w:color="auto"/>
        <w:bottom w:val="none" w:sz="0" w:space="0" w:color="auto"/>
        <w:right w:val="none" w:sz="0" w:space="0" w:color="auto"/>
      </w:divBdr>
    </w:div>
    <w:div w:id="546263684">
      <w:bodyDiv w:val="1"/>
      <w:marLeft w:val="0"/>
      <w:marRight w:val="0"/>
      <w:marTop w:val="0"/>
      <w:marBottom w:val="0"/>
      <w:divBdr>
        <w:top w:val="none" w:sz="0" w:space="0" w:color="auto"/>
        <w:left w:val="none" w:sz="0" w:space="0" w:color="auto"/>
        <w:bottom w:val="none" w:sz="0" w:space="0" w:color="auto"/>
        <w:right w:val="none" w:sz="0" w:space="0" w:color="auto"/>
      </w:divBdr>
      <w:divsChild>
        <w:div w:id="8222831">
          <w:marLeft w:val="360"/>
          <w:marRight w:val="0"/>
          <w:marTop w:val="0"/>
          <w:marBottom w:val="0"/>
          <w:divBdr>
            <w:top w:val="none" w:sz="0" w:space="0" w:color="auto"/>
            <w:left w:val="none" w:sz="0" w:space="0" w:color="auto"/>
            <w:bottom w:val="none" w:sz="0" w:space="0" w:color="auto"/>
            <w:right w:val="none" w:sz="0" w:space="0" w:color="auto"/>
          </w:divBdr>
        </w:div>
        <w:div w:id="1019311079">
          <w:marLeft w:val="360"/>
          <w:marRight w:val="0"/>
          <w:marTop w:val="0"/>
          <w:marBottom w:val="0"/>
          <w:divBdr>
            <w:top w:val="none" w:sz="0" w:space="0" w:color="auto"/>
            <w:left w:val="none" w:sz="0" w:space="0" w:color="auto"/>
            <w:bottom w:val="none" w:sz="0" w:space="0" w:color="auto"/>
            <w:right w:val="none" w:sz="0" w:space="0" w:color="auto"/>
          </w:divBdr>
        </w:div>
        <w:div w:id="1282883201">
          <w:marLeft w:val="360"/>
          <w:marRight w:val="0"/>
          <w:marTop w:val="0"/>
          <w:marBottom w:val="0"/>
          <w:divBdr>
            <w:top w:val="none" w:sz="0" w:space="0" w:color="auto"/>
            <w:left w:val="none" w:sz="0" w:space="0" w:color="auto"/>
            <w:bottom w:val="none" w:sz="0" w:space="0" w:color="auto"/>
            <w:right w:val="none" w:sz="0" w:space="0" w:color="auto"/>
          </w:divBdr>
        </w:div>
        <w:div w:id="1891652928">
          <w:marLeft w:val="360"/>
          <w:marRight w:val="0"/>
          <w:marTop w:val="0"/>
          <w:marBottom w:val="0"/>
          <w:divBdr>
            <w:top w:val="none" w:sz="0" w:space="0" w:color="auto"/>
            <w:left w:val="none" w:sz="0" w:space="0" w:color="auto"/>
            <w:bottom w:val="none" w:sz="0" w:space="0" w:color="auto"/>
            <w:right w:val="none" w:sz="0" w:space="0" w:color="auto"/>
          </w:divBdr>
        </w:div>
        <w:div w:id="2114746077">
          <w:marLeft w:val="360"/>
          <w:marRight w:val="0"/>
          <w:marTop w:val="0"/>
          <w:marBottom w:val="0"/>
          <w:divBdr>
            <w:top w:val="none" w:sz="0" w:space="0" w:color="auto"/>
            <w:left w:val="none" w:sz="0" w:space="0" w:color="auto"/>
            <w:bottom w:val="none" w:sz="0" w:space="0" w:color="auto"/>
            <w:right w:val="none" w:sz="0" w:space="0" w:color="auto"/>
          </w:divBdr>
        </w:div>
      </w:divsChild>
    </w:div>
    <w:div w:id="546451443">
      <w:bodyDiv w:val="1"/>
      <w:marLeft w:val="0"/>
      <w:marRight w:val="0"/>
      <w:marTop w:val="0"/>
      <w:marBottom w:val="0"/>
      <w:divBdr>
        <w:top w:val="none" w:sz="0" w:space="0" w:color="auto"/>
        <w:left w:val="none" w:sz="0" w:space="0" w:color="auto"/>
        <w:bottom w:val="none" w:sz="0" w:space="0" w:color="auto"/>
        <w:right w:val="none" w:sz="0" w:space="0" w:color="auto"/>
      </w:divBdr>
    </w:div>
    <w:div w:id="582766466">
      <w:bodyDiv w:val="1"/>
      <w:marLeft w:val="0"/>
      <w:marRight w:val="0"/>
      <w:marTop w:val="0"/>
      <w:marBottom w:val="0"/>
      <w:divBdr>
        <w:top w:val="none" w:sz="0" w:space="0" w:color="auto"/>
        <w:left w:val="none" w:sz="0" w:space="0" w:color="auto"/>
        <w:bottom w:val="none" w:sz="0" w:space="0" w:color="auto"/>
        <w:right w:val="none" w:sz="0" w:space="0" w:color="auto"/>
      </w:divBdr>
    </w:div>
    <w:div w:id="587036071">
      <w:bodyDiv w:val="1"/>
      <w:marLeft w:val="0"/>
      <w:marRight w:val="0"/>
      <w:marTop w:val="0"/>
      <w:marBottom w:val="0"/>
      <w:divBdr>
        <w:top w:val="none" w:sz="0" w:space="0" w:color="auto"/>
        <w:left w:val="none" w:sz="0" w:space="0" w:color="auto"/>
        <w:bottom w:val="none" w:sz="0" w:space="0" w:color="auto"/>
        <w:right w:val="none" w:sz="0" w:space="0" w:color="auto"/>
      </w:divBdr>
      <w:divsChild>
        <w:div w:id="36054801">
          <w:marLeft w:val="360"/>
          <w:marRight w:val="0"/>
          <w:marTop w:val="0"/>
          <w:marBottom w:val="0"/>
          <w:divBdr>
            <w:top w:val="none" w:sz="0" w:space="0" w:color="auto"/>
            <w:left w:val="none" w:sz="0" w:space="0" w:color="auto"/>
            <w:bottom w:val="none" w:sz="0" w:space="0" w:color="auto"/>
            <w:right w:val="none" w:sz="0" w:space="0" w:color="auto"/>
          </w:divBdr>
        </w:div>
        <w:div w:id="223687230">
          <w:marLeft w:val="360"/>
          <w:marRight w:val="0"/>
          <w:marTop w:val="0"/>
          <w:marBottom w:val="0"/>
          <w:divBdr>
            <w:top w:val="none" w:sz="0" w:space="0" w:color="auto"/>
            <w:left w:val="none" w:sz="0" w:space="0" w:color="auto"/>
            <w:bottom w:val="none" w:sz="0" w:space="0" w:color="auto"/>
            <w:right w:val="none" w:sz="0" w:space="0" w:color="auto"/>
          </w:divBdr>
        </w:div>
        <w:div w:id="247347538">
          <w:marLeft w:val="1080"/>
          <w:marRight w:val="0"/>
          <w:marTop w:val="0"/>
          <w:marBottom w:val="0"/>
          <w:divBdr>
            <w:top w:val="none" w:sz="0" w:space="0" w:color="auto"/>
            <w:left w:val="none" w:sz="0" w:space="0" w:color="auto"/>
            <w:bottom w:val="none" w:sz="0" w:space="0" w:color="auto"/>
            <w:right w:val="none" w:sz="0" w:space="0" w:color="auto"/>
          </w:divBdr>
        </w:div>
        <w:div w:id="295330449">
          <w:marLeft w:val="360"/>
          <w:marRight w:val="0"/>
          <w:marTop w:val="0"/>
          <w:marBottom w:val="0"/>
          <w:divBdr>
            <w:top w:val="none" w:sz="0" w:space="0" w:color="auto"/>
            <w:left w:val="none" w:sz="0" w:space="0" w:color="auto"/>
            <w:bottom w:val="none" w:sz="0" w:space="0" w:color="auto"/>
            <w:right w:val="none" w:sz="0" w:space="0" w:color="auto"/>
          </w:divBdr>
        </w:div>
        <w:div w:id="363218241">
          <w:marLeft w:val="360"/>
          <w:marRight w:val="0"/>
          <w:marTop w:val="0"/>
          <w:marBottom w:val="0"/>
          <w:divBdr>
            <w:top w:val="none" w:sz="0" w:space="0" w:color="auto"/>
            <w:left w:val="none" w:sz="0" w:space="0" w:color="auto"/>
            <w:bottom w:val="none" w:sz="0" w:space="0" w:color="auto"/>
            <w:right w:val="none" w:sz="0" w:space="0" w:color="auto"/>
          </w:divBdr>
        </w:div>
        <w:div w:id="618608020">
          <w:marLeft w:val="360"/>
          <w:marRight w:val="0"/>
          <w:marTop w:val="0"/>
          <w:marBottom w:val="0"/>
          <w:divBdr>
            <w:top w:val="none" w:sz="0" w:space="0" w:color="auto"/>
            <w:left w:val="none" w:sz="0" w:space="0" w:color="auto"/>
            <w:bottom w:val="none" w:sz="0" w:space="0" w:color="auto"/>
            <w:right w:val="none" w:sz="0" w:space="0" w:color="auto"/>
          </w:divBdr>
        </w:div>
        <w:div w:id="640622615">
          <w:marLeft w:val="360"/>
          <w:marRight w:val="0"/>
          <w:marTop w:val="0"/>
          <w:marBottom w:val="0"/>
          <w:divBdr>
            <w:top w:val="none" w:sz="0" w:space="0" w:color="auto"/>
            <w:left w:val="none" w:sz="0" w:space="0" w:color="auto"/>
            <w:bottom w:val="none" w:sz="0" w:space="0" w:color="auto"/>
            <w:right w:val="none" w:sz="0" w:space="0" w:color="auto"/>
          </w:divBdr>
        </w:div>
        <w:div w:id="968700946">
          <w:marLeft w:val="360"/>
          <w:marRight w:val="0"/>
          <w:marTop w:val="0"/>
          <w:marBottom w:val="0"/>
          <w:divBdr>
            <w:top w:val="none" w:sz="0" w:space="0" w:color="auto"/>
            <w:left w:val="none" w:sz="0" w:space="0" w:color="auto"/>
            <w:bottom w:val="none" w:sz="0" w:space="0" w:color="auto"/>
            <w:right w:val="none" w:sz="0" w:space="0" w:color="auto"/>
          </w:divBdr>
        </w:div>
        <w:div w:id="1233737918">
          <w:marLeft w:val="360"/>
          <w:marRight w:val="0"/>
          <w:marTop w:val="0"/>
          <w:marBottom w:val="0"/>
          <w:divBdr>
            <w:top w:val="none" w:sz="0" w:space="0" w:color="auto"/>
            <w:left w:val="none" w:sz="0" w:space="0" w:color="auto"/>
            <w:bottom w:val="none" w:sz="0" w:space="0" w:color="auto"/>
            <w:right w:val="none" w:sz="0" w:space="0" w:color="auto"/>
          </w:divBdr>
        </w:div>
        <w:div w:id="1356228897">
          <w:marLeft w:val="360"/>
          <w:marRight w:val="0"/>
          <w:marTop w:val="0"/>
          <w:marBottom w:val="0"/>
          <w:divBdr>
            <w:top w:val="none" w:sz="0" w:space="0" w:color="auto"/>
            <w:left w:val="none" w:sz="0" w:space="0" w:color="auto"/>
            <w:bottom w:val="none" w:sz="0" w:space="0" w:color="auto"/>
            <w:right w:val="none" w:sz="0" w:space="0" w:color="auto"/>
          </w:divBdr>
        </w:div>
        <w:div w:id="1702436679">
          <w:marLeft w:val="360"/>
          <w:marRight w:val="0"/>
          <w:marTop w:val="0"/>
          <w:marBottom w:val="0"/>
          <w:divBdr>
            <w:top w:val="none" w:sz="0" w:space="0" w:color="auto"/>
            <w:left w:val="none" w:sz="0" w:space="0" w:color="auto"/>
            <w:bottom w:val="none" w:sz="0" w:space="0" w:color="auto"/>
            <w:right w:val="none" w:sz="0" w:space="0" w:color="auto"/>
          </w:divBdr>
        </w:div>
        <w:div w:id="1759982172">
          <w:marLeft w:val="360"/>
          <w:marRight w:val="0"/>
          <w:marTop w:val="0"/>
          <w:marBottom w:val="0"/>
          <w:divBdr>
            <w:top w:val="none" w:sz="0" w:space="0" w:color="auto"/>
            <w:left w:val="none" w:sz="0" w:space="0" w:color="auto"/>
            <w:bottom w:val="none" w:sz="0" w:space="0" w:color="auto"/>
            <w:right w:val="none" w:sz="0" w:space="0" w:color="auto"/>
          </w:divBdr>
        </w:div>
        <w:div w:id="1766883292">
          <w:marLeft w:val="360"/>
          <w:marRight w:val="0"/>
          <w:marTop w:val="0"/>
          <w:marBottom w:val="0"/>
          <w:divBdr>
            <w:top w:val="none" w:sz="0" w:space="0" w:color="auto"/>
            <w:left w:val="none" w:sz="0" w:space="0" w:color="auto"/>
            <w:bottom w:val="none" w:sz="0" w:space="0" w:color="auto"/>
            <w:right w:val="none" w:sz="0" w:space="0" w:color="auto"/>
          </w:divBdr>
        </w:div>
        <w:div w:id="1768891561">
          <w:marLeft w:val="360"/>
          <w:marRight w:val="0"/>
          <w:marTop w:val="0"/>
          <w:marBottom w:val="0"/>
          <w:divBdr>
            <w:top w:val="none" w:sz="0" w:space="0" w:color="auto"/>
            <w:left w:val="none" w:sz="0" w:space="0" w:color="auto"/>
            <w:bottom w:val="none" w:sz="0" w:space="0" w:color="auto"/>
            <w:right w:val="none" w:sz="0" w:space="0" w:color="auto"/>
          </w:divBdr>
        </w:div>
        <w:div w:id="1799760495">
          <w:marLeft w:val="360"/>
          <w:marRight w:val="0"/>
          <w:marTop w:val="0"/>
          <w:marBottom w:val="0"/>
          <w:divBdr>
            <w:top w:val="none" w:sz="0" w:space="0" w:color="auto"/>
            <w:left w:val="none" w:sz="0" w:space="0" w:color="auto"/>
            <w:bottom w:val="none" w:sz="0" w:space="0" w:color="auto"/>
            <w:right w:val="none" w:sz="0" w:space="0" w:color="auto"/>
          </w:divBdr>
        </w:div>
        <w:div w:id="1819569376">
          <w:marLeft w:val="1080"/>
          <w:marRight w:val="0"/>
          <w:marTop w:val="0"/>
          <w:marBottom w:val="0"/>
          <w:divBdr>
            <w:top w:val="none" w:sz="0" w:space="0" w:color="auto"/>
            <w:left w:val="none" w:sz="0" w:space="0" w:color="auto"/>
            <w:bottom w:val="none" w:sz="0" w:space="0" w:color="auto"/>
            <w:right w:val="none" w:sz="0" w:space="0" w:color="auto"/>
          </w:divBdr>
        </w:div>
        <w:div w:id="2009552114">
          <w:marLeft w:val="1080"/>
          <w:marRight w:val="0"/>
          <w:marTop w:val="0"/>
          <w:marBottom w:val="0"/>
          <w:divBdr>
            <w:top w:val="none" w:sz="0" w:space="0" w:color="auto"/>
            <w:left w:val="none" w:sz="0" w:space="0" w:color="auto"/>
            <w:bottom w:val="none" w:sz="0" w:space="0" w:color="auto"/>
            <w:right w:val="none" w:sz="0" w:space="0" w:color="auto"/>
          </w:divBdr>
        </w:div>
      </w:divsChild>
    </w:div>
    <w:div w:id="592395896">
      <w:bodyDiv w:val="1"/>
      <w:marLeft w:val="0"/>
      <w:marRight w:val="0"/>
      <w:marTop w:val="0"/>
      <w:marBottom w:val="0"/>
      <w:divBdr>
        <w:top w:val="none" w:sz="0" w:space="0" w:color="auto"/>
        <w:left w:val="none" w:sz="0" w:space="0" w:color="auto"/>
        <w:bottom w:val="none" w:sz="0" w:space="0" w:color="auto"/>
        <w:right w:val="none" w:sz="0" w:space="0" w:color="auto"/>
      </w:divBdr>
    </w:div>
    <w:div w:id="596987448">
      <w:bodyDiv w:val="1"/>
      <w:marLeft w:val="0"/>
      <w:marRight w:val="0"/>
      <w:marTop w:val="0"/>
      <w:marBottom w:val="0"/>
      <w:divBdr>
        <w:top w:val="none" w:sz="0" w:space="0" w:color="auto"/>
        <w:left w:val="none" w:sz="0" w:space="0" w:color="auto"/>
        <w:bottom w:val="none" w:sz="0" w:space="0" w:color="auto"/>
        <w:right w:val="none" w:sz="0" w:space="0" w:color="auto"/>
      </w:divBdr>
    </w:div>
    <w:div w:id="606619363">
      <w:bodyDiv w:val="1"/>
      <w:marLeft w:val="0"/>
      <w:marRight w:val="0"/>
      <w:marTop w:val="0"/>
      <w:marBottom w:val="0"/>
      <w:divBdr>
        <w:top w:val="none" w:sz="0" w:space="0" w:color="auto"/>
        <w:left w:val="none" w:sz="0" w:space="0" w:color="auto"/>
        <w:bottom w:val="none" w:sz="0" w:space="0" w:color="auto"/>
        <w:right w:val="none" w:sz="0" w:space="0" w:color="auto"/>
      </w:divBdr>
    </w:div>
    <w:div w:id="613560869">
      <w:bodyDiv w:val="1"/>
      <w:marLeft w:val="0"/>
      <w:marRight w:val="0"/>
      <w:marTop w:val="0"/>
      <w:marBottom w:val="0"/>
      <w:divBdr>
        <w:top w:val="none" w:sz="0" w:space="0" w:color="auto"/>
        <w:left w:val="none" w:sz="0" w:space="0" w:color="auto"/>
        <w:bottom w:val="none" w:sz="0" w:space="0" w:color="auto"/>
        <w:right w:val="none" w:sz="0" w:space="0" w:color="auto"/>
      </w:divBdr>
      <w:divsChild>
        <w:div w:id="553006594">
          <w:marLeft w:val="720"/>
          <w:marRight w:val="0"/>
          <w:marTop w:val="200"/>
          <w:marBottom w:val="0"/>
          <w:divBdr>
            <w:top w:val="none" w:sz="0" w:space="0" w:color="auto"/>
            <w:left w:val="none" w:sz="0" w:space="0" w:color="auto"/>
            <w:bottom w:val="none" w:sz="0" w:space="0" w:color="auto"/>
            <w:right w:val="none" w:sz="0" w:space="0" w:color="auto"/>
          </w:divBdr>
        </w:div>
        <w:div w:id="1802651701">
          <w:marLeft w:val="720"/>
          <w:marRight w:val="0"/>
          <w:marTop w:val="200"/>
          <w:marBottom w:val="0"/>
          <w:divBdr>
            <w:top w:val="none" w:sz="0" w:space="0" w:color="auto"/>
            <w:left w:val="none" w:sz="0" w:space="0" w:color="auto"/>
            <w:bottom w:val="none" w:sz="0" w:space="0" w:color="auto"/>
            <w:right w:val="none" w:sz="0" w:space="0" w:color="auto"/>
          </w:divBdr>
        </w:div>
      </w:divsChild>
    </w:div>
    <w:div w:id="616569976">
      <w:bodyDiv w:val="1"/>
      <w:marLeft w:val="0"/>
      <w:marRight w:val="0"/>
      <w:marTop w:val="0"/>
      <w:marBottom w:val="0"/>
      <w:divBdr>
        <w:top w:val="none" w:sz="0" w:space="0" w:color="auto"/>
        <w:left w:val="none" w:sz="0" w:space="0" w:color="auto"/>
        <w:bottom w:val="none" w:sz="0" w:space="0" w:color="auto"/>
        <w:right w:val="none" w:sz="0" w:space="0" w:color="auto"/>
      </w:divBdr>
    </w:div>
    <w:div w:id="616841000">
      <w:bodyDiv w:val="1"/>
      <w:marLeft w:val="0"/>
      <w:marRight w:val="0"/>
      <w:marTop w:val="0"/>
      <w:marBottom w:val="0"/>
      <w:divBdr>
        <w:top w:val="none" w:sz="0" w:space="0" w:color="auto"/>
        <w:left w:val="none" w:sz="0" w:space="0" w:color="auto"/>
        <w:bottom w:val="none" w:sz="0" w:space="0" w:color="auto"/>
        <w:right w:val="none" w:sz="0" w:space="0" w:color="auto"/>
      </w:divBdr>
    </w:div>
    <w:div w:id="621807400">
      <w:bodyDiv w:val="1"/>
      <w:marLeft w:val="0"/>
      <w:marRight w:val="0"/>
      <w:marTop w:val="0"/>
      <w:marBottom w:val="0"/>
      <w:divBdr>
        <w:top w:val="none" w:sz="0" w:space="0" w:color="auto"/>
        <w:left w:val="none" w:sz="0" w:space="0" w:color="auto"/>
        <w:bottom w:val="none" w:sz="0" w:space="0" w:color="auto"/>
        <w:right w:val="none" w:sz="0" w:space="0" w:color="auto"/>
      </w:divBdr>
      <w:divsChild>
        <w:div w:id="579366006">
          <w:marLeft w:val="360"/>
          <w:marRight w:val="0"/>
          <w:marTop w:val="0"/>
          <w:marBottom w:val="0"/>
          <w:divBdr>
            <w:top w:val="none" w:sz="0" w:space="0" w:color="auto"/>
            <w:left w:val="none" w:sz="0" w:space="0" w:color="auto"/>
            <w:bottom w:val="none" w:sz="0" w:space="0" w:color="auto"/>
            <w:right w:val="none" w:sz="0" w:space="0" w:color="auto"/>
          </w:divBdr>
        </w:div>
        <w:div w:id="638808090">
          <w:marLeft w:val="360"/>
          <w:marRight w:val="0"/>
          <w:marTop w:val="0"/>
          <w:marBottom w:val="0"/>
          <w:divBdr>
            <w:top w:val="none" w:sz="0" w:space="0" w:color="auto"/>
            <w:left w:val="none" w:sz="0" w:space="0" w:color="auto"/>
            <w:bottom w:val="none" w:sz="0" w:space="0" w:color="auto"/>
            <w:right w:val="none" w:sz="0" w:space="0" w:color="auto"/>
          </w:divBdr>
        </w:div>
        <w:div w:id="1176504006">
          <w:marLeft w:val="360"/>
          <w:marRight w:val="0"/>
          <w:marTop w:val="0"/>
          <w:marBottom w:val="0"/>
          <w:divBdr>
            <w:top w:val="none" w:sz="0" w:space="0" w:color="auto"/>
            <w:left w:val="none" w:sz="0" w:space="0" w:color="auto"/>
            <w:bottom w:val="none" w:sz="0" w:space="0" w:color="auto"/>
            <w:right w:val="none" w:sz="0" w:space="0" w:color="auto"/>
          </w:divBdr>
        </w:div>
        <w:div w:id="1425491158">
          <w:marLeft w:val="360"/>
          <w:marRight w:val="0"/>
          <w:marTop w:val="0"/>
          <w:marBottom w:val="0"/>
          <w:divBdr>
            <w:top w:val="none" w:sz="0" w:space="0" w:color="auto"/>
            <w:left w:val="none" w:sz="0" w:space="0" w:color="auto"/>
            <w:bottom w:val="none" w:sz="0" w:space="0" w:color="auto"/>
            <w:right w:val="none" w:sz="0" w:space="0" w:color="auto"/>
          </w:divBdr>
        </w:div>
        <w:div w:id="1591813516">
          <w:marLeft w:val="360"/>
          <w:marRight w:val="0"/>
          <w:marTop w:val="0"/>
          <w:marBottom w:val="0"/>
          <w:divBdr>
            <w:top w:val="none" w:sz="0" w:space="0" w:color="auto"/>
            <w:left w:val="none" w:sz="0" w:space="0" w:color="auto"/>
            <w:bottom w:val="none" w:sz="0" w:space="0" w:color="auto"/>
            <w:right w:val="none" w:sz="0" w:space="0" w:color="auto"/>
          </w:divBdr>
        </w:div>
        <w:div w:id="1684552295">
          <w:marLeft w:val="360"/>
          <w:marRight w:val="0"/>
          <w:marTop w:val="0"/>
          <w:marBottom w:val="0"/>
          <w:divBdr>
            <w:top w:val="none" w:sz="0" w:space="0" w:color="auto"/>
            <w:left w:val="none" w:sz="0" w:space="0" w:color="auto"/>
            <w:bottom w:val="none" w:sz="0" w:space="0" w:color="auto"/>
            <w:right w:val="none" w:sz="0" w:space="0" w:color="auto"/>
          </w:divBdr>
        </w:div>
        <w:div w:id="2076396585">
          <w:marLeft w:val="360"/>
          <w:marRight w:val="0"/>
          <w:marTop w:val="0"/>
          <w:marBottom w:val="0"/>
          <w:divBdr>
            <w:top w:val="none" w:sz="0" w:space="0" w:color="auto"/>
            <w:left w:val="none" w:sz="0" w:space="0" w:color="auto"/>
            <w:bottom w:val="none" w:sz="0" w:space="0" w:color="auto"/>
            <w:right w:val="none" w:sz="0" w:space="0" w:color="auto"/>
          </w:divBdr>
        </w:div>
      </w:divsChild>
    </w:div>
    <w:div w:id="638337660">
      <w:bodyDiv w:val="1"/>
      <w:marLeft w:val="0"/>
      <w:marRight w:val="0"/>
      <w:marTop w:val="0"/>
      <w:marBottom w:val="0"/>
      <w:divBdr>
        <w:top w:val="none" w:sz="0" w:space="0" w:color="auto"/>
        <w:left w:val="none" w:sz="0" w:space="0" w:color="auto"/>
        <w:bottom w:val="none" w:sz="0" w:space="0" w:color="auto"/>
        <w:right w:val="none" w:sz="0" w:space="0" w:color="auto"/>
      </w:divBdr>
      <w:divsChild>
        <w:div w:id="101191311">
          <w:marLeft w:val="360"/>
          <w:marRight w:val="0"/>
          <w:marTop w:val="0"/>
          <w:marBottom w:val="0"/>
          <w:divBdr>
            <w:top w:val="none" w:sz="0" w:space="0" w:color="auto"/>
            <w:left w:val="none" w:sz="0" w:space="0" w:color="auto"/>
            <w:bottom w:val="none" w:sz="0" w:space="0" w:color="auto"/>
            <w:right w:val="none" w:sz="0" w:space="0" w:color="auto"/>
          </w:divBdr>
        </w:div>
        <w:div w:id="179658814">
          <w:marLeft w:val="1080"/>
          <w:marRight w:val="0"/>
          <w:marTop w:val="0"/>
          <w:marBottom w:val="0"/>
          <w:divBdr>
            <w:top w:val="none" w:sz="0" w:space="0" w:color="auto"/>
            <w:left w:val="none" w:sz="0" w:space="0" w:color="auto"/>
            <w:bottom w:val="none" w:sz="0" w:space="0" w:color="auto"/>
            <w:right w:val="none" w:sz="0" w:space="0" w:color="auto"/>
          </w:divBdr>
        </w:div>
        <w:div w:id="569998107">
          <w:marLeft w:val="360"/>
          <w:marRight w:val="0"/>
          <w:marTop w:val="0"/>
          <w:marBottom w:val="0"/>
          <w:divBdr>
            <w:top w:val="none" w:sz="0" w:space="0" w:color="auto"/>
            <w:left w:val="none" w:sz="0" w:space="0" w:color="auto"/>
            <w:bottom w:val="none" w:sz="0" w:space="0" w:color="auto"/>
            <w:right w:val="none" w:sz="0" w:space="0" w:color="auto"/>
          </w:divBdr>
        </w:div>
        <w:div w:id="636685813">
          <w:marLeft w:val="1080"/>
          <w:marRight w:val="0"/>
          <w:marTop w:val="0"/>
          <w:marBottom w:val="0"/>
          <w:divBdr>
            <w:top w:val="none" w:sz="0" w:space="0" w:color="auto"/>
            <w:left w:val="none" w:sz="0" w:space="0" w:color="auto"/>
            <w:bottom w:val="none" w:sz="0" w:space="0" w:color="auto"/>
            <w:right w:val="none" w:sz="0" w:space="0" w:color="auto"/>
          </w:divBdr>
        </w:div>
        <w:div w:id="824976361">
          <w:marLeft w:val="360"/>
          <w:marRight w:val="0"/>
          <w:marTop w:val="0"/>
          <w:marBottom w:val="0"/>
          <w:divBdr>
            <w:top w:val="none" w:sz="0" w:space="0" w:color="auto"/>
            <w:left w:val="none" w:sz="0" w:space="0" w:color="auto"/>
            <w:bottom w:val="none" w:sz="0" w:space="0" w:color="auto"/>
            <w:right w:val="none" w:sz="0" w:space="0" w:color="auto"/>
          </w:divBdr>
        </w:div>
        <w:div w:id="966275895">
          <w:marLeft w:val="1080"/>
          <w:marRight w:val="0"/>
          <w:marTop w:val="0"/>
          <w:marBottom w:val="0"/>
          <w:divBdr>
            <w:top w:val="none" w:sz="0" w:space="0" w:color="auto"/>
            <w:left w:val="none" w:sz="0" w:space="0" w:color="auto"/>
            <w:bottom w:val="none" w:sz="0" w:space="0" w:color="auto"/>
            <w:right w:val="none" w:sz="0" w:space="0" w:color="auto"/>
          </w:divBdr>
        </w:div>
        <w:div w:id="1001856053">
          <w:marLeft w:val="360"/>
          <w:marRight w:val="0"/>
          <w:marTop w:val="0"/>
          <w:marBottom w:val="0"/>
          <w:divBdr>
            <w:top w:val="none" w:sz="0" w:space="0" w:color="auto"/>
            <w:left w:val="none" w:sz="0" w:space="0" w:color="auto"/>
            <w:bottom w:val="none" w:sz="0" w:space="0" w:color="auto"/>
            <w:right w:val="none" w:sz="0" w:space="0" w:color="auto"/>
          </w:divBdr>
        </w:div>
        <w:div w:id="1106733359">
          <w:marLeft w:val="360"/>
          <w:marRight w:val="0"/>
          <w:marTop w:val="0"/>
          <w:marBottom w:val="0"/>
          <w:divBdr>
            <w:top w:val="none" w:sz="0" w:space="0" w:color="auto"/>
            <w:left w:val="none" w:sz="0" w:space="0" w:color="auto"/>
            <w:bottom w:val="none" w:sz="0" w:space="0" w:color="auto"/>
            <w:right w:val="none" w:sz="0" w:space="0" w:color="auto"/>
          </w:divBdr>
        </w:div>
        <w:div w:id="1595359492">
          <w:marLeft w:val="1080"/>
          <w:marRight w:val="0"/>
          <w:marTop w:val="0"/>
          <w:marBottom w:val="0"/>
          <w:divBdr>
            <w:top w:val="none" w:sz="0" w:space="0" w:color="auto"/>
            <w:left w:val="none" w:sz="0" w:space="0" w:color="auto"/>
            <w:bottom w:val="none" w:sz="0" w:space="0" w:color="auto"/>
            <w:right w:val="none" w:sz="0" w:space="0" w:color="auto"/>
          </w:divBdr>
        </w:div>
        <w:div w:id="1790009381">
          <w:marLeft w:val="360"/>
          <w:marRight w:val="0"/>
          <w:marTop w:val="0"/>
          <w:marBottom w:val="0"/>
          <w:divBdr>
            <w:top w:val="none" w:sz="0" w:space="0" w:color="auto"/>
            <w:left w:val="none" w:sz="0" w:space="0" w:color="auto"/>
            <w:bottom w:val="none" w:sz="0" w:space="0" w:color="auto"/>
            <w:right w:val="none" w:sz="0" w:space="0" w:color="auto"/>
          </w:divBdr>
        </w:div>
        <w:div w:id="1925215192">
          <w:marLeft w:val="360"/>
          <w:marRight w:val="0"/>
          <w:marTop w:val="0"/>
          <w:marBottom w:val="0"/>
          <w:divBdr>
            <w:top w:val="none" w:sz="0" w:space="0" w:color="auto"/>
            <w:left w:val="none" w:sz="0" w:space="0" w:color="auto"/>
            <w:bottom w:val="none" w:sz="0" w:space="0" w:color="auto"/>
            <w:right w:val="none" w:sz="0" w:space="0" w:color="auto"/>
          </w:divBdr>
        </w:div>
        <w:div w:id="1943411085">
          <w:marLeft w:val="360"/>
          <w:marRight w:val="0"/>
          <w:marTop w:val="0"/>
          <w:marBottom w:val="0"/>
          <w:divBdr>
            <w:top w:val="none" w:sz="0" w:space="0" w:color="auto"/>
            <w:left w:val="none" w:sz="0" w:space="0" w:color="auto"/>
            <w:bottom w:val="none" w:sz="0" w:space="0" w:color="auto"/>
            <w:right w:val="none" w:sz="0" w:space="0" w:color="auto"/>
          </w:divBdr>
        </w:div>
      </w:divsChild>
    </w:div>
    <w:div w:id="640118147">
      <w:bodyDiv w:val="1"/>
      <w:marLeft w:val="0"/>
      <w:marRight w:val="0"/>
      <w:marTop w:val="0"/>
      <w:marBottom w:val="0"/>
      <w:divBdr>
        <w:top w:val="none" w:sz="0" w:space="0" w:color="auto"/>
        <w:left w:val="none" w:sz="0" w:space="0" w:color="auto"/>
        <w:bottom w:val="none" w:sz="0" w:space="0" w:color="auto"/>
        <w:right w:val="none" w:sz="0" w:space="0" w:color="auto"/>
      </w:divBdr>
      <w:divsChild>
        <w:div w:id="255288738">
          <w:marLeft w:val="360"/>
          <w:marRight w:val="0"/>
          <w:marTop w:val="40"/>
          <w:marBottom w:val="40"/>
          <w:divBdr>
            <w:top w:val="none" w:sz="0" w:space="0" w:color="auto"/>
            <w:left w:val="none" w:sz="0" w:space="0" w:color="auto"/>
            <w:bottom w:val="none" w:sz="0" w:space="0" w:color="auto"/>
            <w:right w:val="none" w:sz="0" w:space="0" w:color="auto"/>
          </w:divBdr>
        </w:div>
        <w:div w:id="575436989">
          <w:marLeft w:val="360"/>
          <w:marRight w:val="0"/>
          <w:marTop w:val="40"/>
          <w:marBottom w:val="40"/>
          <w:divBdr>
            <w:top w:val="none" w:sz="0" w:space="0" w:color="auto"/>
            <w:left w:val="none" w:sz="0" w:space="0" w:color="auto"/>
            <w:bottom w:val="none" w:sz="0" w:space="0" w:color="auto"/>
            <w:right w:val="none" w:sz="0" w:space="0" w:color="auto"/>
          </w:divBdr>
        </w:div>
        <w:div w:id="694500409">
          <w:marLeft w:val="360"/>
          <w:marRight w:val="0"/>
          <w:marTop w:val="40"/>
          <w:marBottom w:val="40"/>
          <w:divBdr>
            <w:top w:val="none" w:sz="0" w:space="0" w:color="auto"/>
            <w:left w:val="none" w:sz="0" w:space="0" w:color="auto"/>
            <w:bottom w:val="none" w:sz="0" w:space="0" w:color="auto"/>
            <w:right w:val="none" w:sz="0" w:space="0" w:color="auto"/>
          </w:divBdr>
        </w:div>
      </w:divsChild>
    </w:div>
    <w:div w:id="643585735">
      <w:bodyDiv w:val="1"/>
      <w:marLeft w:val="0"/>
      <w:marRight w:val="0"/>
      <w:marTop w:val="0"/>
      <w:marBottom w:val="0"/>
      <w:divBdr>
        <w:top w:val="none" w:sz="0" w:space="0" w:color="auto"/>
        <w:left w:val="none" w:sz="0" w:space="0" w:color="auto"/>
        <w:bottom w:val="none" w:sz="0" w:space="0" w:color="auto"/>
        <w:right w:val="none" w:sz="0" w:space="0" w:color="auto"/>
      </w:divBdr>
    </w:div>
    <w:div w:id="647052006">
      <w:bodyDiv w:val="1"/>
      <w:marLeft w:val="0"/>
      <w:marRight w:val="0"/>
      <w:marTop w:val="0"/>
      <w:marBottom w:val="0"/>
      <w:divBdr>
        <w:top w:val="none" w:sz="0" w:space="0" w:color="auto"/>
        <w:left w:val="none" w:sz="0" w:space="0" w:color="auto"/>
        <w:bottom w:val="none" w:sz="0" w:space="0" w:color="auto"/>
        <w:right w:val="none" w:sz="0" w:space="0" w:color="auto"/>
      </w:divBdr>
    </w:div>
    <w:div w:id="663819145">
      <w:bodyDiv w:val="1"/>
      <w:marLeft w:val="0"/>
      <w:marRight w:val="0"/>
      <w:marTop w:val="0"/>
      <w:marBottom w:val="0"/>
      <w:divBdr>
        <w:top w:val="none" w:sz="0" w:space="0" w:color="auto"/>
        <w:left w:val="none" w:sz="0" w:space="0" w:color="auto"/>
        <w:bottom w:val="none" w:sz="0" w:space="0" w:color="auto"/>
        <w:right w:val="none" w:sz="0" w:space="0" w:color="auto"/>
      </w:divBdr>
      <w:divsChild>
        <w:div w:id="65348836">
          <w:marLeft w:val="360"/>
          <w:marRight w:val="0"/>
          <w:marTop w:val="0"/>
          <w:marBottom w:val="0"/>
          <w:divBdr>
            <w:top w:val="none" w:sz="0" w:space="0" w:color="auto"/>
            <w:left w:val="none" w:sz="0" w:space="0" w:color="auto"/>
            <w:bottom w:val="none" w:sz="0" w:space="0" w:color="auto"/>
            <w:right w:val="none" w:sz="0" w:space="0" w:color="auto"/>
          </w:divBdr>
        </w:div>
        <w:div w:id="91559490">
          <w:marLeft w:val="360"/>
          <w:marRight w:val="0"/>
          <w:marTop w:val="0"/>
          <w:marBottom w:val="0"/>
          <w:divBdr>
            <w:top w:val="none" w:sz="0" w:space="0" w:color="auto"/>
            <w:left w:val="none" w:sz="0" w:space="0" w:color="auto"/>
            <w:bottom w:val="none" w:sz="0" w:space="0" w:color="auto"/>
            <w:right w:val="none" w:sz="0" w:space="0" w:color="auto"/>
          </w:divBdr>
        </w:div>
        <w:div w:id="408117186">
          <w:marLeft w:val="360"/>
          <w:marRight w:val="0"/>
          <w:marTop w:val="0"/>
          <w:marBottom w:val="0"/>
          <w:divBdr>
            <w:top w:val="none" w:sz="0" w:space="0" w:color="auto"/>
            <w:left w:val="none" w:sz="0" w:space="0" w:color="auto"/>
            <w:bottom w:val="none" w:sz="0" w:space="0" w:color="auto"/>
            <w:right w:val="none" w:sz="0" w:space="0" w:color="auto"/>
          </w:divBdr>
        </w:div>
        <w:div w:id="427779319">
          <w:marLeft w:val="360"/>
          <w:marRight w:val="0"/>
          <w:marTop w:val="0"/>
          <w:marBottom w:val="0"/>
          <w:divBdr>
            <w:top w:val="none" w:sz="0" w:space="0" w:color="auto"/>
            <w:left w:val="none" w:sz="0" w:space="0" w:color="auto"/>
            <w:bottom w:val="none" w:sz="0" w:space="0" w:color="auto"/>
            <w:right w:val="none" w:sz="0" w:space="0" w:color="auto"/>
          </w:divBdr>
        </w:div>
        <w:div w:id="759837830">
          <w:marLeft w:val="360"/>
          <w:marRight w:val="0"/>
          <w:marTop w:val="0"/>
          <w:marBottom w:val="0"/>
          <w:divBdr>
            <w:top w:val="none" w:sz="0" w:space="0" w:color="auto"/>
            <w:left w:val="none" w:sz="0" w:space="0" w:color="auto"/>
            <w:bottom w:val="none" w:sz="0" w:space="0" w:color="auto"/>
            <w:right w:val="none" w:sz="0" w:space="0" w:color="auto"/>
          </w:divBdr>
        </w:div>
        <w:div w:id="1067803382">
          <w:marLeft w:val="360"/>
          <w:marRight w:val="0"/>
          <w:marTop w:val="0"/>
          <w:marBottom w:val="0"/>
          <w:divBdr>
            <w:top w:val="none" w:sz="0" w:space="0" w:color="auto"/>
            <w:left w:val="none" w:sz="0" w:space="0" w:color="auto"/>
            <w:bottom w:val="none" w:sz="0" w:space="0" w:color="auto"/>
            <w:right w:val="none" w:sz="0" w:space="0" w:color="auto"/>
          </w:divBdr>
        </w:div>
        <w:div w:id="1086611888">
          <w:marLeft w:val="360"/>
          <w:marRight w:val="0"/>
          <w:marTop w:val="0"/>
          <w:marBottom w:val="0"/>
          <w:divBdr>
            <w:top w:val="none" w:sz="0" w:space="0" w:color="auto"/>
            <w:left w:val="none" w:sz="0" w:space="0" w:color="auto"/>
            <w:bottom w:val="none" w:sz="0" w:space="0" w:color="auto"/>
            <w:right w:val="none" w:sz="0" w:space="0" w:color="auto"/>
          </w:divBdr>
        </w:div>
        <w:div w:id="1137065355">
          <w:marLeft w:val="360"/>
          <w:marRight w:val="0"/>
          <w:marTop w:val="0"/>
          <w:marBottom w:val="0"/>
          <w:divBdr>
            <w:top w:val="none" w:sz="0" w:space="0" w:color="auto"/>
            <w:left w:val="none" w:sz="0" w:space="0" w:color="auto"/>
            <w:bottom w:val="none" w:sz="0" w:space="0" w:color="auto"/>
            <w:right w:val="none" w:sz="0" w:space="0" w:color="auto"/>
          </w:divBdr>
        </w:div>
        <w:div w:id="1354576816">
          <w:marLeft w:val="360"/>
          <w:marRight w:val="0"/>
          <w:marTop w:val="0"/>
          <w:marBottom w:val="0"/>
          <w:divBdr>
            <w:top w:val="none" w:sz="0" w:space="0" w:color="auto"/>
            <w:left w:val="none" w:sz="0" w:space="0" w:color="auto"/>
            <w:bottom w:val="none" w:sz="0" w:space="0" w:color="auto"/>
            <w:right w:val="none" w:sz="0" w:space="0" w:color="auto"/>
          </w:divBdr>
        </w:div>
        <w:div w:id="1413501754">
          <w:marLeft w:val="360"/>
          <w:marRight w:val="0"/>
          <w:marTop w:val="0"/>
          <w:marBottom w:val="0"/>
          <w:divBdr>
            <w:top w:val="none" w:sz="0" w:space="0" w:color="auto"/>
            <w:left w:val="none" w:sz="0" w:space="0" w:color="auto"/>
            <w:bottom w:val="none" w:sz="0" w:space="0" w:color="auto"/>
            <w:right w:val="none" w:sz="0" w:space="0" w:color="auto"/>
          </w:divBdr>
        </w:div>
        <w:div w:id="1448043307">
          <w:marLeft w:val="360"/>
          <w:marRight w:val="0"/>
          <w:marTop w:val="0"/>
          <w:marBottom w:val="0"/>
          <w:divBdr>
            <w:top w:val="none" w:sz="0" w:space="0" w:color="auto"/>
            <w:left w:val="none" w:sz="0" w:space="0" w:color="auto"/>
            <w:bottom w:val="none" w:sz="0" w:space="0" w:color="auto"/>
            <w:right w:val="none" w:sz="0" w:space="0" w:color="auto"/>
          </w:divBdr>
        </w:div>
        <w:div w:id="2077504793">
          <w:marLeft w:val="360"/>
          <w:marRight w:val="0"/>
          <w:marTop w:val="0"/>
          <w:marBottom w:val="0"/>
          <w:divBdr>
            <w:top w:val="none" w:sz="0" w:space="0" w:color="auto"/>
            <w:left w:val="none" w:sz="0" w:space="0" w:color="auto"/>
            <w:bottom w:val="none" w:sz="0" w:space="0" w:color="auto"/>
            <w:right w:val="none" w:sz="0" w:space="0" w:color="auto"/>
          </w:divBdr>
        </w:div>
      </w:divsChild>
    </w:div>
    <w:div w:id="666634604">
      <w:bodyDiv w:val="1"/>
      <w:marLeft w:val="0"/>
      <w:marRight w:val="0"/>
      <w:marTop w:val="0"/>
      <w:marBottom w:val="0"/>
      <w:divBdr>
        <w:top w:val="none" w:sz="0" w:space="0" w:color="auto"/>
        <w:left w:val="none" w:sz="0" w:space="0" w:color="auto"/>
        <w:bottom w:val="none" w:sz="0" w:space="0" w:color="auto"/>
        <w:right w:val="none" w:sz="0" w:space="0" w:color="auto"/>
      </w:divBdr>
      <w:divsChild>
        <w:div w:id="80182391">
          <w:marLeft w:val="274"/>
          <w:marRight w:val="0"/>
          <w:marTop w:val="0"/>
          <w:marBottom w:val="0"/>
          <w:divBdr>
            <w:top w:val="none" w:sz="0" w:space="0" w:color="auto"/>
            <w:left w:val="none" w:sz="0" w:space="0" w:color="auto"/>
            <w:bottom w:val="none" w:sz="0" w:space="0" w:color="auto"/>
            <w:right w:val="none" w:sz="0" w:space="0" w:color="auto"/>
          </w:divBdr>
        </w:div>
        <w:div w:id="177813169">
          <w:marLeft w:val="274"/>
          <w:marRight w:val="0"/>
          <w:marTop w:val="0"/>
          <w:marBottom w:val="0"/>
          <w:divBdr>
            <w:top w:val="none" w:sz="0" w:space="0" w:color="auto"/>
            <w:left w:val="none" w:sz="0" w:space="0" w:color="auto"/>
            <w:bottom w:val="none" w:sz="0" w:space="0" w:color="auto"/>
            <w:right w:val="none" w:sz="0" w:space="0" w:color="auto"/>
          </w:divBdr>
        </w:div>
        <w:div w:id="374739403">
          <w:marLeft w:val="274"/>
          <w:marRight w:val="0"/>
          <w:marTop w:val="0"/>
          <w:marBottom w:val="0"/>
          <w:divBdr>
            <w:top w:val="none" w:sz="0" w:space="0" w:color="auto"/>
            <w:left w:val="none" w:sz="0" w:space="0" w:color="auto"/>
            <w:bottom w:val="none" w:sz="0" w:space="0" w:color="auto"/>
            <w:right w:val="none" w:sz="0" w:space="0" w:color="auto"/>
          </w:divBdr>
        </w:div>
        <w:div w:id="711617603">
          <w:marLeft w:val="274"/>
          <w:marRight w:val="0"/>
          <w:marTop w:val="0"/>
          <w:marBottom w:val="0"/>
          <w:divBdr>
            <w:top w:val="none" w:sz="0" w:space="0" w:color="auto"/>
            <w:left w:val="none" w:sz="0" w:space="0" w:color="auto"/>
            <w:bottom w:val="none" w:sz="0" w:space="0" w:color="auto"/>
            <w:right w:val="none" w:sz="0" w:space="0" w:color="auto"/>
          </w:divBdr>
        </w:div>
        <w:div w:id="1308780307">
          <w:marLeft w:val="274"/>
          <w:marRight w:val="0"/>
          <w:marTop w:val="0"/>
          <w:marBottom w:val="0"/>
          <w:divBdr>
            <w:top w:val="none" w:sz="0" w:space="0" w:color="auto"/>
            <w:left w:val="none" w:sz="0" w:space="0" w:color="auto"/>
            <w:bottom w:val="none" w:sz="0" w:space="0" w:color="auto"/>
            <w:right w:val="none" w:sz="0" w:space="0" w:color="auto"/>
          </w:divBdr>
        </w:div>
        <w:div w:id="1699699254">
          <w:marLeft w:val="274"/>
          <w:marRight w:val="0"/>
          <w:marTop w:val="0"/>
          <w:marBottom w:val="0"/>
          <w:divBdr>
            <w:top w:val="none" w:sz="0" w:space="0" w:color="auto"/>
            <w:left w:val="none" w:sz="0" w:space="0" w:color="auto"/>
            <w:bottom w:val="none" w:sz="0" w:space="0" w:color="auto"/>
            <w:right w:val="none" w:sz="0" w:space="0" w:color="auto"/>
          </w:divBdr>
        </w:div>
      </w:divsChild>
    </w:div>
    <w:div w:id="670182130">
      <w:bodyDiv w:val="1"/>
      <w:marLeft w:val="0"/>
      <w:marRight w:val="0"/>
      <w:marTop w:val="0"/>
      <w:marBottom w:val="0"/>
      <w:divBdr>
        <w:top w:val="none" w:sz="0" w:space="0" w:color="auto"/>
        <w:left w:val="none" w:sz="0" w:space="0" w:color="auto"/>
        <w:bottom w:val="none" w:sz="0" w:space="0" w:color="auto"/>
        <w:right w:val="none" w:sz="0" w:space="0" w:color="auto"/>
      </w:divBdr>
    </w:div>
    <w:div w:id="684207080">
      <w:bodyDiv w:val="1"/>
      <w:marLeft w:val="0"/>
      <w:marRight w:val="0"/>
      <w:marTop w:val="0"/>
      <w:marBottom w:val="0"/>
      <w:divBdr>
        <w:top w:val="none" w:sz="0" w:space="0" w:color="auto"/>
        <w:left w:val="none" w:sz="0" w:space="0" w:color="auto"/>
        <w:bottom w:val="none" w:sz="0" w:space="0" w:color="auto"/>
        <w:right w:val="none" w:sz="0" w:space="0" w:color="auto"/>
      </w:divBdr>
    </w:div>
    <w:div w:id="699087769">
      <w:bodyDiv w:val="1"/>
      <w:marLeft w:val="0"/>
      <w:marRight w:val="0"/>
      <w:marTop w:val="0"/>
      <w:marBottom w:val="0"/>
      <w:divBdr>
        <w:top w:val="none" w:sz="0" w:space="0" w:color="auto"/>
        <w:left w:val="none" w:sz="0" w:space="0" w:color="auto"/>
        <w:bottom w:val="none" w:sz="0" w:space="0" w:color="auto"/>
        <w:right w:val="none" w:sz="0" w:space="0" w:color="auto"/>
      </w:divBdr>
    </w:div>
    <w:div w:id="705835416">
      <w:bodyDiv w:val="1"/>
      <w:marLeft w:val="0"/>
      <w:marRight w:val="0"/>
      <w:marTop w:val="0"/>
      <w:marBottom w:val="0"/>
      <w:divBdr>
        <w:top w:val="none" w:sz="0" w:space="0" w:color="auto"/>
        <w:left w:val="none" w:sz="0" w:space="0" w:color="auto"/>
        <w:bottom w:val="none" w:sz="0" w:space="0" w:color="auto"/>
        <w:right w:val="none" w:sz="0" w:space="0" w:color="auto"/>
      </w:divBdr>
    </w:div>
    <w:div w:id="706222006">
      <w:bodyDiv w:val="1"/>
      <w:marLeft w:val="0"/>
      <w:marRight w:val="0"/>
      <w:marTop w:val="0"/>
      <w:marBottom w:val="0"/>
      <w:divBdr>
        <w:top w:val="none" w:sz="0" w:space="0" w:color="auto"/>
        <w:left w:val="none" w:sz="0" w:space="0" w:color="auto"/>
        <w:bottom w:val="none" w:sz="0" w:space="0" w:color="auto"/>
        <w:right w:val="none" w:sz="0" w:space="0" w:color="auto"/>
      </w:divBdr>
    </w:div>
    <w:div w:id="714891285">
      <w:bodyDiv w:val="1"/>
      <w:marLeft w:val="0"/>
      <w:marRight w:val="0"/>
      <w:marTop w:val="0"/>
      <w:marBottom w:val="0"/>
      <w:divBdr>
        <w:top w:val="none" w:sz="0" w:space="0" w:color="auto"/>
        <w:left w:val="none" w:sz="0" w:space="0" w:color="auto"/>
        <w:bottom w:val="none" w:sz="0" w:space="0" w:color="auto"/>
        <w:right w:val="none" w:sz="0" w:space="0" w:color="auto"/>
      </w:divBdr>
    </w:div>
    <w:div w:id="717433011">
      <w:bodyDiv w:val="1"/>
      <w:marLeft w:val="0"/>
      <w:marRight w:val="0"/>
      <w:marTop w:val="0"/>
      <w:marBottom w:val="0"/>
      <w:divBdr>
        <w:top w:val="none" w:sz="0" w:space="0" w:color="auto"/>
        <w:left w:val="none" w:sz="0" w:space="0" w:color="auto"/>
        <w:bottom w:val="none" w:sz="0" w:space="0" w:color="auto"/>
        <w:right w:val="none" w:sz="0" w:space="0" w:color="auto"/>
      </w:divBdr>
      <w:divsChild>
        <w:div w:id="146746807">
          <w:marLeft w:val="360"/>
          <w:marRight w:val="0"/>
          <w:marTop w:val="0"/>
          <w:marBottom w:val="0"/>
          <w:divBdr>
            <w:top w:val="none" w:sz="0" w:space="0" w:color="auto"/>
            <w:left w:val="none" w:sz="0" w:space="0" w:color="auto"/>
            <w:bottom w:val="none" w:sz="0" w:space="0" w:color="auto"/>
            <w:right w:val="none" w:sz="0" w:space="0" w:color="auto"/>
          </w:divBdr>
        </w:div>
        <w:div w:id="250896723">
          <w:marLeft w:val="360"/>
          <w:marRight w:val="0"/>
          <w:marTop w:val="0"/>
          <w:marBottom w:val="0"/>
          <w:divBdr>
            <w:top w:val="none" w:sz="0" w:space="0" w:color="auto"/>
            <w:left w:val="none" w:sz="0" w:space="0" w:color="auto"/>
            <w:bottom w:val="none" w:sz="0" w:space="0" w:color="auto"/>
            <w:right w:val="none" w:sz="0" w:space="0" w:color="auto"/>
          </w:divBdr>
        </w:div>
        <w:div w:id="270624687">
          <w:marLeft w:val="360"/>
          <w:marRight w:val="0"/>
          <w:marTop w:val="0"/>
          <w:marBottom w:val="0"/>
          <w:divBdr>
            <w:top w:val="none" w:sz="0" w:space="0" w:color="auto"/>
            <w:left w:val="none" w:sz="0" w:space="0" w:color="auto"/>
            <w:bottom w:val="none" w:sz="0" w:space="0" w:color="auto"/>
            <w:right w:val="none" w:sz="0" w:space="0" w:color="auto"/>
          </w:divBdr>
        </w:div>
        <w:div w:id="689449052">
          <w:marLeft w:val="360"/>
          <w:marRight w:val="0"/>
          <w:marTop w:val="0"/>
          <w:marBottom w:val="0"/>
          <w:divBdr>
            <w:top w:val="none" w:sz="0" w:space="0" w:color="auto"/>
            <w:left w:val="none" w:sz="0" w:space="0" w:color="auto"/>
            <w:bottom w:val="none" w:sz="0" w:space="0" w:color="auto"/>
            <w:right w:val="none" w:sz="0" w:space="0" w:color="auto"/>
          </w:divBdr>
        </w:div>
        <w:div w:id="1134638703">
          <w:marLeft w:val="360"/>
          <w:marRight w:val="0"/>
          <w:marTop w:val="0"/>
          <w:marBottom w:val="0"/>
          <w:divBdr>
            <w:top w:val="none" w:sz="0" w:space="0" w:color="auto"/>
            <w:left w:val="none" w:sz="0" w:space="0" w:color="auto"/>
            <w:bottom w:val="none" w:sz="0" w:space="0" w:color="auto"/>
            <w:right w:val="none" w:sz="0" w:space="0" w:color="auto"/>
          </w:divBdr>
        </w:div>
        <w:div w:id="1146094487">
          <w:marLeft w:val="360"/>
          <w:marRight w:val="0"/>
          <w:marTop w:val="0"/>
          <w:marBottom w:val="0"/>
          <w:divBdr>
            <w:top w:val="none" w:sz="0" w:space="0" w:color="auto"/>
            <w:left w:val="none" w:sz="0" w:space="0" w:color="auto"/>
            <w:bottom w:val="none" w:sz="0" w:space="0" w:color="auto"/>
            <w:right w:val="none" w:sz="0" w:space="0" w:color="auto"/>
          </w:divBdr>
        </w:div>
        <w:div w:id="1182666395">
          <w:marLeft w:val="360"/>
          <w:marRight w:val="0"/>
          <w:marTop w:val="0"/>
          <w:marBottom w:val="0"/>
          <w:divBdr>
            <w:top w:val="none" w:sz="0" w:space="0" w:color="auto"/>
            <w:left w:val="none" w:sz="0" w:space="0" w:color="auto"/>
            <w:bottom w:val="none" w:sz="0" w:space="0" w:color="auto"/>
            <w:right w:val="none" w:sz="0" w:space="0" w:color="auto"/>
          </w:divBdr>
        </w:div>
        <w:div w:id="1335915916">
          <w:marLeft w:val="360"/>
          <w:marRight w:val="0"/>
          <w:marTop w:val="0"/>
          <w:marBottom w:val="0"/>
          <w:divBdr>
            <w:top w:val="none" w:sz="0" w:space="0" w:color="auto"/>
            <w:left w:val="none" w:sz="0" w:space="0" w:color="auto"/>
            <w:bottom w:val="none" w:sz="0" w:space="0" w:color="auto"/>
            <w:right w:val="none" w:sz="0" w:space="0" w:color="auto"/>
          </w:divBdr>
        </w:div>
        <w:div w:id="1493644420">
          <w:marLeft w:val="360"/>
          <w:marRight w:val="0"/>
          <w:marTop w:val="0"/>
          <w:marBottom w:val="0"/>
          <w:divBdr>
            <w:top w:val="none" w:sz="0" w:space="0" w:color="auto"/>
            <w:left w:val="none" w:sz="0" w:space="0" w:color="auto"/>
            <w:bottom w:val="none" w:sz="0" w:space="0" w:color="auto"/>
            <w:right w:val="none" w:sz="0" w:space="0" w:color="auto"/>
          </w:divBdr>
        </w:div>
        <w:div w:id="1517575857">
          <w:marLeft w:val="360"/>
          <w:marRight w:val="0"/>
          <w:marTop w:val="0"/>
          <w:marBottom w:val="0"/>
          <w:divBdr>
            <w:top w:val="none" w:sz="0" w:space="0" w:color="auto"/>
            <w:left w:val="none" w:sz="0" w:space="0" w:color="auto"/>
            <w:bottom w:val="none" w:sz="0" w:space="0" w:color="auto"/>
            <w:right w:val="none" w:sz="0" w:space="0" w:color="auto"/>
          </w:divBdr>
        </w:div>
        <w:div w:id="1596402000">
          <w:marLeft w:val="360"/>
          <w:marRight w:val="0"/>
          <w:marTop w:val="0"/>
          <w:marBottom w:val="0"/>
          <w:divBdr>
            <w:top w:val="none" w:sz="0" w:space="0" w:color="auto"/>
            <w:left w:val="none" w:sz="0" w:space="0" w:color="auto"/>
            <w:bottom w:val="none" w:sz="0" w:space="0" w:color="auto"/>
            <w:right w:val="none" w:sz="0" w:space="0" w:color="auto"/>
          </w:divBdr>
        </w:div>
        <w:div w:id="1634823824">
          <w:marLeft w:val="360"/>
          <w:marRight w:val="0"/>
          <w:marTop w:val="0"/>
          <w:marBottom w:val="0"/>
          <w:divBdr>
            <w:top w:val="none" w:sz="0" w:space="0" w:color="auto"/>
            <w:left w:val="none" w:sz="0" w:space="0" w:color="auto"/>
            <w:bottom w:val="none" w:sz="0" w:space="0" w:color="auto"/>
            <w:right w:val="none" w:sz="0" w:space="0" w:color="auto"/>
          </w:divBdr>
        </w:div>
      </w:divsChild>
    </w:div>
    <w:div w:id="733163680">
      <w:bodyDiv w:val="1"/>
      <w:marLeft w:val="0"/>
      <w:marRight w:val="0"/>
      <w:marTop w:val="0"/>
      <w:marBottom w:val="0"/>
      <w:divBdr>
        <w:top w:val="none" w:sz="0" w:space="0" w:color="auto"/>
        <w:left w:val="none" w:sz="0" w:space="0" w:color="auto"/>
        <w:bottom w:val="none" w:sz="0" w:space="0" w:color="auto"/>
        <w:right w:val="none" w:sz="0" w:space="0" w:color="auto"/>
      </w:divBdr>
      <w:divsChild>
        <w:div w:id="120155627">
          <w:marLeft w:val="360"/>
          <w:marRight w:val="0"/>
          <w:marTop w:val="0"/>
          <w:marBottom w:val="0"/>
          <w:divBdr>
            <w:top w:val="none" w:sz="0" w:space="0" w:color="auto"/>
            <w:left w:val="none" w:sz="0" w:space="0" w:color="auto"/>
            <w:bottom w:val="none" w:sz="0" w:space="0" w:color="auto"/>
            <w:right w:val="none" w:sz="0" w:space="0" w:color="auto"/>
          </w:divBdr>
        </w:div>
        <w:div w:id="703792566">
          <w:marLeft w:val="360"/>
          <w:marRight w:val="0"/>
          <w:marTop w:val="0"/>
          <w:marBottom w:val="0"/>
          <w:divBdr>
            <w:top w:val="none" w:sz="0" w:space="0" w:color="auto"/>
            <w:left w:val="none" w:sz="0" w:space="0" w:color="auto"/>
            <w:bottom w:val="none" w:sz="0" w:space="0" w:color="auto"/>
            <w:right w:val="none" w:sz="0" w:space="0" w:color="auto"/>
          </w:divBdr>
        </w:div>
        <w:div w:id="1854341145">
          <w:marLeft w:val="360"/>
          <w:marRight w:val="0"/>
          <w:marTop w:val="0"/>
          <w:marBottom w:val="0"/>
          <w:divBdr>
            <w:top w:val="none" w:sz="0" w:space="0" w:color="auto"/>
            <w:left w:val="none" w:sz="0" w:space="0" w:color="auto"/>
            <w:bottom w:val="none" w:sz="0" w:space="0" w:color="auto"/>
            <w:right w:val="none" w:sz="0" w:space="0" w:color="auto"/>
          </w:divBdr>
        </w:div>
      </w:divsChild>
    </w:div>
    <w:div w:id="746850140">
      <w:bodyDiv w:val="1"/>
      <w:marLeft w:val="0"/>
      <w:marRight w:val="0"/>
      <w:marTop w:val="0"/>
      <w:marBottom w:val="0"/>
      <w:divBdr>
        <w:top w:val="none" w:sz="0" w:space="0" w:color="auto"/>
        <w:left w:val="none" w:sz="0" w:space="0" w:color="auto"/>
        <w:bottom w:val="none" w:sz="0" w:space="0" w:color="auto"/>
        <w:right w:val="none" w:sz="0" w:space="0" w:color="auto"/>
      </w:divBdr>
      <w:divsChild>
        <w:div w:id="254899684">
          <w:marLeft w:val="360"/>
          <w:marRight w:val="0"/>
          <w:marTop w:val="0"/>
          <w:marBottom w:val="0"/>
          <w:divBdr>
            <w:top w:val="none" w:sz="0" w:space="0" w:color="auto"/>
            <w:left w:val="none" w:sz="0" w:space="0" w:color="auto"/>
            <w:bottom w:val="none" w:sz="0" w:space="0" w:color="auto"/>
            <w:right w:val="none" w:sz="0" w:space="0" w:color="auto"/>
          </w:divBdr>
        </w:div>
        <w:div w:id="563182241">
          <w:marLeft w:val="360"/>
          <w:marRight w:val="0"/>
          <w:marTop w:val="0"/>
          <w:marBottom w:val="0"/>
          <w:divBdr>
            <w:top w:val="none" w:sz="0" w:space="0" w:color="auto"/>
            <w:left w:val="none" w:sz="0" w:space="0" w:color="auto"/>
            <w:bottom w:val="none" w:sz="0" w:space="0" w:color="auto"/>
            <w:right w:val="none" w:sz="0" w:space="0" w:color="auto"/>
          </w:divBdr>
        </w:div>
        <w:div w:id="794908650">
          <w:marLeft w:val="360"/>
          <w:marRight w:val="0"/>
          <w:marTop w:val="0"/>
          <w:marBottom w:val="0"/>
          <w:divBdr>
            <w:top w:val="none" w:sz="0" w:space="0" w:color="auto"/>
            <w:left w:val="none" w:sz="0" w:space="0" w:color="auto"/>
            <w:bottom w:val="none" w:sz="0" w:space="0" w:color="auto"/>
            <w:right w:val="none" w:sz="0" w:space="0" w:color="auto"/>
          </w:divBdr>
        </w:div>
        <w:div w:id="1531337597">
          <w:marLeft w:val="360"/>
          <w:marRight w:val="0"/>
          <w:marTop w:val="0"/>
          <w:marBottom w:val="0"/>
          <w:divBdr>
            <w:top w:val="none" w:sz="0" w:space="0" w:color="auto"/>
            <w:left w:val="none" w:sz="0" w:space="0" w:color="auto"/>
            <w:bottom w:val="none" w:sz="0" w:space="0" w:color="auto"/>
            <w:right w:val="none" w:sz="0" w:space="0" w:color="auto"/>
          </w:divBdr>
        </w:div>
        <w:div w:id="1875385131">
          <w:marLeft w:val="360"/>
          <w:marRight w:val="0"/>
          <w:marTop w:val="0"/>
          <w:marBottom w:val="0"/>
          <w:divBdr>
            <w:top w:val="none" w:sz="0" w:space="0" w:color="auto"/>
            <w:left w:val="none" w:sz="0" w:space="0" w:color="auto"/>
            <w:bottom w:val="none" w:sz="0" w:space="0" w:color="auto"/>
            <w:right w:val="none" w:sz="0" w:space="0" w:color="auto"/>
          </w:divBdr>
        </w:div>
      </w:divsChild>
    </w:div>
    <w:div w:id="755054117">
      <w:bodyDiv w:val="1"/>
      <w:marLeft w:val="0"/>
      <w:marRight w:val="0"/>
      <w:marTop w:val="0"/>
      <w:marBottom w:val="0"/>
      <w:divBdr>
        <w:top w:val="none" w:sz="0" w:space="0" w:color="auto"/>
        <w:left w:val="none" w:sz="0" w:space="0" w:color="auto"/>
        <w:bottom w:val="none" w:sz="0" w:space="0" w:color="auto"/>
        <w:right w:val="none" w:sz="0" w:space="0" w:color="auto"/>
      </w:divBdr>
    </w:div>
    <w:div w:id="759830746">
      <w:bodyDiv w:val="1"/>
      <w:marLeft w:val="0"/>
      <w:marRight w:val="0"/>
      <w:marTop w:val="0"/>
      <w:marBottom w:val="0"/>
      <w:divBdr>
        <w:top w:val="none" w:sz="0" w:space="0" w:color="auto"/>
        <w:left w:val="none" w:sz="0" w:space="0" w:color="auto"/>
        <w:bottom w:val="none" w:sz="0" w:space="0" w:color="auto"/>
        <w:right w:val="none" w:sz="0" w:space="0" w:color="auto"/>
      </w:divBdr>
    </w:div>
    <w:div w:id="760302390">
      <w:bodyDiv w:val="1"/>
      <w:marLeft w:val="0"/>
      <w:marRight w:val="0"/>
      <w:marTop w:val="0"/>
      <w:marBottom w:val="0"/>
      <w:divBdr>
        <w:top w:val="none" w:sz="0" w:space="0" w:color="auto"/>
        <w:left w:val="none" w:sz="0" w:space="0" w:color="auto"/>
        <w:bottom w:val="none" w:sz="0" w:space="0" w:color="auto"/>
        <w:right w:val="none" w:sz="0" w:space="0" w:color="auto"/>
      </w:divBdr>
    </w:div>
    <w:div w:id="767386850">
      <w:bodyDiv w:val="1"/>
      <w:marLeft w:val="0"/>
      <w:marRight w:val="0"/>
      <w:marTop w:val="0"/>
      <w:marBottom w:val="0"/>
      <w:divBdr>
        <w:top w:val="none" w:sz="0" w:space="0" w:color="auto"/>
        <w:left w:val="none" w:sz="0" w:space="0" w:color="auto"/>
        <w:bottom w:val="none" w:sz="0" w:space="0" w:color="auto"/>
        <w:right w:val="none" w:sz="0" w:space="0" w:color="auto"/>
      </w:divBdr>
      <w:divsChild>
        <w:div w:id="34737391">
          <w:marLeft w:val="360"/>
          <w:marRight w:val="0"/>
          <w:marTop w:val="0"/>
          <w:marBottom w:val="0"/>
          <w:divBdr>
            <w:top w:val="none" w:sz="0" w:space="0" w:color="auto"/>
            <w:left w:val="none" w:sz="0" w:space="0" w:color="auto"/>
            <w:bottom w:val="none" w:sz="0" w:space="0" w:color="auto"/>
            <w:right w:val="none" w:sz="0" w:space="0" w:color="auto"/>
          </w:divBdr>
        </w:div>
        <w:div w:id="552815371">
          <w:marLeft w:val="360"/>
          <w:marRight w:val="0"/>
          <w:marTop w:val="0"/>
          <w:marBottom w:val="0"/>
          <w:divBdr>
            <w:top w:val="none" w:sz="0" w:space="0" w:color="auto"/>
            <w:left w:val="none" w:sz="0" w:space="0" w:color="auto"/>
            <w:bottom w:val="none" w:sz="0" w:space="0" w:color="auto"/>
            <w:right w:val="none" w:sz="0" w:space="0" w:color="auto"/>
          </w:divBdr>
        </w:div>
        <w:div w:id="668756621">
          <w:marLeft w:val="360"/>
          <w:marRight w:val="0"/>
          <w:marTop w:val="0"/>
          <w:marBottom w:val="0"/>
          <w:divBdr>
            <w:top w:val="none" w:sz="0" w:space="0" w:color="auto"/>
            <w:left w:val="none" w:sz="0" w:space="0" w:color="auto"/>
            <w:bottom w:val="none" w:sz="0" w:space="0" w:color="auto"/>
            <w:right w:val="none" w:sz="0" w:space="0" w:color="auto"/>
          </w:divBdr>
        </w:div>
        <w:div w:id="725373207">
          <w:marLeft w:val="360"/>
          <w:marRight w:val="0"/>
          <w:marTop w:val="0"/>
          <w:marBottom w:val="0"/>
          <w:divBdr>
            <w:top w:val="none" w:sz="0" w:space="0" w:color="auto"/>
            <w:left w:val="none" w:sz="0" w:space="0" w:color="auto"/>
            <w:bottom w:val="none" w:sz="0" w:space="0" w:color="auto"/>
            <w:right w:val="none" w:sz="0" w:space="0" w:color="auto"/>
          </w:divBdr>
        </w:div>
        <w:div w:id="930967365">
          <w:marLeft w:val="360"/>
          <w:marRight w:val="0"/>
          <w:marTop w:val="0"/>
          <w:marBottom w:val="0"/>
          <w:divBdr>
            <w:top w:val="none" w:sz="0" w:space="0" w:color="auto"/>
            <w:left w:val="none" w:sz="0" w:space="0" w:color="auto"/>
            <w:bottom w:val="none" w:sz="0" w:space="0" w:color="auto"/>
            <w:right w:val="none" w:sz="0" w:space="0" w:color="auto"/>
          </w:divBdr>
        </w:div>
        <w:div w:id="1019164706">
          <w:marLeft w:val="360"/>
          <w:marRight w:val="0"/>
          <w:marTop w:val="0"/>
          <w:marBottom w:val="0"/>
          <w:divBdr>
            <w:top w:val="none" w:sz="0" w:space="0" w:color="auto"/>
            <w:left w:val="none" w:sz="0" w:space="0" w:color="auto"/>
            <w:bottom w:val="none" w:sz="0" w:space="0" w:color="auto"/>
            <w:right w:val="none" w:sz="0" w:space="0" w:color="auto"/>
          </w:divBdr>
        </w:div>
        <w:div w:id="1334869126">
          <w:marLeft w:val="360"/>
          <w:marRight w:val="0"/>
          <w:marTop w:val="0"/>
          <w:marBottom w:val="0"/>
          <w:divBdr>
            <w:top w:val="none" w:sz="0" w:space="0" w:color="auto"/>
            <w:left w:val="none" w:sz="0" w:space="0" w:color="auto"/>
            <w:bottom w:val="none" w:sz="0" w:space="0" w:color="auto"/>
            <w:right w:val="none" w:sz="0" w:space="0" w:color="auto"/>
          </w:divBdr>
        </w:div>
        <w:div w:id="1337344106">
          <w:marLeft w:val="360"/>
          <w:marRight w:val="0"/>
          <w:marTop w:val="0"/>
          <w:marBottom w:val="0"/>
          <w:divBdr>
            <w:top w:val="none" w:sz="0" w:space="0" w:color="auto"/>
            <w:left w:val="none" w:sz="0" w:space="0" w:color="auto"/>
            <w:bottom w:val="none" w:sz="0" w:space="0" w:color="auto"/>
            <w:right w:val="none" w:sz="0" w:space="0" w:color="auto"/>
          </w:divBdr>
        </w:div>
        <w:div w:id="1661470844">
          <w:marLeft w:val="360"/>
          <w:marRight w:val="0"/>
          <w:marTop w:val="0"/>
          <w:marBottom w:val="0"/>
          <w:divBdr>
            <w:top w:val="none" w:sz="0" w:space="0" w:color="auto"/>
            <w:left w:val="none" w:sz="0" w:space="0" w:color="auto"/>
            <w:bottom w:val="none" w:sz="0" w:space="0" w:color="auto"/>
            <w:right w:val="none" w:sz="0" w:space="0" w:color="auto"/>
          </w:divBdr>
        </w:div>
        <w:div w:id="1674650604">
          <w:marLeft w:val="360"/>
          <w:marRight w:val="0"/>
          <w:marTop w:val="0"/>
          <w:marBottom w:val="0"/>
          <w:divBdr>
            <w:top w:val="none" w:sz="0" w:space="0" w:color="auto"/>
            <w:left w:val="none" w:sz="0" w:space="0" w:color="auto"/>
            <w:bottom w:val="none" w:sz="0" w:space="0" w:color="auto"/>
            <w:right w:val="none" w:sz="0" w:space="0" w:color="auto"/>
          </w:divBdr>
        </w:div>
        <w:div w:id="1764379313">
          <w:marLeft w:val="360"/>
          <w:marRight w:val="0"/>
          <w:marTop w:val="0"/>
          <w:marBottom w:val="0"/>
          <w:divBdr>
            <w:top w:val="none" w:sz="0" w:space="0" w:color="auto"/>
            <w:left w:val="none" w:sz="0" w:space="0" w:color="auto"/>
            <w:bottom w:val="none" w:sz="0" w:space="0" w:color="auto"/>
            <w:right w:val="none" w:sz="0" w:space="0" w:color="auto"/>
          </w:divBdr>
        </w:div>
        <w:div w:id="1982346726">
          <w:marLeft w:val="360"/>
          <w:marRight w:val="0"/>
          <w:marTop w:val="0"/>
          <w:marBottom w:val="0"/>
          <w:divBdr>
            <w:top w:val="none" w:sz="0" w:space="0" w:color="auto"/>
            <w:left w:val="none" w:sz="0" w:space="0" w:color="auto"/>
            <w:bottom w:val="none" w:sz="0" w:space="0" w:color="auto"/>
            <w:right w:val="none" w:sz="0" w:space="0" w:color="auto"/>
          </w:divBdr>
        </w:div>
      </w:divsChild>
    </w:div>
    <w:div w:id="774250633">
      <w:bodyDiv w:val="1"/>
      <w:marLeft w:val="0"/>
      <w:marRight w:val="0"/>
      <w:marTop w:val="0"/>
      <w:marBottom w:val="0"/>
      <w:divBdr>
        <w:top w:val="none" w:sz="0" w:space="0" w:color="auto"/>
        <w:left w:val="none" w:sz="0" w:space="0" w:color="auto"/>
        <w:bottom w:val="none" w:sz="0" w:space="0" w:color="auto"/>
        <w:right w:val="none" w:sz="0" w:space="0" w:color="auto"/>
      </w:divBdr>
    </w:div>
    <w:div w:id="778257585">
      <w:bodyDiv w:val="1"/>
      <w:marLeft w:val="0"/>
      <w:marRight w:val="0"/>
      <w:marTop w:val="0"/>
      <w:marBottom w:val="0"/>
      <w:divBdr>
        <w:top w:val="none" w:sz="0" w:space="0" w:color="auto"/>
        <w:left w:val="none" w:sz="0" w:space="0" w:color="auto"/>
        <w:bottom w:val="none" w:sz="0" w:space="0" w:color="auto"/>
        <w:right w:val="none" w:sz="0" w:space="0" w:color="auto"/>
      </w:divBdr>
      <w:divsChild>
        <w:div w:id="1594585457">
          <w:marLeft w:val="360"/>
          <w:marRight w:val="0"/>
          <w:marTop w:val="0"/>
          <w:marBottom w:val="0"/>
          <w:divBdr>
            <w:top w:val="none" w:sz="0" w:space="0" w:color="auto"/>
            <w:left w:val="none" w:sz="0" w:space="0" w:color="auto"/>
            <w:bottom w:val="none" w:sz="0" w:space="0" w:color="auto"/>
            <w:right w:val="none" w:sz="0" w:space="0" w:color="auto"/>
          </w:divBdr>
        </w:div>
        <w:div w:id="2064596548">
          <w:marLeft w:val="360"/>
          <w:marRight w:val="0"/>
          <w:marTop w:val="0"/>
          <w:marBottom w:val="0"/>
          <w:divBdr>
            <w:top w:val="none" w:sz="0" w:space="0" w:color="auto"/>
            <w:left w:val="none" w:sz="0" w:space="0" w:color="auto"/>
            <w:bottom w:val="none" w:sz="0" w:space="0" w:color="auto"/>
            <w:right w:val="none" w:sz="0" w:space="0" w:color="auto"/>
          </w:divBdr>
        </w:div>
      </w:divsChild>
    </w:div>
    <w:div w:id="782307268">
      <w:bodyDiv w:val="1"/>
      <w:marLeft w:val="0"/>
      <w:marRight w:val="0"/>
      <w:marTop w:val="0"/>
      <w:marBottom w:val="0"/>
      <w:divBdr>
        <w:top w:val="none" w:sz="0" w:space="0" w:color="auto"/>
        <w:left w:val="none" w:sz="0" w:space="0" w:color="auto"/>
        <w:bottom w:val="none" w:sz="0" w:space="0" w:color="auto"/>
        <w:right w:val="none" w:sz="0" w:space="0" w:color="auto"/>
      </w:divBdr>
    </w:div>
    <w:div w:id="79949427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56">
          <w:marLeft w:val="274"/>
          <w:marRight w:val="0"/>
          <w:marTop w:val="0"/>
          <w:marBottom w:val="0"/>
          <w:divBdr>
            <w:top w:val="none" w:sz="0" w:space="0" w:color="auto"/>
            <w:left w:val="none" w:sz="0" w:space="0" w:color="auto"/>
            <w:bottom w:val="none" w:sz="0" w:space="0" w:color="auto"/>
            <w:right w:val="none" w:sz="0" w:space="0" w:color="auto"/>
          </w:divBdr>
        </w:div>
      </w:divsChild>
    </w:div>
    <w:div w:id="823201296">
      <w:bodyDiv w:val="1"/>
      <w:marLeft w:val="0"/>
      <w:marRight w:val="0"/>
      <w:marTop w:val="0"/>
      <w:marBottom w:val="0"/>
      <w:divBdr>
        <w:top w:val="none" w:sz="0" w:space="0" w:color="auto"/>
        <w:left w:val="none" w:sz="0" w:space="0" w:color="auto"/>
        <w:bottom w:val="none" w:sz="0" w:space="0" w:color="auto"/>
        <w:right w:val="none" w:sz="0" w:space="0" w:color="auto"/>
      </w:divBdr>
    </w:div>
    <w:div w:id="853029922">
      <w:bodyDiv w:val="1"/>
      <w:marLeft w:val="0"/>
      <w:marRight w:val="0"/>
      <w:marTop w:val="0"/>
      <w:marBottom w:val="0"/>
      <w:divBdr>
        <w:top w:val="none" w:sz="0" w:space="0" w:color="auto"/>
        <w:left w:val="none" w:sz="0" w:space="0" w:color="auto"/>
        <w:bottom w:val="none" w:sz="0" w:space="0" w:color="auto"/>
        <w:right w:val="none" w:sz="0" w:space="0" w:color="auto"/>
      </w:divBdr>
    </w:div>
    <w:div w:id="859902453">
      <w:bodyDiv w:val="1"/>
      <w:marLeft w:val="0"/>
      <w:marRight w:val="0"/>
      <w:marTop w:val="0"/>
      <w:marBottom w:val="0"/>
      <w:divBdr>
        <w:top w:val="none" w:sz="0" w:space="0" w:color="auto"/>
        <w:left w:val="none" w:sz="0" w:space="0" w:color="auto"/>
        <w:bottom w:val="none" w:sz="0" w:space="0" w:color="auto"/>
        <w:right w:val="none" w:sz="0" w:space="0" w:color="auto"/>
      </w:divBdr>
      <w:divsChild>
        <w:div w:id="209071146">
          <w:marLeft w:val="360"/>
          <w:marRight w:val="0"/>
          <w:marTop w:val="0"/>
          <w:marBottom w:val="0"/>
          <w:divBdr>
            <w:top w:val="none" w:sz="0" w:space="0" w:color="auto"/>
            <w:left w:val="none" w:sz="0" w:space="0" w:color="auto"/>
            <w:bottom w:val="none" w:sz="0" w:space="0" w:color="auto"/>
            <w:right w:val="none" w:sz="0" w:space="0" w:color="auto"/>
          </w:divBdr>
        </w:div>
        <w:div w:id="615716234">
          <w:marLeft w:val="360"/>
          <w:marRight w:val="0"/>
          <w:marTop w:val="0"/>
          <w:marBottom w:val="0"/>
          <w:divBdr>
            <w:top w:val="none" w:sz="0" w:space="0" w:color="auto"/>
            <w:left w:val="none" w:sz="0" w:space="0" w:color="auto"/>
            <w:bottom w:val="none" w:sz="0" w:space="0" w:color="auto"/>
            <w:right w:val="none" w:sz="0" w:space="0" w:color="auto"/>
          </w:divBdr>
        </w:div>
        <w:div w:id="748237886">
          <w:marLeft w:val="360"/>
          <w:marRight w:val="0"/>
          <w:marTop w:val="0"/>
          <w:marBottom w:val="0"/>
          <w:divBdr>
            <w:top w:val="none" w:sz="0" w:space="0" w:color="auto"/>
            <w:left w:val="none" w:sz="0" w:space="0" w:color="auto"/>
            <w:bottom w:val="none" w:sz="0" w:space="0" w:color="auto"/>
            <w:right w:val="none" w:sz="0" w:space="0" w:color="auto"/>
          </w:divBdr>
        </w:div>
        <w:div w:id="966741635">
          <w:marLeft w:val="360"/>
          <w:marRight w:val="0"/>
          <w:marTop w:val="0"/>
          <w:marBottom w:val="0"/>
          <w:divBdr>
            <w:top w:val="none" w:sz="0" w:space="0" w:color="auto"/>
            <w:left w:val="none" w:sz="0" w:space="0" w:color="auto"/>
            <w:bottom w:val="none" w:sz="0" w:space="0" w:color="auto"/>
            <w:right w:val="none" w:sz="0" w:space="0" w:color="auto"/>
          </w:divBdr>
        </w:div>
        <w:div w:id="1241788330">
          <w:marLeft w:val="360"/>
          <w:marRight w:val="0"/>
          <w:marTop w:val="0"/>
          <w:marBottom w:val="0"/>
          <w:divBdr>
            <w:top w:val="none" w:sz="0" w:space="0" w:color="auto"/>
            <w:left w:val="none" w:sz="0" w:space="0" w:color="auto"/>
            <w:bottom w:val="none" w:sz="0" w:space="0" w:color="auto"/>
            <w:right w:val="none" w:sz="0" w:space="0" w:color="auto"/>
          </w:divBdr>
        </w:div>
        <w:div w:id="1375615118">
          <w:marLeft w:val="360"/>
          <w:marRight w:val="0"/>
          <w:marTop w:val="0"/>
          <w:marBottom w:val="0"/>
          <w:divBdr>
            <w:top w:val="none" w:sz="0" w:space="0" w:color="auto"/>
            <w:left w:val="none" w:sz="0" w:space="0" w:color="auto"/>
            <w:bottom w:val="none" w:sz="0" w:space="0" w:color="auto"/>
            <w:right w:val="none" w:sz="0" w:space="0" w:color="auto"/>
          </w:divBdr>
        </w:div>
        <w:div w:id="2030445668">
          <w:marLeft w:val="360"/>
          <w:marRight w:val="0"/>
          <w:marTop w:val="0"/>
          <w:marBottom w:val="0"/>
          <w:divBdr>
            <w:top w:val="none" w:sz="0" w:space="0" w:color="auto"/>
            <w:left w:val="none" w:sz="0" w:space="0" w:color="auto"/>
            <w:bottom w:val="none" w:sz="0" w:space="0" w:color="auto"/>
            <w:right w:val="none" w:sz="0" w:space="0" w:color="auto"/>
          </w:divBdr>
        </w:div>
      </w:divsChild>
    </w:div>
    <w:div w:id="864368964">
      <w:bodyDiv w:val="1"/>
      <w:marLeft w:val="0"/>
      <w:marRight w:val="0"/>
      <w:marTop w:val="0"/>
      <w:marBottom w:val="0"/>
      <w:divBdr>
        <w:top w:val="none" w:sz="0" w:space="0" w:color="auto"/>
        <w:left w:val="none" w:sz="0" w:space="0" w:color="auto"/>
        <w:bottom w:val="none" w:sz="0" w:space="0" w:color="auto"/>
        <w:right w:val="none" w:sz="0" w:space="0" w:color="auto"/>
      </w:divBdr>
      <w:divsChild>
        <w:div w:id="551891252">
          <w:marLeft w:val="360"/>
          <w:marRight w:val="0"/>
          <w:marTop w:val="0"/>
          <w:marBottom w:val="0"/>
          <w:divBdr>
            <w:top w:val="none" w:sz="0" w:space="0" w:color="auto"/>
            <w:left w:val="none" w:sz="0" w:space="0" w:color="auto"/>
            <w:bottom w:val="none" w:sz="0" w:space="0" w:color="auto"/>
            <w:right w:val="none" w:sz="0" w:space="0" w:color="auto"/>
          </w:divBdr>
        </w:div>
        <w:div w:id="552272174">
          <w:marLeft w:val="360"/>
          <w:marRight w:val="0"/>
          <w:marTop w:val="0"/>
          <w:marBottom w:val="0"/>
          <w:divBdr>
            <w:top w:val="none" w:sz="0" w:space="0" w:color="auto"/>
            <w:left w:val="none" w:sz="0" w:space="0" w:color="auto"/>
            <w:bottom w:val="none" w:sz="0" w:space="0" w:color="auto"/>
            <w:right w:val="none" w:sz="0" w:space="0" w:color="auto"/>
          </w:divBdr>
        </w:div>
        <w:div w:id="645280015">
          <w:marLeft w:val="360"/>
          <w:marRight w:val="0"/>
          <w:marTop w:val="0"/>
          <w:marBottom w:val="0"/>
          <w:divBdr>
            <w:top w:val="none" w:sz="0" w:space="0" w:color="auto"/>
            <w:left w:val="none" w:sz="0" w:space="0" w:color="auto"/>
            <w:bottom w:val="none" w:sz="0" w:space="0" w:color="auto"/>
            <w:right w:val="none" w:sz="0" w:space="0" w:color="auto"/>
          </w:divBdr>
        </w:div>
        <w:div w:id="792015345">
          <w:marLeft w:val="360"/>
          <w:marRight w:val="0"/>
          <w:marTop w:val="0"/>
          <w:marBottom w:val="0"/>
          <w:divBdr>
            <w:top w:val="none" w:sz="0" w:space="0" w:color="auto"/>
            <w:left w:val="none" w:sz="0" w:space="0" w:color="auto"/>
            <w:bottom w:val="none" w:sz="0" w:space="0" w:color="auto"/>
            <w:right w:val="none" w:sz="0" w:space="0" w:color="auto"/>
          </w:divBdr>
        </w:div>
        <w:div w:id="1256668346">
          <w:marLeft w:val="360"/>
          <w:marRight w:val="0"/>
          <w:marTop w:val="0"/>
          <w:marBottom w:val="0"/>
          <w:divBdr>
            <w:top w:val="none" w:sz="0" w:space="0" w:color="auto"/>
            <w:left w:val="none" w:sz="0" w:space="0" w:color="auto"/>
            <w:bottom w:val="none" w:sz="0" w:space="0" w:color="auto"/>
            <w:right w:val="none" w:sz="0" w:space="0" w:color="auto"/>
          </w:divBdr>
        </w:div>
        <w:div w:id="1355767407">
          <w:marLeft w:val="360"/>
          <w:marRight w:val="0"/>
          <w:marTop w:val="0"/>
          <w:marBottom w:val="0"/>
          <w:divBdr>
            <w:top w:val="none" w:sz="0" w:space="0" w:color="auto"/>
            <w:left w:val="none" w:sz="0" w:space="0" w:color="auto"/>
            <w:bottom w:val="none" w:sz="0" w:space="0" w:color="auto"/>
            <w:right w:val="none" w:sz="0" w:space="0" w:color="auto"/>
          </w:divBdr>
        </w:div>
        <w:div w:id="1366371341">
          <w:marLeft w:val="360"/>
          <w:marRight w:val="0"/>
          <w:marTop w:val="0"/>
          <w:marBottom w:val="0"/>
          <w:divBdr>
            <w:top w:val="none" w:sz="0" w:space="0" w:color="auto"/>
            <w:left w:val="none" w:sz="0" w:space="0" w:color="auto"/>
            <w:bottom w:val="none" w:sz="0" w:space="0" w:color="auto"/>
            <w:right w:val="none" w:sz="0" w:space="0" w:color="auto"/>
          </w:divBdr>
        </w:div>
        <w:div w:id="1451316346">
          <w:marLeft w:val="1080"/>
          <w:marRight w:val="0"/>
          <w:marTop w:val="0"/>
          <w:marBottom w:val="0"/>
          <w:divBdr>
            <w:top w:val="none" w:sz="0" w:space="0" w:color="auto"/>
            <w:left w:val="none" w:sz="0" w:space="0" w:color="auto"/>
            <w:bottom w:val="none" w:sz="0" w:space="0" w:color="auto"/>
            <w:right w:val="none" w:sz="0" w:space="0" w:color="auto"/>
          </w:divBdr>
        </w:div>
        <w:div w:id="1601445365">
          <w:marLeft w:val="360"/>
          <w:marRight w:val="0"/>
          <w:marTop w:val="0"/>
          <w:marBottom w:val="0"/>
          <w:divBdr>
            <w:top w:val="none" w:sz="0" w:space="0" w:color="auto"/>
            <w:left w:val="none" w:sz="0" w:space="0" w:color="auto"/>
            <w:bottom w:val="none" w:sz="0" w:space="0" w:color="auto"/>
            <w:right w:val="none" w:sz="0" w:space="0" w:color="auto"/>
          </w:divBdr>
        </w:div>
        <w:div w:id="1919631167">
          <w:marLeft w:val="1080"/>
          <w:marRight w:val="0"/>
          <w:marTop w:val="0"/>
          <w:marBottom w:val="0"/>
          <w:divBdr>
            <w:top w:val="none" w:sz="0" w:space="0" w:color="auto"/>
            <w:left w:val="none" w:sz="0" w:space="0" w:color="auto"/>
            <w:bottom w:val="none" w:sz="0" w:space="0" w:color="auto"/>
            <w:right w:val="none" w:sz="0" w:space="0" w:color="auto"/>
          </w:divBdr>
        </w:div>
      </w:divsChild>
    </w:div>
    <w:div w:id="872499085">
      <w:bodyDiv w:val="1"/>
      <w:marLeft w:val="0"/>
      <w:marRight w:val="0"/>
      <w:marTop w:val="0"/>
      <w:marBottom w:val="0"/>
      <w:divBdr>
        <w:top w:val="none" w:sz="0" w:space="0" w:color="auto"/>
        <w:left w:val="none" w:sz="0" w:space="0" w:color="auto"/>
        <w:bottom w:val="none" w:sz="0" w:space="0" w:color="auto"/>
        <w:right w:val="none" w:sz="0" w:space="0" w:color="auto"/>
      </w:divBdr>
      <w:divsChild>
        <w:div w:id="593318264">
          <w:marLeft w:val="360"/>
          <w:marRight w:val="0"/>
          <w:marTop w:val="0"/>
          <w:marBottom w:val="0"/>
          <w:divBdr>
            <w:top w:val="none" w:sz="0" w:space="0" w:color="auto"/>
            <w:left w:val="none" w:sz="0" w:space="0" w:color="auto"/>
            <w:bottom w:val="none" w:sz="0" w:space="0" w:color="auto"/>
            <w:right w:val="none" w:sz="0" w:space="0" w:color="auto"/>
          </w:divBdr>
        </w:div>
        <w:div w:id="1456409365">
          <w:marLeft w:val="360"/>
          <w:marRight w:val="0"/>
          <w:marTop w:val="0"/>
          <w:marBottom w:val="0"/>
          <w:divBdr>
            <w:top w:val="none" w:sz="0" w:space="0" w:color="auto"/>
            <w:left w:val="none" w:sz="0" w:space="0" w:color="auto"/>
            <w:bottom w:val="none" w:sz="0" w:space="0" w:color="auto"/>
            <w:right w:val="none" w:sz="0" w:space="0" w:color="auto"/>
          </w:divBdr>
        </w:div>
      </w:divsChild>
    </w:div>
    <w:div w:id="873542085">
      <w:bodyDiv w:val="1"/>
      <w:marLeft w:val="0"/>
      <w:marRight w:val="0"/>
      <w:marTop w:val="0"/>
      <w:marBottom w:val="0"/>
      <w:divBdr>
        <w:top w:val="none" w:sz="0" w:space="0" w:color="auto"/>
        <w:left w:val="none" w:sz="0" w:space="0" w:color="auto"/>
        <w:bottom w:val="none" w:sz="0" w:space="0" w:color="auto"/>
        <w:right w:val="none" w:sz="0" w:space="0" w:color="auto"/>
      </w:divBdr>
    </w:div>
    <w:div w:id="886648733">
      <w:bodyDiv w:val="1"/>
      <w:marLeft w:val="0"/>
      <w:marRight w:val="0"/>
      <w:marTop w:val="0"/>
      <w:marBottom w:val="0"/>
      <w:divBdr>
        <w:top w:val="none" w:sz="0" w:space="0" w:color="auto"/>
        <w:left w:val="none" w:sz="0" w:space="0" w:color="auto"/>
        <w:bottom w:val="none" w:sz="0" w:space="0" w:color="auto"/>
        <w:right w:val="none" w:sz="0" w:space="0" w:color="auto"/>
      </w:divBdr>
      <w:divsChild>
        <w:div w:id="1089155817">
          <w:marLeft w:val="720"/>
          <w:marRight w:val="0"/>
          <w:marTop w:val="200"/>
          <w:marBottom w:val="0"/>
          <w:divBdr>
            <w:top w:val="none" w:sz="0" w:space="0" w:color="auto"/>
            <w:left w:val="none" w:sz="0" w:space="0" w:color="auto"/>
            <w:bottom w:val="none" w:sz="0" w:space="0" w:color="auto"/>
            <w:right w:val="none" w:sz="0" w:space="0" w:color="auto"/>
          </w:divBdr>
        </w:div>
        <w:div w:id="1479957058">
          <w:marLeft w:val="720"/>
          <w:marRight w:val="0"/>
          <w:marTop w:val="200"/>
          <w:marBottom w:val="0"/>
          <w:divBdr>
            <w:top w:val="none" w:sz="0" w:space="0" w:color="auto"/>
            <w:left w:val="none" w:sz="0" w:space="0" w:color="auto"/>
            <w:bottom w:val="none" w:sz="0" w:space="0" w:color="auto"/>
            <w:right w:val="none" w:sz="0" w:space="0" w:color="auto"/>
          </w:divBdr>
        </w:div>
      </w:divsChild>
    </w:div>
    <w:div w:id="893007646">
      <w:bodyDiv w:val="1"/>
      <w:marLeft w:val="0"/>
      <w:marRight w:val="0"/>
      <w:marTop w:val="0"/>
      <w:marBottom w:val="0"/>
      <w:divBdr>
        <w:top w:val="none" w:sz="0" w:space="0" w:color="auto"/>
        <w:left w:val="none" w:sz="0" w:space="0" w:color="auto"/>
        <w:bottom w:val="none" w:sz="0" w:space="0" w:color="auto"/>
        <w:right w:val="none" w:sz="0" w:space="0" w:color="auto"/>
      </w:divBdr>
      <w:divsChild>
        <w:div w:id="1524897499">
          <w:marLeft w:val="360"/>
          <w:marRight w:val="0"/>
          <w:marTop w:val="0"/>
          <w:marBottom w:val="0"/>
          <w:divBdr>
            <w:top w:val="none" w:sz="0" w:space="0" w:color="auto"/>
            <w:left w:val="none" w:sz="0" w:space="0" w:color="auto"/>
            <w:bottom w:val="none" w:sz="0" w:space="0" w:color="auto"/>
            <w:right w:val="none" w:sz="0" w:space="0" w:color="auto"/>
          </w:divBdr>
        </w:div>
        <w:div w:id="1629820514">
          <w:marLeft w:val="360"/>
          <w:marRight w:val="0"/>
          <w:marTop w:val="0"/>
          <w:marBottom w:val="0"/>
          <w:divBdr>
            <w:top w:val="none" w:sz="0" w:space="0" w:color="auto"/>
            <w:left w:val="none" w:sz="0" w:space="0" w:color="auto"/>
            <w:bottom w:val="none" w:sz="0" w:space="0" w:color="auto"/>
            <w:right w:val="none" w:sz="0" w:space="0" w:color="auto"/>
          </w:divBdr>
        </w:div>
      </w:divsChild>
    </w:div>
    <w:div w:id="893274387">
      <w:bodyDiv w:val="1"/>
      <w:marLeft w:val="0"/>
      <w:marRight w:val="0"/>
      <w:marTop w:val="0"/>
      <w:marBottom w:val="0"/>
      <w:divBdr>
        <w:top w:val="none" w:sz="0" w:space="0" w:color="auto"/>
        <w:left w:val="none" w:sz="0" w:space="0" w:color="auto"/>
        <w:bottom w:val="none" w:sz="0" w:space="0" w:color="auto"/>
        <w:right w:val="none" w:sz="0" w:space="0" w:color="auto"/>
      </w:divBdr>
      <w:divsChild>
        <w:div w:id="343945737">
          <w:marLeft w:val="360"/>
          <w:marRight w:val="0"/>
          <w:marTop w:val="0"/>
          <w:marBottom w:val="0"/>
          <w:divBdr>
            <w:top w:val="none" w:sz="0" w:space="0" w:color="auto"/>
            <w:left w:val="none" w:sz="0" w:space="0" w:color="auto"/>
            <w:bottom w:val="none" w:sz="0" w:space="0" w:color="auto"/>
            <w:right w:val="none" w:sz="0" w:space="0" w:color="auto"/>
          </w:divBdr>
        </w:div>
        <w:div w:id="478812269">
          <w:marLeft w:val="360"/>
          <w:marRight w:val="0"/>
          <w:marTop w:val="0"/>
          <w:marBottom w:val="0"/>
          <w:divBdr>
            <w:top w:val="none" w:sz="0" w:space="0" w:color="auto"/>
            <w:left w:val="none" w:sz="0" w:space="0" w:color="auto"/>
            <w:bottom w:val="none" w:sz="0" w:space="0" w:color="auto"/>
            <w:right w:val="none" w:sz="0" w:space="0" w:color="auto"/>
          </w:divBdr>
        </w:div>
        <w:div w:id="614675350">
          <w:marLeft w:val="360"/>
          <w:marRight w:val="0"/>
          <w:marTop w:val="0"/>
          <w:marBottom w:val="0"/>
          <w:divBdr>
            <w:top w:val="none" w:sz="0" w:space="0" w:color="auto"/>
            <w:left w:val="none" w:sz="0" w:space="0" w:color="auto"/>
            <w:bottom w:val="none" w:sz="0" w:space="0" w:color="auto"/>
            <w:right w:val="none" w:sz="0" w:space="0" w:color="auto"/>
          </w:divBdr>
        </w:div>
        <w:div w:id="725877753">
          <w:marLeft w:val="360"/>
          <w:marRight w:val="0"/>
          <w:marTop w:val="0"/>
          <w:marBottom w:val="0"/>
          <w:divBdr>
            <w:top w:val="none" w:sz="0" w:space="0" w:color="auto"/>
            <w:left w:val="none" w:sz="0" w:space="0" w:color="auto"/>
            <w:bottom w:val="none" w:sz="0" w:space="0" w:color="auto"/>
            <w:right w:val="none" w:sz="0" w:space="0" w:color="auto"/>
          </w:divBdr>
        </w:div>
        <w:div w:id="870218082">
          <w:marLeft w:val="360"/>
          <w:marRight w:val="0"/>
          <w:marTop w:val="0"/>
          <w:marBottom w:val="0"/>
          <w:divBdr>
            <w:top w:val="none" w:sz="0" w:space="0" w:color="auto"/>
            <w:left w:val="none" w:sz="0" w:space="0" w:color="auto"/>
            <w:bottom w:val="none" w:sz="0" w:space="0" w:color="auto"/>
            <w:right w:val="none" w:sz="0" w:space="0" w:color="auto"/>
          </w:divBdr>
        </w:div>
        <w:div w:id="1107507527">
          <w:marLeft w:val="360"/>
          <w:marRight w:val="0"/>
          <w:marTop w:val="0"/>
          <w:marBottom w:val="0"/>
          <w:divBdr>
            <w:top w:val="none" w:sz="0" w:space="0" w:color="auto"/>
            <w:left w:val="none" w:sz="0" w:space="0" w:color="auto"/>
            <w:bottom w:val="none" w:sz="0" w:space="0" w:color="auto"/>
            <w:right w:val="none" w:sz="0" w:space="0" w:color="auto"/>
          </w:divBdr>
        </w:div>
        <w:div w:id="1309437414">
          <w:marLeft w:val="360"/>
          <w:marRight w:val="0"/>
          <w:marTop w:val="0"/>
          <w:marBottom w:val="0"/>
          <w:divBdr>
            <w:top w:val="none" w:sz="0" w:space="0" w:color="auto"/>
            <w:left w:val="none" w:sz="0" w:space="0" w:color="auto"/>
            <w:bottom w:val="none" w:sz="0" w:space="0" w:color="auto"/>
            <w:right w:val="none" w:sz="0" w:space="0" w:color="auto"/>
          </w:divBdr>
        </w:div>
        <w:div w:id="1330523559">
          <w:marLeft w:val="360"/>
          <w:marRight w:val="0"/>
          <w:marTop w:val="0"/>
          <w:marBottom w:val="0"/>
          <w:divBdr>
            <w:top w:val="none" w:sz="0" w:space="0" w:color="auto"/>
            <w:left w:val="none" w:sz="0" w:space="0" w:color="auto"/>
            <w:bottom w:val="none" w:sz="0" w:space="0" w:color="auto"/>
            <w:right w:val="none" w:sz="0" w:space="0" w:color="auto"/>
          </w:divBdr>
        </w:div>
        <w:div w:id="1383141871">
          <w:marLeft w:val="360"/>
          <w:marRight w:val="0"/>
          <w:marTop w:val="0"/>
          <w:marBottom w:val="0"/>
          <w:divBdr>
            <w:top w:val="none" w:sz="0" w:space="0" w:color="auto"/>
            <w:left w:val="none" w:sz="0" w:space="0" w:color="auto"/>
            <w:bottom w:val="none" w:sz="0" w:space="0" w:color="auto"/>
            <w:right w:val="none" w:sz="0" w:space="0" w:color="auto"/>
          </w:divBdr>
        </w:div>
        <w:div w:id="1455901802">
          <w:marLeft w:val="360"/>
          <w:marRight w:val="0"/>
          <w:marTop w:val="0"/>
          <w:marBottom w:val="0"/>
          <w:divBdr>
            <w:top w:val="none" w:sz="0" w:space="0" w:color="auto"/>
            <w:left w:val="none" w:sz="0" w:space="0" w:color="auto"/>
            <w:bottom w:val="none" w:sz="0" w:space="0" w:color="auto"/>
            <w:right w:val="none" w:sz="0" w:space="0" w:color="auto"/>
          </w:divBdr>
        </w:div>
        <w:div w:id="1810785386">
          <w:marLeft w:val="360"/>
          <w:marRight w:val="0"/>
          <w:marTop w:val="0"/>
          <w:marBottom w:val="0"/>
          <w:divBdr>
            <w:top w:val="none" w:sz="0" w:space="0" w:color="auto"/>
            <w:left w:val="none" w:sz="0" w:space="0" w:color="auto"/>
            <w:bottom w:val="none" w:sz="0" w:space="0" w:color="auto"/>
            <w:right w:val="none" w:sz="0" w:space="0" w:color="auto"/>
          </w:divBdr>
        </w:div>
        <w:div w:id="1864636600">
          <w:marLeft w:val="360"/>
          <w:marRight w:val="0"/>
          <w:marTop w:val="0"/>
          <w:marBottom w:val="0"/>
          <w:divBdr>
            <w:top w:val="none" w:sz="0" w:space="0" w:color="auto"/>
            <w:left w:val="none" w:sz="0" w:space="0" w:color="auto"/>
            <w:bottom w:val="none" w:sz="0" w:space="0" w:color="auto"/>
            <w:right w:val="none" w:sz="0" w:space="0" w:color="auto"/>
          </w:divBdr>
        </w:div>
      </w:divsChild>
    </w:div>
    <w:div w:id="899167550">
      <w:bodyDiv w:val="1"/>
      <w:marLeft w:val="0"/>
      <w:marRight w:val="0"/>
      <w:marTop w:val="0"/>
      <w:marBottom w:val="0"/>
      <w:divBdr>
        <w:top w:val="none" w:sz="0" w:space="0" w:color="auto"/>
        <w:left w:val="none" w:sz="0" w:space="0" w:color="auto"/>
        <w:bottom w:val="none" w:sz="0" w:space="0" w:color="auto"/>
        <w:right w:val="none" w:sz="0" w:space="0" w:color="auto"/>
      </w:divBdr>
    </w:div>
    <w:div w:id="907110425">
      <w:bodyDiv w:val="1"/>
      <w:marLeft w:val="0"/>
      <w:marRight w:val="0"/>
      <w:marTop w:val="0"/>
      <w:marBottom w:val="0"/>
      <w:divBdr>
        <w:top w:val="none" w:sz="0" w:space="0" w:color="auto"/>
        <w:left w:val="none" w:sz="0" w:space="0" w:color="auto"/>
        <w:bottom w:val="none" w:sz="0" w:space="0" w:color="auto"/>
        <w:right w:val="none" w:sz="0" w:space="0" w:color="auto"/>
      </w:divBdr>
      <w:divsChild>
        <w:div w:id="163397457">
          <w:marLeft w:val="360"/>
          <w:marRight w:val="0"/>
          <w:marTop w:val="0"/>
          <w:marBottom w:val="0"/>
          <w:divBdr>
            <w:top w:val="none" w:sz="0" w:space="0" w:color="auto"/>
            <w:left w:val="none" w:sz="0" w:space="0" w:color="auto"/>
            <w:bottom w:val="none" w:sz="0" w:space="0" w:color="auto"/>
            <w:right w:val="none" w:sz="0" w:space="0" w:color="auto"/>
          </w:divBdr>
        </w:div>
        <w:div w:id="224991362">
          <w:marLeft w:val="360"/>
          <w:marRight w:val="0"/>
          <w:marTop w:val="0"/>
          <w:marBottom w:val="0"/>
          <w:divBdr>
            <w:top w:val="none" w:sz="0" w:space="0" w:color="auto"/>
            <w:left w:val="none" w:sz="0" w:space="0" w:color="auto"/>
            <w:bottom w:val="none" w:sz="0" w:space="0" w:color="auto"/>
            <w:right w:val="none" w:sz="0" w:space="0" w:color="auto"/>
          </w:divBdr>
        </w:div>
        <w:div w:id="367143892">
          <w:marLeft w:val="360"/>
          <w:marRight w:val="0"/>
          <w:marTop w:val="0"/>
          <w:marBottom w:val="0"/>
          <w:divBdr>
            <w:top w:val="none" w:sz="0" w:space="0" w:color="auto"/>
            <w:left w:val="none" w:sz="0" w:space="0" w:color="auto"/>
            <w:bottom w:val="none" w:sz="0" w:space="0" w:color="auto"/>
            <w:right w:val="none" w:sz="0" w:space="0" w:color="auto"/>
          </w:divBdr>
        </w:div>
        <w:div w:id="1036732779">
          <w:marLeft w:val="360"/>
          <w:marRight w:val="0"/>
          <w:marTop w:val="0"/>
          <w:marBottom w:val="0"/>
          <w:divBdr>
            <w:top w:val="none" w:sz="0" w:space="0" w:color="auto"/>
            <w:left w:val="none" w:sz="0" w:space="0" w:color="auto"/>
            <w:bottom w:val="none" w:sz="0" w:space="0" w:color="auto"/>
            <w:right w:val="none" w:sz="0" w:space="0" w:color="auto"/>
          </w:divBdr>
        </w:div>
        <w:div w:id="1956866264">
          <w:marLeft w:val="360"/>
          <w:marRight w:val="0"/>
          <w:marTop w:val="0"/>
          <w:marBottom w:val="0"/>
          <w:divBdr>
            <w:top w:val="none" w:sz="0" w:space="0" w:color="auto"/>
            <w:left w:val="none" w:sz="0" w:space="0" w:color="auto"/>
            <w:bottom w:val="none" w:sz="0" w:space="0" w:color="auto"/>
            <w:right w:val="none" w:sz="0" w:space="0" w:color="auto"/>
          </w:divBdr>
        </w:div>
        <w:div w:id="2121683098">
          <w:marLeft w:val="360"/>
          <w:marRight w:val="0"/>
          <w:marTop w:val="0"/>
          <w:marBottom w:val="0"/>
          <w:divBdr>
            <w:top w:val="none" w:sz="0" w:space="0" w:color="auto"/>
            <w:left w:val="none" w:sz="0" w:space="0" w:color="auto"/>
            <w:bottom w:val="none" w:sz="0" w:space="0" w:color="auto"/>
            <w:right w:val="none" w:sz="0" w:space="0" w:color="auto"/>
          </w:divBdr>
        </w:div>
      </w:divsChild>
    </w:div>
    <w:div w:id="909080789">
      <w:bodyDiv w:val="1"/>
      <w:marLeft w:val="0"/>
      <w:marRight w:val="0"/>
      <w:marTop w:val="0"/>
      <w:marBottom w:val="0"/>
      <w:divBdr>
        <w:top w:val="none" w:sz="0" w:space="0" w:color="auto"/>
        <w:left w:val="none" w:sz="0" w:space="0" w:color="auto"/>
        <w:bottom w:val="none" w:sz="0" w:space="0" w:color="auto"/>
        <w:right w:val="none" w:sz="0" w:space="0" w:color="auto"/>
      </w:divBdr>
    </w:div>
    <w:div w:id="911894267">
      <w:bodyDiv w:val="1"/>
      <w:marLeft w:val="0"/>
      <w:marRight w:val="0"/>
      <w:marTop w:val="0"/>
      <w:marBottom w:val="0"/>
      <w:divBdr>
        <w:top w:val="none" w:sz="0" w:space="0" w:color="auto"/>
        <w:left w:val="none" w:sz="0" w:space="0" w:color="auto"/>
        <w:bottom w:val="none" w:sz="0" w:space="0" w:color="auto"/>
        <w:right w:val="none" w:sz="0" w:space="0" w:color="auto"/>
      </w:divBdr>
    </w:div>
    <w:div w:id="939487506">
      <w:bodyDiv w:val="1"/>
      <w:marLeft w:val="0"/>
      <w:marRight w:val="0"/>
      <w:marTop w:val="0"/>
      <w:marBottom w:val="0"/>
      <w:divBdr>
        <w:top w:val="none" w:sz="0" w:space="0" w:color="auto"/>
        <w:left w:val="none" w:sz="0" w:space="0" w:color="auto"/>
        <w:bottom w:val="none" w:sz="0" w:space="0" w:color="auto"/>
        <w:right w:val="none" w:sz="0" w:space="0" w:color="auto"/>
      </w:divBdr>
    </w:div>
    <w:div w:id="941953290">
      <w:bodyDiv w:val="1"/>
      <w:marLeft w:val="0"/>
      <w:marRight w:val="0"/>
      <w:marTop w:val="0"/>
      <w:marBottom w:val="0"/>
      <w:divBdr>
        <w:top w:val="none" w:sz="0" w:space="0" w:color="auto"/>
        <w:left w:val="none" w:sz="0" w:space="0" w:color="auto"/>
        <w:bottom w:val="none" w:sz="0" w:space="0" w:color="auto"/>
        <w:right w:val="none" w:sz="0" w:space="0" w:color="auto"/>
      </w:divBdr>
    </w:div>
    <w:div w:id="943457675">
      <w:bodyDiv w:val="1"/>
      <w:marLeft w:val="0"/>
      <w:marRight w:val="0"/>
      <w:marTop w:val="0"/>
      <w:marBottom w:val="0"/>
      <w:divBdr>
        <w:top w:val="none" w:sz="0" w:space="0" w:color="auto"/>
        <w:left w:val="none" w:sz="0" w:space="0" w:color="auto"/>
        <w:bottom w:val="none" w:sz="0" w:space="0" w:color="auto"/>
        <w:right w:val="none" w:sz="0" w:space="0" w:color="auto"/>
      </w:divBdr>
    </w:div>
    <w:div w:id="943878918">
      <w:bodyDiv w:val="1"/>
      <w:marLeft w:val="0"/>
      <w:marRight w:val="0"/>
      <w:marTop w:val="0"/>
      <w:marBottom w:val="0"/>
      <w:divBdr>
        <w:top w:val="none" w:sz="0" w:space="0" w:color="auto"/>
        <w:left w:val="none" w:sz="0" w:space="0" w:color="auto"/>
        <w:bottom w:val="none" w:sz="0" w:space="0" w:color="auto"/>
        <w:right w:val="none" w:sz="0" w:space="0" w:color="auto"/>
      </w:divBdr>
    </w:div>
    <w:div w:id="948198495">
      <w:bodyDiv w:val="1"/>
      <w:marLeft w:val="0"/>
      <w:marRight w:val="0"/>
      <w:marTop w:val="0"/>
      <w:marBottom w:val="0"/>
      <w:divBdr>
        <w:top w:val="none" w:sz="0" w:space="0" w:color="auto"/>
        <w:left w:val="none" w:sz="0" w:space="0" w:color="auto"/>
        <w:bottom w:val="none" w:sz="0" w:space="0" w:color="auto"/>
        <w:right w:val="none" w:sz="0" w:space="0" w:color="auto"/>
      </w:divBdr>
    </w:div>
    <w:div w:id="954408396">
      <w:bodyDiv w:val="1"/>
      <w:marLeft w:val="0"/>
      <w:marRight w:val="0"/>
      <w:marTop w:val="0"/>
      <w:marBottom w:val="0"/>
      <w:divBdr>
        <w:top w:val="none" w:sz="0" w:space="0" w:color="auto"/>
        <w:left w:val="none" w:sz="0" w:space="0" w:color="auto"/>
        <w:bottom w:val="none" w:sz="0" w:space="0" w:color="auto"/>
        <w:right w:val="none" w:sz="0" w:space="0" w:color="auto"/>
      </w:divBdr>
      <w:divsChild>
        <w:div w:id="122620083">
          <w:marLeft w:val="360"/>
          <w:marRight w:val="0"/>
          <w:marTop w:val="0"/>
          <w:marBottom w:val="0"/>
          <w:divBdr>
            <w:top w:val="none" w:sz="0" w:space="0" w:color="auto"/>
            <w:left w:val="none" w:sz="0" w:space="0" w:color="auto"/>
            <w:bottom w:val="none" w:sz="0" w:space="0" w:color="auto"/>
            <w:right w:val="none" w:sz="0" w:space="0" w:color="auto"/>
          </w:divBdr>
        </w:div>
        <w:div w:id="186018545">
          <w:marLeft w:val="360"/>
          <w:marRight w:val="0"/>
          <w:marTop w:val="0"/>
          <w:marBottom w:val="0"/>
          <w:divBdr>
            <w:top w:val="none" w:sz="0" w:space="0" w:color="auto"/>
            <w:left w:val="none" w:sz="0" w:space="0" w:color="auto"/>
            <w:bottom w:val="none" w:sz="0" w:space="0" w:color="auto"/>
            <w:right w:val="none" w:sz="0" w:space="0" w:color="auto"/>
          </w:divBdr>
        </w:div>
        <w:div w:id="705451223">
          <w:marLeft w:val="360"/>
          <w:marRight w:val="0"/>
          <w:marTop w:val="0"/>
          <w:marBottom w:val="0"/>
          <w:divBdr>
            <w:top w:val="none" w:sz="0" w:space="0" w:color="auto"/>
            <w:left w:val="none" w:sz="0" w:space="0" w:color="auto"/>
            <w:bottom w:val="none" w:sz="0" w:space="0" w:color="auto"/>
            <w:right w:val="none" w:sz="0" w:space="0" w:color="auto"/>
          </w:divBdr>
        </w:div>
        <w:div w:id="870462798">
          <w:marLeft w:val="360"/>
          <w:marRight w:val="0"/>
          <w:marTop w:val="0"/>
          <w:marBottom w:val="0"/>
          <w:divBdr>
            <w:top w:val="none" w:sz="0" w:space="0" w:color="auto"/>
            <w:left w:val="none" w:sz="0" w:space="0" w:color="auto"/>
            <w:bottom w:val="none" w:sz="0" w:space="0" w:color="auto"/>
            <w:right w:val="none" w:sz="0" w:space="0" w:color="auto"/>
          </w:divBdr>
        </w:div>
        <w:div w:id="1579052250">
          <w:marLeft w:val="360"/>
          <w:marRight w:val="0"/>
          <w:marTop w:val="0"/>
          <w:marBottom w:val="0"/>
          <w:divBdr>
            <w:top w:val="none" w:sz="0" w:space="0" w:color="auto"/>
            <w:left w:val="none" w:sz="0" w:space="0" w:color="auto"/>
            <w:bottom w:val="none" w:sz="0" w:space="0" w:color="auto"/>
            <w:right w:val="none" w:sz="0" w:space="0" w:color="auto"/>
          </w:divBdr>
        </w:div>
        <w:div w:id="1829469357">
          <w:marLeft w:val="360"/>
          <w:marRight w:val="0"/>
          <w:marTop w:val="0"/>
          <w:marBottom w:val="0"/>
          <w:divBdr>
            <w:top w:val="none" w:sz="0" w:space="0" w:color="auto"/>
            <w:left w:val="none" w:sz="0" w:space="0" w:color="auto"/>
            <w:bottom w:val="none" w:sz="0" w:space="0" w:color="auto"/>
            <w:right w:val="none" w:sz="0" w:space="0" w:color="auto"/>
          </w:divBdr>
        </w:div>
        <w:div w:id="2068264415">
          <w:marLeft w:val="360"/>
          <w:marRight w:val="0"/>
          <w:marTop w:val="0"/>
          <w:marBottom w:val="0"/>
          <w:divBdr>
            <w:top w:val="none" w:sz="0" w:space="0" w:color="auto"/>
            <w:left w:val="none" w:sz="0" w:space="0" w:color="auto"/>
            <w:bottom w:val="none" w:sz="0" w:space="0" w:color="auto"/>
            <w:right w:val="none" w:sz="0" w:space="0" w:color="auto"/>
          </w:divBdr>
        </w:div>
      </w:divsChild>
    </w:div>
    <w:div w:id="965351287">
      <w:bodyDiv w:val="1"/>
      <w:marLeft w:val="0"/>
      <w:marRight w:val="0"/>
      <w:marTop w:val="0"/>
      <w:marBottom w:val="0"/>
      <w:divBdr>
        <w:top w:val="none" w:sz="0" w:space="0" w:color="auto"/>
        <w:left w:val="none" w:sz="0" w:space="0" w:color="auto"/>
        <w:bottom w:val="none" w:sz="0" w:space="0" w:color="auto"/>
        <w:right w:val="none" w:sz="0" w:space="0" w:color="auto"/>
      </w:divBdr>
    </w:div>
    <w:div w:id="967704635">
      <w:bodyDiv w:val="1"/>
      <w:marLeft w:val="0"/>
      <w:marRight w:val="0"/>
      <w:marTop w:val="0"/>
      <w:marBottom w:val="0"/>
      <w:divBdr>
        <w:top w:val="none" w:sz="0" w:space="0" w:color="auto"/>
        <w:left w:val="none" w:sz="0" w:space="0" w:color="auto"/>
        <w:bottom w:val="none" w:sz="0" w:space="0" w:color="auto"/>
        <w:right w:val="none" w:sz="0" w:space="0" w:color="auto"/>
      </w:divBdr>
    </w:div>
    <w:div w:id="979653536">
      <w:bodyDiv w:val="1"/>
      <w:marLeft w:val="0"/>
      <w:marRight w:val="0"/>
      <w:marTop w:val="0"/>
      <w:marBottom w:val="0"/>
      <w:divBdr>
        <w:top w:val="none" w:sz="0" w:space="0" w:color="auto"/>
        <w:left w:val="none" w:sz="0" w:space="0" w:color="auto"/>
        <w:bottom w:val="none" w:sz="0" w:space="0" w:color="auto"/>
        <w:right w:val="none" w:sz="0" w:space="0" w:color="auto"/>
      </w:divBdr>
      <w:divsChild>
        <w:div w:id="65343968">
          <w:marLeft w:val="360"/>
          <w:marRight w:val="0"/>
          <w:marTop w:val="0"/>
          <w:marBottom w:val="0"/>
          <w:divBdr>
            <w:top w:val="none" w:sz="0" w:space="0" w:color="auto"/>
            <w:left w:val="none" w:sz="0" w:space="0" w:color="auto"/>
            <w:bottom w:val="none" w:sz="0" w:space="0" w:color="auto"/>
            <w:right w:val="none" w:sz="0" w:space="0" w:color="auto"/>
          </w:divBdr>
        </w:div>
        <w:div w:id="238058510">
          <w:marLeft w:val="360"/>
          <w:marRight w:val="0"/>
          <w:marTop w:val="0"/>
          <w:marBottom w:val="0"/>
          <w:divBdr>
            <w:top w:val="none" w:sz="0" w:space="0" w:color="auto"/>
            <w:left w:val="none" w:sz="0" w:space="0" w:color="auto"/>
            <w:bottom w:val="none" w:sz="0" w:space="0" w:color="auto"/>
            <w:right w:val="none" w:sz="0" w:space="0" w:color="auto"/>
          </w:divBdr>
        </w:div>
        <w:div w:id="564414841">
          <w:marLeft w:val="360"/>
          <w:marRight w:val="0"/>
          <w:marTop w:val="0"/>
          <w:marBottom w:val="0"/>
          <w:divBdr>
            <w:top w:val="none" w:sz="0" w:space="0" w:color="auto"/>
            <w:left w:val="none" w:sz="0" w:space="0" w:color="auto"/>
            <w:bottom w:val="none" w:sz="0" w:space="0" w:color="auto"/>
            <w:right w:val="none" w:sz="0" w:space="0" w:color="auto"/>
          </w:divBdr>
        </w:div>
        <w:div w:id="752051123">
          <w:marLeft w:val="360"/>
          <w:marRight w:val="0"/>
          <w:marTop w:val="0"/>
          <w:marBottom w:val="0"/>
          <w:divBdr>
            <w:top w:val="none" w:sz="0" w:space="0" w:color="auto"/>
            <w:left w:val="none" w:sz="0" w:space="0" w:color="auto"/>
            <w:bottom w:val="none" w:sz="0" w:space="0" w:color="auto"/>
            <w:right w:val="none" w:sz="0" w:space="0" w:color="auto"/>
          </w:divBdr>
        </w:div>
        <w:div w:id="842403404">
          <w:marLeft w:val="360"/>
          <w:marRight w:val="0"/>
          <w:marTop w:val="0"/>
          <w:marBottom w:val="0"/>
          <w:divBdr>
            <w:top w:val="none" w:sz="0" w:space="0" w:color="auto"/>
            <w:left w:val="none" w:sz="0" w:space="0" w:color="auto"/>
            <w:bottom w:val="none" w:sz="0" w:space="0" w:color="auto"/>
            <w:right w:val="none" w:sz="0" w:space="0" w:color="auto"/>
          </w:divBdr>
        </w:div>
        <w:div w:id="1562979406">
          <w:marLeft w:val="360"/>
          <w:marRight w:val="0"/>
          <w:marTop w:val="0"/>
          <w:marBottom w:val="0"/>
          <w:divBdr>
            <w:top w:val="none" w:sz="0" w:space="0" w:color="auto"/>
            <w:left w:val="none" w:sz="0" w:space="0" w:color="auto"/>
            <w:bottom w:val="none" w:sz="0" w:space="0" w:color="auto"/>
            <w:right w:val="none" w:sz="0" w:space="0" w:color="auto"/>
          </w:divBdr>
        </w:div>
        <w:div w:id="1766072270">
          <w:marLeft w:val="360"/>
          <w:marRight w:val="0"/>
          <w:marTop w:val="0"/>
          <w:marBottom w:val="0"/>
          <w:divBdr>
            <w:top w:val="none" w:sz="0" w:space="0" w:color="auto"/>
            <w:left w:val="none" w:sz="0" w:space="0" w:color="auto"/>
            <w:bottom w:val="none" w:sz="0" w:space="0" w:color="auto"/>
            <w:right w:val="none" w:sz="0" w:space="0" w:color="auto"/>
          </w:divBdr>
        </w:div>
      </w:divsChild>
    </w:div>
    <w:div w:id="983509862">
      <w:bodyDiv w:val="1"/>
      <w:marLeft w:val="0"/>
      <w:marRight w:val="0"/>
      <w:marTop w:val="0"/>
      <w:marBottom w:val="0"/>
      <w:divBdr>
        <w:top w:val="none" w:sz="0" w:space="0" w:color="auto"/>
        <w:left w:val="none" w:sz="0" w:space="0" w:color="auto"/>
        <w:bottom w:val="none" w:sz="0" w:space="0" w:color="auto"/>
        <w:right w:val="none" w:sz="0" w:space="0" w:color="auto"/>
      </w:divBdr>
      <w:divsChild>
        <w:div w:id="1505584100">
          <w:marLeft w:val="274"/>
          <w:marRight w:val="0"/>
          <w:marTop w:val="0"/>
          <w:marBottom w:val="0"/>
          <w:divBdr>
            <w:top w:val="none" w:sz="0" w:space="0" w:color="auto"/>
            <w:left w:val="none" w:sz="0" w:space="0" w:color="auto"/>
            <w:bottom w:val="none" w:sz="0" w:space="0" w:color="auto"/>
            <w:right w:val="none" w:sz="0" w:space="0" w:color="auto"/>
          </w:divBdr>
        </w:div>
      </w:divsChild>
    </w:div>
    <w:div w:id="988941197">
      <w:bodyDiv w:val="1"/>
      <w:marLeft w:val="0"/>
      <w:marRight w:val="0"/>
      <w:marTop w:val="0"/>
      <w:marBottom w:val="0"/>
      <w:divBdr>
        <w:top w:val="none" w:sz="0" w:space="0" w:color="auto"/>
        <w:left w:val="none" w:sz="0" w:space="0" w:color="auto"/>
        <w:bottom w:val="none" w:sz="0" w:space="0" w:color="auto"/>
        <w:right w:val="none" w:sz="0" w:space="0" w:color="auto"/>
      </w:divBdr>
      <w:divsChild>
        <w:div w:id="405958693">
          <w:marLeft w:val="360"/>
          <w:marRight w:val="0"/>
          <w:marTop w:val="40"/>
          <w:marBottom w:val="40"/>
          <w:divBdr>
            <w:top w:val="none" w:sz="0" w:space="0" w:color="auto"/>
            <w:left w:val="none" w:sz="0" w:space="0" w:color="auto"/>
            <w:bottom w:val="none" w:sz="0" w:space="0" w:color="auto"/>
            <w:right w:val="none" w:sz="0" w:space="0" w:color="auto"/>
          </w:divBdr>
        </w:div>
        <w:div w:id="1400129946">
          <w:marLeft w:val="360"/>
          <w:marRight w:val="0"/>
          <w:marTop w:val="40"/>
          <w:marBottom w:val="40"/>
          <w:divBdr>
            <w:top w:val="none" w:sz="0" w:space="0" w:color="auto"/>
            <w:left w:val="none" w:sz="0" w:space="0" w:color="auto"/>
            <w:bottom w:val="none" w:sz="0" w:space="0" w:color="auto"/>
            <w:right w:val="none" w:sz="0" w:space="0" w:color="auto"/>
          </w:divBdr>
        </w:div>
        <w:div w:id="2011053833">
          <w:marLeft w:val="360"/>
          <w:marRight w:val="0"/>
          <w:marTop w:val="40"/>
          <w:marBottom w:val="40"/>
          <w:divBdr>
            <w:top w:val="none" w:sz="0" w:space="0" w:color="auto"/>
            <w:left w:val="none" w:sz="0" w:space="0" w:color="auto"/>
            <w:bottom w:val="none" w:sz="0" w:space="0" w:color="auto"/>
            <w:right w:val="none" w:sz="0" w:space="0" w:color="auto"/>
          </w:divBdr>
        </w:div>
      </w:divsChild>
    </w:div>
    <w:div w:id="1008364700">
      <w:bodyDiv w:val="1"/>
      <w:marLeft w:val="0"/>
      <w:marRight w:val="0"/>
      <w:marTop w:val="0"/>
      <w:marBottom w:val="0"/>
      <w:divBdr>
        <w:top w:val="none" w:sz="0" w:space="0" w:color="auto"/>
        <w:left w:val="none" w:sz="0" w:space="0" w:color="auto"/>
        <w:bottom w:val="none" w:sz="0" w:space="0" w:color="auto"/>
        <w:right w:val="none" w:sz="0" w:space="0" w:color="auto"/>
      </w:divBdr>
      <w:divsChild>
        <w:div w:id="53241813">
          <w:marLeft w:val="360"/>
          <w:marRight w:val="0"/>
          <w:marTop w:val="0"/>
          <w:marBottom w:val="0"/>
          <w:divBdr>
            <w:top w:val="none" w:sz="0" w:space="0" w:color="auto"/>
            <w:left w:val="none" w:sz="0" w:space="0" w:color="auto"/>
            <w:bottom w:val="none" w:sz="0" w:space="0" w:color="auto"/>
            <w:right w:val="none" w:sz="0" w:space="0" w:color="auto"/>
          </w:divBdr>
        </w:div>
        <w:div w:id="212429981">
          <w:marLeft w:val="360"/>
          <w:marRight w:val="0"/>
          <w:marTop w:val="0"/>
          <w:marBottom w:val="0"/>
          <w:divBdr>
            <w:top w:val="none" w:sz="0" w:space="0" w:color="auto"/>
            <w:left w:val="none" w:sz="0" w:space="0" w:color="auto"/>
            <w:bottom w:val="none" w:sz="0" w:space="0" w:color="auto"/>
            <w:right w:val="none" w:sz="0" w:space="0" w:color="auto"/>
          </w:divBdr>
        </w:div>
        <w:div w:id="650788604">
          <w:marLeft w:val="360"/>
          <w:marRight w:val="0"/>
          <w:marTop w:val="0"/>
          <w:marBottom w:val="0"/>
          <w:divBdr>
            <w:top w:val="none" w:sz="0" w:space="0" w:color="auto"/>
            <w:left w:val="none" w:sz="0" w:space="0" w:color="auto"/>
            <w:bottom w:val="none" w:sz="0" w:space="0" w:color="auto"/>
            <w:right w:val="none" w:sz="0" w:space="0" w:color="auto"/>
          </w:divBdr>
        </w:div>
        <w:div w:id="942229242">
          <w:marLeft w:val="360"/>
          <w:marRight w:val="0"/>
          <w:marTop w:val="0"/>
          <w:marBottom w:val="0"/>
          <w:divBdr>
            <w:top w:val="none" w:sz="0" w:space="0" w:color="auto"/>
            <w:left w:val="none" w:sz="0" w:space="0" w:color="auto"/>
            <w:bottom w:val="none" w:sz="0" w:space="0" w:color="auto"/>
            <w:right w:val="none" w:sz="0" w:space="0" w:color="auto"/>
          </w:divBdr>
        </w:div>
        <w:div w:id="1023946616">
          <w:marLeft w:val="360"/>
          <w:marRight w:val="0"/>
          <w:marTop w:val="0"/>
          <w:marBottom w:val="0"/>
          <w:divBdr>
            <w:top w:val="none" w:sz="0" w:space="0" w:color="auto"/>
            <w:left w:val="none" w:sz="0" w:space="0" w:color="auto"/>
            <w:bottom w:val="none" w:sz="0" w:space="0" w:color="auto"/>
            <w:right w:val="none" w:sz="0" w:space="0" w:color="auto"/>
          </w:divBdr>
        </w:div>
        <w:div w:id="1080450230">
          <w:marLeft w:val="360"/>
          <w:marRight w:val="0"/>
          <w:marTop w:val="0"/>
          <w:marBottom w:val="0"/>
          <w:divBdr>
            <w:top w:val="none" w:sz="0" w:space="0" w:color="auto"/>
            <w:left w:val="none" w:sz="0" w:space="0" w:color="auto"/>
            <w:bottom w:val="none" w:sz="0" w:space="0" w:color="auto"/>
            <w:right w:val="none" w:sz="0" w:space="0" w:color="auto"/>
          </w:divBdr>
        </w:div>
        <w:div w:id="1114980082">
          <w:marLeft w:val="360"/>
          <w:marRight w:val="0"/>
          <w:marTop w:val="0"/>
          <w:marBottom w:val="0"/>
          <w:divBdr>
            <w:top w:val="none" w:sz="0" w:space="0" w:color="auto"/>
            <w:left w:val="none" w:sz="0" w:space="0" w:color="auto"/>
            <w:bottom w:val="none" w:sz="0" w:space="0" w:color="auto"/>
            <w:right w:val="none" w:sz="0" w:space="0" w:color="auto"/>
          </w:divBdr>
        </w:div>
        <w:div w:id="1250385621">
          <w:marLeft w:val="360"/>
          <w:marRight w:val="0"/>
          <w:marTop w:val="0"/>
          <w:marBottom w:val="0"/>
          <w:divBdr>
            <w:top w:val="none" w:sz="0" w:space="0" w:color="auto"/>
            <w:left w:val="none" w:sz="0" w:space="0" w:color="auto"/>
            <w:bottom w:val="none" w:sz="0" w:space="0" w:color="auto"/>
            <w:right w:val="none" w:sz="0" w:space="0" w:color="auto"/>
          </w:divBdr>
        </w:div>
        <w:div w:id="1911843639">
          <w:marLeft w:val="360"/>
          <w:marRight w:val="0"/>
          <w:marTop w:val="0"/>
          <w:marBottom w:val="0"/>
          <w:divBdr>
            <w:top w:val="none" w:sz="0" w:space="0" w:color="auto"/>
            <w:left w:val="none" w:sz="0" w:space="0" w:color="auto"/>
            <w:bottom w:val="none" w:sz="0" w:space="0" w:color="auto"/>
            <w:right w:val="none" w:sz="0" w:space="0" w:color="auto"/>
          </w:divBdr>
        </w:div>
        <w:div w:id="2042129303">
          <w:marLeft w:val="360"/>
          <w:marRight w:val="0"/>
          <w:marTop w:val="0"/>
          <w:marBottom w:val="0"/>
          <w:divBdr>
            <w:top w:val="none" w:sz="0" w:space="0" w:color="auto"/>
            <w:left w:val="none" w:sz="0" w:space="0" w:color="auto"/>
            <w:bottom w:val="none" w:sz="0" w:space="0" w:color="auto"/>
            <w:right w:val="none" w:sz="0" w:space="0" w:color="auto"/>
          </w:divBdr>
        </w:div>
      </w:divsChild>
    </w:div>
    <w:div w:id="1028605983">
      <w:bodyDiv w:val="1"/>
      <w:marLeft w:val="0"/>
      <w:marRight w:val="0"/>
      <w:marTop w:val="0"/>
      <w:marBottom w:val="0"/>
      <w:divBdr>
        <w:top w:val="none" w:sz="0" w:space="0" w:color="auto"/>
        <w:left w:val="none" w:sz="0" w:space="0" w:color="auto"/>
        <w:bottom w:val="none" w:sz="0" w:space="0" w:color="auto"/>
        <w:right w:val="none" w:sz="0" w:space="0" w:color="auto"/>
      </w:divBdr>
      <w:divsChild>
        <w:div w:id="120270551">
          <w:marLeft w:val="360"/>
          <w:marRight w:val="0"/>
          <w:marTop w:val="0"/>
          <w:marBottom w:val="0"/>
          <w:divBdr>
            <w:top w:val="none" w:sz="0" w:space="0" w:color="auto"/>
            <w:left w:val="none" w:sz="0" w:space="0" w:color="auto"/>
            <w:bottom w:val="none" w:sz="0" w:space="0" w:color="auto"/>
            <w:right w:val="none" w:sz="0" w:space="0" w:color="auto"/>
          </w:divBdr>
        </w:div>
        <w:div w:id="231544941">
          <w:marLeft w:val="360"/>
          <w:marRight w:val="0"/>
          <w:marTop w:val="0"/>
          <w:marBottom w:val="0"/>
          <w:divBdr>
            <w:top w:val="none" w:sz="0" w:space="0" w:color="auto"/>
            <w:left w:val="none" w:sz="0" w:space="0" w:color="auto"/>
            <w:bottom w:val="none" w:sz="0" w:space="0" w:color="auto"/>
            <w:right w:val="none" w:sz="0" w:space="0" w:color="auto"/>
          </w:divBdr>
        </w:div>
        <w:div w:id="475492885">
          <w:marLeft w:val="360"/>
          <w:marRight w:val="0"/>
          <w:marTop w:val="0"/>
          <w:marBottom w:val="0"/>
          <w:divBdr>
            <w:top w:val="none" w:sz="0" w:space="0" w:color="auto"/>
            <w:left w:val="none" w:sz="0" w:space="0" w:color="auto"/>
            <w:bottom w:val="none" w:sz="0" w:space="0" w:color="auto"/>
            <w:right w:val="none" w:sz="0" w:space="0" w:color="auto"/>
          </w:divBdr>
        </w:div>
      </w:divsChild>
    </w:div>
    <w:div w:id="1032802439">
      <w:bodyDiv w:val="1"/>
      <w:marLeft w:val="0"/>
      <w:marRight w:val="0"/>
      <w:marTop w:val="0"/>
      <w:marBottom w:val="0"/>
      <w:divBdr>
        <w:top w:val="none" w:sz="0" w:space="0" w:color="auto"/>
        <w:left w:val="none" w:sz="0" w:space="0" w:color="auto"/>
        <w:bottom w:val="none" w:sz="0" w:space="0" w:color="auto"/>
        <w:right w:val="none" w:sz="0" w:space="0" w:color="auto"/>
      </w:divBdr>
    </w:div>
    <w:div w:id="1034576163">
      <w:bodyDiv w:val="1"/>
      <w:marLeft w:val="0"/>
      <w:marRight w:val="0"/>
      <w:marTop w:val="0"/>
      <w:marBottom w:val="0"/>
      <w:divBdr>
        <w:top w:val="none" w:sz="0" w:space="0" w:color="auto"/>
        <w:left w:val="none" w:sz="0" w:space="0" w:color="auto"/>
        <w:bottom w:val="none" w:sz="0" w:space="0" w:color="auto"/>
        <w:right w:val="none" w:sz="0" w:space="0" w:color="auto"/>
      </w:divBdr>
    </w:div>
    <w:div w:id="1052461358">
      <w:bodyDiv w:val="1"/>
      <w:marLeft w:val="0"/>
      <w:marRight w:val="0"/>
      <w:marTop w:val="0"/>
      <w:marBottom w:val="0"/>
      <w:divBdr>
        <w:top w:val="none" w:sz="0" w:space="0" w:color="auto"/>
        <w:left w:val="none" w:sz="0" w:space="0" w:color="auto"/>
        <w:bottom w:val="none" w:sz="0" w:space="0" w:color="auto"/>
        <w:right w:val="none" w:sz="0" w:space="0" w:color="auto"/>
      </w:divBdr>
    </w:div>
    <w:div w:id="1054278010">
      <w:bodyDiv w:val="1"/>
      <w:marLeft w:val="0"/>
      <w:marRight w:val="0"/>
      <w:marTop w:val="0"/>
      <w:marBottom w:val="0"/>
      <w:divBdr>
        <w:top w:val="none" w:sz="0" w:space="0" w:color="auto"/>
        <w:left w:val="none" w:sz="0" w:space="0" w:color="auto"/>
        <w:bottom w:val="none" w:sz="0" w:space="0" w:color="auto"/>
        <w:right w:val="none" w:sz="0" w:space="0" w:color="auto"/>
      </w:divBdr>
    </w:div>
    <w:div w:id="1059061870">
      <w:bodyDiv w:val="1"/>
      <w:marLeft w:val="0"/>
      <w:marRight w:val="0"/>
      <w:marTop w:val="0"/>
      <w:marBottom w:val="0"/>
      <w:divBdr>
        <w:top w:val="none" w:sz="0" w:space="0" w:color="auto"/>
        <w:left w:val="none" w:sz="0" w:space="0" w:color="auto"/>
        <w:bottom w:val="none" w:sz="0" w:space="0" w:color="auto"/>
        <w:right w:val="none" w:sz="0" w:space="0" w:color="auto"/>
      </w:divBdr>
      <w:divsChild>
        <w:div w:id="747968138">
          <w:marLeft w:val="360"/>
          <w:marRight w:val="0"/>
          <w:marTop w:val="0"/>
          <w:marBottom w:val="0"/>
          <w:divBdr>
            <w:top w:val="none" w:sz="0" w:space="0" w:color="auto"/>
            <w:left w:val="none" w:sz="0" w:space="0" w:color="auto"/>
            <w:bottom w:val="none" w:sz="0" w:space="0" w:color="auto"/>
            <w:right w:val="none" w:sz="0" w:space="0" w:color="auto"/>
          </w:divBdr>
        </w:div>
        <w:div w:id="1566180424">
          <w:marLeft w:val="360"/>
          <w:marRight w:val="0"/>
          <w:marTop w:val="0"/>
          <w:marBottom w:val="0"/>
          <w:divBdr>
            <w:top w:val="none" w:sz="0" w:space="0" w:color="auto"/>
            <w:left w:val="none" w:sz="0" w:space="0" w:color="auto"/>
            <w:bottom w:val="none" w:sz="0" w:space="0" w:color="auto"/>
            <w:right w:val="none" w:sz="0" w:space="0" w:color="auto"/>
          </w:divBdr>
        </w:div>
        <w:div w:id="1830435955">
          <w:marLeft w:val="360"/>
          <w:marRight w:val="0"/>
          <w:marTop w:val="0"/>
          <w:marBottom w:val="0"/>
          <w:divBdr>
            <w:top w:val="none" w:sz="0" w:space="0" w:color="auto"/>
            <w:left w:val="none" w:sz="0" w:space="0" w:color="auto"/>
            <w:bottom w:val="none" w:sz="0" w:space="0" w:color="auto"/>
            <w:right w:val="none" w:sz="0" w:space="0" w:color="auto"/>
          </w:divBdr>
        </w:div>
      </w:divsChild>
    </w:div>
    <w:div w:id="1062749435">
      <w:bodyDiv w:val="1"/>
      <w:marLeft w:val="0"/>
      <w:marRight w:val="0"/>
      <w:marTop w:val="0"/>
      <w:marBottom w:val="0"/>
      <w:divBdr>
        <w:top w:val="none" w:sz="0" w:space="0" w:color="auto"/>
        <w:left w:val="none" w:sz="0" w:space="0" w:color="auto"/>
        <w:bottom w:val="none" w:sz="0" w:space="0" w:color="auto"/>
        <w:right w:val="none" w:sz="0" w:space="0" w:color="auto"/>
      </w:divBdr>
    </w:div>
    <w:div w:id="1073428186">
      <w:bodyDiv w:val="1"/>
      <w:marLeft w:val="0"/>
      <w:marRight w:val="0"/>
      <w:marTop w:val="0"/>
      <w:marBottom w:val="0"/>
      <w:divBdr>
        <w:top w:val="none" w:sz="0" w:space="0" w:color="auto"/>
        <w:left w:val="none" w:sz="0" w:space="0" w:color="auto"/>
        <w:bottom w:val="none" w:sz="0" w:space="0" w:color="auto"/>
        <w:right w:val="none" w:sz="0" w:space="0" w:color="auto"/>
      </w:divBdr>
      <w:divsChild>
        <w:div w:id="430047714">
          <w:marLeft w:val="360"/>
          <w:marRight w:val="0"/>
          <w:marTop w:val="0"/>
          <w:marBottom w:val="0"/>
          <w:divBdr>
            <w:top w:val="none" w:sz="0" w:space="0" w:color="auto"/>
            <w:left w:val="none" w:sz="0" w:space="0" w:color="auto"/>
            <w:bottom w:val="none" w:sz="0" w:space="0" w:color="auto"/>
            <w:right w:val="none" w:sz="0" w:space="0" w:color="auto"/>
          </w:divBdr>
        </w:div>
        <w:div w:id="574555392">
          <w:marLeft w:val="360"/>
          <w:marRight w:val="0"/>
          <w:marTop w:val="0"/>
          <w:marBottom w:val="0"/>
          <w:divBdr>
            <w:top w:val="none" w:sz="0" w:space="0" w:color="auto"/>
            <w:left w:val="none" w:sz="0" w:space="0" w:color="auto"/>
            <w:bottom w:val="none" w:sz="0" w:space="0" w:color="auto"/>
            <w:right w:val="none" w:sz="0" w:space="0" w:color="auto"/>
          </w:divBdr>
        </w:div>
        <w:div w:id="1650206167">
          <w:marLeft w:val="360"/>
          <w:marRight w:val="0"/>
          <w:marTop w:val="0"/>
          <w:marBottom w:val="0"/>
          <w:divBdr>
            <w:top w:val="none" w:sz="0" w:space="0" w:color="auto"/>
            <w:left w:val="none" w:sz="0" w:space="0" w:color="auto"/>
            <w:bottom w:val="none" w:sz="0" w:space="0" w:color="auto"/>
            <w:right w:val="none" w:sz="0" w:space="0" w:color="auto"/>
          </w:divBdr>
        </w:div>
        <w:div w:id="1660693072">
          <w:marLeft w:val="360"/>
          <w:marRight w:val="0"/>
          <w:marTop w:val="0"/>
          <w:marBottom w:val="0"/>
          <w:divBdr>
            <w:top w:val="none" w:sz="0" w:space="0" w:color="auto"/>
            <w:left w:val="none" w:sz="0" w:space="0" w:color="auto"/>
            <w:bottom w:val="none" w:sz="0" w:space="0" w:color="auto"/>
            <w:right w:val="none" w:sz="0" w:space="0" w:color="auto"/>
          </w:divBdr>
        </w:div>
        <w:div w:id="1953171524">
          <w:marLeft w:val="360"/>
          <w:marRight w:val="0"/>
          <w:marTop w:val="0"/>
          <w:marBottom w:val="0"/>
          <w:divBdr>
            <w:top w:val="none" w:sz="0" w:space="0" w:color="auto"/>
            <w:left w:val="none" w:sz="0" w:space="0" w:color="auto"/>
            <w:bottom w:val="none" w:sz="0" w:space="0" w:color="auto"/>
            <w:right w:val="none" w:sz="0" w:space="0" w:color="auto"/>
          </w:divBdr>
        </w:div>
      </w:divsChild>
    </w:div>
    <w:div w:id="1077367234">
      <w:bodyDiv w:val="1"/>
      <w:marLeft w:val="0"/>
      <w:marRight w:val="0"/>
      <w:marTop w:val="0"/>
      <w:marBottom w:val="0"/>
      <w:divBdr>
        <w:top w:val="none" w:sz="0" w:space="0" w:color="auto"/>
        <w:left w:val="none" w:sz="0" w:space="0" w:color="auto"/>
        <w:bottom w:val="none" w:sz="0" w:space="0" w:color="auto"/>
        <w:right w:val="none" w:sz="0" w:space="0" w:color="auto"/>
      </w:divBdr>
    </w:div>
    <w:div w:id="1078795307">
      <w:bodyDiv w:val="1"/>
      <w:marLeft w:val="0"/>
      <w:marRight w:val="0"/>
      <w:marTop w:val="0"/>
      <w:marBottom w:val="0"/>
      <w:divBdr>
        <w:top w:val="none" w:sz="0" w:space="0" w:color="auto"/>
        <w:left w:val="none" w:sz="0" w:space="0" w:color="auto"/>
        <w:bottom w:val="none" w:sz="0" w:space="0" w:color="auto"/>
        <w:right w:val="none" w:sz="0" w:space="0" w:color="auto"/>
      </w:divBdr>
    </w:div>
    <w:div w:id="1094546389">
      <w:bodyDiv w:val="1"/>
      <w:marLeft w:val="0"/>
      <w:marRight w:val="0"/>
      <w:marTop w:val="0"/>
      <w:marBottom w:val="0"/>
      <w:divBdr>
        <w:top w:val="none" w:sz="0" w:space="0" w:color="auto"/>
        <w:left w:val="none" w:sz="0" w:space="0" w:color="auto"/>
        <w:bottom w:val="none" w:sz="0" w:space="0" w:color="auto"/>
        <w:right w:val="none" w:sz="0" w:space="0" w:color="auto"/>
      </w:divBdr>
    </w:div>
    <w:div w:id="1108280523">
      <w:bodyDiv w:val="1"/>
      <w:marLeft w:val="0"/>
      <w:marRight w:val="0"/>
      <w:marTop w:val="0"/>
      <w:marBottom w:val="0"/>
      <w:divBdr>
        <w:top w:val="none" w:sz="0" w:space="0" w:color="auto"/>
        <w:left w:val="none" w:sz="0" w:space="0" w:color="auto"/>
        <w:bottom w:val="none" w:sz="0" w:space="0" w:color="auto"/>
        <w:right w:val="none" w:sz="0" w:space="0" w:color="auto"/>
      </w:divBdr>
      <w:divsChild>
        <w:div w:id="932662283">
          <w:marLeft w:val="360"/>
          <w:marRight w:val="0"/>
          <w:marTop w:val="0"/>
          <w:marBottom w:val="0"/>
          <w:divBdr>
            <w:top w:val="none" w:sz="0" w:space="0" w:color="auto"/>
            <w:left w:val="none" w:sz="0" w:space="0" w:color="auto"/>
            <w:bottom w:val="none" w:sz="0" w:space="0" w:color="auto"/>
            <w:right w:val="none" w:sz="0" w:space="0" w:color="auto"/>
          </w:divBdr>
        </w:div>
        <w:div w:id="1128207294">
          <w:marLeft w:val="360"/>
          <w:marRight w:val="0"/>
          <w:marTop w:val="0"/>
          <w:marBottom w:val="0"/>
          <w:divBdr>
            <w:top w:val="none" w:sz="0" w:space="0" w:color="auto"/>
            <w:left w:val="none" w:sz="0" w:space="0" w:color="auto"/>
            <w:bottom w:val="none" w:sz="0" w:space="0" w:color="auto"/>
            <w:right w:val="none" w:sz="0" w:space="0" w:color="auto"/>
          </w:divBdr>
        </w:div>
        <w:div w:id="1284309174">
          <w:marLeft w:val="360"/>
          <w:marRight w:val="0"/>
          <w:marTop w:val="0"/>
          <w:marBottom w:val="0"/>
          <w:divBdr>
            <w:top w:val="none" w:sz="0" w:space="0" w:color="auto"/>
            <w:left w:val="none" w:sz="0" w:space="0" w:color="auto"/>
            <w:bottom w:val="none" w:sz="0" w:space="0" w:color="auto"/>
            <w:right w:val="none" w:sz="0" w:space="0" w:color="auto"/>
          </w:divBdr>
        </w:div>
      </w:divsChild>
    </w:div>
    <w:div w:id="1120536854">
      <w:bodyDiv w:val="1"/>
      <w:marLeft w:val="0"/>
      <w:marRight w:val="0"/>
      <w:marTop w:val="0"/>
      <w:marBottom w:val="0"/>
      <w:divBdr>
        <w:top w:val="none" w:sz="0" w:space="0" w:color="auto"/>
        <w:left w:val="none" w:sz="0" w:space="0" w:color="auto"/>
        <w:bottom w:val="none" w:sz="0" w:space="0" w:color="auto"/>
        <w:right w:val="none" w:sz="0" w:space="0" w:color="auto"/>
      </w:divBdr>
      <w:divsChild>
        <w:div w:id="118114684">
          <w:marLeft w:val="360"/>
          <w:marRight w:val="0"/>
          <w:marTop w:val="0"/>
          <w:marBottom w:val="0"/>
          <w:divBdr>
            <w:top w:val="none" w:sz="0" w:space="0" w:color="auto"/>
            <w:left w:val="none" w:sz="0" w:space="0" w:color="auto"/>
            <w:bottom w:val="none" w:sz="0" w:space="0" w:color="auto"/>
            <w:right w:val="none" w:sz="0" w:space="0" w:color="auto"/>
          </w:divBdr>
        </w:div>
        <w:div w:id="876282081">
          <w:marLeft w:val="360"/>
          <w:marRight w:val="0"/>
          <w:marTop w:val="0"/>
          <w:marBottom w:val="0"/>
          <w:divBdr>
            <w:top w:val="none" w:sz="0" w:space="0" w:color="auto"/>
            <w:left w:val="none" w:sz="0" w:space="0" w:color="auto"/>
            <w:bottom w:val="none" w:sz="0" w:space="0" w:color="auto"/>
            <w:right w:val="none" w:sz="0" w:space="0" w:color="auto"/>
          </w:divBdr>
        </w:div>
        <w:div w:id="1167332000">
          <w:marLeft w:val="360"/>
          <w:marRight w:val="0"/>
          <w:marTop w:val="0"/>
          <w:marBottom w:val="0"/>
          <w:divBdr>
            <w:top w:val="none" w:sz="0" w:space="0" w:color="auto"/>
            <w:left w:val="none" w:sz="0" w:space="0" w:color="auto"/>
            <w:bottom w:val="none" w:sz="0" w:space="0" w:color="auto"/>
            <w:right w:val="none" w:sz="0" w:space="0" w:color="auto"/>
          </w:divBdr>
        </w:div>
        <w:div w:id="1207256409">
          <w:marLeft w:val="360"/>
          <w:marRight w:val="0"/>
          <w:marTop w:val="0"/>
          <w:marBottom w:val="0"/>
          <w:divBdr>
            <w:top w:val="none" w:sz="0" w:space="0" w:color="auto"/>
            <w:left w:val="none" w:sz="0" w:space="0" w:color="auto"/>
            <w:bottom w:val="none" w:sz="0" w:space="0" w:color="auto"/>
            <w:right w:val="none" w:sz="0" w:space="0" w:color="auto"/>
          </w:divBdr>
        </w:div>
        <w:div w:id="1245456964">
          <w:marLeft w:val="360"/>
          <w:marRight w:val="0"/>
          <w:marTop w:val="0"/>
          <w:marBottom w:val="0"/>
          <w:divBdr>
            <w:top w:val="none" w:sz="0" w:space="0" w:color="auto"/>
            <w:left w:val="none" w:sz="0" w:space="0" w:color="auto"/>
            <w:bottom w:val="none" w:sz="0" w:space="0" w:color="auto"/>
            <w:right w:val="none" w:sz="0" w:space="0" w:color="auto"/>
          </w:divBdr>
        </w:div>
        <w:div w:id="1368870465">
          <w:marLeft w:val="360"/>
          <w:marRight w:val="0"/>
          <w:marTop w:val="0"/>
          <w:marBottom w:val="0"/>
          <w:divBdr>
            <w:top w:val="none" w:sz="0" w:space="0" w:color="auto"/>
            <w:left w:val="none" w:sz="0" w:space="0" w:color="auto"/>
            <w:bottom w:val="none" w:sz="0" w:space="0" w:color="auto"/>
            <w:right w:val="none" w:sz="0" w:space="0" w:color="auto"/>
          </w:divBdr>
        </w:div>
        <w:div w:id="1681005841">
          <w:marLeft w:val="360"/>
          <w:marRight w:val="0"/>
          <w:marTop w:val="0"/>
          <w:marBottom w:val="0"/>
          <w:divBdr>
            <w:top w:val="none" w:sz="0" w:space="0" w:color="auto"/>
            <w:left w:val="none" w:sz="0" w:space="0" w:color="auto"/>
            <w:bottom w:val="none" w:sz="0" w:space="0" w:color="auto"/>
            <w:right w:val="none" w:sz="0" w:space="0" w:color="auto"/>
          </w:divBdr>
        </w:div>
        <w:div w:id="1690716773">
          <w:marLeft w:val="360"/>
          <w:marRight w:val="0"/>
          <w:marTop w:val="0"/>
          <w:marBottom w:val="0"/>
          <w:divBdr>
            <w:top w:val="none" w:sz="0" w:space="0" w:color="auto"/>
            <w:left w:val="none" w:sz="0" w:space="0" w:color="auto"/>
            <w:bottom w:val="none" w:sz="0" w:space="0" w:color="auto"/>
            <w:right w:val="none" w:sz="0" w:space="0" w:color="auto"/>
          </w:divBdr>
        </w:div>
        <w:div w:id="1840654645">
          <w:marLeft w:val="360"/>
          <w:marRight w:val="0"/>
          <w:marTop w:val="0"/>
          <w:marBottom w:val="0"/>
          <w:divBdr>
            <w:top w:val="none" w:sz="0" w:space="0" w:color="auto"/>
            <w:left w:val="none" w:sz="0" w:space="0" w:color="auto"/>
            <w:bottom w:val="none" w:sz="0" w:space="0" w:color="auto"/>
            <w:right w:val="none" w:sz="0" w:space="0" w:color="auto"/>
          </w:divBdr>
        </w:div>
      </w:divsChild>
    </w:div>
    <w:div w:id="1120954918">
      <w:bodyDiv w:val="1"/>
      <w:marLeft w:val="0"/>
      <w:marRight w:val="0"/>
      <w:marTop w:val="0"/>
      <w:marBottom w:val="0"/>
      <w:divBdr>
        <w:top w:val="none" w:sz="0" w:space="0" w:color="auto"/>
        <w:left w:val="none" w:sz="0" w:space="0" w:color="auto"/>
        <w:bottom w:val="none" w:sz="0" w:space="0" w:color="auto"/>
        <w:right w:val="none" w:sz="0" w:space="0" w:color="auto"/>
      </w:divBdr>
      <w:divsChild>
        <w:div w:id="745803339">
          <w:marLeft w:val="360"/>
          <w:marRight w:val="0"/>
          <w:marTop w:val="0"/>
          <w:marBottom w:val="0"/>
          <w:divBdr>
            <w:top w:val="none" w:sz="0" w:space="0" w:color="auto"/>
            <w:left w:val="none" w:sz="0" w:space="0" w:color="auto"/>
            <w:bottom w:val="none" w:sz="0" w:space="0" w:color="auto"/>
            <w:right w:val="none" w:sz="0" w:space="0" w:color="auto"/>
          </w:divBdr>
        </w:div>
        <w:div w:id="783770592">
          <w:marLeft w:val="360"/>
          <w:marRight w:val="0"/>
          <w:marTop w:val="0"/>
          <w:marBottom w:val="0"/>
          <w:divBdr>
            <w:top w:val="none" w:sz="0" w:space="0" w:color="auto"/>
            <w:left w:val="none" w:sz="0" w:space="0" w:color="auto"/>
            <w:bottom w:val="none" w:sz="0" w:space="0" w:color="auto"/>
            <w:right w:val="none" w:sz="0" w:space="0" w:color="auto"/>
          </w:divBdr>
        </w:div>
        <w:div w:id="875435950">
          <w:marLeft w:val="360"/>
          <w:marRight w:val="0"/>
          <w:marTop w:val="0"/>
          <w:marBottom w:val="0"/>
          <w:divBdr>
            <w:top w:val="none" w:sz="0" w:space="0" w:color="auto"/>
            <w:left w:val="none" w:sz="0" w:space="0" w:color="auto"/>
            <w:bottom w:val="none" w:sz="0" w:space="0" w:color="auto"/>
            <w:right w:val="none" w:sz="0" w:space="0" w:color="auto"/>
          </w:divBdr>
        </w:div>
        <w:div w:id="1145009174">
          <w:marLeft w:val="360"/>
          <w:marRight w:val="0"/>
          <w:marTop w:val="0"/>
          <w:marBottom w:val="0"/>
          <w:divBdr>
            <w:top w:val="none" w:sz="0" w:space="0" w:color="auto"/>
            <w:left w:val="none" w:sz="0" w:space="0" w:color="auto"/>
            <w:bottom w:val="none" w:sz="0" w:space="0" w:color="auto"/>
            <w:right w:val="none" w:sz="0" w:space="0" w:color="auto"/>
          </w:divBdr>
        </w:div>
        <w:div w:id="1379433099">
          <w:marLeft w:val="360"/>
          <w:marRight w:val="0"/>
          <w:marTop w:val="0"/>
          <w:marBottom w:val="0"/>
          <w:divBdr>
            <w:top w:val="none" w:sz="0" w:space="0" w:color="auto"/>
            <w:left w:val="none" w:sz="0" w:space="0" w:color="auto"/>
            <w:bottom w:val="none" w:sz="0" w:space="0" w:color="auto"/>
            <w:right w:val="none" w:sz="0" w:space="0" w:color="auto"/>
          </w:divBdr>
        </w:div>
        <w:div w:id="1647009815">
          <w:marLeft w:val="360"/>
          <w:marRight w:val="0"/>
          <w:marTop w:val="0"/>
          <w:marBottom w:val="0"/>
          <w:divBdr>
            <w:top w:val="none" w:sz="0" w:space="0" w:color="auto"/>
            <w:left w:val="none" w:sz="0" w:space="0" w:color="auto"/>
            <w:bottom w:val="none" w:sz="0" w:space="0" w:color="auto"/>
            <w:right w:val="none" w:sz="0" w:space="0" w:color="auto"/>
          </w:divBdr>
        </w:div>
        <w:div w:id="1698115172">
          <w:marLeft w:val="360"/>
          <w:marRight w:val="0"/>
          <w:marTop w:val="0"/>
          <w:marBottom w:val="0"/>
          <w:divBdr>
            <w:top w:val="none" w:sz="0" w:space="0" w:color="auto"/>
            <w:left w:val="none" w:sz="0" w:space="0" w:color="auto"/>
            <w:bottom w:val="none" w:sz="0" w:space="0" w:color="auto"/>
            <w:right w:val="none" w:sz="0" w:space="0" w:color="auto"/>
          </w:divBdr>
        </w:div>
      </w:divsChild>
    </w:div>
    <w:div w:id="1128014720">
      <w:bodyDiv w:val="1"/>
      <w:marLeft w:val="0"/>
      <w:marRight w:val="0"/>
      <w:marTop w:val="0"/>
      <w:marBottom w:val="0"/>
      <w:divBdr>
        <w:top w:val="none" w:sz="0" w:space="0" w:color="auto"/>
        <w:left w:val="none" w:sz="0" w:space="0" w:color="auto"/>
        <w:bottom w:val="none" w:sz="0" w:space="0" w:color="auto"/>
        <w:right w:val="none" w:sz="0" w:space="0" w:color="auto"/>
      </w:divBdr>
      <w:divsChild>
        <w:div w:id="152455712">
          <w:marLeft w:val="360"/>
          <w:marRight w:val="0"/>
          <w:marTop w:val="40"/>
          <w:marBottom w:val="40"/>
          <w:divBdr>
            <w:top w:val="none" w:sz="0" w:space="0" w:color="auto"/>
            <w:left w:val="none" w:sz="0" w:space="0" w:color="auto"/>
            <w:bottom w:val="none" w:sz="0" w:space="0" w:color="auto"/>
            <w:right w:val="none" w:sz="0" w:space="0" w:color="auto"/>
          </w:divBdr>
        </w:div>
        <w:div w:id="360783126">
          <w:marLeft w:val="360"/>
          <w:marRight w:val="0"/>
          <w:marTop w:val="40"/>
          <w:marBottom w:val="40"/>
          <w:divBdr>
            <w:top w:val="none" w:sz="0" w:space="0" w:color="auto"/>
            <w:left w:val="none" w:sz="0" w:space="0" w:color="auto"/>
            <w:bottom w:val="none" w:sz="0" w:space="0" w:color="auto"/>
            <w:right w:val="none" w:sz="0" w:space="0" w:color="auto"/>
          </w:divBdr>
        </w:div>
        <w:div w:id="372119349">
          <w:marLeft w:val="360"/>
          <w:marRight w:val="0"/>
          <w:marTop w:val="40"/>
          <w:marBottom w:val="40"/>
          <w:divBdr>
            <w:top w:val="none" w:sz="0" w:space="0" w:color="auto"/>
            <w:left w:val="none" w:sz="0" w:space="0" w:color="auto"/>
            <w:bottom w:val="none" w:sz="0" w:space="0" w:color="auto"/>
            <w:right w:val="none" w:sz="0" w:space="0" w:color="auto"/>
          </w:divBdr>
        </w:div>
        <w:div w:id="571086551">
          <w:marLeft w:val="360"/>
          <w:marRight w:val="0"/>
          <w:marTop w:val="40"/>
          <w:marBottom w:val="40"/>
          <w:divBdr>
            <w:top w:val="none" w:sz="0" w:space="0" w:color="auto"/>
            <w:left w:val="none" w:sz="0" w:space="0" w:color="auto"/>
            <w:bottom w:val="none" w:sz="0" w:space="0" w:color="auto"/>
            <w:right w:val="none" w:sz="0" w:space="0" w:color="auto"/>
          </w:divBdr>
        </w:div>
        <w:div w:id="690692451">
          <w:marLeft w:val="360"/>
          <w:marRight w:val="0"/>
          <w:marTop w:val="40"/>
          <w:marBottom w:val="40"/>
          <w:divBdr>
            <w:top w:val="none" w:sz="0" w:space="0" w:color="auto"/>
            <w:left w:val="none" w:sz="0" w:space="0" w:color="auto"/>
            <w:bottom w:val="none" w:sz="0" w:space="0" w:color="auto"/>
            <w:right w:val="none" w:sz="0" w:space="0" w:color="auto"/>
          </w:divBdr>
        </w:div>
        <w:div w:id="1306008568">
          <w:marLeft w:val="360"/>
          <w:marRight w:val="0"/>
          <w:marTop w:val="40"/>
          <w:marBottom w:val="40"/>
          <w:divBdr>
            <w:top w:val="none" w:sz="0" w:space="0" w:color="auto"/>
            <w:left w:val="none" w:sz="0" w:space="0" w:color="auto"/>
            <w:bottom w:val="none" w:sz="0" w:space="0" w:color="auto"/>
            <w:right w:val="none" w:sz="0" w:space="0" w:color="auto"/>
          </w:divBdr>
        </w:div>
        <w:div w:id="1426920554">
          <w:marLeft w:val="360"/>
          <w:marRight w:val="0"/>
          <w:marTop w:val="40"/>
          <w:marBottom w:val="40"/>
          <w:divBdr>
            <w:top w:val="none" w:sz="0" w:space="0" w:color="auto"/>
            <w:left w:val="none" w:sz="0" w:space="0" w:color="auto"/>
            <w:bottom w:val="none" w:sz="0" w:space="0" w:color="auto"/>
            <w:right w:val="none" w:sz="0" w:space="0" w:color="auto"/>
          </w:divBdr>
        </w:div>
      </w:divsChild>
    </w:div>
    <w:div w:id="1133065163">
      <w:bodyDiv w:val="1"/>
      <w:marLeft w:val="0"/>
      <w:marRight w:val="0"/>
      <w:marTop w:val="0"/>
      <w:marBottom w:val="0"/>
      <w:divBdr>
        <w:top w:val="none" w:sz="0" w:space="0" w:color="auto"/>
        <w:left w:val="none" w:sz="0" w:space="0" w:color="auto"/>
        <w:bottom w:val="none" w:sz="0" w:space="0" w:color="auto"/>
        <w:right w:val="none" w:sz="0" w:space="0" w:color="auto"/>
      </w:divBdr>
    </w:div>
    <w:div w:id="1152017713">
      <w:bodyDiv w:val="1"/>
      <w:marLeft w:val="0"/>
      <w:marRight w:val="0"/>
      <w:marTop w:val="0"/>
      <w:marBottom w:val="0"/>
      <w:divBdr>
        <w:top w:val="none" w:sz="0" w:space="0" w:color="auto"/>
        <w:left w:val="none" w:sz="0" w:space="0" w:color="auto"/>
        <w:bottom w:val="none" w:sz="0" w:space="0" w:color="auto"/>
        <w:right w:val="none" w:sz="0" w:space="0" w:color="auto"/>
      </w:divBdr>
    </w:div>
    <w:div w:id="1163281296">
      <w:bodyDiv w:val="1"/>
      <w:marLeft w:val="0"/>
      <w:marRight w:val="0"/>
      <w:marTop w:val="0"/>
      <w:marBottom w:val="0"/>
      <w:divBdr>
        <w:top w:val="none" w:sz="0" w:space="0" w:color="auto"/>
        <w:left w:val="none" w:sz="0" w:space="0" w:color="auto"/>
        <w:bottom w:val="none" w:sz="0" w:space="0" w:color="auto"/>
        <w:right w:val="none" w:sz="0" w:space="0" w:color="auto"/>
      </w:divBdr>
      <w:divsChild>
        <w:div w:id="778451043">
          <w:marLeft w:val="360"/>
          <w:marRight w:val="0"/>
          <w:marTop w:val="200"/>
          <w:marBottom w:val="0"/>
          <w:divBdr>
            <w:top w:val="none" w:sz="0" w:space="0" w:color="auto"/>
            <w:left w:val="none" w:sz="0" w:space="0" w:color="auto"/>
            <w:bottom w:val="none" w:sz="0" w:space="0" w:color="auto"/>
            <w:right w:val="none" w:sz="0" w:space="0" w:color="auto"/>
          </w:divBdr>
        </w:div>
      </w:divsChild>
    </w:div>
    <w:div w:id="1174227368">
      <w:bodyDiv w:val="1"/>
      <w:marLeft w:val="0"/>
      <w:marRight w:val="0"/>
      <w:marTop w:val="0"/>
      <w:marBottom w:val="0"/>
      <w:divBdr>
        <w:top w:val="none" w:sz="0" w:space="0" w:color="auto"/>
        <w:left w:val="none" w:sz="0" w:space="0" w:color="auto"/>
        <w:bottom w:val="none" w:sz="0" w:space="0" w:color="auto"/>
        <w:right w:val="none" w:sz="0" w:space="0" w:color="auto"/>
      </w:divBdr>
    </w:div>
    <w:div w:id="1176841258">
      <w:bodyDiv w:val="1"/>
      <w:marLeft w:val="0"/>
      <w:marRight w:val="0"/>
      <w:marTop w:val="0"/>
      <w:marBottom w:val="0"/>
      <w:divBdr>
        <w:top w:val="none" w:sz="0" w:space="0" w:color="auto"/>
        <w:left w:val="none" w:sz="0" w:space="0" w:color="auto"/>
        <w:bottom w:val="none" w:sz="0" w:space="0" w:color="auto"/>
        <w:right w:val="none" w:sz="0" w:space="0" w:color="auto"/>
      </w:divBdr>
      <w:divsChild>
        <w:div w:id="327752564">
          <w:marLeft w:val="360"/>
          <w:marRight w:val="0"/>
          <w:marTop w:val="0"/>
          <w:marBottom w:val="0"/>
          <w:divBdr>
            <w:top w:val="none" w:sz="0" w:space="0" w:color="auto"/>
            <w:left w:val="none" w:sz="0" w:space="0" w:color="auto"/>
            <w:bottom w:val="none" w:sz="0" w:space="0" w:color="auto"/>
            <w:right w:val="none" w:sz="0" w:space="0" w:color="auto"/>
          </w:divBdr>
        </w:div>
      </w:divsChild>
    </w:div>
    <w:div w:id="1201818674">
      <w:bodyDiv w:val="1"/>
      <w:marLeft w:val="0"/>
      <w:marRight w:val="0"/>
      <w:marTop w:val="0"/>
      <w:marBottom w:val="0"/>
      <w:divBdr>
        <w:top w:val="none" w:sz="0" w:space="0" w:color="auto"/>
        <w:left w:val="none" w:sz="0" w:space="0" w:color="auto"/>
        <w:bottom w:val="none" w:sz="0" w:space="0" w:color="auto"/>
        <w:right w:val="none" w:sz="0" w:space="0" w:color="auto"/>
      </w:divBdr>
    </w:div>
    <w:div w:id="1203903263">
      <w:bodyDiv w:val="1"/>
      <w:marLeft w:val="0"/>
      <w:marRight w:val="0"/>
      <w:marTop w:val="0"/>
      <w:marBottom w:val="0"/>
      <w:divBdr>
        <w:top w:val="none" w:sz="0" w:space="0" w:color="auto"/>
        <w:left w:val="none" w:sz="0" w:space="0" w:color="auto"/>
        <w:bottom w:val="none" w:sz="0" w:space="0" w:color="auto"/>
        <w:right w:val="none" w:sz="0" w:space="0" w:color="auto"/>
      </w:divBdr>
    </w:div>
    <w:div w:id="1206409987">
      <w:bodyDiv w:val="1"/>
      <w:marLeft w:val="0"/>
      <w:marRight w:val="0"/>
      <w:marTop w:val="0"/>
      <w:marBottom w:val="0"/>
      <w:divBdr>
        <w:top w:val="none" w:sz="0" w:space="0" w:color="auto"/>
        <w:left w:val="none" w:sz="0" w:space="0" w:color="auto"/>
        <w:bottom w:val="none" w:sz="0" w:space="0" w:color="auto"/>
        <w:right w:val="none" w:sz="0" w:space="0" w:color="auto"/>
      </w:divBdr>
    </w:div>
    <w:div w:id="1217353898">
      <w:bodyDiv w:val="1"/>
      <w:marLeft w:val="0"/>
      <w:marRight w:val="0"/>
      <w:marTop w:val="0"/>
      <w:marBottom w:val="0"/>
      <w:divBdr>
        <w:top w:val="none" w:sz="0" w:space="0" w:color="auto"/>
        <w:left w:val="none" w:sz="0" w:space="0" w:color="auto"/>
        <w:bottom w:val="none" w:sz="0" w:space="0" w:color="auto"/>
        <w:right w:val="none" w:sz="0" w:space="0" w:color="auto"/>
      </w:divBdr>
    </w:div>
    <w:div w:id="1225214602">
      <w:bodyDiv w:val="1"/>
      <w:marLeft w:val="0"/>
      <w:marRight w:val="0"/>
      <w:marTop w:val="0"/>
      <w:marBottom w:val="0"/>
      <w:divBdr>
        <w:top w:val="none" w:sz="0" w:space="0" w:color="auto"/>
        <w:left w:val="none" w:sz="0" w:space="0" w:color="auto"/>
        <w:bottom w:val="none" w:sz="0" w:space="0" w:color="auto"/>
        <w:right w:val="none" w:sz="0" w:space="0" w:color="auto"/>
      </w:divBdr>
    </w:div>
    <w:div w:id="1238250595">
      <w:bodyDiv w:val="1"/>
      <w:marLeft w:val="0"/>
      <w:marRight w:val="0"/>
      <w:marTop w:val="0"/>
      <w:marBottom w:val="0"/>
      <w:divBdr>
        <w:top w:val="none" w:sz="0" w:space="0" w:color="auto"/>
        <w:left w:val="none" w:sz="0" w:space="0" w:color="auto"/>
        <w:bottom w:val="none" w:sz="0" w:space="0" w:color="auto"/>
        <w:right w:val="none" w:sz="0" w:space="0" w:color="auto"/>
      </w:divBdr>
    </w:div>
    <w:div w:id="1241790680">
      <w:bodyDiv w:val="1"/>
      <w:marLeft w:val="0"/>
      <w:marRight w:val="0"/>
      <w:marTop w:val="0"/>
      <w:marBottom w:val="0"/>
      <w:divBdr>
        <w:top w:val="none" w:sz="0" w:space="0" w:color="auto"/>
        <w:left w:val="none" w:sz="0" w:space="0" w:color="auto"/>
        <w:bottom w:val="none" w:sz="0" w:space="0" w:color="auto"/>
        <w:right w:val="none" w:sz="0" w:space="0" w:color="auto"/>
      </w:divBdr>
    </w:div>
    <w:div w:id="1249390785">
      <w:bodyDiv w:val="1"/>
      <w:marLeft w:val="0"/>
      <w:marRight w:val="0"/>
      <w:marTop w:val="0"/>
      <w:marBottom w:val="0"/>
      <w:divBdr>
        <w:top w:val="none" w:sz="0" w:space="0" w:color="auto"/>
        <w:left w:val="none" w:sz="0" w:space="0" w:color="auto"/>
        <w:bottom w:val="none" w:sz="0" w:space="0" w:color="auto"/>
        <w:right w:val="none" w:sz="0" w:space="0" w:color="auto"/>
      </w:divBdr>
    </w:div>
    <w:div w:id="1256399457">
      <w:bodyDiv w:val="1"/>
      <w:marLeft w:val="0"/>
      <w:marRight w:val="0"/>
      <w:marTop w:val="0"/>
      <w:marBottom w:val="0"/>
      <w:divBdr>
        <w:top w:val="none" w:sz="0" w:space="0" w:color="auto"/>
        <w:left w:val="none" w:sz="0" w:space="0" w:color="auto"/>
        <w:bottom w:val="none" w:sz="0" w:space="0" w:color="auto"/>
        <w:right w:val="none" w:sz="0" w:space="0" w:color="auto"/>
      </w:divBdr>
    </w:div>
    <w:div w:id="1266770177">
      <w:bodyDiv w:val="1"/>
      <w:marLeft w:val="0"/>
      <w:marRight w:val="0"/>
      <w:marTop w:val="0"/>
      <w:marBottom w:val="0"/>
      <w:divBdr>
        <w:top w:val="none" w:sz="0" w:space="0" w:color="auto"/>
        <w:left w:val="none" w:sz="0" w:space="0" w:color="auto"/>
        <w:bottom w:val="none" w:sz="0" w:space="0" w:color="auto"/>
        <w:right w:val="none" w:sz="0" w:space="0" w:color="auto"/>
      </w:divBdr>
    </w:div>
    <w:div w:id="1270697908">
      <w:bodyDiv w:val="1"/>
      <w:marLeft w:val="0"/>
      <w:marRight w:val="0"/>
      <w:marTop w:val="0"/>
      <w:marBottom w:val="0"/>
      <w:divBdr>
        <w:top w:val="none" w:sz="0" w:space="0" w:color="auto"/>
        <w:left w:val="none" w:sz="0" w:space="0" w:color="auto"/>
        <w:bottom w:val="none" w:sz="0" w:space="0" w:color="auto"/>
        <w:right w:val="none" w:sz="0" w:space="0" w:color="auto"/>
      </w:divBdr>
    </w:div>
    <w:div w:id="1271203990">
      <w:bodyDiv w:val="1"/>
      <w:marLeft w:val="0"/>
      <w:marRight w:val="0"/>
      <w:marTop w:val="0"/>
      <w:marBottom w:val="0"/>
      <w:divBdr>
        <w:top w:val="none" w:sz="0" w:space="0" w:color="auto"/>
        <w:left w:val="none" w:sz="0" w:space="0" w:color="auto"/>
        <w:bottom w:val="none" w:sz="0" w:space="0" w:color="auto"/>
        <w:right w:val="none" w:sz="0" w:space="0" w:color="auto"/>
      </w:divBdr>
    </w:div>
    <w:div w:id="1272475500">
      <w:bodyDiv w:val="1"/>
      <w:marLeft w:val="0"/>
      <w:marRight w:val="0"/>
      <w:marTop w:val="0"/>
      <w:marBottom w:val="0"/>
      <w:divBdr>
        <w:top w:val="none" w:sz="0" w:space="0" w:color="auto"/>
        <w:left w:val="none" w:sz="0" w:space="0" w:color="auto"/>
        <w:bottom w:val="none" w:sz="0" w:space="0" w:color="auto"/>
        <w:right w:val="none" w:sz="0" w:space="0" w:color="auto"/>
      </w:divBdr>
    </w:div>
    <w:div w:id="1274902188">
      <w:bodyDiv w:val="1"/>
      <w:marLeft w:val="0"/>
      <w:marRight w:val="0"/>
      <w:marTop w:val="0"/>
      <w:marBottom w:val="0"/>
      <w:divBdr>
        <w:top w:val="none" w:sz="0" w:space="0" w:color="auto"/>
        <w:left w:val="none" w:sz="0" w:space="0" w:color="auto"/>
        <w:bottom w:val="none" w:sz="0" w:space="0" w:color="auto"/>
        <w:right w:val="none" w:sz="0" w:space="0" w:color="auto"/>
      </w:divBdr>
    </w:div>
    <w:div w:id="1281759492">
      <w:bodyDiv w:val="1"/>
      <w:marLeft w:val="0"/>
      <w:marRight w:val="0"/>
      <w:marTop w:val="0"/>
      <w:marBottom w:val="0"/>
      <w:divBdr>
        <w:top w:val="none" w:sz="0" w:space="0" w:color="auto"/>
        <w:left w:val="none" w:sz="0" w:space="0" w:color="auto"/>
        <w:bottom w:val="none" w:sz="0" w:space="0" w:color="auto"/>
        <w:right w:val="none" w:sz="0" w:space="0" w:color="auto"/>
      </w:divBdr>
    </w:div>
    <w:div w:id="1285691061">
      <w:bodyDiv w:val="1"/>
      <w:marLeft w:val="0"/>
      <w:marRight w:val="0"/>
      <w:marTop w:val="0"/>
      <w:marBottom w:val="0"/>
      <w:divBdr>
        <w:top w:val="none" w:sz="0" w:space="0" w:color="auto"/>
        <w:left w:val="none" w:sz="0" w:space="0" w:color="auto"/>
        <w:bottom w:val="none" w:sz="0" w:space="0" w:color="auto"/>
        <w:right w:val="none" w:sz="0" w:space="0" w:color="auto"/>
      </w:divBdr>
    </w:div>
    <w:div w:id="1286232989">
      <w:bodyDiv w:val="1"/>
      <w:marLeft w:val="0"/>
      <w:marRight w:val="0"/>
      <w:marTop w:val="0"/>
      <w:marBottom w:val="0"/>
      <w:divBdr>
        <w:top w:val="none" w:sz="0" w:space="0" w:color="auto"/>
        <w:left w:val="none" w:sz="0" w:space="0" w:color="auto"/>
        <w:bottom w:val="none" w:sz="0" w:space="0" w:color="auto"/>
        <w:right w:val="none" w:sz="0" w:space="0" w:color="auto"/>
      </w:divBdr>
    </w:div>
    <w:div w:id="1291982830">
      <w:bodyDiv w:val="1"/>
      <w:marLeft w:val="0"/>
      <w:marRight w:val="0"/>
      <w:marTop w:val="0"/>
      <w:marBottom w:val="0"/>
      <w:divBdr>
        <w:top w:val="none" w:sz="0" w:space="0" w:color="auto"/>
        <w:left w:val="none" w:sz="0" w:space="0" w:color="auto"/>
        <w:bottom w:val="none" w:sz="0" w:space="0" w:color="auto"/>
        <w:right w:val="none" w:sz="0" w:space="0" w:color="auto"/>
      </w:divBdr>
    </w:div>
    <w:div w:id="1304194763">
      <w:bodyDiv w:val="1"/>
      <w:marLeft w:val="0"/>
      <w:marRight w:val="0"/>
      <w:marTop w:val="0"/>
      <w:marBottom w:val="0"/>
      <w:divBdr>
        <w:top w:val="none" w:sz="0" w:space="0" w:color="auto"/>
        <w:left w:val="none" w:sz="0" w:space="0" w:color="auto"/>
        <w:bottom w:val="none" w:sz="0" w:space="0" w:color="auto"/>
        <w:right w:val="none" w:sz="0" w:space="0" w:color="auto"/>
      </w:divBdr>
      <w:divsChild>
        <w:div w:id="407307600">
          <w:marLeft w:val="360"/>
          <w:marRight w:val="0"/>
          <w:marTop w:val="0"/>
          <w:marBottom w:val="0"/>
          <w:divBdr>
            <w:top w:val="none" w:sz="0" w:space="0" w:color="auto"/>
            <w:left w:val="none" w:sz="0" w:space="0" w:color="auto"/>
            <w:bottom w:val="none" w:sz="0" w:space="0" w:color="auto"/>
            <w:right w:val="none" w:sz="0" w:space="0" w:color="auto"/>
          </w:divBdr>
        </w:div>
        <w:div w:id="438068025">
          <w:marLeft w:val="360"/>
          <w:marRight w:val="0"/>
          <w:marTop w:val="0"/>
          <w:marBottom w:val="0"/>
          <w:divBdr>
            <w:top w:val="none" w:sz="0" w:space="0" w:color="auto"/>
            <w:left w:val="none" w:sz="0" w:space="0" w:color="auto"/>
            <w:bottom w:val="none" w:sz="0" w:space="0" w:color="auto"/>
            <w:right w:val="none" w:sz="0" w:space="0" w:color="auto"/>
          </w:divBdr>
        </w:div>
        <w:div w:id="466316243">
          <w:marLeft w:val="360"/>
          <w:marRight w:val="0"/>
          <w:marTop w:val="0"/>
          <w:marBottom w:val="0"/>
          <w:divBdr>
            <w:top w:val="none" w:sz="0" w:space="0" w:color="auto"/>
            <w:left w:val="none" w:sz="0" w:space="0" w:color="auto"/>
            <w:bottom w:val="none" w:sz="0" w:space="0" w:color="auto"/>
            <w:right w:val="none" w:sz="0" w:space="0" w:color="auto"/>
          </w:divBdr>
        </w:div>
        <w:div w:id="549461983">
          <w:marLeft w:val="360"/>
          <w:marRight w:val="0"/>
          <w:marTop w:val="0"/>
          <w:marBottom w:val="0"/>
          <w:divBdr>
            <w:top w:val="none" w:sz="0" w:space="0" w:color="auto"/>
            <w:left w:val="none" w:sz="0" w:space="0" w:color="auto"/>
            <w:bottom w:val="none" w:sz="0" w:space="0" w:color="auto"/>
            <w:right w:val="none" w:sz="0" w:space="0" w:color="auto"/>
          </w:divBdr>
        </w:div>
        <w:div w:id="552011117">
          <w:marLeft w:val="1080"/>
          <w:marRight w:val="0"/>
          <w:marTop w:val="0"/>
          <w:marBottom w:val="0"/>
          <w:divBdr>
            <w:top w:val="none" w:sz="0" w:space="0" w:color="auto"/>
            <w:left w:val="none" w:sz="0" w:space="0" w:color="auto"/>
            <w:bottom w:val="none" w:sz="0" w:space="0" w:color="auto"/>
            <w:right w:val="none" w:sz="0" w:space="0" w:color="auto"/>
          </w:divBdr>
        </w:div>
        <w:div w:id="638919312">
          <w:marLeft w:val="360"/>
          <w:marRight w:val="0"/>
          <w:marTop w:val="0"/>
          <w:marBottom w:val="0"/>
          <w:divBdr>
            <w:top w:val="none" w:sz="0" w:space="0" w:color="auto"/>
            <w:left w:val="none" w:sz="0" w:space="0" w:color="auto"/>
            <w:bottom w:val="none" w:sz="0" w:space="0" w:color="auto"/>
            <w:right w:val="none" w:sz="0" w:space="0" w:color="auto"/>
          </w:divBdr>
        </w:div>
        <w:div w:id="1004433213">
          <w:marLeft w:val="360"/>
          <w:marRight w:val="0"/>
          <w:marTop w:val="0"/>
          <w:marBottom w:val="0"/>
          <w:divBdr>
            <w:top w:val="none" w:sz="0" w:space="0" w:color="auto"/>
            <w:left w:val="none" w:sz="0" w:space="0" w:color="auto"/>
            <w:bottom w:val="none" w:sz="0" w:space="0" w:color="auto"/>
            <w:right w:val="none" w:sz="0" w:space="0" w:color="auto"/>
          </w:divBdr>
        </w:div>
        <w:div w:id="1024792821">
          <w:marLeft w:val="360"/>
          <w:marRight w:val="0"/>
          <w:marTop w:val="0"/>
          <w:marBottom w:val="0"/>
          <w:divBdr>
            <w:top w:val="none" w:sz="0" w:space="0" w:color="auto"/>
            <w:left w:val="none" w:sz="0" w:space="0" w:color="auto"/>
            <w:bottom w:val="none" w:sz="0" w:space="0" w:color="auto"/>
            <w:right w:val="none" w:sz="0" w:space="0" w:color="auto"/>
          </w:divBdr>
        </w:div>
        <w:div w:id="1354726670">
          <w:marLeft w:val="1080"/>
          <w:marRight w:val="0"/>
          <w:marTop w:val="0"/>
          <w:marBottom w:val="0"/>
          <w:divBdr>
            <w:top w:val="none" w:sz="0" w:space="0" w:color="auto"/>
            <w:left w:val="none" w:sz="0" w:space="0" w:color="auto"/>
            <w:bottom w:val="none" w:sz="0" w:space="0" w:color="auto"/>
            <w:right w:val="none" w:sz="0" w:space="0" w:color="auto"/>
          </w:divBdr>
        </w:div>
        <w:div w:id="1710908014">
          <w:marLeft w:val="1080"/>
          <w:marRight w:val="0"/>
          <w:marTop w:val="0"/>
          <w:marBottom w:val="0"/>
          <w:divBdr>
            <w:top w:val="none" w:sz="0" w:space="0" w:color="auto"/>
            <w:left w:val="none" w:sz="0" w:space="0" w:color="auto"/>
            <w:bottom w:val="none" w:sz="0" w:space="0" w:color="auto"/>
            <w:right w:val="none" w:sz="0" w:space="0" w:color="auto"/>
          </w:divBdr>
        </w:div>
        <w:div w:id="1858738555">
          <w:marLeft w:val="1080"/>
          <w:marRight w:val="0"/>
          <w:marTop w:val="0"/>
          <w:marBottom w:val="0"/>
          <w:divBdr>
            <w:top w:val="none" w:sz="0" w:space="0" w:color="auto"/>
            <w:left w:val="none" w:sz="0" w:space="0" w:color="auto"/>
            <w:bottom w:val="none" w:sz="0" w:space="0" w:color="auto"/>
            <w:right w:val="none" w:sz="0" w:space="0" w:color="auto"/>
          </w:divBdr>
        </w:div>
        <w:div w:id="1999730461">
          <w:marLeft w:val="360"/>
          <w:marRight w:val="0"/>
          <w:marTop w:val="0"/>
          <w:marBottom w:val="0"/>
          <w:divBdr>
            <w:top w:val="none" w:sz="0" w:space="0" w:color="auto"/>
            <w:left w:val="none" w:sz="0" w:space="0" w:color="auto"/>
            <w:bottom w:val="none" w:sz="0" w:space="0" w:color="auto"/>
            <w:right w:val="none" w:sz="0" w:space="0" w:color="auto"/>
          </w:divBdr>
        </w:div>
      </w:divsChild>
    </w:div>
    <w:div w:id="1315522437">
      <w:bodyDiv w:val="1"/>
      <w:marLeft w:val="0"/>
      <w:marRight w:val="0"/>
      <w:marTop w:val="0"/>
      <w:marBottom w:val="0"/>
      <w:divBdr>
        <w:top w:val="none" w:sz="0" w:space="0" w:color="auto"/>
        <w:left w:val="none" w:sz="0" w:space="0" w:color="auto"/>
        <w:bottom w:val="none" w:sz="0" w:space="0" w:color="auto"/>
        <w:right w:val="none" w:sz="0" w:space="0" w:color="auto"/>
      </w:divBdr>
      <w:divsChild>
        <w:div w:id="1588075150">
          <w:marLeft w:val="360"/>
          <w:marRight w:val="0"/>
          <w:marTop w:val="0"/>
          <w:marBottom w:val="0"/>
          <w:divBdr>
            <w:top w:val="none" w:sz="0" w:space="0" w:color="auto"/>
            <w:left w:val="none" w:sz="0" w:space="0" w:color="auto"/>
            <w:bottom w:val="none" w:sz="0" w:space="0" w:color="auto"/>
            <w:right w:val="none" w:sz="0" w:space="0" w:color="auto"/>
          </w:divBdr>
        </w:div>
        <w:div w:id="1692605022">
          <w:marLeft w:val="360"/>
          <w:marRight w:val="0"/>
          <w:marTop w:val="0"/>
          <w:marBottom w:val="0"/>
          <w:divBdr>
            <w:top w:val="none" w:sz="0" w:space="0" w:color="auto"/>
            <w:left w:val="none" w:sz="0" w:space="0" w:color="auto"/>
            <w:bottom w:val="none" w:sz="0" w:space="0" w:color="auto"/>
            <w:right w:val="none" w:sz="0" w:space="0" w:color="auto"/>
          </w:divBdr>
        </w:div>
      </w:divsChild>
    </w:div>
    <w:div w:id="1340742502">
      <w:bodyDiv w:val="1"/>
      <w:marLeft w:val="0"/>
      <w:marRight w:val="0"/>
      <w:marTop w:val="0"/>
      <w:marBottom w:val="0"/>
      <w:divBdr>
        <w:top w:val="none" w:sz="0" w:space="0" w:color="auto"/>
        <w:left w:val="none" w:sz="0" w:space="0" w:color="auto"/>
        <w:bottom w:val="none" w:sz="0" w:space="0" w:color="auto"/>
        <w:right w:val="none" w:sz="0" w:space="0" w:color="auto"/>
      </w:divBdr>
    </w:div>
    <w:div w:id="1348561299">
      <w:bodyDiv w:val="1"/>
      <w:marLeft w:val="0"/>
      <w:marRight w:val="0"/>
      <w:marTop w:val="0"/>
      <w:marBottom w:val="0"/>
      <w:divBdr>
        <w:top w:val="none" w:sz="0" w:space="0" w:color="auto"/>
        <w:left w:val="none" w:sz="0" w:space="0" w:color="auto"/>
        <w:bottom w:val="none" w:sz="0" w:space="0" w:color="auto"/>
        <w:right w:val="none" w:sz="0" w:space="0" w:color="auto"/>
      </w:divBdr>
    </w:div>
    <w:div w:id="1350449124">
      <w:bodyDiv w:val="1"/>
      <w:marLeft w:val="0"/>
      <w:marRight w:val="0"/>
      <w:marTop w:val="0"/>
      <w:marBottom w:val="0"/>
      <w:divBdr>
        <w:top w:val="none" w:sz="0" w:space="0" w:color="auto"/>
        <w:left w:val="none" w:sz="0" w:space="0" w:color="auto"/>
        <w:bottom w:val="none" w:sz="0" w:space="0" w:color="auto"/>
        <w:right w:val="none" w:sz="0" w:space="0" w:color="auto"/>
      </w:divBdr>
    </w:div>
    <w:div w:id="1359047836">
      <w:bodyDiv w:val="1"/>
      <w:marLeft w:val="0"/>
      <w:marRight w:val="0"/>
      <w:marTop w:val="0"/>
      <w:marBottom w:val="0"/>
      <w:divBdr>
        <w:top w:val="none" w:sz="0" w:space="0" w:color="auto"/>
        <w:left w:val="none" w:sz="0" w:space="0" w:color="auto"/>
        <w:bottom w:val="none" w:sz="0" w:space="0" w:color="auto"/>
        <w:right w:val="none" w:sz="0" w:space="0" w:color="auto"/>
      </w:divBdr>
      <w:divsChild>
        <w:div w:id="1064110318">
          <w:marLeft w:val="360"/>
          <w:marRight w:val="0"/>
          <w:marTop w:val="0"/>
          <w:marBottom w:val="0"/>
          <w:divBdr>
            <w:top w:val="none" w:sz="0" w:space="0" w:color="auto"/>
            <w:left w:val="none" w:sz="0" w:space="0" w:color="auto"/>
            <w:bottom w:val="none" w:sz="0" w:space="0" w:color="auto"/>
            <w:right w:val="none" w:sz="0" w:space="0" w:color="auto"/>
          </w:divBdr>
        </w:div>
        <w:div w:id="1673682746">
          <w:marLeft w:val="360"/>
          <w:marRight w:val="0"/>
          <w:marTop w:val="0"/>
          <w:marBottom w:val="0"/>
          <w:divBdr>
            <w:top w:val="none" w:sz="0" w:space="0" w:color="auto"/>
            <w:left w:val="none" w:sz="0" w:space="0" w:color="auto"/>
            <w:bottom w:val="none" w:sz="0" w:space="0" w:color="auto"/>
            <w:right w:val="none" w:sz="0" w:space="0" w:color="auto"/>
          </w:divBdr>
        </w:div>
      </w:divsChild>
    </w:div>
    <w:div w:id="1363089626">
      <w:bodyDiv w:val="1"/>
      <w:marLeft w:val="0"/>
      <w:marRight w:val="0"/>
      <w:marTop w:val="0"/>
      <w:marBottom w:val="0"/>
      <w:divBdr>
        <w:top w:val="none" w:sz="0" w:space="0" w:color="auto"/>
        <w:left w:val="none" w:sz="0" w:space="0" w:color="auto"/>
        <w:bottom w:val="none" w:sz="0" w:space="0" w:color="auto"/>
        <w:right w:val="none" w:sz="0" w:space="0" w:color="auto"/>
      </w:divBdr>
    </w:div>
    <w:div w:id="1368096634">
      <w:bodyDiv w:val="1"/>
      <w:marLeft w:val="0"/>
      <w:marRight w:val="0"/>
      <w:marTop w:val="0"/>
      <w:marBottom w:val="0"/>
      <w:divBdr>
        <w:top w:val="none" w:sz="0" w:space="0" w:color="auto"/>
        <w:left w:val="none" w:sz="0" w:space="0" w:color="auto"/>
        <w:bottom w:val="none" w:sz="0" w:space="0" w:color="auto"/>
        <w:right w:val="none" w:sz="0" w:space="0" w:color="auto"/>
      </w:divBdr>
    </w:div>
    <w:div w:id="1390030220">
      <w:bodyDiv w:val="1"/>
      <w:marLeft w:val="0"/>
      <w:marRight w:val="0"/>
      <w:marTop w:val="0"/>
      <w:marBottom w:val="0"/>
      <w:divBdr>
        <w:top w:val="none" w:sz="0" w:space="0" w:color="auto"/>
        <w:left w:val="none" w:sz="0" w:space="0" w:color="auto"/>
        <w:bottom w:val="none" w:sz="0" w:space="0" w:color="auto"/>
        <w:right w:val="none" w:sz="0" w:space="0" w:color="auto"/>
      </w:divBdr>
    </w:div>
    <w:div w:id="1394740701">
      <w:bodyDiv w:val="1"/>
      <w:marLeft w:val="0"/>
      <w:marRight w:val="0"/>
      <w:marTop w:val="0"/>
      <w:marBottom w:val="0"/>
      <w:divBdr>
        <w:top w:val="none" w:sz="0" w:space="0" w:color="auto"/>
        <w:left w:val="none" w:sz="0" w:space="0" w:color="auto"/>
        <w:bottom w:val="none" w:sz="0" w:space="0" w:color="auto"/>
        <w:right w:val="none" w:sz="0" w:space="0" w:color="auto"/>
      </w:divBdr>
    </w:div>
    <w:div w:id="1396471893">
      <w:bodyDiv w:val="1"/>
      <w:marLeft w:val="0"/>
      <w:marRight w:val="0"/>
      <w:marTop w:val="0"/>
      <w:marBottom w:val="0"/>
      <w:divBdr>
        <w:top w:val="none" w:sz="0" w:space="0" w:color="auto"/>
        <w:left w:val="none" w:sz="0" w:space="0" w:color="auto"/>
        <w:bottom w:val="none" w:sz="0" w:space="0" w:color="auto"/>
        <w:right w:val="none" w:sz="0" w:space="0" w:color="auto"/>
      </w:divBdr>
      <w:divsChild>
        <w:div w:id="620307635">
          <w:marLeft w:val="360"/>
          <w:marRight w:val="0"/>
          <w:marTop w:val="0"/>
          <w:marBottom w:val="0"/>
          <w:divBdr>
            <w:top w:val="none" w:sz="0" w:space="0" w:color="auto"/>
            <w:left w:val="none" w:sz="0" w:space="0" w:color="auto"/>
            <w:bottom w:val="none" w:sz="0" w:space="0" w:color="auto"/>
            <w:right w:val="none" w:sz="0" w:space="0" w:color="auto"/>
          </w:divBdr>
        </w:div>
        <w:div w:id="732386789">
          <w:marLeft w:val="360"/>
          <w:marRight w:val="0"/>
          <w:marTop w:val="0"/>
          <w:marBottom w:val="0"/>
          <w:divBdr>
            <w:top w:val="none" w:sz="0" w:space="0" w:color="auto"/>
            <w:left w:val="none" w:sz="0" w:space="0" w:color="auto"/>
            <w:bottom w:val="none" w:sz="0" w:space="0" w:color="auto"/>
            <w:right w:val="none" w:sz="0" w:space="0" w:color="auto"/>
          </w:divBdr>
        </w:div>
      </w:divsChild>
    </w:div>
    <w:div w:id="1398016680">
      <w:bodyDiv w:val="1"/>
      <w:marLeft w:val="0"/>
      <w:marRight w:val="0"/>
      <w:marTop w:val="0"/>
      <w:marBottom w:val="0"/>
      <w:divBdr>
        <w:top w:val="none" w:sz="0" w:space="0" w:color="auto"/>
        <w:left w:val="none" w:sz="0" w:space="0" w:color="auto"/>
        <w:bottom w:val="none" w:sz="0" w:space="0" w:color="auto"/>
        <w:right w:val="none" w:sz="0" w:space="0" w:color="auto"/>
      </w:divBdr>
      <w:divsChild>
        <w:div w:id="234442510">
          <w:marLeft w:val="360"/>
          <w:marRight w:val="0"/>
          <w:marTop w:val="0"/>
          <w:marBottom w:val="0"/>
          <w:divBdr>
            <w:top w:val="none" w:sz="0" w:space="0" w:color="auto"/>
            <w:left w:val="none" w:sz="0" w:space="0" w:color="auto"/>
            <w:bottom w:val="none" w:sz="0" w:space="0" w:color="auto"/>
            <w:right w:val="none" w:sz="0" w:space="0" w:color="auto"/>
          </w:divBdr>
        </w:div>
        <w:div w:id="441997745">
          <w:marLeft w:val="360"/>
          <w:marRight w:val="0"/>
          <w:marTop w:val="0"/>
          <w:marBottom w:val="0"/>
          <w:divBdr>
            <w:top w:val="none" w:sz="0" w:space="0" w:color="auto"/>
            <w:left w:val="none" w:sz="0" w:space="0" w:color="auto"/>
            <w:bottom w:val="none" w:sz="0" w:space="0" w:color="auto"/>
            <w:right w:val="none" w:sz="0" w:space="0" w:color="auto"/>
          </w:divBdr>
        </w:div>
        <w:div w:id="465926258">
          <w:marLeft w:val="360"/>
          <w:marRight w:val="0"/>
          <w:marTop w:val="0"/>
          <w:marBottom w:val="0"/>
          <w:divBdr>
            <w:top w:val="none" w:sz="0" w:space="0" w:color="auto"/>
            <w:left w:val="none" w:sz="0" w:space="0" w:color="auto"/>
            <w:bottom w:val="none" w:sz="0" w:space="0" w:color="auto"/>
            <w:right w:val="none" w:sz="0" w:space="0" w:color="auto"/>
          </w:divBdr>
        </w:div>
        <w:div w:id="1943414666">
          <w:marLeft w:val="360"/>
          <w:marRight w:val="0"/>
          <w:marTop w:val="0"/>
          <w:marBottom w:val="0"/>
          <w:divBdr>
            <w:top w:val="none" w:sz="0" w:space="0" w:color="auto"/>
            <w:left w:val="none" w:sz="0" w:space="0" w:color="auto"/>
            <w:bottom w:val="none" w:sz="0" w:space="0" w:color="auto"/>
            <w:right w:val="none" w:sz="0" w:space="0" w:color="auto"/>
          </w:divBdr>
        </w:div>
        <w:div w:id="1958176669">
          <w:marLeft w:val="360"/>
          <w:marRight w:val="0"/>
          <w:marTop w:val="0"/>
          <w:marBottom w:val="0"/>
          <w:divBdr>
            <w:top w:val="none" w:sz="0" w:space="0" w:color="auto"/>
            <w:left w:val="none" w:sz="0" w:space="0" w:color="auto"/>
            <w:bottom w:val="none" w:sz="0" w:space="0" w:color="auto"/>
            <w:right w:val="none" w:sz="0" w:space="0" w:color="auto"/>
          </w:divBdr>
        </w:div>
        <w:div w:id="2124107770">
          <w:marLeft w:val="360"/>
          <w:marRight w:val="0"/>
          <w:marTop w:val="0"/>
          <w:marBottom w:val="0"/>
          <w:divBdr>
            <w:top w:val="none" w:sz="0" w:space="0" w:color="auto"/>
            <w:left w:val="none" w:sz="0" w:space="0" w:color="auto"/>
            <w:bottom w:val="none" w:sz="0" w:space="0" w:color="auto"/>
            <w:right w:val="none" w:sz="0" w:space="0" w:color="auto"/>
          </w:divBdr>
        </w:div>
      </w:divsChild>
    </w:div>
    <w:div w:id="1398938485">
      <w:bodyDiv w:val="1"/>
      <w:marLeft w:val="0"/>
      <w:marRight w:val="0"/>
      <w:marTop w:val="0"/>
      <w:marBottom w:val="0"/>
      <w:divBdr>
        <w:top w:val="none" w:sz="0" w:space="0" w:color="auto"/>
        <w:left w:val="none" w:sz="0" w:space="0" w:color="auto"/>
        <w:bottom w:val="none" w:sz="0" w:space="0" w:color="auto"/>
        <w:right w:val="none" w:sz="0" w:space="0" w:color="auto"/>
      </w:divBdr>
    </w:div>
    <w:div w:id="1415779564">
      <w:bodyDiv w:val="1"/>
      <w:marLeft w:val="0"/>
      <w:marRight w:val="0"/>
      <w:marTop w:val="0"/>
      <w:marBottom w:val="0"/>
      <w:divBdr>
        <w:top w:val="none" w:sz="0" w:space="0" w:color="auto"/>
        <w:left w:val="none" w:sz="0" w:space="0" w:color="auto"/>
        <w:bottom w:val="none" w:sz="0" w:space="0" w:color="auto"/>
        <w:right w:val="none" w:sz="0" w:space="0" w:color="auto"/>
      </w:divBdr>
    </w:div>
    <w:div w:id="1418745022">
      <w:bodyDiv w:val="1"/>
      <w:marLeft w:val="0"/>
      <w:marRight w:val="0"/>
      <w:marTop w:val="0"/>
      <w:marBottom w:val="0"/>
      <w:divBdr>
        <w:top w:val="none" w:sz="0" w:space="0" w:color="auto"/>
        <w:left w:val="none" w:sz="0" w:space="0" w:color="auto"/>
        <w:bottom w:val="none" w:sz="0" w:space="0" w:color="auto"/>
        <w:right w:val="none" w:sz="0" w:space="0" w:color="auto"/>
      </w:divBdr>
      <w:divsChild>
        <w:div w:id="114981742">
          <w:marLeft w:val="360"/>
          <w:marRight w:val="0"/>
          <w:marTop w:val="0"/>
          <w:marBottom w:val="0"/>
          <w:divBdr>
            <w:top w:val="none" w:sz="0" w:space="0" w:color="auto"/>
            <w:left w:val="none" w:sz="0" w:space="0" w:color="auto"/>
            <w:bottom w:val="none" w:sz="0" w:space="0" w:color="auto"/>
            <w:right w:val="none" w:sz="0" w:space="0" w:color="auto"/>
          </w:divBdr>
        </w:div>
        <w:div w:id="224994472">
          <w:marLeft w:val="360"/>
          <w:marRight w:val="0"/>
          <w:marTop w:val="0"/>
          <w:marBottom w:val="0"/>
          <w:divBdr>
            <w:top w:val="none" w:sz="0" w:space="0" w:color="auto"/>
            <w:left w:val="none" w:sz="0" w:space="0" w:color="auto"/>
            <w:bottom w:val="none" w:sz="0" w:space="0" w:color="auto"/>
            <w:right w:val="none" w:sz="0" w:space="0" w:color="auto"/>
          </w:divBdr>
        </w:div>
        <w:div w:id="270625962">
          <w:marLeft w:val="360"/>
          <w:marRight w:val="0"/>
          <w:marTop w:val="0"/>
          <w:marBottom w:val="0"/>
          <w:divBdr>
            <w:top w:val="none" w:sz="0" w:space="0" w:color="auto"/>
            <w:left w:val="none" w:sz="0" w:space="0" w:color="auto"/>
            <w:bottom w:val="none" w:sz="0" w:space="0" w:color="auto"/>
            <w:right w:val="none" w:sz="0" w:space="0" w:color="auto"/>
          </w:divBdr>
        </w:div>
        <w:div w:id="573047168">
          <w:marLeft w:val="360"/>
          <w:marRight w:val="0"/>
          <w:marTop w:val="0"/>
          <w:marBottom w:val="0"/>
          <w:divBdr>
            <w:top w:val="none" w:sz="0" w:space="0" w:color="auto"/>
            <w:left w:val="none" w:sz="0" w:space="0" w:color="auto"/>
            <w:bottom w:val="none" w:sz="0" w:space="0" w:color="auto"/>
            <w:right w:val="none" w:sz="0" w:space="0" w:color="auto"/>
          </w:divBdr>
        </w:div>
        <w:div w:id="1058936369">
          <w:marLeft w:val="360"/>
          <w:marRight w:val="0"/>
          <w:marTop w:val="0"/>
          <w:marBottom w:val="0"/>
          <w:divBdr>
            <w:top w:val="none" w:sz="0" w:space="0" w:color="auto"/>
            <w:left w:val="none" w:sz="0" w:space="0" w:color="auto"/>
            <w:bottom w:val="none" w:sz="0" w:space="0" w:color="auto"/>
            <w:right w:val="none" w:sz="0" w:space="0" w:color="auto"/>
          </w:divBdr>
        </w:div>
        <w:div w:id="1086422350">
          <w:marLeft w:val="360"/>
          <w:marRight w:val="0"/>
          <w:marTop w:val="0"/>
          <w:marBottom w:val="0"/>
          <w:divBdr>
            <w:top w:val="none" w:sz="0" w:space="0" w:color="auto"/>
            <w:left w:val="none" w:sz="0" w:space="0" w:color="auto"/>
            <w:bottom w:val="none" w:sz="0" w:space="0" w:color="auto"/>
            <w:right w:val="none" w:sz="0" w:space="0" w:color="auto"/>
          </w:divBdr>
        </w:div>
        <w:div w:id="1092357033">
          <w:marLeft w:val="360"/>
          <w:marRight w:val="0"/>
          <w:marTop w:val="0"/>
          <w:marBottom w:val="0"/>
          <w:divBdr>
            <w:top w:val="none" w:sz="0" w:space="0" w:color="auto"/>
            <w:left w:val="none" w:sz="0" w:space="0" w:color="auto"/>
            <w:bottom w:val="none" w:sz="0" w:space="0" w:color="auto"/>
            <w:right w:val="none" w:sz="0" w:space="0" w:color="auto"/>
          </w:divBdr>
        </w:div>
        <w:div w:id="1409109954">
          <w:marLeft w:val="360"/>
          <w:marRight w:val="0"/>
          <w:marTop w:val="0"/>
          <w:marBottom w:val="0"/>
          <w:divBdr>
            <w:top w:val="none" w:sz="0" w:space="0" w:color="auto"/>
            <w:left w:val="none" w:sz="0" w:space="0" w:color="auto"/>
            <w:bottom w:val="none" w:sz="0" w:space="0" w:color="auto"/>
            <w:right w:val="none" w:sz="0" w:space="0" w:color="auto"/>
          </w:divBdr>
        </w:div>
        <w:div w:id="2108765485">
          <w:marLeft w:val="360"/>
          <w:marRight w:val="0"/>
          <w:marTop w:val="0"/>
          <w:marBottom w:val="0"/>
          <w:divBdr>
            <w:top w:val="none" w:sz="0" w:space="0" w:color="auto"/>
            <w:left w:val="none" w:sz="0" w:space="0" w:color="auto"/>
            <w:bottom w:val="none" w:sz="0" w:space="0" w:color="auto"/>
            <w:right w:val="none" w:sz="0" w:space="0" w:color="auto"/>
          </w:divBdr>
        </w:div>
      </w:divsChild>
    </w:div>
    <w:div w:id="1422338304">
      <w:bodyDiv w:val="1"/>
      <w:marLeft w:val="0"/>
      <w:marRight w:val="0"/>
      <w:marTop w:val="0"/>
      <w:marBottom w:val="0"/>
      <w:divBdr>
        <w:top w:val="none" w:sz="0" w:space="0" w:color="auto"/>
        <w:left w:val="none" w:sz="0" w:space="0" w:color="auto"/>
        <w:bottom w:val="none" w:sz="0" w:space="0" w:color="auto"/>
        <w:right w:val="none" w:sz="0" w:space="0" w:color="auto"/>
      </w:divBdr>
    </w:div>
    <w:div w:id="1422525608">
      <w:bodyDiv w:val="1"/>
      <w:marLeft w:val="0"/>
      <w:marRight w:val="0"/>
      <w:marTop w:val="0"/>
      <w:marBottom w:val="0"/>
      <w:divBdr>
        <w:top w:val="none" w:sz="0" w:space="0" w:color="auto"/>
        <w:left w:val="none" w:sz="0" w:space="0" w:color="auto"/>
        <w:bottom w:val="none" w:sz="0" w:space="0" w:color="auto"/>
        <w:right w:val="none" w:sz="0" w:space="0" w:color="auto"/>
      </w:divBdr>
    </w:div>
    <w:div w:id="1424951848">
      <w:bodyDiv w:val="1"/>
      <w:marLeft w:val="0"/>
      <w:marRight w:val="0"/>
      <w:marTop w:val="0"/>
      <w:marBottom w:val="0"/>
      <w:divBdr>
        <w:top w:val="none" w:sz="0" w:space="0" w:color="auto"/>
        <w:left w:val="none" w:sz="0" w:space="0" w:color="auto"/>
        <w:bottom w:val="none" w:sz="0" w:space="0" w:color="auto"/>
        <w:right w:val="none" w:sz="0" w:space="0" w:color="auto"/>
      </w:divBdr>
    </w:div>
    <w:div w:id="1431897522">
      <w:bodyDiv w:val="1"/>
      <w:marLeft w:val="0"/>
      <w:marRight w:val="0"/>
      <w:marTop w:val="0"/>
      <w:marBottom w:val="0"/>
      <w:divBdr>
        <w:top w:val="none" w:sz="0" w:space="0" w:color="auto"/>
        <w:left w:val="none" w:sz="0" w:space="0" w:color="auto"/>
        <w:bottom w:val="none" w:sz="0" w:space="0" w:color="auto"/>
        <w:right w:val="none" w:sz="0" w:space="0" w:color="auto"/>
      </w:divBdr>
      <w:divsChild>
        <w:div w:id="14965832">
          <w:marLeft w:val="360"/>
          <w:marRight w:val="0"/>
          <w:marTop w:val="0"/>
          <w:marBottom w:val="0"/>
          <w:divBdr>
            <w:top w:val="none" w:sz="0" w:space="0" w:color="auto"/>
            <w:left w:val="none" w:sz="0" w:space="0" w:color="auto"/>
            <w:bottom w:val="none" w:sz="0" w:space="0" w:color="auto"/>
            <w:right w:val="none" w:sz="0" w:space="0" w:color="auto"/>
          </w:divBdr>
        </w:div>
        <w:div w:id="153181863">
          <w:marLeft w:val="360"/>
          <w:marRight w:val="0"/>
          <w:marTop w:val="0"/>
          <w:marBottom w:val="0"/>
          <w:divBdr>
            <w:top w:val="none" w:sz="0" w:space="0" w:color="auto"/>
            <w:left w:val="none" w:sz="0" w:space="0" w:color="auto"/>
            <w:bottom w:val="none" w:sz="0" w:space="0" w:color="auto"/>
            <w:right w:val="none" w:sz="0" w:space="0" w:color="auto"/>
          </w:divBdr>
        </w:div>
        <w:div w:id="307714321">
          <w:marLeft w:val="360"/>
          <w:marRight w:val="0"/>
          <w:marTop w:val="0"/>
          <w:marBottom w:val="0"/>
          <w:divBdr>
            <w:top w:val="none" w:sz="0" w:space="0" w:color="auto"/>
            <w:left w:val="none" w:sz="0" w:space="0" w:color="auto"/>
            <w:bottom w:val="none" w:sz="0" w:space="0" w:color="auto"/>
            <w:right w:val="none" w:sz="0" w:space="0" w:color="auto"/>
          </w:divBdr>
        </w:div>
        <w:div w:id="471752252">
          <w:marLeft w:val="360"/>
          <w:marRight w:val="0"/>
          <w:marTop w:val="0"/>
          <w:marBottom w:val="0"/>
          <w:divBdr>
            <w:top w:val="none" w:sz="0" w:space="0" w:color="auto"/>
            <w:left w:val="none" w:sz="0" w:space="0" w:color="auto"/>
            <w:bottom w:val="none" w:sz="0" w:space="0" w:color="auto"/>
            <w:right w:val="none" w:sz="0" w:space="0" w:color="auto"/>
          </w:divBdr>
        </w:div>
        <w:div w:id="1343782910">
          <w:marLeft w:val="360"/>
          <w:marRight w:val="0"/>
          <w:marTop w:val="0"/>
          <w:marBottom w:val="0"/>
          <w:divBdr>
            <w:top w:val="none" w:sz="0" w:space="0" w:color="auto"/>
            <w:left w:val="none" w:sz="0" w:space="0" w:color="auto"/>
            <w:bottom w:val="none" w:sz="0" w:space="0" w:color="auto"/>
            <w:right w:val="none" w:sz="0" w:space="0" w:color="auto"/>
          </w:divBdr>
        </w:div>
        <w:div w:id="1530988211">
          <w:marLeft w:val="360"/>
          <w:marRight w:val="0"/>
          <w:marTop w:val="0"/>
          <w:marBottom w:val="0"/>
          <w:divBdr>
            <w:top w:val="none" w:sz="0" w:space="0" w:color="auto"/>
            <w:left w:val="none" w:sz="0" w:space="0" w:color="auto"/>
            <w:bottom w:val="none" w:sz="0" w:space="0" w:color="auto"/>
            <w:right w:val="none" w:sz="0" w:space="0" w:color="auto"/>
          </w:divBdr>
        </w:div>
        <w:div w:id="1540819334">
          <w:marLeft w:val="360"/>
          <w:marRight w:val="0"/>
          <w:marTop w:val="0"/>
          <w:marBottom w:val="0"/>
          <w:divBdr>
            <w:top w:val="none" w:sz="0" w:space="0" w:color="auto"/>
            <w:left w:val="none" w:sz="0" w:space="0" w:color="auto"/>
            <w:bottom w:val="none" w:sz="0" w:space="0" w:color="auto"/>
            <w:right w:val="none" w:sz="0" w:space="0" w:color="auto"/>
          </w:divBdr>
        </w:div>
        <w:div w:id="1773821684">
          <w:marLeft w:val="360"/>
          <w:marRight w:val="0"/>
          <w:marTop w:val="0"/>
          <w:marBottom w:val="0"/>
          <w:divBdr>
            <w:top w:val="none" w:sz="0" w:space="0" w:color="auto"/>
            <w:left w:val="none" w:sz="0" w:space="0" w:color="auto"/>
            <w:bottom w:val="none" w:sz="0" w:space="0" w:color="auto"/>
            <w:right w:val="none" w:sz="0" w:space="0" w:color="auto"/>
          </w:divBdr>
        </w:div>
        <w:div w:id="1872105552">
          <w:marLeft w:val="360"/>
          <w:marRight w:val="0"/>
          <w:marTop w:val="0"/>
          <w:marBottom w:val="0"/>
          <w:divBdr>
            <w:top w:val="none" w:sz="0" w:space="0" w:color="auto"/>
            <w:left w:val="none" w:sz="0" w:space="0" w:color="auto"/>
            <w:bottom w:val="none" w:sz="0" w:space="0" w:color="auto"/>
            <w:right w:val="none" w:sz="0" w:space="0" w:color="auto"/>
          </w:divBdr>
        </w:div>
      </w:divsChild>
    </w:div>
    <w:div w:id="1446388562">
      <w:bodyDiv w:val="1"/>
      <w:marLeft w:val="0"/>
      <w:marRight w:val="0"/>
      <w:marTop w:val="0"/>
      <w:marBottom w:val="0"/>
      <w:divBdr>
        <w:top w:val="none" w:sz="0" w:space="0" w:color="auto"/>
        <w:left w:val="none" w:sz="0" w:space="0" w:color="auto"/>
        <w:bottom w:val="none" w:sz="0" w:space="0" w:color="auto"/>
        <w:right w:val="none" w:sz="0" w:space="0" w:color="auto"/>
      </w:divBdr>
    </w:div>
    <w:div w:id="1449473957">
      <w:bodyDiv w:val="1"/>
      <w:marLeft w:val="0"/>
      <w:marRight w:val="0"/>
      <w:marTop w:val="0"/>
      <w:marBottom w:val="0"/>
      <w:divBdr>
        <w:top w:val="none" w:sz="0" w:space="0" w:color="auto"/>
        <w:left w:val="none" w:sz="0" w:space="0" w:color="auto"/>
        <w:bottom w:val="none" w:sz="0" w:space="0" w:color="auto"/>
        <w:right w:val="none" w:sz="0" w:space="0" w:color="auto"/>
      </w:divBdr>
    </w:div>
    <w:div w:id="1457988711">
      <w:bodyDiv w:val="1"/>
      <w:marLeft w:val="0"/>
      <w:marRight w:val="0"/>
      <w:marTop w:val="0"/>
      <w:marBottom w:val="0"/>
      <w:divBdr>
        <w:top w:val="none" w:sz="0" w:space="0" w:color="auto"/>
        <w:left w:val="none" w:sz="0" w:space="0" w:color="auto"/>
        <w:bottom w:val="none" w:sz="0" w:space="0" w:color="auto"/>
        <w:right w:val="none" w:sz="0" w:space="0" w:color="auto"/>
      </w:divBdr>
    </w:div>
    <w:div w:id="1461075726">
      <w:bodyDiv w:val="1"/>
      <w:marLeft w:val="0"/>
      <w:marRight w:val="0"/>
      <w:marTop w:val="0"/>
      <w:marBottom w:val="0"/>
      <w:divBdr>
        <w:top w:val="none" w:sz="0" w:space="0" w:color="auto"/>
        <w:left w:val="none" w:sz="0" w:space="0" w:color="auto"/>
        <w:bottom w:val="none" w:sz="0" w:space="0" w:color="auto"/>
        <w:right w:val="none" w:sz="0" w:space="0" w:color="auto"/>
      </w:divBdr>
    </w:div>
    <w:div w:id="1463962638">
      <w:bodyDiv w:val="1"/>
      <w:marLeft w:val="0"/>
      <w:marRight w:val="0"/>
      <w:marTop w:val="0"/>
      <w:marBottom w:val="0"/>
      <w:divBdr>
        <w:top w:val="none" w:sz="0" w:space="0" w:color="auto"/>
        <w:left w:val="none" w:sz="0" w:space="0" w:color="auto"/>
        <w:bottom w:val="none" w:sz="0" w:space="0" w:color="auto"/>
        <w:right w:val="none" w:sz="0" w:space="0" w:color="auto"/>
      </w:divBdr>
      <w:divsChild>
        <w:div w:id="102040837">
          <w:marLeft w:val="360"/>
          <w:marRight w:val="0"/>
          <w:marTop w:val="0"/>
          <w:marBottom w:val="0"/>
          <w:divBdr>
            <w:top w:val="none" w:sz="0" w:space="0" w:color="auto"/>
            <w:left w:val="none" w:sz="0" w:space="0" w:color="auto"/>
            <w:bottom w:val="none" w:sz="0" w:space="0" w:color="auto"/>
            <w:right w:val="none" w:sz="0" w:space="0" w:color="auto"/>
          </w:divBdr>
        </w:div>
        <w:div w:id="124860466">
          <w:marLeft w:val="360"/>
          <w:marRight w:val="0"/>
          <w:marTop w:val="0"/>
          <w:marBottom w:val="0"/>
          <w:divBdr>
            <w:top w:val="none" w:sz="0" w:space="0" w:color="auto"/>
            <w:left w:val="none" w:sz="0" w:space="0" w:color="auto"/>
            <w:bottom w:val="none" w:sz="0" w:space="0" w:color="auto"/>
            <w:right w:val="none" w:sz="0" w:space="0" w:color="auto"/>
          </w:divBdr>
        </w:div>
        <w:div w:id="289476248">
          <w:marLeft w:val="360"/>
          <w:marRight w:val="0"/>
          <w:marTop w:val="0"/>
          <w:marBottom w:val="0"/>
          <w:divBdr>
            <w:top w:val="none" w:sz="0" w:space="0" w:color="auto"/>
            <w:left w:val="none" w:sz="0" w:space="0" w:color="auto"/>
            <w:bottom w:val="none" w:sz="0" w:space="0" w:color="auto"/>
            <w:right w:val="none" w:sz="0" w:space="0" w:color="auto"/>
          </w:divBdr>
        </w:div>
        <w:div w:id="375810479">
          <w:marLeft w:val="360"/>
          <w:marRight w:val="0"/>
          <w:marTop w:val="0"/>
          <w:marBottom w:val="0"/>
          <w:divBdr>
            <w:top w:val="none" w:sz="0" w:space="0" w:color="auto"/>
            <w:left w:val="none" w:sz="0" w:space="0" w:color="auto"/>
            <w:bottom w:val="none" w:sz="0" w:space="0" w:color="auto"/>
            <w:right w:val="none" w:sz="0" w:space="0" w:color="auto"/>
          </w:divBdr>
        </w:div>
        <w:div w:id="921839181">
          <w:marLeft w:val="360"/>
          <w:marRight w:val="0"/>
          <w:marTop w:val="0"/>
          <w:marBottom w:val="0"/>
          <w:divBdr>
            <w:top w:val="none" w:sz="0" w:space="0" w:color="auto"/>
            <w:left w:val="none" w:sz="0" w:space="0" w:color="auto"/>
            <w:bottom w:val="none" w:sz="0" w:space="0" w:color="auto"/>
            <w:right w:val="none" w:sz="0" w:space="0" w:color="auto"/>
          </w:divBdr>
        </w:div>
        <w:div w:id="1401951603">
          <w:marLeft w:val="360"/>
          <w:marRight w:val="0"/>
          <w:marTop w:val="0"/>
          <w:marBottom w:val="0"/>
          <w:divBdr>
            <w:top w:val="none" w:sz="0" w:space="0" w:color="auto"/>
            <w:left w:val="none" w:sz="0" w:space="0" w:color="auto"/>
            <w:bottom w:val="none" w:sz="0" w:space="0" w:color="auto"/>
            <w:right w:val="none" w:sz="0" w:space="0" w:color="auto"/>
          </w:divBdr>
        </w:div>
        <w:div w:id="1456868088">
          <w:marLeft w:val="360"/>
          <w:marRight w:val="0"/>
          <w:marTop w:val="0"/>
          <w:marBottom w:val="0"/>
          <w:divBdr>
            <w:top w:val="none" w:sz="0" w:space="0" w:color="auto"/>
            <w:left w:val="none" w:sz="0" w:space="0" w:color="auto"/>
            <w:bottom w:val="none" w:sz="0" w:space="0" w:color="auto"/>
            <w:right w:val="none" w:sz="0" w:space="0" w:color="auto"/>
          </w:divBdr>
        </w:div>
      </w:divsChild>
    </w:div>
    <w:div w:id="1466893412">
      <w:bodyDiv w:val="1"/>
      <w:marLeft w:val="0"/>
      <w:marRight w:val="0"/>
      <w:marTop w:val="0"/>
      <w:marBottom w:val="0"/>
      <w:divBdr>
        <w:top w:val="none" w:sz="0" w:space="0" w:color="auto"/>
        <w:left w:val="none" w:sz="0" w:space="0" w:color="auto"/>
        <w:bottom w:val="none" w:sz="0" w:space="0" w:color="auto"/>
        <w:right w:val="none" w:sz="0" w:space="0" w:color="auto"/>
      </w:divBdr>
    </w:div>
    <w:div w:id="1479299605">
      <w:bodyDiv w:val="1"/>
      <w:marLeft w:val="0"/>
      <w:marRight w:val="0"/>
      <w:marTop w:val="0"/>
      <w:marBottom w:val="0"/>
      <w:divBdr>
        <w:top w:val="none" w:sz="0" w:space="0" w:color="auto"/>
        <w:left w:val="none" w:sz="0" w:space="0" w:color="auto"/>
        <w:bottom w:val="none" w:sz="0" w:space="0" w:color="auto"/>
        <w:right w:val="none" w:sz="0" w:space="0" w:color="auto"/>
      </w:divBdr>
    </w:div>
    <w:div w:id="1497920354">
      <w:bodyDiv w:val="1"/>
      <w:marLeft w:val="0"/>
      <w:marRight w:val="0"/>
      <w:marTop w:val="0"/>
      <w:marBottom w:val="0"/>
      <w:divBdr>
        <w:top w:val="none" w:sz="0" w:space="0" w:color="auto"/>
        <w:left w:val="none" w:sz="0" w:space="0" w:color="auto"/>
        <w:bottom w:val="none" w:sz="0" w:space="0" w:color="auto"/>
        <w:right w:val="none" w:sz="0" w:space="0" w:color="auto"/>
      </w:divBdr>
    </w:div>
    <w:div w:id="1512258652">
      <w:bodyDiv w:val="1"/>
      <w:marLeft w:val="0"/>
      <w:marRight w:val="0"/>
      <w:marTop w:val="0"/>
      <w:marBottom w:val="0"/>
      <w:divBdr>
        <w:top w:val="none" w:sz="0" w:space="0" w:color="auto"/>
        <w:left w:val="none" w:sz="0" w:space="0" w:color="auto"/>
        <w:bottom w:val="none" w:sz="0" w:space="0" w:color="auto"/>
        <w:right w:val="none" w:sz="0" w:space="0" w:color="auto"/>
      </w:divBdr>
    </w:div>
    <w:div w:id="1515925454">
      <w:bodyDiv w:val="1"/>
      <w:marLeft w:val="0"/>
      <w:marRight w:val="0"/>
      <w:marTop w:val="0"/>
      <w:marBottom w:val="0"/>
      <w:divBdr>
        <w:top w:val="none" w:sz="0" w:space="0" w:color="auto"/>
        <w:left w:val="none" w:sz="0" w:space="0" w:color="auto"/>
        <w:bottom w:val="none" w:sz="0" w:space="0" w:color="auto"/>
        <w:right w:val="none" w:sz="0" w:space="0" w:color="auto"/>
      </w:divBdr>
      <w:divsChild>
        <w:div w:id="457920557">
          <w:marLeft w:val="360"/>
          <w:marRight w:val="0"/>
          <w:marTop w:val="40"/>
          <w:marBottom w:val="40"/>
          <w:divBdr>
            <w:top w:val="none" w:sz="0" w:space="0" w:color="auto"/>
            <w:left w:val="none" w:sz="0" w:space="0" w:color="auto"/>
            <w:bottom w:val="none" w:sz="0" w:space="0" w:color="auto"/>
            <w:right w:val="none" w:sz="0" w:space="0" w:color="auto"/>
          </w:divBdr>
        </w:div>
        <w:div w:id="533809387">
          <w:marLeft w:val="360"/>
          <w:marRight w:val="0"/>
          <w:marTop w:val="40"/>
          <w:marBottom w:val="40"/>
          <w:divBdr>
            <w:top w:val="none" w:sz="0" w:space="0" w:color="auto"/>
            <w:left w:val="none" w:sz="0" w:space="0" w:color="auto"/>
            <w:bottom w:val="none" w:sz="0" w:space="0" w:color="auto"/>
            <w:right w:val="none" w:sz="0" w:space="0" w:color="auto"/>
          </w:divBdr>
        </w:div>
        <w:div w:id="914165004">
          <w:marLeft w:val="360"/>
          <w:marRight w:val="0"/>
          <w:marTop w:val="40"/>
          <w:marBottom w:val="40"/>
          <w:divBdr>
            <w:top w:val="none" w:sz="0" w:space="0" w:color="auto"/>
            <w:left w:val="none" w:sz="0" w:space="0" w:color="auto"/>
            <w:bottom w:val="none" w:sz="0" w:space="0" w:color="auto"/>
            <w:right w:val="none" w:sz="0" w:space="0" w:color="auto"/>
          </w:divBdr>
        </w:div>
        <w:div w:id="1064252342">
          <w:marLeft w:val="360"/>
          <w:marRight w:val="0"/>
          <w:marTop w:val="40"/>
          <w:marBottom w:val="40"/>
          <w:divBdr>
            <w:top w:val="none" w:sz="0" w:space="0" w:color="auto"/>
            <w:left w:val="none" w:sz="0" w:space="0" w:color="auto"/>
            <w:bottom w:val="none" w:sz="0" w:space="0" w:color="auto"/>
            <w:right w:val="none" w:sz="0" w:space="0" w:color="auto"/>
          </w:divBdr>
        </w:div>
        <w:div w:id="1278028598">
          <w:marLeft w:val="360"/>
          <w:marRight w:val="0"/>
          <w:marTop w:val="40"/>
          <w:marBottom w:val="40"/>
          <w:divBdr>
            <w:top w:val="none" w:sz="0" w:space="0" w:color="auto"/>
            <w:left w:val="none" w:sz="0" w:space="0" w:color="auto"/>
            <w:bottom w:val="none" w:sz="0" w:space="0" w:color="auto"/>
            <w:right w:val="none" w:sz="0" w:space="0" w:color="auto"/>
          </w:divBdr>
        </w:div>
        <w:div w:id="1421180179">
          <w:marLeft w:val="360"/>
          <w:marRight w:val="0"/>
          <w:marTop w:val="40"/>
          <w:marBottom w:val="40"/>
          <w:divBdr>
            <w:top w:val="none" w:sz="0" w:space="0" w:color="auto"/>
            <w:left w:val="none" w:sz="0" w:space="0" w:color="auto"/>
            <w:bottom w:val="none" w:sz="0" w:space="0" w:color="auto"/>
            <w:right w:val="none" w:sz="0" w:space="0" w:color="auto"/>
          </w:divBdr>
        </w:div>
        <w:div w:id="1503548422">
          <w:marLeft w:val="360"/>
          <w:marRight w:val="0"/>
          <w:marTop w:val="40"/>
          <w:marBottom w:val="40"/>
          <w:divBdr>
            <w:top w:val="none" w:sz="0" w:space="0" w:color="auto"/>
            <w:left w:val="none" w:sz="0" w:space="0" w:color="auto"/>
            <w:bottom w:val="none" w:sz="0" w:space="0" w:color="auto"/>
            <w:right w:val="none" w:sz="0" w:space="0" w:color="auto"/>
          </w:divBdr>
        </w:div>
        <w:div w:id="1518499477">
          <w:marLeft w:val="360"/>
          <w:marRight w:val="0"/>
          <w:marTop w:val="40"/>
          <w:marBottom w:val="40"/>
          <w:divBdr>
            <w:top w:val="none" w:sz="0" w:space="0" w:color="auto"/>
            <w:left w:val="none" w:sz="0" w:space="0" w:color="auto"/>
            <w:bottom w:val="none" w:sz="0" w:space="0" w:color="auto"/>
            <w:right w:val="none" w:sz="0" w:space="0" w:color="auto"/>
          </w:divBdr>
        </w:div>
        <w:div w:id="1762990350">
          <w:marLeft w:val="360"/>
          <w:marRight w:val="0"/>
          <w:marTop w:val="40"/>
          <w:marBottom w:val="40"/>
          <w:divBdr>
            <w:top w:val="none" w:sz="0" w:space="0" w:color="auto"/>
            <w:left w:val="none" w:sz="0" w:space="0" w:color="auto"/>
            <w:bottom w:val="none" w:sz="0" w:space="0" w:color="auto"/>
            <w:right w:val="none" w:sz="0" w:space="0" w:color="auto"/>
          </w:divBdr>
        </w:div>
        <w:div w:id="2082408368">
          <w:marLeft w:val="360"/>
          <w:marRight w:val="0"/>
          <w:marTop w:val="40"/>
          <w:marBottom w:val="40"/>
          <w:divBdr>
            <w:top w:val="none" w:sz="0" w:space="0" w:color="auto"/>
            <w:left w:val="none" w:sz="0" w:space="0" w:color="auto"/>
            <w:bottom w:val="none" w:sz="0" w:space="0" w:color="auto"/>
            <w:right w:val="none" w:sz="0" w:space="0" w:color="auto"/>
          </w:divBdr>
        </w:div>
      </w:divsChild>
    </w:div>
    <w:div w:id="1520704029">
      <w:bodyDiv w:val="1"/>
      <w:marLeft w:val="0"/>
      <w:marRight w:val="0"/>
      <w:marTop w:val="0"/>
      <w:marBottom w:val="0"/>
      <w:divBdr>
        <w:top w:val="none" w:sz="0" w:space="0" w:color="auto"/>
        <w:left w:val="none" w:sz="0" w:space="0" w:color="auto"/>
        <w:bottom w:val="none" w:sz="0" w:space="0" w:color="auto"/>
        <w:right w:val="none" w:sz="0" w:space="0" w:color="auto"/>
      </w:divBdr>
    </w:div>
    <w:div w:id="1537810763">
      <w:bodyDiv w:val="1"/>
      <w:marLeft w:val="0"/>
      <w:marRight w:val="0"/>
      <w:marTop w:val="0"/>
      <w:marBottom w:val="0"/>
      <w:divBdr>
        <w:top w:val="none" w:sz="0" w:space="0" w:color="auto"/>
        <w:left w:val="none" w:sz="0" w:space="0" w:color="auto"/>
        <w:bottom w:val="none" w:sz="0" w:space="0" w:color="auto"/>
        <w:right w:val="none" w:sz="0" w:space="0" w:color="auto"/>
      </w:divBdr>
    </w:div>
    <w:div w:id="1541241734">
      <w:bodyDiv w:val="1"/>
      <w:marLeft w:val="0"/>
      <w:marRight w:val="0"/>
      <w:marTop w:val="0"/>
      <w:marBottom w:val="0"/>
      <w:divBdr>
        <w:top w:val="none" w:sz="0" w:space="0" w:color="auto"/>
        <w:left w:val="none" w:sz="0" w:space="0" w:color="auto"/>
        <w:bottom w:val="none" w:sz="0" w:space="0" w:color="auto"/>
        <w:right w:val="none" w:sz="0" w:space="0" w:color="auto"/>
      </w:divBdr>
    </w:div>
    <w:div w:id="1543864294">
      <w:bodyDiv w:val="1"/>
      <w:marLeft w:val="0"/>
      <w:marRight w:val="0"/>
      <w:marTop w:val="0"/>
      <w:marBottom w:val="0"/>
      <w:divBdr>
        <w:top w:val="none" w:sz="0" w:space="0" w:color="auto"/>
        <w:left w:val="none" w:sz="0" w:space="0" w:color="auto"/>
        <w:bottom w:val="none" w:sz="0" w:space="0" w:color="auto"/>
        <w:right w:val="none" w:sz="0" w:space="0" w:color="auto"/>
      </w:divBdr>
    </w:div>
    <w:div w:id="1548954575">
      <w:bodyDiv w:val="1"/>
      <w:marLeft w:val="0"/>
      <w:marRight w:val="0"/>
      <w:marTop w:val="0"/>
      <w:marBottom w:val="0"/>
      <w:divBdr>
        <w:top w:val="none" w:sz="0" w:space="0" w:color="auto"/>
        <w:left w:val="none" w:sz="0" w:space="0" w:color="auto"/>
        <w:bottom w:val="none" w:sz="0" w:space="0" w:color="auto"/>
        <w:right w:val="none" w:sz="0" w:space="0" w:color="auto"/>
      </w:divBdr>
    </w:div>
    <w:div w:id="1560240411">
      <w:bodyDiv w:val="1"/>
      <w:marLeft w:val="0"/>
      <w:marRight w:val="0"/>
      <w:marTop w:val="0"/>
      <w:marBottom w:val="0"/>
      <w:divBdr>
        <w:top w:val="none" w:sz="0" w:space="0" w:color="auto"/>
        <w:left w:val="none" w:sz="0" w:space="0" w:color="auto"/>
        <w:bottom w:val="none" w:sz="0" w:space="0" w:color="auto"/>
        <w:right w:val="none" w:sz="0" w:space="0" w:color="auto"/>
      </w:divBdr>
      <w:divsChild>
        <w:div w:id="672071779">
          <w:marLeft w:val="274"/>
          <w:marRight w:val="0"/>
          <w:marTop w:val="0"/>
          <w:marBottom w:val="0"/>
          <w:divBdr>
            <w:top w:val="none" w:sz="0" w:space="0" w:color="auto"/>
            <w:left w:val="none" w:sz="0" w:space="0" w:color="auto"/>
            <w:bottom w:val="none" w:sz="0" w:space="0" w:color="auto"/>
            <w:right w:val="none" w:sz="0" w:space="0" w:color="auto"/>
          </w:divBdr>
        </w:div>
      </w:divsChild>
    </w:div>
    <w:div w:id="1562599026">
      <w:bodyDiv w:val="1"/>
      <w:marLeft w:val="0"/>
      <w:marRight w:val="0"/>
      <w:marTop w:val="0"/>
      <w:marBottom w:val="0"/>
      <w:divBdr>
        <w:top w:val="none" w:sz="0" w:space="0" w:color="auto"/>
        <w:left w:val="none" w:sz="0" w:space="0" w:color="auto"/>
        <w:bottom w:val="none" w:sz="0" w:space="0" w:color="auto"/>
        <w:right w:val="none" w:sz="0" w:space="0" w:color="auto"/>
      </w:divBdr>
    </w:div>
    <w:div w:id="1576628007">
      <w:bodyDiv w:val="1"/>
      <w:marLeft w:val="0"/>
      <w:marRight w:val="0"/>
      <w:marTop w:val="0"/>
      <w:marBottom w:val="0"/>
      <w:divBdr>
        <w:top w:val="none" w:sz="0" w:space="0" w:color="auto"/>
        <w:left w:val="none" w:sz="0" w:space="0" w:color="auto"/>
        <w:bottom w:val="none" w:sz="0" w:space="0" w:color="auto"/>
        <w:right w:val="none" w:sz="0" w:space="0" w:color="auto"/>
      </w:divBdr>
    </w:div>
    <w:div w:id="1577663508">
      <w:bodyDiv w:val="1"/>
      <w:marLeft w:val="0"/>
      <w:marRight w:val="0"/>
      <w:marTop w:val="0"/>
      <w:marBottom w:val="0"/>
      <w:divBdr>
        <w:top w:val="none" w:sz="0" w:space="0" w:color="auto"/>
        <w:left w:val="none" w:sz="0" w:space="0" w:color="auto"/>
        <w:bottom w:val="none" w:sz="0" w:space="0" w:color="auto"/>
        <w:right w:val="none" w:sz="0" w:space="0" w:color="auto"/>
      </w:divBdr>
    </w:div>
    <w:div w:id="1577665029">
      <w:bodyDiv w:val="1"/>
      <w:marLeft w:val="0"/>
      <w:marRight w:val="0"/>
      <w:marTop w:val="0"/>
      <w:marBottom w:val="0"/>
      <w:divBdr>
        <w:top w:val="none" w:sz="0" w:space="0" w:color="auto"/>
        <w:left w:val="none" w:sz="0" w:space="0" w:color="auto"/>
        <w:bottom w:val="none" w:sz="0" w:space="0" w:color="auto"/>
        <w:right w:val="none" w:sz="0" w:space="0" w:color="auto"/>
      </w:divBdr>
      <w:divsChild>
        <w:div w:id="3751187">
          <w:marLeft w:val="1080"/>
          <w:marRight w:val="0"/>
          <w:marTop w:val="0"/>
          <w:marBottom w:val="0"/>
          <w:divBdr>
            <w:top w:val="none" w:sz="0" w:space="0" w:color="auto"/>
            <w:left w:val="none" w:sz="0" w:space="0" w:color="auto"/>
            <w:bottom w:val="none" w:sz="0" w:space="0" w:color="auto"/>
            <w:right w:val="none" w:sz="0" w:space="0" w:color="auto"/>
          </w:divBdr>
        </w:div>
        <w:div w:id="189223799">
          <w:marLeft w:val="360"/>
          <w:marRight w:val="0"/>
          <w:marTop w:val="0"/>
          <w:marBottom w:val="0"/>
          <w:divBdr>
            <w:top w:val="none" w:sz="0" w:space="0" w:color="auto"/>
            <w:left w:val="none" w:sz="0" w:space="0" w:color="auto"/>
            <w:bottom w:val="none" w:sz="0" w:space="0" w:color="auto"/>
            <w:right w:val="none" w:sz="0" w:space="0" w:color="auto"/>
          </w:divBdr>
        </w:div>
        <w:div w:id="419108014">
          <w:marLeft w:val="360"/>
          <w:marRight w:val="0"/>
          <w:marTop w:val="0"/>
          <w:marBottom w:val="0"/>
          <w:divBdr>
            <w:top w:val="none" w:sz="0" w:space="0" w:color="auto"/>
            <w:left w:val="none" w:sz="0" w:space="0" w:color="auto"/>
            <w:bottom w:val="none" w:sz="0" w:space="0" w:color="auto"/>
            <w:right w:val="none" w:sz="0" w:space="0" w:color="auto"/>
          </w:divBdr>
        </w:div>
        <w:div w:id="575478667">
          <w:marLeft w:val="1080"/>
          <w:marRight w:val="0"/>
          <w:marTop w:val="0"/>
          <w:marBottom w:val="0"/>
          <w:divBdr>
            <w:top w:val="none" w:sz="0" w:space="0" w:color="auto"/>
            <w:left w:val="none" w:sz="0" w:space="0" w:color="auto"/>
            <w:bottom w:val="none" w:sz="0" w:space="0" w:color="auto"/>
            <w:right w:val="none" w:sz="0" w:space="0" w:color="auto"/>
          </w:divBdr>
        </w:div>
        <w:div w:id="716660346">
          <w:marLeft w:val="360"/>
          <w:marRight w:val="0"/>
          <w:marTop w:val="0"/>
          <w:marBottom w:val="0"/>
          <w:divBdr>
            <w:top w:val="none" w:sz="0" w:space="0" w:color="auto"/>
            <w:left w:val="none" w:sz="0" w:space="0" w:color="auto"/>
            <w:bottom w:val="none" w:sz="0" w:space="0" w:color="auto"/>
            <w:right w:val="none" w:sz="0" w:space="0" w:color="auto"/>
          </w:divBdr>
        </w:div>
        <w:div w:id="745303559">
          <w:marLeft w:val="360"/>
          <w:marRight w:val="0"/>
          <w:marTop w:val="0"/>
          <w:marBottom w:val="0"/>
          <w:divBdr>
            <w:top w:val="none" w:sz="0" w:space="0" w:color="auto"/>
            <w:left w:val="none" w:sz="0" w:space="0" w:color="auto"/>
            <w:bottom w:val="none" w:sz="0" w:space="0" w:color="auto"/>
            <w:right w:val="none" w:sz="0" w:space="0" w:color="auto"/>
          </w:divBdr>
        </w:div>
        <w:div w:id="993922202">
          <w:marLeft w:val="1080"/>
          <w:marRight w:val="0"/>
          <w:marTop w:val="0"/>
          <w:marBottom w:val="0"/>
          <w:divBdr>
            <w:top w:val="none" w:sz="0" w:space="0" w:color="auto"/>
            <w:left w:val="none" w:sz="0" w:space="0" w:color="auto"/>
            <w:bottom w:val="none" w:sz="0" w:space="0" w:color="auto"/>
            <w:right w:val="none" w:sz="0" w:space="0" w:color="auto"/>
          </w:divBdr>
        </w:div>
        <w:div w:id="1153444395">
          <w:marLeft w:val="1080"/>
          <w:marRight w:val="0"/>
          <w:marTop w:val="0"/>
          <w:marBottom w:val="0"/>
          <w:divBdr>
            <w:top w:val="none" w:sz="0" w:space="0" w:color="auto"/>
            <w:left w:val="none" w:sz="0" w:space="0" w:color="auto"/>
            <w:bottom w:val="none" w:sz="0" w:space="0" w:color="auto"/>
            <w:right w:val="none" w:sz="0" w:space="0" w:color="auto"/>
          </w:divBdr>
        </w:div>
        <w:div w:id="1181241839">
          <w:marLeft w:val="360"/>
          <w:marRight w:val="0"/>
          <w:marTop w:val="0"/>
          <w:marBottom w:val="0"/>
          <w:divBdr>
            <w:top w:val="none" w:sz="0" w:space="0" w:color="auto"/>
            <w:left w:val="none" w:sz="0" w:space="0" w:color="auto"/>
            <w:bottom w:val="none" w:sz="0" w:space="0" w:color="auto"/>
            <w:right w:val="none" w:sz="0" w:space="0" w:color="auto"/>
          </w:divBdr>
        </w:div>
        <w:div w:id="1201824619">
          <w:marLeft w:val="360"/>
          <w:marRight w:val="0"/>
          <w:marTop w:val="0"/>
          <w:marBottom w:val="0"/>
          <w:divBdr>
            <w:top w:val="none" w:sz="0" w:space="0" w:color="auto"/>
            <w:left w:val="none" w:sz="0" w:space="0" w:color="auto"/>
            <w:bottom w:val="none" w:sz="0" w:space="0" w:color="auto"/>
            <w:right w:val="none" w:sz="0" w:space="0" w:color="auto"/>
          </w:divBdr>
        </w:div>
        <w:div w:id="1238517267">
          <w:marLeft w:val="360"/>
          <w:marRight w:val="0"/>
          <w:marTop w:val="0"/>
          <w:marBottom w:val="0"/>
          <w:divBdr>
            <w:top w:val="none" w:sz="0" w:space="0" w:color="auto"/>
            <w:left w:val="none" w:sz="0" w:space="0" w:color="auto"/>
            <w:bottom w:val="none" w:sz="0" w:space="0" w:color="auto"/>
            <w:right w:val="none" w:sz="0" w:space="0" w:color="auto"/>
          </w:divBdr>
        </w:div>
        <w:div w:id="1280187237">
          <w:marLeft w:val="360"/>
          <w:marRight w:val="0"/>
          <w:marTop w:val="0"/>
          <w:marBottom w:val="0"/>
          <w:divBdr>
            <w:top w:val="none" w:sz="0" w:space="0" w:color="auto"/>
            <w:left w:val="none" w:sz="0" w:space="0" w:color="auto"/>
            <w:bottom w:val="none" w:sz="0" w:space="0" w:color="auto"/>
            <w:right w:val="none" w:sz="0" w:space="0" w:color="auto"/>
          </w:divBdr>
        </w:div>
        <w:div w:id="1741710871">
          <w:marLeft w:val="360"/>
          <w:marRight w:val="0"/>
          <w:marTop w:val="0"/>
          <w:marBottom w:val="0"/>
          <w:divBdr>
            <w:top w:val="none" w:sz="0" w:space="0" w:color="auto"/>
            <w:left w:val="none" w:sz="0" w:space="0" w:color="auto"/>
            <w:bottom w:val="none" w:sz="0" w:space="0" w:color="auto"/>
            <w:right w:val="none" w:sz="0" w:space="0" w:color="auto"/>
          </w:divBdr>
        </w:div>
        <w:div w:id="2061395695">
          <w:marLeft w:val="360"/>
          <w:marRight w:val="0"/>
          <w:marTop w:val="0"/>
          <w:marBottom w:val="0"/>
          <w:divBdr>
            <w:top w:val="none" w:sz="0" w:space="0" w:color="auto"/>
            <w:left w:val="none" w:sz="0" w:space="0" w:color="auto"/>
            <w:bottom w:val="none" w:sz="0" w:space="0" w:color="auto"/>
            <w:right w:val="none" w:sz="0" w:space="0" w:color="auto"/>
          </w:divBdr>
        </w:div>
        <w:div w:id="2095275098">
          <w:marLeft w:val="360"/>
          <w:marRight w:val="0"/>
          <w:marTop w:val="0"/>
          <w:marBottom w:val="0"/>
          <w:divBdr>
            <w:top w:val="none" w:sz="0" w:space="0" w:color="auto"/>
            <w:left w:val="none" w:sz="0" w:space="0" w:color="auto"/>
            <w:bottom w:val="none" w:sz="0" w:space="0" w:color="auto"/>
            <w:right w:val="none" w:sz="0" w:space="0" w:color="auto"/>
          </w:divBdr>
        </w:div>
      </w:divsChild>
    </w:div>
    <w:div w:id="1588079740">
      <w:bodyDiv w:val="1"/>
      <w:marLeft w:val="0"/>
      <w:marRight w:val="0"/>
      <w:marTop w:val="0"/>
      <w:marBottom w:val="0"/>
      <w:divBdr>
        <w:top w:val="none" w:sz="0" w:space="0" w:color="auto"/>
        <w:left w:val="none" w:sz="0" w:space="0" w:color="auto"/>
        <w:bottom w:val="none" w:sz="0" w:space="0" w:color="auto"/>
        <w:right w:val="none" w:sz="0" w:space="0" w:color="auto"/>
      </w:divBdr>
    </w:div>
    <w:div w:id="1603806712">
      <w:bodyDiv w:val="1"/>
      <w:marLeft w:val="0"/>
      <w:marRight w:val="0"/>
      <w:marTop w:val="0"/>
      <w:marBottom w:val="0"/>
      <w:divBdr>
        <w:top w:val="none" w:sz="0" w:space="0" w:color="auto"/>
        <w:left w:val="none" w:sz="0" w:space="0" w:color="auto"/>
        <w:bottom w:val="none" w:sz="0" w:space="0" w:color="auto"/>
        <w:right w:val="none" w:sz="0" w:space="0" w:color="auto"/>
      </w:divBdr>
    </w:div>
    <w:div w:id="1611473661">
      <w:bodyDiv w:val="1"/>
      <w:marLeft w:val="0"/>
      <w:marRight w:val="0"/>
      <w:marTop w:val="0"/>
      <w:marBottom w:val="0"/>
      <w:divBdr>
        <w:top w:val="none" w:sz="0" w:space="0" w:color="auto"/>
        <w:left w:val="none" w:sz="0" w:space="0" w:color="auto"/>
        <w:bottom w:val="none" w:sz="0" w:space="0" w:color="auto"/>
        <w:right w:val="none" w:sz="0" w:space="0" w:color="auto"/>
      </w:divBdr>
      <w:divsChild>
        <w:div w:id="492526243">
          <w:marLeft w:val="274"/>
          <w:marRight w:val="0"/>
          <w:marTop w:val="40"/>
          <w:marBottom w:val="40"/>
          <w:divBdr>
            <w:top w:val="none" w:sz="0" w:space="0" w:color="auto"/>
            <w:left w:val="none" w:sz="0" w:space="0" w:color="auto"/>
            <w:bottom w:val="none" w:sz="0" w:space="0" w:color="auto"/>
            <w:right w:val="none" w:sz="0" w:space="0" w:color="auto"/>
          </w:divBdr>
        </w:div>
        <w:div w:id="1207063107">
          <w:marLeft w:val="274"/>
          <w:marRight w:val="0"/>
          <w:marTop w:val="40"/>
          <w:marBottom w:val="40"/>
          <w:divBdr>
            <w:top w:val="none" w:sz="0" w:space="0" w:color="auto"/>
            <w:left w:val="none" w:sz="0" w:space="0" w:color="auto"/>
            <w:bottom w:val="none" w:sz="0" w:space="0" w:color="auto"/>
            <w:right w:val="none" w:sz="0" w:space="0" w:color="auto"/>
          </w:divBdr>
        </w:div>
        <w:div w:id="59325187">
          <w:marLeft w:val="274"/>
          <w:marRight w:val="0"/>
          <w:marTop w:val="40"/>
          <w:marBottom w:val="40"/>
          <w:divBdr>
            <w:top w:val="none" w:sz="0" w:space="0" w:color="auto"/>
            <w:left w:val="none" w:sz="0" w:space="0" w:color="auto"/>
            <w:bottom w:val="none" w:sz="0" w:space="0" w:color="auto"/>
            <w:right w:val="none" w:sz="0" w:space="0" w:color="auto"/>
          </w:divBdr>
        </w:div>
        <w:div w:id="1954556095">
          <w:marLeft w:val="274"/>
          <w:marRight w:val="0"/>
          <w:marTop w:val="40"/>
          <w:marBottom w:val="40"/>
          <w:divBdr>
            <w:top w:val="none" w:sz="0" w:space="0" w:color="auto"/>
            <w:left w:val="none" w:sz="0" w:space="0" w:color="auto"/>
            <w:bottom w:val="none" w:sz="0" w:space="0" w:color="auto"/>
            <w:right w:val="none" w:sz="0" w:space="0" w:color="auto"/>
          </w:divBdr>
        </w:div>
        <w:div w:id="1304888441">
          <w:marLeft w:val="274"/>
          <w:marRight w:val="0"/>
          <w:marTop w:val="40"/>
          <w:marBottom w:val="40"/>
          <w:divBdr>
            <w:top w:val="none" w:sz="0" w:space="0" w:color="auto"/>
            <w:left w:val="none" w:sz="0" w:space="0" w:color="auto"/>
            <w:bottom w:val="none" w:sz="0" w:space="0" w:color="auto"/>
            <w:right w:val="none" w:sz="0" w:space="0" w:color="auto"/>
          </w:divBdr>
        </w:div>
        <w:div w:id="764349103">
          <w:marLeft w:val="274"/>
          <w:marRight w:val="0"/>
          <w:marTop w:val="40"/>
          <w:marBottom w:val="40"/>
          <w:divBdr>
            <w:top w:val="none" w:sz="0" w:space="0" w:color="auto"/>
            <w:left w:val="none" w:sz="0" w:space="0" w:color="auto"/>
            <w:bottom w:val="none" w:sz="0" w:space="0" w:color="auto"/>
            <w:right w:val="none" w:sz="0" w:space="0" w:color="auto"/>
          </w:divBdr>
        </w:div>
      </w:divsChild>
    </w:div>
    <w:div w:id="1612474879">
      <w:bodyDiv w:val="1"/>
      <w:marLeft w:val="0"/>
      <w:marRight w:val="0"/>
      <w:marTop w:val="0"/>
      <w:marBottom w:val="0"/>
      <w:divBdr>
        <w:top w:val="none" w:sz="0" w:space="0" w:color="auto"/>
        <w:left w:val="none" w:sz="0" w:space="0" w:color="auto"/>
        <w:bottom w:val="none" w:sz="0" w:space="0" w:color="auto"/>
        <w:right w:val="none" w:sz="0" w:space="0" w:color="auto"/>
      </w:divBdr>
    </w:div>
    <w:div w:id="1624506825">
      <w:bodyDiv w:val="1"/>
      <w:marLeft w:val="0"/>
      <w:marRight w:val="0"/>
      <w:marTop w:val="0"/>
      <w:marBottom w:val="0"/>
      <w:divBdr>
        <w:top w:val="none" w:sz="0" w:space="0" w:color="auto"/>
        <w:left w:val="none" w:sz="0" w:space="0" w:color="auto"/>
        <w:bottom w:val="none" w:sz="0" w:space="0" w:color="auto"/>
        <w:right w:val="none" w:sz="0" w:space="0" w:color="auto"/>
      </w:divBdr>
    </w:div>
    <w:div w:id="1630277206">
      <w:bodyDiv w:val="1"/>
      <w:marLeft w:val="0"/>
      <w:marRight w:val="0"/>
      <w:marTop w:val="0"/>
      <w:marBottom w:val="0"/>
      <w:divBdr>
        <w:top w:val="none" w:sz="0" w:space="0" w:color="auto"/>
        <w:left w:val="none" w:sz="0" w:space="0" w:color="auto"/>
        <w:bottom w:val="none" w:sz="0" w:space="0" w:color="auto"/>
        <w:right w:val="none" w:sz="0" w:space="0" w:color="auto"/>
      </w:divBdr>
    </w:div>
    <w:div w:id="1635864437">
      <w:bodyDiv w:val="1"/>
      <w:marLeft w:val="0"/>
      <w:marRight w:val="0"/>
      <w:marTop w:val="0"/>
      <w:marBottom w:val="0"/>
      <w:divBdr>
        <w:top w:val="none" w:sz="0" w:space="0" w:color="auto"/>
        <w:left w:val="none" w:sz="0" w:space="0" w:color="auto"/>
        <w:bottom w:val="none" w:sz="0" w:space="0" w:color="auto"/>
        <w:right w:val="none" w:sz="0" w:space="0" w:color="auto"/>
      </w:divBdr>
      <w:divsChild>
        <w:div w:id="1002859290">
          <w:marLeft w:val="360"/>
          <w:marRight w:val="0"/>
          <w:marTop w:val="0"/>
          <w:marBottom w:val="0"/>
          <w:divBdr>
            <w:top w:val="none" w:sz="0" w:space="0" w:color="auto"/>
            <w:left w:val="none" w:sz="0" w:space="0" w:color="auto"/>
            <w:bottom w:val="none" w:sz="0" w:space="0" w:color="auto"/>
            <w:right w:val="none" w:sz="0" w:space="0" w:color="auto"/>
          </w:divBdr>
        </w:div>
        <w:div w:id="1865902708">
          <w:marLeft w:val="360"/>
          <w:marRight w:val="0"/>
          <w:marTop w:val="0"/>
          <w:marBottom w:val="0"/>
          <w:divBdr>
            <w:top w:val="none" w:sz="0" w:space="0" w:color="auto"/>
            <w:left w:val="none" w:sz="0" w:space="0" w:color="auto"/>
            <w:bottom w:val="none" w:sz="0" w:space="0" w:color="auto"/>
            <w:right w:val="none" w:sz="0" w:space="0" w:color="auto"/>
          </w:divBdr>
        </w:div>
        <w:div w:id="2105951056">
          <w:marLeft w:val="360"/>
          <w:marRight w:val="0"/>
          <w:marTop w:val="0"/>
          <w:marBottom w:val="0"/>
          <w:divBdr>
            <w:top w:val="none" w:sz="0" w:space="0" w:color="auto"/>
            <w:left w:val="none" w:sz="0" w:space="0" w:color="auto"/>
            <w:bottom w:val="none" w:sz="0" w:space="0" w:color="auto"/>
            <w:right w:val="none" w:sz="0" w:space="0" w:color="auto"/>
          </w:divBdr>
        </w:div>
      </w:divsChild>
    </w:div>
    <w:div w:id="1649171289">
      <w:bodyDiv w:val="1"/>
      <w:marLeft w:val="0"/>
      <w:marRight w:val="0"/>
      <w:marTop w:val="0"/>
      <w:marBottom w:val="0"/>
      <w:divBdr>
        <w:top w:val="none" w:sz="0" w:space="0" w:color="auto"/>
        <w:left w:val="none" w:sz="0" w:space="0" w:color="auto"/>
        <w:bottom w:val="none" w:sz="0" w:space="0" w:color="auto"/>
        <w:right w:val="none" w:sz="0" w:space="0" w:color="auto"/>
      </w:divBdr>
    </w:div>
    <w:div w:id="1652559878">
      <w:bodyDiv w:val="1"/>
      <w:marLeft w:val="0"/>
      <w:marRight w:val="0"/>
      <w:marTop w:val="0"/>
      <w:marBottom w:val="0"/>
      <w:divBdr>
        <w:top w:val="none" w:sz="0" w:space="0" w:color="auto"/>
        <w:left w:val="none" w:sz="0" w:space="0" w:color="auto"/>
        <w:bottom w:val="none" w:sz="0" w:space="0" w:color="auto"/>
        <w:right w:val="none" w:sz="0" w:space="0" w:color="auto"/>
      </w:divBdr>
      <w:divsChild>
        <w:div w:id="698972474">
          <w:marLeft w:val="360"/>
          <w:marRight w:val="0"/>
          <w:marTop w:val="0"/>
          <w:marBottom w:val="0"/>
          <w:divBdr>
            <w:top w:val="none" w:sz="0" w:space="0" w:color="auto"/>
            <w:left w:val="none" w:sz="0" w:space="0" w:color="auto"/>
            <w:bottom w:val="none" w:sz="0" w:space="0" w:color="auto"/>
            <w:right w:val="none" w:sz="0" w:space="0" w:color="auto"/>
          </w:divBdr>
        </w:div>
        <w:div w:id="1412700816">
          <w:marLeft w:val="360"/>
          <w:marRight w:val="0"/>
          <w:marTop w:val="0"/>
          <w:marBottom w:val="0"/>
          <w:divBdr>
            <w:top w:val="none" w:sz="0" w:space="0" w:color="auto"/>
            <w:left w:val="none" w:sz="0" w:space="0" w:color="auto"/>
            <w:bottom w:val="none" w:sz="0" w:space="0" w:color="auto"/>
            <w:right w:val="none" w:sz="0" w:space="0" w:color="auto"/>
          </w:divBdr>
        </w:div>
        <w:div w:id="1867907460">
          <w:marLeft w:val="360"/>
          <w:marRight w:val="0"/>
          <w:marTop w:val="0"/>
          <w:marBottom w:val="0"/>
          <w:divBdr>
            <w:top w:val="none" w:sz="0" w:space="0" w:color="auto"/>
            <w:left w:val="none" w:sz="0" w:space="0" w:color="auto"/>
            <w:bottom w:val="none" w:sz="0" w:space="0" w:color="auto"/>
            <w:right w:val="none" w:sz="0" w:space="0" w:color="auto"/>
          </w:divBdr>
        </w:div>
      </w:divsChild>
    </w:div>
    <w:div w:id="1658723438">
      <w:bodyDiv w:val="1"/>
      <w:marLeft w:val="0"/>
      <w:marRight w:val="0"/>
      <w:marTop w:val="0"/>
      <w:marBottom w:val="0"/>
      <w:divBdr>
        <w:top w:val="none" w:sz="0" w:space="0" w:color="auto"/>
        <w:left w:val="none" w:sz="0" w:space="0" w:color="auto"/>
        <w:bottom w:val="none" w:sz="0" w:space="0" w:color="auto"/>
        <w:right w:val="none" w:sz="0" w:space="0" w:color="auto"/>
      </w:divBdr>
    </w:div>
    <w:div w:id="1669479171">
      <w:bodyDiv w:val="1"/>
      <w:marLeft w:val="0"/>
      <w:marRight w:val="0"/>
      <w:marTop w:val="0"/>
      <w:marBottom w:val="0"/>
      <w:divBdr>
        <w:top w:val="none" w:sz="0" w:space="0" w:color="auto"/>
        <w:left w:val="none" w:sz="0" w:space="0" w:color="auto"/>
        <w:bottom w:val="none" w:sz="0" w:space="0" w:color="auto"/>
        <w:right w:val="none" w:sz="0" w:space="0" w:color="auto"/>
      </w:divBdr>
    </w:div>
    <w:div w:id="1672636185">
      <w:bodyDiv w:val="1"/>
      <w:marLeft w:val="0"/>
      <w:marRight w:val="0"/>
      <w:marTop w:val="0"/>
      <w:marBottom w:val="0"/>
      <w:divBdr>
        <w:top w:val="none" w:sz="0" w:space="0" w:color="auto"/>
        <w:left w:val="none" w:sz="0" w:space="0" w:color="auto"/>
        <w:bottom w:val="none" w:sz="0" w:space="0" w:color="auto"/>
        <w:right w:val="none" w:sz="0" w:space="0" w:color="auto"/>
      </w:divBdr>
      <w:divsChild>
        <w:div w:id="179785327">
          <w:marLeft w:val="360"/>
          <w:marRight w:val="0"/>
          <w:marTop w:val="0"/>
          <w:marBottom w:val="0"/>
          <w:divBdr>
            <w:top w:val="none" w:sz="0" w:space="0" w:color="auto"/>
            <w:left w:val="none" w:sz="0" w:space="0" w:color="auto"/>
            <w:bottom w:val="none" w:sz="0" w:space="0" w:color="auto"/>
            <w:right w:val="none" w:sz="0" w:space="0" w:color="auto"/>
          </w:divBdr>
        </w:div>
        <w:div w:id="313685206">
          <w:marLeft w:val="360"/>
          <w:marRight w:val="0"/>
          <w:marTop w:val="0"/>
          <w:marBottom w:val="0"/>
          <w:divBdr>
            <w:top w:val="none" w:sz="0" w:space="0" w:color="auto"/>
            <w:left w:val="none" w:sz="0" w:space="0" w:color="auto"/>
            <w:bottom w:val="none" w:sz="0" w:space="0" w:color="auto"/>
            <w:right w:val="none" w:sz="0" w:space="0" w:color="auto"/>
          </w:divBdr>
        </w:div>
        <w:div w:id="833491954">
          <w:marLeft w:val="360"/>
          <w:marRight w:val="0"/>
          <w:marTop w:val="0"/>
          <w:marBottom w:val="0"/>
          <w:divBdr>
            <w:top w:val="none" w:sz="0" w:space="0" w:color="auto"/>
            <w:left w:val="none" w:sz="0" w:space="0" w:color="auto"/>
            <w:bottom w:val="none" w:sz="0" w:space="0" w:color="auto"/>
            <w:right w:val="none" w:sz="0" w:space="0" w:color="auto"/>
          </w:divBdr>
        </w:div>
        <w:div w:id="1090200099">
          <w:marLeft w:val="360"/>
          <w:marRight w:val="0"/>
          <w:marTop w:val="0"/>
          <w:marBottom w:val="0"/>
          <w:divBdr>
            <w:top w:val="none" w:sz="0" w:space="0" w:color="auto"/>
            <w:left w:val="none" w:sz="0" w:space="0" w:color="auto"/>
            <w:bottom w:val="none" w:sz="0" w:space="0" w:color="auto"/>
            <w:right w:val="none" w:sz="0" w:space="0" w:color="auto"/>
          </w:divBdr>
        </w:div>
        <w:div w:id="1217427453">
          <w:marLeft w:val="360"/>
          <w:marRight w:val="0"/>
          <w:marTop w:val="0"/>
          <w:marBottom w:val="0"/>
          <w:divBdr>
            <w:top w:val="none" w:sz="0" w:space="0" w:color="auto"/>
            <w:left w:val="none" w:sz="0" w:space="0" w:color="auto"/>
            <w:bottom w:val="none" w:sz="0" w:space="0" w:color="auto"/>
            <w:right w:val="none" w:sz="0" w:space="0" w:color="auto"/>
          </w:divBdr>
        </w:div>
        <w:div w:id="1232152968">
          <w:marLeft w:val="360"/>
          <w:marRight w:val="0"/>
          <w:marTop w:val="0"/>
          <w:marBottom w:val="0"/>
          <w:divBdr>
            <w:top w:val="none" w:sz="0" w:space="0" w:color="auto"/>
            <w:left w:val="none" w:sz="0" w:space="0" w:color="auto"/>
            <w:bottom w:val="none" w:sz="0" w:space="0" w:color="auto"/>
            <w:right w:val="none" w:sz="0" w:space="0" w:color="auto"/>
          </w:divBdr>
        </w:div>
        <w:div w:id="2021202014">
          <w:marLeft w:val="360"/>
          <w:marRight w:val="0"/>
          <w:marTop w:val="0"/>
          <w:marBottom w:val="0"/>
          <w:divBdr>
            <w:top w:val="none" w:sz="0" w:space="0" w:color="auto"/>
            <w:left w:val="none" w:sz="0" w:space="0" w:color="auto"/>
            <w:bottom w:val="none" w:sz="0" w:space="0" w:color="auto"/>
            <w:right w:val="none" w:sz="0" w:space="0" w:color="auto"/>
          </w:divBdr>
        </w:div>
      </w:divsChild>
    </w:div>
    <w:div w:id="1673604533">
      <w:bodyDiv w:val="1"/>
      <w:marLeft w:val="0"/>
      <w:marRight w:val="0"/>
      <w:marTop w:val="0"/>
      <w:marBottom w:val="0"/>
      <w:divBdr>
        <w:top w:val="none" w:sz="0" w:space="0" w:color="auto"/>
        <w:left w:val="none" w:sz="0" w:space="0" w:color="auto"/>
        <w:bottom w:val="none" w:sz="0" w:space="0" w:color="auto"/>
        <w:right w:val="none" w:sz="0" w:space="0" w:color="auto"/>
      </w:divBdr>
    </w:div>
    <w:div w:id="1685863817">
      <w:bodyDiv w:val="1"/>
      <w:marLeft w:val="0"/>
      <w:marRight w:val="0"/>
      <w:marTop w:val="0"/>
      <w:marBottom w:val="0"/>
      <w:divBdr>
        <w:top w:val="none" w:sz="0" w:space="0" w:color="auto"/>
        <w:left w:val="none" w:sz="0" w:space="0" w:color="auto"/>
        <w:bottom w:val="none" w:sz="0" w:space="0" w:color="auto"/>
        <w:right w:val="none" w:sz="0" w:space="0" w:color="auto"/>
      </w:divBdr>
    </w:div>
    <w:div w:id="1714113300">
      <w:bodyDiv w:val="1"/>
      <w:marLeft w:val="0"/>
      <w:marRight w:val="0"/>
      <w:marTop w:val="0"/>
      <w:marBottom w:val="0"/>
      <w:divBdr>
        <w:top w:val="none" w:sz="0" w:space="0" w:color="auto"/>
        <w:left w:val="none" w:sz="0" w:space="0" w:color="auto"/>
        <w:bottom w:val="none" w:sz="0" w:space="0" w:color="auto"/>
        <w:right w:val="none" w:sz="0" w:space="0" w:color="auto"/>
      </w:divBdr>
    </w:div>
    <w:div w:id="1742367808">
      <w:bodyDiv w:val="1"/>
      <w:marLeft w:val="0"/>
      <w:marRight w:val="0"/>
      <w:marTop w:val="0"/>
      <w:marBottom w:val="0"/>
      <w:divBdr>
        <w:top w:val="none" w:sz="0" w:space="0" w:color="auto"/>
        <w:left w:val="none" w:sz="0" w:space="0" w:color="auto"/>
        <w:bottom w:val="none" w:sz="0" w:space="0" w:color="auto"/>
        <w:right w:val="none" w:sz="0" w:space="0" w:color="auto"/>
      </w:divBdr>
    </w:div>
    <w:div w:id="1753699802">
      <w:bodyDiv w:val="1"/>
      <w:marLeft w:val="0"/>
      <w:marRight w:val="0"/>
      <w:marTop w:val="0"/>
      <w:marBottom w:val="0"/>
      <w:divBdr>
        <w:top w:val="none" w:sz="0" w:space="0" w:color="auto"/>
        <w:left w:val="none" w:sz="0" w:space="0" w:color="auto"/>
        <w:bottom w:val="none" w:sz="0" w:space="0" w:color="auto"/>
        <w:right w:val="none" w:sz="0" w:space="0" w:color="auto"/>
      </w:divBdr>
    </w:div>
    <w:div w:id="1760788169">
      <w:bodyDiv w:val="1"/>
      <w:marLeft w:val="0"/>
      <w:marRight w:val="0"/>
      <w:marTop w:val="0"/>
      <w:marBottom w:val="0"/>
      <w:divBdr>
        <w:top w:val="none" w:sz="0" w:space="0" w:color="auto"/>
        <w:left w:val="none" w:sz="0" w:space="0" w:color="auto"/>
        <w:bottom w:val="none" w:sz="0" w:space="0" w:color="auto"/>
        <w:right w:val="none" w:sz="0" w:space="0" w:color="auto"/>
      </w:divBdr>
    </w:div>
    <w:div w:id="1769035220">
      <w:bodyDiv w:val="1"/>
      <w:marLeft w:val="0"/>
      <w:marRight w:val="0"/>
      <w:marTop w:val="0"/>
      <w:marBottom w:val="0"/>
      <w:divBdr>
        <w:top w:val="none" w:sz="0" w:space="0" w:color="auto"/>
        <w:left w:val="none" w:sz="0" w:space="0" w:color="auto"/>
        <w:bottom w:val="none" w:sz="0" w:space="0" w:color="auto"/>
        <w:right w:val="none" w:sz="0" w:space="0" w:color="auto"/>
      </w:divBdr>
    </w:div>
    <w:div w:id="1770198512">
      <w:bodyDiv w:val="1"/>
      <w:marLeft w:val="0"/>
      <w:marRight w:val="0"/>
      <w:marTop w:val="0"/>
      <w:marBottom w:val="0"/>
      <w:divBdr>
        <w:top w:val="none" w:sz="0" w:space="0" w:color="auto"/>
        <w:left w:val="none" w:sz="0" w:space="0" w:color="auto"/>
        <w:bottom w:val="none" w:sz="0" w:space="0" w:color="auto"/>
        <w:right w:val="none" w:sz="0" w:space="0" w:color="auto"/>
      </w:divBdr>
      <w:divsChild>
        <w:div w:id="732965388">
          <w:marLeft w:val="274"/>
          <w:marRight w:val="0"/>
          <w:marTop w:val="0"/>
          <w:marBottom w:val="0"/>
          <w:divBdr>
            <w:top w:val="none" w:sz="0" w:space="0" w:color="auto"/>
            <w:left w:val="none" w:sz="0" w:space="0" w:color="auto"/>
            <w:bottom w:val="none" w:sz="0" w:space="0" w:color="auto"/>
            <w:right w:val="none" w:sz="0" w:space="0" w:color="auto"/>
          </w:divBdr>
        </w:div>
        <w:div w:id="2071072301">
          <w:marLeft w:val="274"/>
          <w:marRight w:val="0"/>
          <w:marTop w:val="0"/>
          <w:marBottom w:val="0"/>
          <w:divBdr>
            <w:top w:val="none" w:sz="0" w:space="0" w:color="auto"/>
            <w:left w:val="none" w:sz="0" w:space="0" w:color="auto"/>
            <w:bottom w:val="none" w:sz="0" w:space="0" w:color="auto"/>
            <w:right w:val="none" w:sz="0" w:space="0" w:color="auto"/>
          </w:divBdr>
        </w:div>
      </w:divsChild>
    </w:div>
    <w:div w:id="1772623621">
      <w:bodyDiv w:val="1"/>
      <w:marLeft w:val="0"/>
      <w:marRight w:val="0"/>
      <w:marTop w:val="0"/>
      <w:marBottom w:val="0"/>
      <w:divBdr>
        <w:top w:val="none" w:sz="0" w:space="0" w:color="auto"/>
        <w:left w:val="none" w:sz="0" w:space="0" w:color="auto"/>
        <w:bottom w:val="none" w:sz="0" w:space="0" w:color="auto"/>
        <w:right w:val="none" w:sz="0" w:space="0" w:color="auto"/>
      </w:divBdr>
    </w:div>
    <w:div w:id="1784568305">
      <w:bodyDiv w:val="1"/>
      <w:marLeft w:val="0"/>
      <w:marRight w:val="0"/>
      <w:marTop w:val="0"/>
      <w:marBottom w:val="0"/>
      <w:divBdr>
        <w:top w:val="none" w:sz="0" w:space="0" w:color="auto"/>
        <w:left w:val="none" w:sz="0" w:space="0" w:color="auto"/>
        <w:bottom w:val="none" w:sz="0" w:space="0" w:color="auto"/>
        <w:right w:val="none" w:sz="0" w:space="0" w:color="auto"/>
      </w:divBdr>
    </w:div>
    <w:div w:id="1790202755">
      <w:bodyDiv w:val="1"/>
      <w:marLeft w:val="0"/>
      <w:marRight w:val="0"/>
      <w:marTop w:val="0"/>
      <w:marBottom w:val="0"/>
      <w:divBdr>
        <w:top w:val="none" w:sz="0" w:space="0" w:color="auto"/>
        <w:left w:val="none" w:sz="0" w:space="0" w:color="auto"/>
        <w:bottom w:val="none" w:sz="0" w:space="0" w:color="auto"/>
        <w:right w:val="none" w:sz="0" w:space="0" w:color="auto"/>
      </w:divBdr>
    </w:div>
    <w:div w:id="1795249959">
      <w:bodyDiv w:val="1"/>
      <w:marLeft w:val="0"/>
      <w:marRight w:val="0"/>
      <w:marTop w:val="0"/>
      <w:marBottom w:val="0"/>
      <w:divBdr>
        <w:top w:val="none" w:sz="0" w:space="0" w:color="auto"/>
        <w:left w:val="none" w:sz="0" w:space="0" w:color="auto"/>
        <w:bottom w:val="none" w:sz="0" w:space="0" w:color="auto"/>
        <w:right w:val="none" w:sz="0" w:space="0" w:color="auto"/>
      </w:divBdr>
    </w:div>
    <w:div w:id="1798640272">
      <w:bodyDiv w:val="1"/>
      <w:marLeft w:val="0"/>
      <w:marRight w:val="0"/>
      <w:marTop w:val="0"/>
      <w:marBottom w:val="0"/>
      <w:divBdr>
        <w:top w:val="none" w:sz="0" w:space="0" w:color="auto"/>
        <w:left w:val="none" w:sz="0" w:space="0" w:color="auto"/>
        <w:bottom w:val="none" w:sz="0" w:space="0" w:color="auto"/>
        <w:right w:val="none" w:sz="0" w:space="0" w:color="auto"/>
      </w:divBdr>
    </w:div>
    <w:div w:id="1801654450">
      <w:bodyDiv w:val="1"/>
      <w:marLeft w:val="0"/>
      <w:marRight w:val="0"/>
      <w:marTop w:val="0"/>
      <w:marBottom w:val="0"/>
      <w:divBdr>
        <w:top w:val="none" w:sz="0" w:space="0" w:color="auto"/>
        <w:left w:val="none" w:sz="0" w:space="0" w:color="auto"/>
        <w:bottom w:val="none" w:sz="0" w:space="0" w:color="auto"/>
        <w:right w:val="none" w:sz="0" w:space="0" w:color="auto"/>
      </w:divBdr>
    </w:div>
    <w:div w:id="1803188038">
      <w:bodyDiv w:val="1"/>
      <w:marLeft w:val="0"/>
      <w:marRight w:val="0"/>
      <w:marTop w:val="0"/>
      <w:marBottom w:val="0"/>
      <w:divBdr>
        <w:top w:val="none" w:sz="0" w:space="0" w:color="auto"/>
        <w:left w:val="none" w:sz="0" w:space="0" w:color="auto"/>
        <w:bottom w:val="none" w:sz="0" w:space="0" w:color="auto"/>
        <w:right w:val="none" w:sz="0" w:space="0" w:color="auto"/>
      </w:divBdr>
    </w:div>
    <w:div w:id="1807969704">
      <w:bodyDiv w:val="1"/>
      <w:marLeft w:val="0"/>
      <w:marRight w:val="0"/>
      <w:marTop w:val="0"/>
      <w:marBottom w:val="0"/>
      <w:divBdr>
        <w:top w:val="none" w:sz="0" w:space="0" w:color="auto"/>
        <w:left w:val="none" w:sz="0" w:space="0" w:color="auto"/>
        <w:bottom w:val="none" w:sz="0" w:space="0" w:color="auto"/>
        <w:right w:val="none" w:sz="0" w:space="0" w:color="auto"/>
      </w:divBdr>
    </w:div>
    <w:div w:id="1809664541">
      <w:bodyDiv w:val="1"/>
      <w:marLeft w:val="0"/>
      <w:marRight w:val="0"/>
      <w:marTop w:val="0"/>
      <w:marBottom w:val="0"/>
      <w:divBdr>
        <w:top w:val="none" w:sz="0" w:space="0" w:color="auto"/>
        <w:left w:val="none" w:sz="0" w:space="0" w:color="auto"/>
        <w:bottom w:val="none" w:sz="0" w:space="0" w:color="auto"/>
        <w:right w:val="none" w:sz="0" w:space="0" w:color="auto"/>
      </w:divBdr>
    </w:div>
    <w:div w:id="1823354898">
      <w:bodyDiv w:val="1"/>
      <w:marLeft w:val="0"/>
      <w:marRight w:val="0"/>
      <w:marTop w:val="0"/>
      <w:marBottom w:val="0"/>
      <w:divBdr>
        <w:top w:val="none" w:sz="0" w:space="0" w:color="auto"/>
        <w:left w:val="none" w:sz="0" w:space="0" w:color="auto"/>
        <w:bottom w:val="none" w:sz="0" w:space="0" w:color="auto"/>
        <w:right w:val="none" w:sz="0" w:space="0" w:color="auto"/>
      </w:divBdr>
    </w:div>
    <w:div w:id="1826897363">
      <w:bodyDiv w:val="1"/>
      <w:marLeft w:val="0"/>
      <w:marRight w:val="0"/>
      <w:marTop w:val="0"/>
      <w:marBottom w:val="0"/>
      <w:divBdr>
        <w:top w:val="none" w:sz="0" w:space="0" w:color="auto"/>
        <w:left w:val="none" w:sz="0" w:space="0" w:color="auto"/>
        <w:bottom w:val="none" w:sz="0" w:space="0" w:color="auto"/>
        <w:right w:val="none" w:sz="0" w:space="0" w:color="auto"/>
      </w:divBdr>
    </w:div>
    <w:div w:id="1827890082">
      <w:bodyDiv w:val="1"/>
      <w:marLeft w:val="0"/>
      <w:marRight w:val="0"/>
      <w:marTop w:val="0"/>
      <w:marBottom w:val="0"/>
      <w:divBdr>
        <w:top w:val="none" w:sz="0" w:space="0" w:color="auto"/>
        <w:left w:val="none" w:sz="0" w:space="0" w:color="auto"/>
        <w:bottom w:val="none" w:sz="0" w:space="0" w:color="auto"/>
        <w:right w:val="none" w:sz="0" w:space="0" w:color="auto"/>
      </w:divBdr>
      <w:divsChild>
        <w:div w:id="204562334">
          <w:marLeft w:val="1080"/>
          <w:marRight w:val="0"/>
          <w:marTop w:val="0"/>
          <w:marBottom w:val="0"/>
          <w:divBdr>
            <w:top w:val="none" w:sz="0" w:space="0" w:color="auto"/>
            <w:left w:val="none" w:sz="0" w:space="0" w:color="auto"/>
            <w:bottom w:val="none" w:sz="0" w:space="0" w:color="auto"/>
            <w:right w:val="none" w:sz="0" w:space="0" w:color="auto"/>
          </w:divBdr>
        </w:div>
        <w:div w:id="281352475">
          <w:marLeft w:val="1080"/>
          <w:marRight w:val="0"/>
          <w:marTop w:val="0"/>
          <w:marBottom w:val="0"/>
          <w:divBdr>
            <w:top w:val="none" w:sz="0" w:space="0" w:color="auto"/>
            <w:left w:val="none" w:sz="0" w:space="0" w:color="auto"/>
            <w:bottom w:val="none" w:sz="0" w:space="0" w:color="auto"/>
            <w:right w:val="none" w:sz="0" w:space="0" w:color="auto"/>
          </w:divBdr>
        </w:div>
        <w:div w:id="370344876">
          <w:marLeft w:val="1080"/>
          <w:marRight w:val="0"/>
          <w:marTop w:val="0"/>
          <w:marBottom w:val="0"/>
          <w:divBdr>
            <w:top w:val="none" w:sz="0" w:space="0" w:color="auto"/>
            <w:left w:val="none" w:sz="0" w:space="0" w:color="auto"/>
            <w:bottom w:val="none" w:sz="0" w:space="0" w:color="auto"/>
            <w:right w:val="none" w:sz="0" w:space="0" w:color="auto"/>
          </w:divBdr>
        </w:div>
        <w:div w:id="390660597">
          <w:marLeft w:val="1080"/>
          <w:marRight w:val="0"/>
          <w:marTop w:val="0"/>
          <w:marBottom w:val="0"/>
          <w:divBdr>
            <w:top w:val="none" w:sz="0" w:space="0" w:color="auto"/>
            <w:left w:val="none" w:sz="0" w:space="0" w:color="auto"/>
            <w:bottom w:val="none" w:sz="0" w:space="0" w:color="auto"/>
            <w:right w:val="none" w:sz="0" w:space="0" w:color="auto"/>
          </w:divBdr>
        </w:div>
        <w:div w:id="735779234">
          <w:marLeft w:val="1080"/>
          <w:marRight w:val="0"/>
          <w:marTop w:val="0"/>
          <w:marBottom w:val="0"/>
          <w:divBdr>
            <w:top w:val="none" w:sz="0" w:space="0" w:color="auto"/>
            <w:left w:val="none" w:sz="0" w:space="0" w:color="auto"/>
            <w:bottom w:val="none" w:sz="0" w:space="0" w:color="auto"/>
            <w:right w:val="none" w:sz="0" w:space="0" w:color="auto"/>
          </w:divBdr>
        </w:div>
        <w:div w:id="875199379">
          <w:marLeft w:val="1080"/>
          <w:marRight w:val="0"/>
          <w:marTop w:val="0"/>
          <w:marBottom w:val="0"/>
          <w:divBdr>
            <w:top w:val="none" w:sz="0" w:space="0" w:color="auto"/>
            <w:left w:val="none" w:sz="0" w:space="0" w:color="auto"/>
            <w:bottom w:val="none" w:sz="0" w:space="0" w:color="auto"/>
            <w:right w:val="none" w:sz="0" w:space="0" w:color="auto"/>
          </w:divBdr>
        </w:div>
        <w:div w:id="1298148857">
          <w:marLeft w:val="1080"/>
          <w:marRight w:val="0"/>
          <w:marTop w:val="0"/>
          <w:marBottom w:val="0"/>
          <w:divBdr>
            <w:top w:val="none" w:sz="0" w:space="0" w:color="auto"/>
            <w:left w:val="none" w:sz="0" w:space="0" w:color="auto"/>
            <w:bottom w:val="none" w:sz="0" w:space="0" w:color="auto"/>
            <w:right w:val="none" w:sz="0" w:space="0" w:color="auto"/>
          </w:divBdr>
        </w:div>
        <w:div w:id="1673877524">
          <w:marLeft w:val="1080"/>
          <w:marRight w:val="0"/>
          <w:marTop w:val="0"/>
          <w:marBottom w:val="0"/>
          <w:divBdr>
            <w:top w:val="none" w:sz="0" w:space="0" w:color="auto"/>
            <w:left w:val="none" w:sz="0" w:space="0" w:color="auto"/>
            <w:bottom w:val="none" w:sz="0" w:space="0" w:color="auto"/>
            <w:right w:val="none" w:sz="0" w:space="0" w:color="auto"/>
          </w:divBdr>
        </w:div>
        <w:div w:id="1900701711">
          <w:marLeft w:val="1080"/>
          <w:marRight w:val="0"/>
          <w:marTop w:val="0"/>
          <w:marBottom w:val="0"/>
          <w:divBdr>
            <w:top w:val="none" w:sz="0" w:space="0" w:color="auto"/>
            <w:left w:val="none" w:sz="0" w:space="0" w:color="auto"/>
            <w:bottom w:val="none" w:sz="0" w:space="0" w:color="auto"/>
            <w:right w:val="none" w:sz="0" w:space="0" w:color="auto"/>
          </w:divBdr>
        </w:div>
      </w:divsChild>
    </w:div>
    <w:div w:id="1831405378">
      <w:bodyDiv w:val="1"/>
      <w:marLeft w:val="0"/>
      <w:marRight w:val="0"/>
      <w:marTop w:val="0"/>
      <w:marBottom w:val="0"/>
      <w:divBdr>
        <w:top w:val="none" w:sz="0" w:space="0" w:color="auto"/>
        <w:left w:val="none" w:sz="0" w:space="0" w:color="auto"/>
        <w:bottom w:val="none" w:sz="0" w:space="0" w:color="auto"/>
        <w:right w:val="none" w:sz="0" w:space="0" w:color="auto"/>
      </w:divBdr>
    </w:div>
    <w:div w:id="1840072481">
      <w:bodyDiv w:val="1"/>
      <w:marLeft w:val="0"/>
      <w:marRight w:val="0"/>
      <w:marTop w:val="0"/>
      <w:marBottom w:val="0"/>
      <w:divBdr>
        <w:top w:val="none" w:sz="0" w:space="0" w:color="auto"/>
        <w:left w:val="none" w:sz="0" w:space="0" w:color="auto"/>
        <w:bottom w:val="none" w:sz="0" w:space="0" w:color="auto"/>
        <w:right w:val="none" w:sz="0" w:space="0" w:color="auto"/>
      </w:divBdr>
      <w:divsChild>
        <w:div w:id="414203817">
          <w:marLeft w:val="360"/>
          <w:marRight w:val="0"/>
          <w:marTop w:val="0"/>
          <w:marBottom w:val="0"/>
          <w:divBdr>
            <w:top w:val="none" w:sz="0" w:space="0" w:color="auto"/>
            <w:left w:val="none" w:sz="0" w:space="0" w:color="auto"/>
            <w:bottom w:val="none" w:sz="0" w:space="0" w:color="auto"/>
            <w:right w:val="none" w:sz="0" w:space="0" w:color="auto"/>
          </w:divBdr>
        </w:div>
        <w:div w:id="495149462">
          <w:marLeft w:val="360"/>
          <w:marRight w:val="0"/>
          <w:marTop w:val="0"/>
          <w:marBottom w:val="0"/>
          <w:divBdr>
            <w:top w:val="none" w:sz="0" w:space="0" w:color="auto"/>
            <w:left w:val="none" w:sz="0" w:space="0" w:color="auto"/>
            <w:bottom w:val="none" w:sz="0" w:space="0" w:color="auto"/>
            <w:right w:val="none" w:sz="0" w:space="0" w:color="auto"/>
          </w:divBdr>
        </w:div>
      </w:divsChild>
    </w:div>
    <w:div w:id="1845432612">
      <w:bodyDiv w:val="1"/>
      <w:marLeft w:val="0"/>
      <w:marRight w:val="0"/>
      <w:marTop w:val="0"/>
      <w:marBottom w:val="0"/>
      <w:divBdr>
        <w:top w:val="none" w:sz="0" w:space="0" w:color="auto"/>
        <w:left w:val="none" w:sz="0" w:space="0" w:color="auto"/>
        <w:bottom w:val="none" w:sz="0" w:space="0" w:color="auto"/>
        <w:right w:val="none" w:sz="0" w:space="0" w:color="auto"/>
      </w:divBdr>
    </w:div>
    <w:div w:id="1854108179">
      <w:bodyDiv w:val="1"/>
      <w:marLeft w:val="0"/>
      <w:marRight w:val="0"/>
      <w:marTop w:val="0"/>
      <w:marBottom w:val="0"/>
      <w:divBdr>
        <w:top w:val="none" w:sz="0" w:space="0" w:color="auto"/>
        <w:left w:val="none" w:sz="0" w:space="0" w:color="auto"/>
        <w:bottom w:val="none" w:sz="0" w:space="0" w:color="auto"/>
        <w:right w:val="none" w:sz="0" w:space="0" w:color="auto"/>
      </w:divBdr>
      <w:divsChild>
        <w:div w:id="280695718">
          <w:marLeft w:val="274"/>
          <w:marRight w:val="0"/>
          <w:marTop w:val="0"/>
          <w:marBottom w:val="0"/>
          <w:divBdr>
            <w:top w:val="none" w:sz="0" w:space="0" w:color="auto"/>
            <w:left w:val="none" w:sz="0" w:space="0" w:color="auto"/>
            <w:bottom w:val="none" w:sz="0" w:space="0" w:color="auto"/>
            <w:right w:val="none" w:sz="0" w:space="0" w:color="auto"/>
          </w:divBdr>
        </w:div>
        <w:div w:id="508908341">
          <w:marLeft w:val="274"/>
          <w:marRight w:val="0"/>
          <w:marTop w:val="0"/>
          <w:marBottom w:val="0"/>
          <w:divBdr>
            <w:top w:val="none" w:sz="0" w:space="0" w:color="auto"/>
            <w:left w:val="none" w:sz="0" w:space="0" w:color="auto"/>
            <w:bottom w:val="none" w:sz="0" w:space="0" w:color="auto"/>
            <w:right w:val="none" w:sz="0" w:space="0" w:color="auto"/>
          </w:divBdr>
        </w:div>
        <w:div w:id="515538384">
          <w:marLeft w:val="274"/>
          <w:marRight w:val="0"/>
          <w:marTop w:val="0"/>
          <w:marBottom w:val="0"/>
          <w:divBdr>
            <w:top w:val="none" w:sz="0" w:space="0" w:color="auto"/>
            <w:left w:val="none" w:sz="0" w:space="0" w:color="auto"/>
            <w:bottom w:val="none" w:sz="0" w:space="0" w:color="auto"/>
            <w:right w:val="none" w:sz="0" w:space="0" w:color="auto"/>
          </w:divBdr>
        </w:div>
        <w:div w:id="535772212">
          <w:marLeft w:val="274"/>
          <w:marRight w:val="0"/>
          <w:marTop w:val="0"/>
          <w:marBottom w:val="0"/>
          <w:divBdr>
            <w:top w:val="none" w:sz="0" w:space="0" w:color="auto"/>
            <w:left w:val="none" w:sz="0" w:space="0" w:color="auto"/>
            <w:bottom w:val="none" w:sz="0" w:space="0" w:color="auto"/>
            <w:right w:val="none" w:sz="0" w:space="0" w:color="auto"/>
          </w:divBdr>
        </w:div>
        <w:div w:id="807935169">
          <w:marLeft w:val="360"/>
          <w:marRight w:val="0"/>
          <w:marTop w:val="0"/>
          <w:marBottom w:val="0"/>
          <w:divBdr>
            <w:top w:val="none" w:sz="0" w:space="0" w:color="auto"/>
            <w:left w:val="none" w:sz="0" w:space="0" w:color="auto"/>
            <w:bottom w:val="none" w:sz="0" w:space="0" w:color="auto"/>
            <w:right w:val="none" w:sz="0" w:space="0" w:color="auto"/>
          </w:divBdr>
        </w:div>
        <w:div w:id="1065180301">
          <w:marLeft w:val="274"/>
          <w:marRight w:val="0"/>
          <w:marTop w:val="0"/>
          <w:marBottom w:val="0"/>
          <w:divBdr>
            <w:top w:val="none" w:sz="0" w:space="0" w:color="auto"/>
            <w:left w:val="none" w:sz="0" w:space="0" w:color="auto"/>
            <w:bottom w:val="none" w:sz="0" w:space="0" w:color="auto"/>
            <w:right w:val="none" w:sz="0" w:space="0" w:color="auto"/>
          </w:divBdr>
        </w:div>
        <w:div w:id="1129200858">
          <w:marLeft w:val="274"/>
          <w:marRight w:val="0"/>
          <w:marTop w:val="0"/>
          <w:marBottom w:val="0"/>
          <w:divBdr>
            <w:top w:val="none" w:sz="0" w:space="0" w:color="auto"/>
            <w:left w:val="none" w:sz="0" w:space="0" w:color="auto"/>
            <w:bottom w:val="none" w:sz="0" w:space="0" w:color="auto"/>
            <w:right w:val="none" w:sz="0" w:space="0" w:color="auto"/>
          </w:divBdr>
        </w:div>
        <w:div w:id="1147164120">
          <w:marLeft w:val="274"/>
          <w:marRight w:val="0"/>
          <w:marTop w:val="0"/>
          <w:marBottom w:val="0"/>
          <w:divBdr>
            <w:top w:val="none" w:sz="0" w:space="0" w:color="auto"/>
            <w:left w:val="none" w:sz="0" w:space="0" w:color="auto"/>
            <w:bottom w:val="none" w:sz="0" w:space="0" w:color="auto"/>
            <w:right w:val="none" w:sz="0" w:space="0" w:color="auto"/>
          </w:divBdr>
        </w:div>
        <w:div w:id="1256665610">
          <w:marLeft w:val="274"/>
          <w:marRight w:val="0"/>
          <w:marTop w:val="0"/>
          <w:marBottom w:val="0"/>
          <w:divBdr>
            <w:top w:val="none" w:sz="0" w:space="0" w:color="auto"/>
            <w:left w:val="none" w:sz="0" w:space="0" w:color="auto"/>
            <w:bottom w:val="none" w:sz="0" w:space="0" w:color="auto"/>
            <w:right w:val="none" w:sz="0" w:space="0" w:color="auto"/>
          </w:divBdr>
        </w:div>
        <w:div w:id="1273827595">
          <w:marLeft w:val="274"/>
          <w:marRight w:val="0"/>
          <w:marTop w:val="0"/>
          <w:marBottom w:val="0"/>
          <w:divBdr>
            <w:top w:val="none" w:sz="0" w:space="0" w:color="auto"/>
            <w:left w:val="none" w:sz="0" w:space="0" w:color="auto"/>
            <w:bottom w:val="none" w:sz="0" w:space="0" w:color="auto"/>
            <w:right w:val="none" w:sz="0" w:space="0" w:color="auto"/>
          </w:divBdr>
        </w:div>
        <w:div w:id="1398089527">
          <w:marLeft w:val="274"/>
          <w:marRight w:val="0"/>
          <w:marTop w:val="0"/>
          <w:marBottom w:val="0"/>
          <w:divBdr>
            <w:top w:val="none" w:sz="0" w:space="0" w:color="auto"/>
            <w:left w:val="none" w:sz="0" w:space="0" w:color="auto"/>
            <w:bottom w:val="none" w:sz="0" w:space="0" w:color="auto"/>
            <w:right w:val="none" w:sz="0" w:space="0" w:color="auto"/>
          </w:divBdr>
        </w:div>
        <w:div w:id="1488671825">
          <w:marLeft w:val="274"/>
          <w:marRight w:val="0"/>
          <w:marTop w:val="0"/>
          <w:marBottom w:val="0"/>
          <w:divBdr>
            <w:top w:val="none" w:sz="0" w:space="0" w:color="auto"/>
            <w:left w:val="none" w:sz="0" w:space="0" w:color="auto"/>
            <w:bottom w:val="none" w:sz="0" w:space="0" w:color="auto"/>
            <w:right w:val="none" w:sz="0" w:space="0" w:color="auto"/>
          </w:divBdr>
        </w:div>
        <w:div w:id="1623998105">
          <w:marLeft w:val="274"/>
          <w:marRight w:val="0"/>
          <w:marTop w:val="0"/>
          <w:marBottom w:val="0"/>
          <w:divBdr>
            <w:top w:val="none" w:sz="0" w:space="0" w:color="auto"/>
            <w:left w:val="none" w:sz="0" w:space="0" w:color="auto"/>
            <w:bottom w:val="none" w:sz="0" w:space="0" w:color="auto"/>
            <w:right w:val="none" w:sz="0" w:space="0" w:color="auto"/>
          </w:divBdr>
        </w:div>
        <w:div w:id="1627007433">
          <w:marLeft w:val="274"/>
          <w:marRight w:val="0"/>
          <w:marTop w:val="0"/>
          <w:marBottom w:val="0"/>
          <w:divBdr>
            <w:top w:val="none" w:sz="0" w:space="0" w:color="auto"/>
            <w:left w:val="none" w:sz="0" w:space="0" w:color="auto"/>
            <w:bottom w:val="none" w:sz="0" w:space="0" w:color="auto"/>
            <w:right w:val="none" w:sz="0" w:space="0" w:color="auto"/>
          </w:divBdr>
        </w:div>
        <w:div w:id="1691489801">
          <w:marLeft w:val="274"/>
          <w:marRight w:val="0"/>
          <w:marTop w:val="0"/>
          <w:marBottom w:val="0"/>
          <w:divBdr>
            <w:top w:val="none" w:sz="0" w:space="0" w:color="auto"/>
            <w:left w:val="none" w:sz="0" w:space="0" w:color="auto"/>
            <w:bottom w:val="none" w:sz="0" w:space="0" w:color="auto"/>
            <w:right w:val="none" w:sz="0" w:space="0" w:color="auto"/>
          </w:divBdr>
        </w:div>
        <w:div w:id="2074770305">
          <w:marLeft w:val="274"/>
          <w:marRight w:val="0"/>
          <w:marTop w:val="0"/>
          <w:marBottom w:val="0"/>
          <w:divBdr>
            <w:top w:val="none" w:sz="0" w:space="0" w:color="auto"/>
            <w:left w:val="none" w:sz="0" w:space="0" w:color="auto"/>
            <w:bottom w:val="none" w:sz="0" w:space="0" w:color="auto"/>
            <w:right w:val="none" w:sz="0" w:space="0" w:color="auto"/>
          </w:divBdr>
        </w:div>
        <w:div w:id="2099708432">
          <w:marLeft w:val="274"/>
          <w:marRight w:val="0"/>
          <w:marTop w:val="0"/>
          <w:marBottom w:val="0"/>
          <w:divBdr>
            <w:top w:val="none" w:sz="0" w:space="0" w:color="auto"/>
            <w:left w:val="none" w:sz="0" w:space="0" w:color="auto"/>
            <w:bottom w:val="none" w:sz="0" w:space="0" w:color="auto"/>
            <w:right w:val="none" w:sz="0" w:space="0" w:color="auto"/>
          </w:divBdr>
        </w:div>
        <w:div w:id="2145661741">
          <w:marLeft w:val="274"/>
          <w:marRight w:val="0"/>
          <w:marTop w:val="0"/>
          <w:marBottom w:val="0"/>
          <w:divBdr>
            <w:top w:val="none" w:sz="0" w:space="0" w:color="auto"/>
            <w:left w:val="none" w:sz="0" w:space="0" w:color="auto"/>
            <w:bottom w:val="none" w:sz="0" w:space="0" w:color="auto"/>
            <w:right w:val="none" w:sz="0" w:space="0" w:color="auto"/>
          </w:divBdr>
        </w:div>
      </w:divsChild>
    </w:div>
    <w:div w:id="1854225062">
      <w:bodyDiv w:val="1"/>
      <w:marLeft w:val="0"/>
      <w:marRight w:val="0"/>
      <w:marTop w:val="0"/>
      <w:marBottom w:val="0"/>
      <w:divBdr>
        <w:top w:val="none" w:sz="0" w:space="0" w:color="auto"/>
        <w:left w:val="none" w:sz="0" w:space="0" w:color="auto"/>
        <w:bottom w:val="none" w:sz="0" w:space="0" w:color="auto"/>
        <w:right w:val="none" w:sz="0" w:space="0" w:color="auto"/>
      </w:divBdr>
    </w:div>
    <w:div w:id="1860073588">
      <w:bodyDiv w:val="1"/>
      <w:marLeft w:val="0"/>
      <w:marRight w:val="0"/>
      <w:marTop w:val="0"/>
      <w:marBottom w:val="0"/>
      <w:divBdr>
        <w:top w:val="none" w:sz="0" w:space="0" w:color="auto"/>
        <w:left w:val="none" w:sz="0" w:space="0" w:color="auto"/>
        <w:bottom w:val="none" w:sz="0" w:space="0" w:color="auto"/>
        <w:right w:val="none" w:sz="0" w:space="0" w:color="auto"/>
      </w:divBdr>
    </w:div>
    <w:div w:id="1862087427">
      <w:bodyDiv w:val="1"/>
      <w:marLeft w:val="0"/>
      <w:marRight w:val="0"/>
      <w:marTop w:val="0"/>
      <w:marBottom w:val="0"/>
      <w:divBdr>
        <w:top w:val="none" w:sz="0" w:space="0" w:color="auto"/>
        <w:left w:val="none" w:sz="0" w:space="0" w:color="auto"/>
        <w:bottom w:val="none" w:sz="0" w:space="0" w:color="auto"/>
        <w:right w:val="none" w:sz="0" w:space="0" w:color="auto"/>
      </w:divBdr>
    </w:div>
    <w:div w:id="1864396064">
      <w:bodyDiv w:val="1"/>
      <w:marLeft w:val="0"/>
      <w:marRight w:val="0"/>
      <w:marTop w:val="0"/>
      <w:marBottom w:val="0"/>
      <w:divBdr>
        <w:top w:val="none" w:sz="0" w:space="0" w:color="auto"/>
        <w:left w:val="none" w:sz="0" w:space="0" w:color="auto"/>
        <w:bottom w:val="none" w:sz="0" w:space="0" w:color="auto"/>
        <w:right w:val="none" w:sz="0" w:space="0" w:color="auto"/>
      </w:divBdr>
    </w:div>
    <w:div w:id="1873954786">
      <w:bodyDiv w:val="1"/>
      <w:marLeft w:val="0"/>
      <w:marRight w:val="0"/>
      <w:marTop w:val="0"/>
      <w:marBottom w:val="0"/>
      <w:divBdr>
        <w:top w:val="none" w:sz="0" w:space="0" w:color="auto"/>
        <w:left w:val="none" w:sz="0" w:space="0" w:color="auto"/>
        <w:bottom w:val="none" w:sz="0" w:space="0" w:color="auto"/>
        <w:right w:val="none" w:sz="0" w:space="0" w:color="auto"/>
      </w:divBdr>
    </w:div>
    <w:div w:id="1877352480">
      <w:bodyDiv w:val="1"/>
      <w:marLeft w:val="0"/>
      <w:marRight w:val="0"/>
      <w:marTop w:val="0"/>
      <w:marBottom w:val="0"/>
      <w:divBdr>
        <w:top w:val="none" w:sz="0" w:space="0" w:color="auto"/>
        <w:left w:val="none" w:sz="0" w:space="0" w:color="auto"/>
        <w:bottom w:val="none" w:sz="0" w:space="0" w:color="auto"/>
        <w:right w:val="none" w:sz="0" w:space="0" w:color="auto"/>
      </w:divBdr>
      <w:divsChild>
        <w:div w:id="434640869">
          <w:marLeft w:val="360"/>
          <w:marRight w:val="0"/>
          <w:marTop w:val="0"/>
          <w:marBottom w:val="0"/>
          <w:divBdr>
            <w:top w:val="none" w:sz="0" w:space="0" w:color="auto"/>
            <w:left w:val="none" w:sz="0" w:space="0" w:color="auto"/>
            <w:bottom w:val="none" w:sz="0" w:space="0" w:color="auto"/>
            <w:right w:val="none" w:sz="0" w:space="0" w:color="auto"/>
          </w:divBdr>
        </w:div>
        <w:div w:id="1279680404">
          <w:marLeft w:val="360"/>
          <w:marRight w:val="0"/>
          <w:marTop w:val="0"/>
          <w:marBottom w:val="0"/>
          <w:divBdr>
            <w:top w:val="none" w:sz="0" w:space="0" w:color="auto"/>
            <w:left w:val="none" w:sz="0" w:space="0" w:color="auto"/>
            <w:bottom w:val="none" w:sz="0" w:space="0" w:color="auto"/>
            <w:right w:val="none" w:sz="0" w:space="0" w:color="auto"/>
          </w:divBdr>
        </w:div>
        <w:div w:id="1629968717">
          <w:marLeft w:val="360"/>
          <w:marRight w:val="0"/>
          <w:marTop w:val="0"/>
          <w:marBottom w:val="0"/>
          <w:divBdr>
            <w:top w:val="none" w:sz="0" w:space="0" w:color="auto"/>
            <w:left w:val="none" w:sz="0" w:space="0" w:color="auto"/>
            <w:bottom w:val="none" w:sz="0" w:space="0" w:color="auto"/>
            <w:right w:val="none" w:sz="0" w:space="0" w:color="auto"/>
          </w:divBdr>
        </w:div>
        <w:div w:id="1642148412">
          <w:marLeft w:val="360"/>
          <w:marRight w:val="0"/>
          <w:marTop w:val="0"/>
          <w:marBottom w:val="0"/>
          <w:divBdr>
            <w:top w:val="none" w:sz="0" w:space="0" w:color="auto"/>
            <w:left w:val="none" w:sz="0" w:space="0" w:color="auto"/>
            <w:bottom w:val="none" w:sz="0" w:space="0" w:color="auto"/>
            <w:right w:val="none" w:sz="0" w:space="0" w:color="auto"/>
          </w:divBdr>
        </w:div>
        <w:div w:id="1723941441">
          <w:marLeft w:val="360"/>
          <w:marRight w:val="0"/>
          <w:marTop w:val="0"/>
          <w:marBottom w:val="0"/>
          <w:divBdr>
            <w:top w:val="none" w:sz="0" w:space="0" w:color="auto"/>
            <w:left w:val="none" w:sz="0" w:space="0" w:color="auto"/>
            <w:bottom w:val="none" w:sz="0" w:space="0" w:color="auto"/>
            <w:right w:val="none" w:sz="0" w:space="0" w:color="auto"/>
          </w:divBdr>
        </w:div>
        <w:div w:id="1917788689">
          <w:marLeft w:val="360"/>
          <w:marRight w:val="0"/>
          <w:marTop w:val="0"/>
          <w:marBottom w:val="0"/>
          <w:divBdr>
            <w:top w:val="none" w:sz="0" w:space="0" w:color="auto"/>
            <w:left w:val="none" w:sz="0" w:space="0" w:color="auto"/>
            <w:bottom w:val="none" w:sz="0" w:space="0" w:color="auto"/>
            <w:right w:val="none" w:sz="0" w:space="0" w:color="auto"/>
          </w:divBdr>
        </w:div>
        <w:div w:id="2042631062">
          <w:marLeft w:val="360"/>
          <w:marRight w:val="0"/>
          <w:marTop w:val="0"/>
          <w:marBottom w:val="0"/>
          <w:divBdr>
            <w:top w:val="none" w:sz="0" w:space="0" w:color="auto"/>
            <w:left w:val="none" w:sz="0" w:space="0" w:color="auto"/>
            <w:bottom w:val="none" w:sz="0" w:space="0" w:color="auto"/>
            <w:right w:val="none" w:sz="0" w:space="0" w:color="auto"/>
          </w:divBdr>
        </w:div>
      </w:divsChild>
    </w:div>
    <w:div w:id="1877889381">
      <w:bodyDiv w:val="1"/>
      <w:marLeft w:val="0"/>
      <w:marRight w:val="0"/>
      <w:marTop w:val="0"/>
      <w:marBottom w:val="0"/>
      <w:divBdr>
        <w:top w:val="none" w:sz="0" w:space="0" w:color="auto"/>
        <w:left w:val="none" w:sz="0" w:space="0" w:color="auto"/>
        <w:bottom w:val="none" w:sz="0" w:space="0" w:color="auto"/>
        <w:right w:val="none" w:sz="0" w:space="0" w:color="auto"/>
      </w:divBdr>
    </w:div>
    <w:div w:id="1879465205">
      <w:bodyDiv w:val="1"/>
      <w:marLeft w:val="0"/>
      <w:marRight w:val="0"/>
      <w:marTop w:val="0"/>
      <w:marBottom w:val="0"/>
      <w:divBdr>
        <w:top w:val="none" w:sz="0" w:space="0" w:color="auto"/>
        <w:left w:val="none" w:sz="0" w:space="0" w:color="auto"/>
        <w:bottom w:val="none" w:sz="0" w:space="0" w:color="auto"/>
        <w:right w:val="none" w:sz="0" w:space="0" w:color="auto"/>
      </w:divBdr>
    </w:div>
    <w:div w:id="1903327031">
      <w:bodyDiv w:val="1"/>
      <w:marLeft w:val="0"/>
      <w:marRight w:val="0"/>
      <w:marTop w:val="0"/>
      <w:marBottom w:val="0"/>
      <w:divBdr>
        <w:top w:val="none" w:sz="0" w:space="0" w:color="auto"/>
        <w:left w:val="none" w:sz="0" w:space="0" w:color="auto"/>
        <w:bottom w:val="none" w:sz="0" w:space="0" w:color="auto"/>
        <w:right w:val="none" w:sz="0" w:space="0" w:color="auto"/>
      </w:divBdr>
    </w:div>
    <w:div w:id="1936865038">
      <w:bodyDiv w:val="1"/>
      <w:marLeft w:val="0"/>
      <w:marRight w:val="0"/>
      <w:marTop w:val="0"/>
      <w:marBottom w:val="0"/>
      <w:divBdr>
        <w:top w:val="none" w:sz="0" w:space="0" w:color="auto"/>
        <w:left w:val="none" w:sz="0" w:space="0" w:color="auto"/>
        <w:bottom w:val="none" w:sz="0" w:space="0" w:color="auto"/>
        <w:right w:val="none" w:sz="0" w:space="0" w:color="auto"/>
      </w:divBdr>
    </w:div>
    <w:div w:id="1940333090">
      <w:bodyDiv w:val="1"/>
      <w:marLeft w:val="0"/>
      <w:marRight w:val="0"/>
      <w:marTop w:val="0"/>
      <w:marBottom w:val="0"/>
      <w:divBdr>
        <w:top w:val="none" w:sz="0" w:space="0" w:color="auto"/>
        <w:left w:val="none" w:sz="0" w:space="0" w:color="auto"/>
        <w:bottom w:val="none" w:sz="0" w:space="0" w:color="auto"/>
        <w:right w:val="none" w:sz="0" w:space="0" w:color="auto"/>
      </w:divBdr>
    </w:div>
    <w:div w:id="1961262959">
      <w:bodyDiv w:val="1"/>
      <w:marLeft w:val="0"/>
      <w:marRight w:val="0"/>
      <w:marTop w:val="0"/>
      <w:marBottom w:val="0"/>
      <w:divBdr>
        <w:top w:val="none" w:sz="0" w:space="0" w:color="auto"/>
        <w:left w:val="none" w:sz="0" w:space="0" w:color="auto"/>
        <w:bottom w:val="none" w:sz="0" w:space="0" w:color="auto"/>
        <w:right w:val="none" w:sz="0" w:space="0" w:color="auto"/>
      </w:divBdr>
    </w:div>
    <w:div w:id="1962807731">
      <w:bodyDiv w:val="1"/>
      <w:marLeft w:val="0"/>
      <w:marRight w:val="0"/>
      <w:marTop w:val="0"/>
      <w:marBottom w:val="0"/>
      <w:divBdr>
        <w:top w:val="none" w:sz="0" w:space="0" w:color="auto"/>
        <w:left w:val="none" w:sz="0" w:space="0" w:color="auto"/>
        <w:bottom w:val="none" w:sz="0" w:space="0" w:color="auto"/>
        <w:right w:val="none" w:sz="0" w:space="0" w:color="auto"/>
      </w:divBdr>
      <w:divsChild>
        <w:div w:id="139033338">
          <w:marLeft w:val="360"/>
          <w:marRight w:val="0"/>
          <w:marTop w:val="0"/>
          <w:marBottom w:val="0"/>
          <w:divBdr>
            <w:top w:val="none" w:sz="0" w:space="0" w:color="auto"/>
            <w:left w:val="none" w:sz="0" w:space="0" w:color="auto"/>
            <w:bottom w:val="none" w:sz="0" w:space="0" w:color="auto"/>
            <w:right w:val="none" w:sz="0" w:space="0" w:color="auto"/>
          </w:divBdr>
        </w:div>
        <w:div w:id="743333444">
          <w:marLeft w:val="360"/>
          <w:marRight w:val="0"/>
          <w:marTop w:val="0"/>
          <w:marBottom w:val="0"/>
          <w:divBdr>
            <w:top w:val="none" w:sz="0" w:space="0" w:color="auto"/>
            <w:left w:val="none" w:sz="0" w:space="0" w:color="auto"/>
            <w:bottom w:val="none" w:sz="0" w:space="0" w:color="auto"/>
            <w:right w:val="none" w:sz="0" w:space="0" w:color="auto"/>
          </w:divBdr>
        </w:div>
        <w:div w:id="778522649">
          <w:marLeft w:val="360"/>
          <w:marRight w:val="0"/>
          <w:marTop w:val="0"/>
          <w:marBottom w:val="0"/>
          <w:divBdr>
            <w:top w:val="none" w:sz="0" w:space="0" w:color="auto"/>
            <w:left w:val="none" w:sz="0" w:space="0" w:color="auto"/>
            <w:bottom w:val="none" w:sz="0" w:space="0" w:color="auto"/>
            <w:right w:val="none" w:sz="0" w:space="0" w:color="auto"/>
          </w:divBdr>
        </w:div>
        <w:div w:id="897590680">
          <w:marLeft w:val="360"/>
          <w:marRight w:val="0"/>
          <w:marTop w:val="0"/>
          <w:marBottom w:val="0"/>
          <w:divBdr>
            <w:top w:val="none" w:sz="0" w:space="0" w:color="auto"/>
            <w:left w:val="none" w:sz="0" w:space="0" w:color="auto"/>
            <w:bottom w:val="none" w:sz="0" w:space="0" w:color="auto"/>
            <w:right w:val="none" w:sz="0" w:space="0" w:color="auto"/>
          </w:divBdr>
        </w:div>
        <w:div w:id="926109283">
          <w:marLeft w:val="360"/>
          <w:marRight w:val="0"/>
          <w:marTop w:val="0"/>
          <w:marBottom w:val="0"/>
          <w:divBdr>
            <w:top w:val="none" w:sz="0" w:space="0" w:color="auto"/>
            <w:left w:val="none" w:sz="0" w:space="0" w:color="auto"/>
            <w:bottom w:val="none" w:sz="0" w:space="0" w:color="auto"/>
            <w:right w:val="none" w:sz="0" w:space="0" w:color="auto"/>
          </w:divBdr>
        </w:div>
        <w:div w:id="1238706692">
          <w:marLeft w:val="360"/>
          <w:marRight w:val="0"/>
          <w:marTop w:val="0"/>
          <w:marBottom w:val="0"/>
          <w:divBdr>
            <w:top w:val="none" w:sz="0" w:space="0" w:color="auto"/>
            <w:left w:val="none" w:sz="0" w:space="0" w:color="auto"/>
            <w:bottom w:val="none" w:sz="0" w:space="0" w:color="auto"/>
            <w:right w:val="none" w:sz="0" w:space="0" w:color="auto"/>
          </w:divBdr>
        </w:div>
        <w:div w:id="1938445429">
          <w:marLeft w:val="360"/>
          <w:marRight w:val="0"/>
          <w:marTop w:val="0"/>
          <w:marBottom w:val="0"/>
          <w:divBdr>
            <w:top w:val="none" w:sz="0" w:space="0" w:color="auto"/>
            <w:left w:val="none" w:sz="0" w:space="0" w:color="auto"/>
            <w:bottom w:val="none" w:sz="0" w:space="0" w:color="auto"/>
            <w:right w:val="none" w:sz="0" w:space="0" w:color="auto"/>
          </w:divBdr>
        </w:div>
        <w:div w:id="2076006476">
          <w:marLeft w:val="360"/>
          <w:marRight w:val="0"/>
          <w:marTop w:val="0"/>
          <w:marBottom w:val="0"/>
          <w:divBdr>
            <w:top w:val="none" w:sz="0" w:space="0" w:color="auto"/>
            <w:left w:val="none" w:sz="0" w:space="0" w:color="auto"/>
            <w:bottom w:val="none" w:sz="0" w:space="0" w:color="auto"/>
            <w:right w:val="none" w:sz="0" w:space="0" w:color="auto"/>
          </w:divBdr>
        </w:div>
      </w:divsChild>
    </w:div>
    <w:div w:id="1963145382">
      <w:bodyDiv w:val="1"/>
      <w:marLeft w:val="0"/>
      <w:marRight w:val="0"/>
      <w:marTop w:val="0"/>
      <w:marBottom w:val="0"/>
      <w:divBdr>
        <w:top w:val="none" w:sz="0" w:space="0" w:color="auto"/>
        <w:left w:val="none" w:sz="0" w:space="0" w:color="auto"/>
        <w:bottom w:val="none" w:sz="0" w:space="0" w:color="auto"/>
        <w:right w:val="none" w:sz="0" w:space="0" w:color="auto"/>
      </w:divBdr>
    </w:div>
    <w:div w:id="1970477050">
      <w:bodyDiv w:val="1"/>
      <w:marLeft w:val="0"/>
      <w:marRight w:val="0"/>
      <w:marTop w:val="0"/>
      <w:marBottom w:val="0"/>
      <w:divBdr>
        <w:top w:val="none" w:sz="0" w:space="0" w:color="auto"/>
        <w:left w:val="none" w:sz="0" w:space="0" w:color="auto"/>
        <w:bottom w:val="none" w:sz="0" w:space="0" w:color="auto"/>
        <w:right w:val="none" w:sz="0" w:space="0" w:color="auto"/>
      </w:divBdr>
    </w:div>
    <w:div w:id="1975984611">
      <w:bodyDiv w:val="1"/>
      <w:marLeft w:val="0"/>
      <w:marRight w:val="0"/>
      <w:marTop w:val="0"/>
      <w:marBottom w:val="0"/>
      <w:divBdr>
        <w:top w:val="none" w:sz="0" w:space="0" w:color="auto"/>
        <w:left w:val="none" w:sz="0" w:space="0" w:color="auto"/>
        <w:bottom w:val="none" w:sz="0" w:space="0" w:color="auto"/>
        <w:right w:val="none" w:sz="0" w:space="0" w:color="auto"/>
      </w:divBdr>
    </w:div>
    <w:div w:id="1983534947">
      <w:bodyDiv w:val="1"/>
      <w:marLeft w:val="0"/>
      <w:marRight w:val="0"/>
      <w:marTop w:val="0"/>
      <w:marBottom w:val="0"/>
      <w:divBdr>
        <w:top w:val="none" w:sz="0" w:space="0" w:color="auto"/>
        <w:left w:val="none" w:sz="0" w:space="0" w:color="auto"/>
        <w:bottom w:val="none" w:sz="0" w:space="0" w:color="auto"/>
        <w:right w:val="none" w:sz="0" w:space="0" w:color="auto"/>
      </w:divBdr>
    </w:div>
    <w:div w:id="1994791162">
      <w:bodyDiv w:val="1"/>
      <w:marLeft w:val="0"/>
      <w:marRight w:val="0"/>
      <w:marTop w:val="0"/>
      <w:marBottom w:val="0"/>
      <w:divBdr>
        <w:top w:val="none" w:sz="0" w:space="0" w:color="auto"/>
        <w:left w:val="none" w:sz="0" w:space="0" w:color="auto"/>
        <w:bottom w:val="none" w:sz="0" w:space="0" w:color="auto"/>
        <w:right w:val="none" w:sz="0" w:space="0" w:color="auto"/>
      </w:divBdr>
    </w:div>
    <w:div w:id="1997957672">
      <w:bodyDiv w:val="1"/>
      <w:marLeft w:val="0"/>
      <w:marRight w:val="0"/>
      <w:marTop w:val="0"/>
      <w:marBottom w:val="0"/>
      <w:divBdr>
        <w:top w:val="none" w:sz="0" w:space="0" w:color="auto"/>
        <w:left w:val="none" w:sz="0" w:space="0" w:color="auto"/>
        <w:bottom w:val="none" w:sz="0" w:space="0" w:color="auto"/>
        <w:right w:val="none" w:sz="0" w:space="0" w:color="auto"/>
      </w:divBdr>
      <w:divsChild>
        <w:div w:id="84377250">
          <w:marLeft w:val="274"/>
          <w:marRight w:val="0"/>
          <w:marTop w:val="0"/>
          <w:marBottom w:val="0"/>
          <w:divBdr>
            <w:top w:val="none" w:sz="0" w:space="0" w:color="auto"/>
            <w:left w:val="none" w:sz="0" w:space="0" w:color="auto"/>
            <w:bottom w:val="none" w:sz="0" w:space="0" w:color="auto"/>
            <w:right w:val="none" w:sz="0" w:space="0" w:color="auto"/>
          </w:divBdr>
        </w:div>
        <w:div w:id="425811969">
          <w:marLeft w:val="274"/>
          <w:marRight w:val="0"/>
          <w:marTop w:val="0"/>
          <w:marBottom w:val="0"/>
          <w:divBdr>
            <w:top w:val="none" w:sz="0" w:space="0" w:color="auto"/>
            <w:left w:val="none" w:sz="0" w:space="0" w:color="auto"/>
            <w:bottom w:val="none" w:sz="0" w:space="0" w:color="auto"/>
            <w:right w:val="none" w:sz="0" w:space="0" w:color="auto"/>
          </w:divBdr>
        </w:div>
        <w:div w:id="574780357">
          <w:marLeft w:val="274"/>
          <w:marRight w:val="0"/>
          <w:marTop w:val="0"/>
          <w:marBottom w:val="0"/>
          <w:divBdr>
            <w:top w:val="none" w:sz="0" w:space="0" w:color="auto"/>
            <w:left w:val="none" w:sz="0" w:space="0" w:color="auto"/>
            <w:bottom w:val="none" w:sz="0" w:space="0" w:color="auto"/>
            <w:right w:val="none" w:sz="0" w:space="0" w:color="auto"/>
          </w:divBdr>
        </w:div>
        <w:div w:id="597373640">
          <w:marLeft w:val="274"/>
          <w:marRight w:val="0"/>
          <w:marTop w:val="0"/>
          <w:marBottom w:val="0"/>
          <w:divBdr>
            <w:top w:val="none" w:sz="0" w:space="0" w:color="auto"/>
            <w:left w:val="none" w:sz="0" w:space="0" w:color="auto"/>
            <w:bottom w:val="none" w:sz="0" w:space="0" w:color="auto"/>
            <w:right w:val="none" w:sz="0" w:space="0" w:color="auto"/>
          </w:divBdr>
        </w:div>
        <w:div w:id="880482907">
          <w:marLeft w:val="274"/>
          <w:marRight w:val="0"/>
          <w:marTop w:val="0"/>
          <w:marBottom w:val="0"/>
          <w:divBdr>
            <w:top w:val="none" w:sz="0" w:space="0" w:color="auto"/>
            <w:left w:val="none" w:sz="0" w:space="0" w:color="auto"/>
            <w:bottom w:val="none" w:sz="0" w:space="0" w:color="auto"/>
            <w:right w:val="none" w:sz="0" w:space="0" w:color="auto"/>
          </w:divBdr>
        </w:div>
        <w:div w:id="946884469">
          <w:marLeft w:val="274"/>
          <w:marRight w:val="0"/>
          <w:marTop w:val="0"/>
          <w:marBottom w:val="0"/>
          <w:divBdr>
            <w:top w:val="none" w:sz="0" w:space="0" w:color="auto"/>
            <w:left w:val="none" w:sz="0" w:space="0" w:color="auto"/>
            <w:bottom w:val="none" w:sz="0" w:space="0" w:color="auto"/>
            <w:right w:val="none" w:sz="0" w:space="0" w:color="auto"/>
          </w:divBdr>
        </w:div>
        <w:div w:id="1030958718">
          <w:marLeft w:val="274"/>
          <w:marRight w:val="0"/>
          <w:marTop w:val="0"/>
          <w:marBottom w:val="0"/>
          <w:divBdr>
            <w:top w:val="none" w:sz="0" w:space="0" w:color="auto"/>
            <w:left w:val="none" w:sz="0" w:space="0" w:color="auto"/>
            <w:bottom w:val="none" w:sz="0" w:space="0" w:color="auto"/>
            <w:right w:val="none" w:sz="0" w:space="0" w:color="auto"/>
          </w:divBdr>
        </w:div>
        <w:div w:id="1085958904">
          <w:marLeft w:val="274"/>
          <w:marRight w:val="0"/>
          <w:marTop w:val="0"/>
          <w:marBottom w:val="0"/>
          <w:divBdr>
            <w:top w:val="none" w:sz="0" w:space="0" w:color="auto"/>
            <w:left w:val="none" w:sz="0" w:space="0" w:color="auto"/>
            <w:bottom w:val="none" w:sz="0" w:space="0" w:color="auto"/>
            <w:right w:val="none" w:sz="0" w:space="0" w:color="auto"/>
          </w:divBdr>
        </w:div>
        <w:div w:id="1148277413">
          <w:marLeft w:val="274"/>
          <w:marRight w:val="0"/>
          <w:marTop w:val="0"/>
          <w:marBottom w:val="0"/>
          <w:divBdr>
            <w:top w:val="none" w:sz="0" w:space="0" w:color="auto"/>
            <w:left w:val="none" w:sz="0" w:space="0" w:color="auto"/>
            <w:bottom w:val="none" w:sz="0" w:space="0" w:color="auto"/>
            <w:right w:val="none" w:sz="0" w:space="0" w:color="auto"/>
          </w:divBdr>
        </w:div>
        <w:div w:id="1201429584">
          <w:marLeft w:val="274"/>
          <w:marRight w:val="0"/>
          <w:marTop w:val="0"/>
          <w:marBottom w:val="0"/>
          <w:divBdr>
            <w:top w:val="none" w:sz="0" w:space="0" w:color="auto"/>
            <w:left w:val="none" w:sz="0" w:space="0" w:color="auto"/>
            <w:bottom w:val="none" w:sz="0" w:space="0" w:color="auto"/>
            <w:right w:val="none" w:sz="0" w:space="0" w:color="auto"/>
          </w:divBdr>
        </w:div>
        <w:div w:id="1488013572">
          <w:marLeft w:val="274"/>
          <w:marRight w:val="0"/>
          <w:marTop w:val="0"/>
          <w:marBottom w:val="0"/>
          <w:divBdr>
            <w:top w:val="none" w:sz="0" w:space="0" w:color="auto"/>
            <w:left w:val="none" w:sz="0" w:space="0" w:color="auto"/>
            <w:bottom w:val="none" w:sz="0" w:space="0" w:color="auto"/>
            <w:right w:val="none" w:sz="0" w:space="0" w:color="auto"/>
          </w:divBdr>
        </w:div>
        <w:div w:id="1559895181">
          <w:marLeft w:val="274"/>
          <w:marRight w:val="0"/>
          <w:marTop w:val="0"/>
          <w:marBottom w:val="0"/>
          <w:divBdr>
            <w:top w:val="none" w:sz="0" w:space="0" w:color="auto"/>
            <w:left w:val="none" w:sz="0" w:space="0" w:color="auto"/>
            <w:bottom w:val="none" w:sz="0" w:space="0" w:color="auto"/>
            <w:right w:val="none" w:sz="0" w:space="0" w:color="auto"/>
          </w:divBdr>
        </w:div>
        <w:div w:id="1619071195">
          <w:marLeft w:val="274"/>
          <w:marRight w:val="0"/>
          <w:marTop w:val="0"/>
          <w:marBottom w:val="0"/>
          <w:divBdr>
            <w:top w:val="none" w:sz="0" w:space="0" w:color="auto"/>
            <w:left w:val="none" w:sz="0" w:space="0" w:color="auto"/>
            <w:bottom w:val="none" w:sz="0" w:space="0" w:color="auto"/>
            <w:right w:val="none" w:sz="0" w:space="0" w:color="auto"/>
          </w:divBdr>
        </w:div>
        <w:div w:id="1628388559">
          <w:marLeft w:val="274"/>
          <w:marRight w:val="0"/>
          <w:marTop w:val="0"/>
          <w:marBottom w:val="0"/>
          <w:divBdr>
            <w:top w:val="none" w:sz="0" w:space="0" w:color="auto"/>
            <w:left w:val="none" w:sz="0" w:space="0" w:color="auto"/>
            <w:bottom w:val="none" w:sz="0" w:space="0" w:color="auto"/>
            <w:right w:val="none" w:sz="0" w:space="0" w:color="auto"/>
          </w:divBdr>
        </w:div>
        <w:div w:id="1657101057">
          <w:marLeft w:val="274"/>
          <w:marRight w:val="0"/>
          <w:marTop w:val="0"/>
          <w:marBottom w:val="0"/>
          <w:divBdr>
            <w:top w:val="none" w:sz="0" w:space="0" w:color="auto"/>
            <w:left w:val="none" w:sz="0" w:space="0" w:color="auto"/>
            <w:bottom w:val="none" w:sz="0" w:space="0" w:color="auto"/>
            <w:right w:val="none" w:sz="0" w:space="0" w:color="auto"/>
          </w:divBdr>
        </w:div>
        <w:div w:id="1983845568">
          <w:marLeft w:val="274"/>
          <w:marRight w:val="0"/>
          <w:marTop w:val="0"/>
          <w:marBottom w:val="0"/>
          <w:divBdr>
            <w:top w:val="none" w:sz="0" w:space="0" w:color="auto"/>
            <w:left w:val="none" w:sz="0" w:space="0" w:color="auto"/>
            <w:bottom w:val="none" w:sz="0" w:space="0" w:color="auto"/>
            <w:right w:val="none" w:sz="0" w:space="0" w:color="auto"/>
          </w:divBdr>
        </w:div>
        <w:div w:id="2041970814">
          <w:marLeft w:val="360"/>
          <w:marRight w:val="0"/>
          <w:marTop w:val="0"/>
          <w:marBottom w:val="0"/>
          <w:divBdr>
            <w:top w:val="none" w:sz="0" w:space="0" w:color="auto"/>
            <w:left w:val="none" w:sz="0" w:space="0" w:color="auto"/>
            <w:bottom w:val="none" w:sz="0" w:space="0" w:color="auto"/>
            <w:right w:val="none" w:sz="0" w:space="0" w:color="auto"/>
          </w:divBdr>
        </w:div>
        <w:div w:id="2051999857">
          <w:marLeft w:val="274"/>
          <w:marRight w:val="0"/>
          <w:marTop w:val="0"/>
          <w:marBottom w:val="0"/>
          <w:divBdr>
            <w:top w:val="none" w:sz="0" w:space="0" w:color="auto"/>
            <w:left w:val="none" w:sz="0" w:space="0" w:color="auto"/>
            <w:bottom w:val="none" w:sz="0" w:space="0" w:color="auto"/>
            <w:right w:val="none" w:sz="0" w:space="0" w:color="auto"/>
          </w:divBdr>
        </w:div>
      </w:divsChild>
    </w:div>
    <w:div w:id="1999921966">
      <w:bodyDiv w:val="1"/>
      <w:marLeft w:val="0"/>
      <w:marRight w:val="0"/>
      <w:marTop w:val="0"/>
      <w:marBottom w:val="0"/>
      <w:divBdr>
        <w:top w:val="none" w:sz="0" w:space="0" w:color="auto"/>
        <w:left w:val="none" w:sz="0" w:space="0" w:color="auto"/>
        <w:bottom w:val="none" w:sz="0" w:space="0" w:color="auto"/>
        <w:right w:val="none" w:sz="0" w:space="0" w:color="auto"/>
      </w:divBdr>
      <w:divsChild>
        <w:div w:id="15160145">
          <w:marLeft w:val="360"/>
          <w:marRight w:val="0"/>
          <w:marTop w:val="40"/>
          <w:marBottom w:val="40"/>
          <w:divBdr>
            <w:top w:val="none" w:sz="0" w:space="0" w:color="auto"/>
            <w:left w:val="none" w:sz="0" w:space="0" w:color="auto"/>
            <w:bottom w:val="none" w:sz="0" w:space="0" w:color="auto"/>
            <w:right w:val="none" w:sz="0" w:space="0" w:color="auto"/>
          </w:divBdr>
        </w:div>
        <w:div w:id="652102233">
          <w:marLeft w:val="360"/>
          <w:marRight w:val="0"/>
          <w:marTop w:val="40"/>
          <w:marBottom w:val="40"/>
          <w:divBdr>
            <w:top w:val="none" w:sz="0" w:space="0" w:color="auto"/>
            <w:left w:val="none" w:sz="0" w:space="0" w:color="auto"/>
            <w:bottom w:val="none" w:sz="0" w:space="0" w:color="auto"/>
            <w:right w:val="none" w:sz="0" w:space="0" w:color="auto"/>
          </w:divBdr>
        </w:div>
        <w:div w:id="1788620289">
          <w:marLeft w:val="360"/>
          <w:marRight w:val="0"/>
          <w:marTop w:val="40"/>
          <w:marBottom w:val="40"/>
          <w:divBdr>
            <w:top w:val="none" w:sz="0" w:space="0" w:color="auto"/>
            <w:left w:val="none" w:sz="0" w:space="0" w:color="auto"/>
            <w:bottom w:val="none" w:sz="0" w:space="0" w:color="auto"/>
            <w:right w:val="none" w:sz="0" w:space="0" w:color="auto"/>
          </w:divBdr>
        </w:div>
      </w:divsChild>
    </w:div>
    <w:div w:id="2002270792">
      <w:bodyDiv w:val="1"/>
      <w:marLeft w:val="0"/>
      <w:marRight w:val="0"/>
      <w:marTop w:val="0"/>
      <w:marBottom w:val="0"/>
      <w:divBdr>
        <w:top w:val="none" w:sz="0" w:space="0" w:color="auto"/>
        <w:left w:val="none" w:sz="0" w:space="0" w:color="auto"/>
        <w:bottom w:val="none" w:sz="0" w:space="0" w:color="auto"/>
        <w:right w:val="none" w:sz="0" w:space="0" w:color="auto"/>
      </w:divBdr>
      <w:divsChild>
        <w:div w:id="169150981">
          <w:marLeft w:val="360"/>
          <w:marRight w:val="0"/>
          <w:marTop w:val="40"/>
          <w:marBottom w:val="40"/>
          <w:divBdr>
            <w:top w:val="none" w:sz="0" w:space="0" w:color="auto"/>
            <w:left w:val="none" w:sz="0" w:space="0" w:color="auto"/>
            <w:bottom w:val="none" w:sz="0" w:space="0" w:color="auto"/>
            <w:right w:val="none" w:sz="0" w:space="0" w:color="auto"/>
          </w:divBdr>
        </w:div>
        <w:div w:id="384958485">
          <w:marLeft w:val="360"/>
          <w:marRight w:val="0"/>
          <w:marTop w:val="40"/>
          <w:marBottom w:val="40"/>
          <w:divBdr>
            <w:top w:val="none" w:sz="0" w:space="0" w:color="auto"/>
            <w:left w:val="none" w:sz="0" w:space="0" w:color="auto"/>
            <w:bottom w:val="none" w:sz="0" w:space="0" w:color="auto"/>
            <w:right w:val="none" w:sz="0" w:space="0" w:color="auto"/>
          </w:divBdr>
        </w:div>
      </w:divsChild>
    </w:div>
    <w:div w:id="2003194597">
      <w:bodyDiv w:val="1"/>
      <w:marLeft w:val="0"/>
      <w:marRight w:val="0"/>
      <w:marTop w:val="0"/>
      <w:marBottom w:val="0"/>
      <w:divBdr>
        <w:top w:val="none" w:sz="0" w:space="0" w:color="auto"/>
        <w:left w:val="none" w:sz="0" w:space="0" w:color="auto"/>
        <w:bottom w:val="none" w:sz="0" w:space="0" w:color="auto"/>
        <w:right w:val="none" w:sz="0" w:space="0" w:color="auto"/>
      </w:divBdr>
    </w:div>
    <w:div w:id="2026054375">
      <w:bodyDiv w:val="1"/>
      <w:marLeft w:val="0"/>
      <w:marRight w:val="0"/>
      <w:marTop w:val="0"/>
      <w:marBottom w:val="0"/>
      <w:divBdr>
        <w:top w:val="none" w:sz="0" w:space="0" w:color="auto"/>
        <w:left w:val="none" w:sz="0" w:space="0" w:color="auto"/>
        <w:bottom w:val="none" w:sz="0" w:space="0" w:color="auto"/>
        <w:right w:val="none" w:sz="0" w:space="0" w:color="auto"/>
      </w:divBdr>
    </w:div>
    <w:div w:id="2033611274">
      <w:bodyDiv w:val="1"/>
      <w:marLeft w:val="0"/>
      <w:marRight w:val="0"/>
      <w:marTop w:val="0"/>
      <w:marBottom w:val="0"/>
      <w:divBdr>
        <w:top w:val="none" w:sz="0" w:space="0" w:color="auto"/>
        <w:left w:val="none" w:sz="0" w:space="0" w:color="auto"/>
        <w:bottom w:val="none" w:sz="0" w:space="0" w:color="auto"/>
        <w:right w:val="none" w:sz="0" w:space="0" w:color="auto"/>
      </w:divBdr>
    </w:div>
    <w:div w:id="2053340807">
      <w:bodyDiv w:val="1"/>
      <w:marLeft w:val="0"/>
      <w:marRight w:val="0"/>
      <w:marTop w:val="0"/>
      <w:marBottom w:val="0"/>
      <w:divBdr>
        <w:top w:val="none" w:sz="0" w:space="0" w:color="auto"/>
        <w:left w:val="none" w:sz="0" w:space="0" w:color="auto"/>
        <w:bottom w:val="none" w:sz="0" w:space="0" w:color="auto"/>
        <w:right w:val="none" w:sz="0" w:space="0" w:color="auto"/>
      </w:divBdr>
    </w:div>
    <w:div w:id="2058308903">
      <w:bodyDiv w:val="1"/>
      <w:marLeft w:val="0"/>
      <w:marRight w:val="0"/>
      <w:marTop w:val="0"/>
      <w:marBottom w:val="0"/>
      <w:divBdr>
        <w:top w:val="none" w:sz="0" w:space="0" w:color="auto"/>
        <w:left w:val="none" w:sz="0" w:space="0" w:color="auto"/>
        <w:bottom w:val="none" w:sz="0" w:space="0" w:color="auto"/>
        <w:right w:val="none" w:sz="0" w:space="0" w:color="auto"/>
      </w:divBdr>
      <w:divsChild>
        <w:div w:id="422845711">
          <w:marLeft w:val="360"/>
          <w:marRight w:val="0"/>
          <w:marTop w:val="0"/>
          <w:marBottom w:val="0"/>
          <w:divBdr>
            <w:top w:val="none" w:sz="0" w:space="0" w:color="auto"/>
            <w:left w:val="none" w:sz="0" w:space="0" w:color="auto"/>
            <w:bottom w:val="none" w:sz="0" w:space="0" w:color="auto"/>
            <w:right w:val="none" w:sz="0" w:space="0" w:color="auto"/>
          </w:divBdr>
        </w:div>
        <w:div w:id="612127920">
          <w:marLeft w:val="360"/>
          <w:marRight w:val="0"/>
          <w:marTop w:val="0"/>
          <w:marBottom w:val="0"/>
          <w:divBdr>
            <w:top w:val="none" w:sz="0" w:space="0" w:color="auto"/>
            <w:left w:val="none" w:sz="0" w:space="0" w:color="auto"/>
            <w:bottom w:val="none" w:sz="0" w:space="0" w:color="auto"/>
            <w:right w:val="none" w:sz="0" w:space="0" w:color="auto"/>
          </w:divBdr>
        </w:div>
        <w:div w:id="806971148">
          <w:marLeft w:val="360"/>
          <w:marRight w:val="0"/>
          <w:marTop w:val="0"/>
          <w:marBottom w:val="0"/>
          <w:divBdr>
            <w:top w:val="none" w:sz="0" w:space="0" w:color="auto"/>
            <w:left w:val="none" w:sz="0" w:space="0" w:color="auto"/>
            <w:bottom w:val="none" w:sz="0" w:space="0" w:color="auto"/>
            <w:right w:val="none" w:sz="0" w:space="0" w:color="auto"/>
          </w:divBdr>
        </w:div>
        <w:div w:id="1495953902">
          <w:marLeft w:val="360"/>
          <w:marRight w:val="0"/>
          <w:marTop w:val="0"/>
          <w:marBottom w:val="0"/>
          <w:divBdr>
            <w:top w:val="none" w:sz="0" w:space="0" w:color="auto"/>
            <w:left w:val="none" w:sz="0" w:space="0" w:color="auto"/>
            <w:bottom w:val="none" w:sz="0" w:space="0" w:color="auto"/>
            <w:right w:val="none" w:sz="0" w:space="0" w:color="auto"/>
          </w:divBdr>
        </w:div>
        <w:div w:id="1569801823">
          <w:marLeft w:val="360"/>
          <w:marRight w:val="0"/>
          <w:marTop w:val="0"/>
          <w:marBottom w:val="0"/>
          <w:divBdr>
            <w:top w:val="none" w:sz="0" w:space="0" w:color="auto"/>
            <w:left w:val="none" w:sz="0" w:space="0" w:color="auto"/>
            <w:bottom w:val="none" w:sz="0" w:space="0" w:color="auto"/>
            <w:right w:val="none" w:sz="0" w:space="0" w:color="auto"/>
          </w:divBdr>
        </w:div>
      </w:divsChild>
    </w:div>
    <w:div w:id="2072533817">
      <w:bodyDiv w:val="1"/>
      <w:marLeft w:val="0"/>
      <w:marRight w:val="0"/>
      <w:marTop w:val="0"/>
      <w:marBottom w:val="0"/>
      <w:divBdr>
        <w:top w:val="none" w:sz="0" w:space="0" w:color="auto"/>
        <w:left w:val="none" w:sz="0" w:space="0" w:color="auto"/>
        <w:bottom w:val="none" w:sz="0" w:space="0" w:color="auto"/>
        <w:right w:val="none" w:sz="0" w:space="0" w:color="auto"/>
      </w:divBdr>
    </w:div>
    <w:div w:id="2073648951">
      <w:bodyDiv w:val="1"/>
      <w:marLeft w:val="0"/>
      <w:marRight w:val="0"/>
      <w:marTop w:val="0"/>
      <w:marBottom w:val="0"/>
      <w:divBdr>
        <w:top w:val="none" w:sz="0" w:space="0" w:color="auto"/>
        <w:left w:val="none" w:sz="0" w:space="0" w:color="auto"/>
        <w:bottom w:val="none" w:sz="0" w:space="0" w:color="auto"/>
        <w:right w:val="none" w:sz="0" w:space="0" w:color="auto"/>
      </w:divBdr>
    </w:div>
    <w:div w:id="2079009299">
      <w:bodyDiv w:val="1"/>
      <w:marLeft w:val="0"/>
      <w:marRight w:val="0"/>
      <w:marTop w:val="0"/>
      <w:marBottom w:val="0"/>
      <w:divBdr>
        <w:top w:val="none" w:sz="0" w:space="0" w:color="auto"/>
        <w:left w:val="none" w:sz="0" w:space="0" w:color="auto"/>
        <w:bottom w:val="none" w:sz="0" w:space="0" w:color="auto"/>
        <w:right w:val="none" w:sz="0" w:space="0" w:color="auto"/>
      </w:divBdr>
    </w:div>
    <w:div w:id="2086878471">
      <w:bodyDiv w:val="1"/>
      <w:marLeft w:val="0"/>
      <w:marRight w:val="0"/>
      <w:marTop w:val="0"/>
      <w:marBottom w:val="0"/>
      <w:divBdr>
        <w:top w:val="none" w:sz="0" w:space="0" w:color="auto"/>
        <w:left w:val="none" w:sz="0" w:space="0" w:color="auto"/>
        <w:bottom w:val="none" w:sz="0" w:space="0" w:color="auto"/>
        <w:right w:val="none" w:sz="0" w:space="0" w:color="auto"/>
      </w:divBdr>
    </w:div>
    <w:div w:id="2091854451">
      <w:bodyDiv w:val="1"/>
      <w:marLeft w:val="0"/>
      <w:marRight w:val="0"/>
      <w:marTop w:val="0"/>
      <w:marBottom w:val="0"/>
      <w:divBdr>
        <w:top w:val="none" w:sz="0" w:space="0" w:color="auto"/>
        <w:left w:val="none" w:sz="0" w:space="0" w:color="auto"/>
        <w:bottom w:val="none" w:sz="0" w:space="0" w:color="auto"/>
        <w:right w:val="none" w:sz="0" w:space="0" w:color="auto"/>
      </w:divBdr>
    </w:div>
    <w:div w:id="2101561218">
      <w:bodyDiv w:val="1"/>
      <w:marLeft w:val="0"/>
      <w:marRight w:val="0"/>
      <w:marTop w:val="0"/>
      <w:marBottom w:val="0"/>
      <w:divBdr>
        <w:top w:val="none" w:sz="0" w:space="0" w:color="auto"/>
        <w:left w:val="none" w:sz="0" w:space="0" w:color="auto"/>
        <w:bottom w:val="none" w:sz="0" w:space="0" w:color="auto"/>
        <w:right w:val="none" w:sz="0" w:space="0" w:color="auto"/>
      </w:divBdr>
      <w:divsChild>
        <w:div w:id="18170184">
          <w:marLeft w:val="360"/>
          <w:marRight w:val="0"/>
          <w:marTop w:val="0"/>
          <w:marBottom w:val="0"/>
          <w:divBdr>
            <w:top w:val="none" w:sz="0" w:space="0" w:color="auto"/>
            <w:left w:val="none" w:sz="0" w:space="0" w:color="auto"/>
            <w:bottom w:val="none" w:sz="0" w:space="0" w:color="auto"/>
            <w:right w:val="none" w:sz="0" w:space="0" w:color="auto"/>
          </w:divBdr>
        </w:div>
        <w:div w:id="520780592">
          <w:marLeft w:val="360"/>
          <w:marRight w:val="0"/>
          <w:marTop w:val="0"/>
          <w:marBottom w:val="0"/>
          <w:divBdr>
            <w:top w:val="none" w:sz="0" w:space="0" w:color="auto"/>
            <w:left w:val="none" w:sz="0" w:space="0" w:color="auto"/>
            <w:bottom w:val="none" w:sz="0" w:space="0" w:color="auto"/>
            <w:right w:val="none" w:sz="0" w:space="0" w:color="auto"/>
          </w:divBdr>
        </w:div>
        <w:div w:id="2127196272">
          <w:marLeft w:val="360"/>
          <w:marRight w:val="0"/>
          <w:marTop w:val="0"/>
          <w:marBottom w:val="0"/>
          <w:divBdr>
            <w:top w:val="none" w:sz="0" w:space="0" w:color="auto"/>
            <w:left w:val="none" w:sz="0" w:space="0" w:color="auto"/>
            <w:bottom w:val="none" w:sz="0" w:space="0" w:color="auto"/>
            <w:right w:val="none" w:sz="0" w:space="0" w:color="auto"/>
          </w:divBdr>
        </w:div>
      </w:divsChild>
    </w:div>
    <w:div w:id="2132891400">
      <w:bodyDiv w:val="1"/>
      <w:marLeft w:val="0"/>
      <w:marRight w:val="0"/>
      <w:marTop w:val="0"/>
      <w:marBottom w:val="0"/>
      <w:divBdr>
        <w:top w:val="none" w:sz="0" w:space="0" w:color="auto"/>
        <w:left w:val="none" w:sz="0" w:space="0" w:color="auto"/>
        <w:bottom w:val="none" w:sz="0" w:space="0" w:color="auto"/>
        <w:right w:val="none" w:sz="0" w:space="0" w:color="auto"/>
      </w:divBdr>
      <w:divsChild>
        <w:div w:id="131557699">
          <w:marLeft w:val="360"/>
          <w:marRight w:val="0"/>
          <w:marTop w:val="0"/>
          <w:marBottom w:val="0"/>
          <w:divBdr>
            <w:top w:val="none" w:sz="0" w:space="0" w:color="auto"/>
            <w:left w:val="none" w:sz="0" w:space="0" w:color="auto"/>
            <w:bottom w:val="none" w:sz="0" w:space="0" w:color="auto"/>
            <w:right w:val="none" w:sz="0" w:space="0" w:color="auto"/>
          </w:divBdr>
        </w:div>
        <w:div w:id="339822284">
          <w:marLeft w:val="360"/>
          <w:marRight w:val="0"/>
          <w:marTop w:val="0"/>
          <w:marBottom w:val="0"/>
          <w:divBdr>
            <w:top w:val="none" w:sz="0" w:space="0" w:color="auto"/>
            <w:left w:val="none" w:sz="0" w:space="0" w:color="auto"/>
            <w:bottom w:val="none" w:sz="0" w:space="0" w:color="auto"/>
            <w:right w:val="none" w:sz="0" w:space="0" w:color="auto"/>
          </w:divBdr>
        </w:div>
        <w:div w:id="551622928">
          <w:marLeft w:val="360"/>
          <w:marRight w:val="0"/>
          <w:marTop w:val="0"/>
          <w:marBottom w:val="0"/>
          <w:divBdr>
            <w:top w:val="none" w:sz="0" w:space="0" w:color="auto"/>
            <w:left w:val="none" w:sz="0" w:space="0" w:color="auto"/>
            <w:bottom w:val="none" w:sz="0" w:space="0" w:color="auto"/>
            <w:right w:val="none" w:sz="0" w:space="0" w:color="auto"/>
          </w:divBdr>
        </w:div>
        <w:div w:id="725179234">
          <w:marLeft w:val="360"/>
          <w:marRight w:val="0"/>
          <w:marTop w:val="0"/>
          <w:marBottom w:val="0"/>
          <w:divBdr>
            <w:top w:val="none" w:sz="0" w:space="0" w:color="auto"/>
            <w:left w:val="none" w:sz="0" w:space="0" w:color="auto"/>
            <w:bottom w:val="none" w:sz="0" w:space="0" w:color="auto"/>
            <w:right w:val="none" w:sz="0" w:space="0" w:color="auto"/>
          </w:divBdr>
        </w:div>
        <w:div w:id="1108306564">
          <w:marLeft w:val="360"/>
          <w:marRight w:val="0"/>
          <w:marTop w:val="0"/>
          <w:marBottom w:val="0"/>
          <w:divBdr>
            <w:top w:val="none" w:sz="0" w:space="0" w:color="auto"/>
            <w:left w:val="none" w:sz="0" w:space="0" w:color="auto"/>
            <w:bottom w:val="none" w:sz="0" w:space="0" w:color="auto"/>
            <w:right w:val="none" w:sz="0" w:space="0" w:color="auto"/>
          </w:divBdr>
        </w:div>
        <w:div w:id="1546454165">
          <w:marLeft w:val="360"/>
          <w:marRight w:val="0"/>
          <w:marTop w:val="0"/>
          <w:marBottom w:val="0"/>
          <w:divBdr>
            <w:top w:val="none" w:sz="0" w:space="0" w:color="auto"/>
            <w:left w:val="none" w:sz="0" w:space="0" w:color="auto"/>
            <w:bottom w:val="none" w:sz="0" w:space="0" w:color="auto"/>
            <w:right w:val="none" w:sz="0" w:space="0" w:color="auto"/>
          </w:divBdr>
        </w:div>
        <w:div w:id="1875531758">
          <w:marLeft w:val="360"/>
          <w:marRight w:val="0"/>
          <w:marTop w:val="0"/>
          <w:marBottom w:val="0"/>
          <w:divBdr>
            <w:top w:val="none" w:sz="0" w:space="0" w:color="auto"/>
            <w:left w:val="none" w:sz="0" w:space="0" w:color="auto"/>
            <w:bottom w:val="none" w:sz="0" w:space="0" w:color="auto"/>
            <w:right w:val="none" w:sz="0" w:space="0" w:color="auto"/>
          </w:divBdr>
        </w:div>
        <w:div w:id="1975793891">
          <w:marLeft w:val="360"/>
          <w:marRight w:val="0"/>
          <w:marTop w:val="0"/>
          <w:marBottom w:val="0"/>
          <w:divBdr>
            <w:top w:val="none" w:sz="0" w:space="0" w:color="auto"/>
            <w:left w:val="none" w:sz="0" w:space="0" w:color="auto"/>
            <w:bottom w:val="none" w:sz="0" w:space="0" w:color="auto"/>
            <w:right w:val="none" w:sz="0" w:space="0" w:color="auto"/>
          </w:divBdr>
        </w:div>
        <w:div w:id="2061054775">
          <w:marLeft w:val="360"/>
          <w:marRight w:val="0"/>
          <w:marTop w:val="0"/>
          <w:marBottom w:val="0"/>
          <w:divBdr>
            <w:top w:val="none" w:sz="0" w:space="0" w:color="auto"/>
            <w:left w:val="none" w:sz="0" w:space="0" w:color="auto"/>
            <w:bottom w:val="none" w:sz="0" w:space="0" w:color="auto"/>
            <w:right w:val="none" w:sz="0" w:space="0" w:color="auto"/>
          </w:divBdr>
        </w:div>
      </w:divsChild>
    </w:div>
    <w:div w:id="2136482082">
      <w:bodyDiv w:val="1"/>
      <w:marLeft w:val="0"/>
      <w:marRight w:val="0"/>
      <w:marTop w:val="0"/>
      <w:marBottom w:val="0"/>
      <w:divBdr>
        <w:top w:val="none" w:sz="0" w:space="0" w:color="auto"/>
        <w:left w:val="none" w:sz="0" w:space="0" w:color="auto"/>
        <w:bottom w:val="none" w:sz="0" w:space="0" w:color="auto"/>
        <w:right w:val="none" w:sz="0" w:space="0" w:color="auto"/>
      </w:divBdr>
    </w:div>
    <w:div w:id="2146310784">
      <w:bodyDiv w:val="1"/>
      <w:marLeft w:val="0"/>
      <w:marRight w:val="0"/>
      <w:marTop w:val="0"/>
      <w:marBottom w:val="0"/>
      <w:divBdr>
        <w:top w:val="none" w:sz="0" w:space="0" w:color="auto"/>
        <w:left w:val="none" w:sz="0" w:space="0" w:color="auto"/>
        <w:bottom w:val="none" w:sz="0" w:space="0" w:color="auto"/>
        <w:right w:val="none" w:sz="0" w:space="0" w:color="auto"/>
      </w:divBdr>
      <w:divsChild>
        <w:div w:id="48695383">
          <w:marLeft w:val="360"/>
          <w:marRight w:val="0"/>
          <w:marTop w:val="0"/>
          <w:marBottom w:val="0"/>
          <w:divBdr>
            <w:top w:val="none" w:sz="0" w:space="0" w:color="auto"/>
            <w:left w:val="none" w:sz="0" w:space="0" w:color="auto"/>
            <w:bottom w:val="none" w:sz="0" w:space="0" w:color="auto"/>
            <w:right w:val="none" w:sz="0" w:space="0" w:color="auto"/>
          </w:divBdr>
        </w:div>
        <w:div w:id="83769430">
          <w:marLeft w:val="360"/>
          <w:marRight w:val="0"/>
          <w:marTop w:val="0"/>
          <w:marBottom w:val="0"/>
          <w:divBdr>
            <w:top w:val="none" w:sz="0" w:space="0" w:color="auto"/>
            <w:left w:val="none" w:sz="0" w:space="0" w:color="auto"/>
            <w:bottom w:val="none" w:sz="0" w:space="0" w:color="auto"/>
            <w:right w:val="none" w:sz="0" w:space="0" w:color="auto"/>
          </w:divBdr>
        </w:div>
        <w:div w:id="94832564">
          <w:marLeft w:val="1080"/>
          <w:marRight w:val="0"/>
          <w:marTop w:val="0"/>
          <w:marBottom w:val="0"/>
          <w:divBdr>
            <w:top w:val="none" w:sz="0" w:space="0" w:color="auto"/>
            <w:left w:val="none" w:sz="0" w:space="0" w:color="auto"/>
            <w:bottom w:val="none" w:sz="0" w:space="0" w:color="auto"/>
            <w:right w:val="none" w:sz="0" w:space="0" w:color="auto"/>
          </w:divBdr>
        </w:div>
        <w:div w:id="129909631">
          <w:marLeft w:val="360"/>
          <w:marRight w:val="0"/>
          <w:marTop w:val="0"/>
          <w:marBottom w:val="0"/>
          <w:divBdr>
            <w:top w:val="none" w:sz="0" w:space="0" w:color="auto"/>
            <w:left w:val="none" w:sz="0" w:space="0" w:color="auto"/>
            <w:bottom w:val="none" w:sz="0" w:space="0" w:color="auto"/>
            <w:right w:val="none" w:sz="0" w:space="0" w:color="auto"/>
          </w:divBdr>
        </w:div>
        <w:div w:id="455753125">
          <w:marLeft w:val="1080"/>
          <w:marRight w:val="0"/>
          <w:marTop w:val="0"/>
          <w:marBottom w:val="0"/>
          <w:divBdr>
            <w:top w:val="none" w:sz="0" w:space="0" w:color="auto"/>
            <w:left w:val="none" w:sz="0" w:space="0" w:color="auto"/>
            <w:bottom w:val="none" w:sz="0" w:space="0" w:color="auto"/>
            <w:right w:val="none" w:sz="0" w:space="0" w:color="auto"/>
          </w:divBdr>
        </w:div>
        <w:div w:id="609819780">
          <w:marLeft w:val="360"/>
          <w:marRight w:val="0"/>
          <w:marTop w:val="0"/>
          <w:marBottom w:val="0"/>
          <w:divBdr>
            <w:top w:val="none" w:sz="0" w:space="0" w:color="auto"/>
            <w:left w:val="none" w:sz="0" w:space="0" w:color="auto"/>
            <w:bottom w:val="none" w:sz="0" w:space="0" w:color="auto"/>
            <w:right w:val="none" w:sz="0" w:space="0" w:color="auto"/>
          </w:divBdr>
        </w:div>
        <w:div w:id="829061990">
          <w:marLeft w:val="360"/>
          <w:marRight w:val="0"/>
          <w:marTop w:val="0"/>
          <w:marBottom w:val="0"/>
          <w:divBdr>
            <w:top w:val="none" w:sz="0" w:space="0" w:color="auto"/>
            <w:left w:val="none" w:sz="0" w:space="0" w:color="auto"/>
            <w:bottom w:val="none" w:sz="0" w:space="0" w:color="auto"/>
            <w:right w:val="none" w:sz="0" w:space="0" w:color="auto"/>
          </w:divBdr>
        </w:div>
        <w:div w:id="882212445">
          <w:marLeft w:val="360"/>
          <w:marRight w:val="0"/>
          <w:marTop w:val="0"/>
          <w:marBottom w:val="0"/>
          <w:divBdr>
            <w:top w:val="none" w:sz="0" w:space="0" w:color="auto"/>
            <w:left w:val="none" w:sz="0" w:space="0" w:color="auto"/>
            <w:bottom w:val="none" w:sz="0" w:space="0" w:color="auto"/>
            <w:right w:val="none" w:sz="0" w:space="0" w:color="auto"/>
          </w:divBdr>
        </w:div>
        <w:div w:id="915095824">
          <w:marLeft w:val="360"/>
          <w:marRight w:val="0"/>
          <w:marTop w:val="0"/>
          <w:marBottom w:val="0"/>
          <w:divBdr>
            <w:top w:val="none" w:sz="0" w:space="0" w:color="auto"/>
            <w:left w:val="none" w:sz="0" w:space="0" w:color="auto"/>
            <w:bottom w:val="none" w:sz="0" w:space="0" w:color="auto"/>
            <w:right w:val="none" w:sz="0" w:space="0" w:color="auto"/>
          </w:divBdr>
        </w:div>
        <w:div w:id="1062828889">
          <w:marLeft w:val="360"/>
          <w:marRight w:val="0"/>
          <w:marTop w:val="0"/>
          <w:marBottom w:val="0"/>
          <w:divBdr>
            <w:top w:val="none" w:sz="0" w:space="0" w:color="auto"/>
            <w:left w:val="none" w:sz="0" w:space="0" w:color="auto"/>
            <w:bottom w:val="none" w:sz="0" w:space="0" w:color="auto"/>
            <w:right w:val="none" w:sz="0" w:space="0" w:color="auto"/>
          </w:divBdr>
        </w:div>
        <w:div w:id="1064722391">
          <w:marLeft w:val="360"/>
          <w:marRight w:val="0"/>
          <w:marTop w:val="0"/>
          <w:marBottom w:val="0"/>
          <w:divBdr>
            <w:top w:val="none" w:sz="0" w:space="0" w:color="auto"/>
            <w:left w:val="none" w:sz="0" w:space="0" w:color="auto"/>
            <w:bottom w:val="none" w:sz="0" w:space="0" w:color="auto"/>
            <w:right w:val="none" w:sz="0" w:space="0" w:color="auto"/>
          </w:divBdr>
        </w:div>
        <w:div w:id="1068963509">
          <w:marLeft w:val="360"/>
          <w:marRight w:val="0"/>
          <w:marTop w:val="0"/>
          <w:marBottom w:val="0"/>
          <w:divBdr>
            <w:top w:val="none" w:sz="0" w:space="0" w:color="auto"/>
            <w:left w:val="none" w:sz="0" w:space="0" w:color="auto"/>
            <w:bottom w:val="none" w:sz="0" w:space="0" w:color="auto"/>
            <w:right w:val="none" w:sz="0" w:space="0" w:color="auto"/>
          </w:divBdr>
        </w:div>
        <w:div w:id="1284964780">
          <w:marLeft w:val="1080"/>
          <w:marRight w:val="0"/>
          <w:marTop w:val="0"/>
          <w:marBottom w:val="0"/>
          <w:divBdr>
            <w:top w:val="none" w:sz="0" w:space="0" w:color="auto"/>
            <w:left w:val="none" w:sz="0" w:space="0" w:color="auto"/>
            <w:bottom w:val="none" w:sz="0" w:space="0" w:color="auto"/>
            <w:right w:val="none" w:sz="0" w:space="0" w:color="auto"/>
          </w:divBdr>
        </w:div>
        <w:div w:id="1457941458">
          <w:marLeft w:val="360"/>
          <w:marRight w:val="0"/>
          <w:marTop w:val="0"/>
          <w:marBottom w:val="0"/>
          <w:divBdr>
            <w:top w:val="none" w:sz="0" w:space="0" w:color="auto"/>
            <w:left w:val="none" w:sz="0" w:space="0" w:color="auto"/>
            <w:bottom w:val="none" w:sz="0" w:space="0" w:color="auto"/>
            <w:right w:val="none" w:sz="0" w:space="0" w:color="auto"/>
          </w:divBdr>
        </w:div>
        <w:div w:id="1469980956">
          <w:marLeft w:val="360"/>
          <w:marRight w:val="0"/>
          <w:marTop w:val="0"/>
          <w:marBottom w:val="0"/>
          <w:divBdr>
            <w:top w:val="none" w:sz="0" w:space="0" w:color="auto"/>
            <w:left w:val="none" w:sz="0" w:space="0" w:color="auto"/>
            <w:bottom w:val="none" w:sz="0" w:space="0" w:color="auto"/>
            <w:right w:val="none" w:sz="0" w:space="0" w:color="auto"/>
          </w:divBdr>
        </w:div>
        <w:div w:id="1879009245">
          <w:marLeft w:val="360"/>
          <w:marRight w:val="0"/>
          <w:marTop w:val="0"/>
          <w:marBottom w:val="0"/>
          <w:divBdr>
            <w:top w:val="none" w:sz="0" w:space="0" w:color="auto"/>
            <w:left w:val="none" w:sz="0" w:space="0" w:color="auto"/>
            <w:bottom w:val="none" w:sz="0" w:space="0" w:color="auto"/>
            <w:right w:val="none" w:sz="0" w:space="0" w:color="auto"/>
          </w:divBdr>
        </w:div>
        <w:div w:id="2089380177">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Excel_Worksheet.xlsx"/><Relationship Id="rId26" Type="http://schemas.openxmlformats.org/officeDocument/2006/relationships/header" Target="header7.xml"/><Relationship Id="rId39" Type="http://schemas.microsoft.com/office/2011/relationships/people" Target="people.xml"/><Relationship Id="rId21" Type="http://schemas.openxmlformats.org/officeDocument/2006/relationships/footer" Target="footer4.xml"/><Relationship Id="rId34" Type="http://schemas.openxmlformats.org/officeDocument/2006/relationships/footer" Target="footer10.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image" Target="media/image3.png"/><Relationship Id="rId33" Type="http://schemas.openxmlformats.org/officeDocument/2006/relationships/header" Target="header1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7.xml"/><Relationship Id="rId36" Type="http://schemas.openxmlformats.org/officeDocument/2006/relationships/header" Target="header12.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1.xml"/><Relationship Id="rId8" Type="http://schemas.openxmlformats.org/officeDocument/2006/relationships/webSettings" Target="webSettings.xml"/><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cd_tmpl32\Develop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1B744281502147BF1DA4F684014C32" ma:contentTypeVersion="16" ma:contentTypeDescription="Create a new document." ma:contentTypeScope="" ma:versionID="621e66ebc0148c5cdd9acb7895b05206">
  <xsd:schema xmlns:xsd="http://www.w3.org/2001/XMLSchema" xmlns:xs="http://www.w3.org/2001/XMLSchema" xmlns:p="http://schemas.microsoft.com/office/2006/metadata/properties" xmlns:ns1="http://schemas.microsoft.com/sharepoint/v3" xmlns:ns3="543f2590-03eb-4cb8-956e-098ddb8ddd78" xmlns:ns4="99df7d1e-4d87-43df-b7ae-054a9ffb464a" targetNamespace="http://schemas.microsoft.com/office/2006/metadata/properties" ma:root="true" ma:fieldsID="f3206ade8d801ebb62eaf4054dcaf4fe" ns1:_="" ns3:_="" ns4:_="">
    <xsd:import namespace="http://schemas.microsoft.com/sharepoint/v3"/>
    <xsd:import namespace="543f2590-03eb-4cb8-956e-098ddb8ddd78"/>
    <xsd:import namespace="99df7d1e-4d87-43df-b7ae-054a9ffb464a"/>
    <xsd:element name="properties">
      <xsd:complexType>
        <xsd:sequence>
          <xsd:element name="documentManagement">
            <xsd:complexType>
              <xsd:all>
                <xsd:element ref="ns1:_ip_UnifiedCompliancePolicyProperties" minOccurs="0"/>
                <xsd:element ref="ns1:_ip_UnifiedCompliancePolicyUIAction"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f2590-03eb-4cb8-956e-098ddb8ddd7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9df7d1e-4d87-43df-b7ae-054a9ffb464a"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07B99F43-78AF-4D0B-933B-B0ED05EFD3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43f2590-03eb-4cb8-956e-098ddb8ddd78"/>
    <ds:schemaRef ds:uri="99df7d1e-4d87-43df-b7ae-054a9ffb4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DFA7A5-F732-418F-81DD-7A056DCB7664}">
  <ds:schemaRefs>
    <ds:schemaRef ds:uri="http://schemas.microsoft.com/sharepoint/v3/contenttype/forms"/>
  </ds:schemaRefs>
</ds:datastoreItem>
</file>

<file path=customXml/itemProps3.xml><?xml version="1.0" encoding="utf-8"?>
<ds:datastoreItem xmlns:ds="http://schemas.openxmlformats.org/officeDocument/2006/customXml" ds:itemID="{68DE2B8B-6720-41C2-982C-7DAC3617917B}">
  <ds:schemaRefs>
    <ds:schemaRef ds:uri="http://schemas.openxmlformats.org/officeDocument/2006/bibliography"/>
  </ds:schemaRefs>
</ds:datastoreItem>
</file>

<file path=customXml/itemProps4.xml><?xml version="1.0" encoding="utf-8"?>
<ds:datastoreItem xmlns:ds="http://schemas.openxmlformats.org/officeDocument/2006/customXml" ds:itemID="{1C424C5C-0D36-4E70-BB51-438EE31688E8}">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Development.dotm</Template>
  <TotalTime>9</TotalTime>
  <Pages>18</Pages>
  <Words>1698</Words>
  <Characters>9681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Amdocs</Company>
  <LinksUpToDate>false</LinksUpToDate>
  <CharactersWithSpaces>11357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Impact Assessment (IA)</dc:subject>
  <dc:creator>Eyal.Bekerman@amdocs.com</dc:creator>
  <cp:keywords/>
  <dc:description/>
  <cp:lastModifiedBy>Eyal Bekerman</cp:lastModifiedBy>
  <cp:revision>4</cp:revision>
  <cp:lastPrinted>2005-11-13T06:46:00Z</cp:lastPrinted>
  <dcterms:created xsi:type="dcterms:W3CDTF">2022-12-19T12:56:00Z</dcterms:created>
  <dcterms:modified xsi:type="dcterms:W3CDTF">2022-12-22T13:27:00Z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1.3.9</vt:lpwstr>
  </property>
  <property fmtid="{D5CDD505-2E9C-101B-9397-08002B2CF9AE}" pid="3" name="Final">
    <vt:bool>false</vt:bool>
  </property>
  <property fmtid="{D5CDD505-2E9C-101B-9397-08002B2CF9AE}" pid="4" name="OneSided">
    <vt:bool>false</vt:bool>
  </property>
  <property fmtid="{D5CDD505-2E9C-101B-9397-08002B2CF9AE}" pid="5" name="Paper size">
    <vt:lpwstr>Letter</vt:lpwstr>
  </property>
  <property fmtid="{D5CDD505-2E9C-101B-9397-08002B2CF9AE}" pid="6" name="Product Release">
    <vt:lpwstr>X.X</vt:lpwstr>
  </property>
  <property fmtid="{D5CDD505-2E9C-101B-9397-08002B2CF9AE}" pid="7" name="Numbered Headings">
    <vt:bool>true</vt:bool>
  </property>
  <property fmtid="{D5CDD505-2E9C-101B-9397-08002B2CF9AE}" pid="8" name="Speller">
    <vt:lpwstr>UK</vt:lpwstr>
  </property>
  <property fmtid="{D5CDD505-2E9C-101B-9397-08002B2CF9AE}" pid="9" name="Product">
    <vt:bool>false</vt:bool>
  </property>
  <property fmtid="{D5CDD505-2E9C-101B-9397-08002B2CF9AE}" pid="10" name="DraftWatermark">
    <vt:bool>false</vt:bool>
  </property>
  <property fmtid="{D5CDD505-2E9C-101B-9397-08002B2CF9AE}" pid="11" name="NewDocument">
    <vt:bool>false</vt:bool>
  </property>
  <property fmtid="{D5CDD505-2E9C-101B-9397-08002B2CF9AE}" pid="12" name="Our_Creation_Date">
    <vt:lpwstr>7/27/2015 10:38:00 AM</vt:lpwstr>
  </property>
  <property fmtid="{D5CDD505-2E9C-101B-9397-08002B2CF9AE}" pid="13" name="Include Index">
    <vt:bool>false</vt:bool>
  </property>
  <property fmtid="{D5CDD505-2E9C-101B-9397-08002B2CF9AE}" pid="14" name="DraftWatermarkText">
    <vt:lpwstr> </vt:lpwstr>
  </property>
  <property fmtid="{D5CDD505-2E9C-101B-9397-08002B2CF9AE}" pid="15" name="Product Year">
    <vt:lpwstr> </vt:lpwstr>
  </property>
  <property fmtid="{D5CDD505-2E9C-101B-9397-08002B2CF9AE}" pid="16" name="Internal Document">
    <vt:bool>false</vt:bool>
  </property>
  <property fmtid="{D5CDD505-2E9C-101B-9397-08002B2CF9AE}" pid="17" name="Account Name">
    <vt:lpwstr>SINGTEL OPTUS</vt:lpwstr>
  </property>
  <property fmtid="{D5CDD505-2E9C-101B-9397-08002B2CF9AE}" pid="18" name="SecurityLevel">
    <vt:lpwstr>Level 1 - Confidential</vt:lpwstr>
  </property>
  <property fmtid="{D5CDD505-2E9C-101B-9397-08002B2CF9AE}" pid="19" name="VersionID">
    <vt:lpwstr>1.1</vt:lpwstr>
  </property>
  <property fmtid="{D5CDD505-2E9C-101B-9397-08002B2CF9AE}" pid="20" name="ActFopCode">
    <vt:lpwstr>PH1 IAs</vt:lpwstr>
  </property>
  <property fmtid="{D5CDD505-2E9C-101B-9397-08002B2CF9AE}" pid="21" name="DocID">
    <vt:lpwstr>document_center\2856054</vt:lpwstr>
  </property>
  <property fmtid="{D5CDD505-2E9C-101B-9397-08002B2CF9AE}" pid="22" name="Typist">
    <vt:lpwstr>Nidhi Gupta</vt:lpwstr>
  </property>
  <property fmtid="{D5CDD505-2E9C-101B-9397-08002B2CF9AE}" pid="23" name="FullName">
    <vt:lpwstr>Nidhi Gupta</vt:lpwstr>
  </property>
  <property fmtid="{D5CDD505-2E9C-101B-9397-08002B2CF9AE}" pid="24" name="DocName">
    <vt:lpwstr>KT CR-00144 change the logic for % allowance PIT-IA</vt:lpwstr>
  </property>
  <property fmtid="{D5CDD505-2E9C-101B-9397-08002B2CF9AE}" pid="25" name="Modify Date">
    <vt:lpwstr>2/21/2017 9:29:46 AM</vt:lpwstr>
  </property>
  <property fmtid="{D5CDD505-2E9C-101B-9397-08002B2CF9AE}" pid="26" name="Size">
    <vt:lpwstr>582690</vt:lpwstr>
  </property>
  <property fmtid="{D5CDD505-2E9C-101B-9397-08002B2CF9AE}" pid="27" name="CategoryName">
    <vt:lpwstr>- NA -</vt:lpwstr>
  </property>
  <property fmtid="{D5CDD505-2E9C-101B-9397-08002B2CF9AE}" pid="28" name="TypeID">
    <vt:lpwstr>For Internal Use</vt:lpwstr>
  </property>
  <property fmtid="{D5CDD505-2E9C-101B-9397-08002B2CF9AE}" pid="29" name="DocNumber">
    <vt:lpwstr>2856054</vt:lpwstr>
  </property>
  <property fmtid="{D5CDD505-2E9C-101B-9397-08002B2CF9AE}" pid="30" name="Creation_Date">
    <vt:lpwstr>2/21/2017 9:29:46 AM</vt:lpwstr>
  </property>
  <property fmtid="{D5CDD505-2E9C-101B-9397-08002B2CF9AE}" pid="31" name="Last_Edit_Date">
    <vt:lpwstr>2/21/2017 9:29:46 AM</vt:lpwstr>
  </property>
  <property fmtid="{D5CDD505-2E9C-101B-9397-08002B2CF9AE}" pid="32" name="Folder path">
    <vt:lpwstr/>
  </property>
  <property fmtid="{D5CDD505-2E9C-101B-9397-08002B2CF9AE}" pid="33" name="ProductName">
    <vt:lpwstr/>
  </property>
  <property fmtid="{D5CDD505-2E9C-101B-9397-08002B2CF9AE}" pid="34" name="ProjectName">
    <vt:lpwstr/>
  </property>
  <property fmtid="{D5CDD505-2E9C-101B-9397-08002B2CF9AE}" pid="35" name="ServiceName">
    <vt:lpwstr/>
  </property>
  <property fmtid="{D5CDD505-2E9C-101B-9397-08002B2CF9AE}" pid="36" name="ContentTypeId">
    <vt:lpwstr>0x0101000B1B744281502147BF1DA4F684014C32</vt:lpwstr>
  </property>
</Properties>
</file>